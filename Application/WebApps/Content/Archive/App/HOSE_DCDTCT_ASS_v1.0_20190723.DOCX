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shd w:val="clear" w:color="auto" w:fill="FFFFFF"/>
        <w:tblLook w:val="04A0" w:firstRow="1" w:lastRow="0" w:firstColumn="1" w:lastColumn="0" w:noHBand="0" w:noVBand="1"/>
      </w:tblPr>
      <w:tblGrid>
        <w:gridCol w:w="8952"/>
      </w:tblGrid>
      <w:tr w:rsidR="00FF7B39" w:rsidRPr="00FF7B39" w14:paraId="4F41816D" w14:textId="77777777" w:rsidTr="00503373">
        <w:tc>
          <w:tcPr>
            <w:tcW w:w="9288" w:type="dxa"/>
            <w:shd w:val="clear" w:color="auto" w:fill="FFFFFF"/>
          </w:tcPr>
          <w:p w14:paraId="174CA8B2" w14:textId="77777777" w:rsidR="001335E6" w:rsidRPr="00FF7B39" w:rsidRDefault="00F5638D" w:rsidP="00503373">
            <w:pPr>
              <w:jc w:val="center"/>
              <w:rPr>
                <w:rFonts w:eastAsia="SimSun"/>
              </w:rPr>
            </w:pPr>
            <w:r w:rsidRPr="00FF7B39">
              <w:rPr>
                <w:rFonts w:eastAsia="SimSun"/>
              </w:rPr>
              <w:t>BỘ TÀI CHÍNH</w:t>
            </w:r>
          </w:p>
          <w:p w14:paraId="72F06284" w14:textId="12128A96" w:rsidR="001335E6" w:rsidRPr="00FF7B39" w:rsidRDefault="00C03AAF" w:rsidP="00503373">
            <w:pPr>
              <w:jc w:val="center"/>
              <w:rPr>
                <w:rFonts w:eastAsia="SimSun"/>
                <w:b/>
              </w:rPr>
            </w:pPr>
            <w:r w:rsidRPr="00FF7B39">
              <w:rPr>
                <w:rFonts w:eastAsia="SimSun"/>
                <w:noProof/>
                <w:lang w:eastAsia="en-US"/>
              </w:rPr>
              <mc:AlternateContent>
                <mc:Choice Requires="wps">
                  <w:drawing>
                    <wp:anchor distT="4294967295" distB="4294967295" distL="114300" distR="114300" simplePos="0" relativeHeight="251657216" behindDoc="0" locked="0" layoutInCell="1" allowOverlap="1" wp14:anchorId="33776D4C" wp14:editId="0743C491">
                      <wp:simplePos x="0" y="0"/>
                      <wp:positionH relativeFrom="column">
                        <wp:posOffset>2065655</wp:posOffset>
                      </wp:positionH>
                      <wp:positionV relativeFrom="paragraph">
                        <wp:posOffset>344804</wp:posOffset>
                      </wp:positionV>
                      <wp:extent cx="1559560" cy="0"/>
                      <wp:effectExtent l="0" t="0" r="2540" b="0"/>
                      <wp:wrapNone/>
                      <wp:docPr id="22"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95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E8531FF" id="_x0000_t32" coordsize="21600,21600" o:spt="32" o:oned="t" path="m,l21600,21600e" filled="f">
                      <v:path arrowok="t" fillok="f" o:connecttype="none"/>
                      <o:lock v:ext="edit" shapetype="t"/>
                    </v:shapetype>
                    <v:shape id="AutoShape 17" o:spid="_x0000_s1026" type="#_x0000_t32" style="position:absolute;margin-left:162.65pt;margin-top:27.15pt;width:122.8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"/>
                  </w:pict>
                </mc:Fallback>
              </mc:AlternateContent>
            </w:r>
            <w:r w:rsidR="00F5638D" w:rsidRPr="00FF7B39">
              <w:rPr>
                <w:rFonts w:eastAsia="SimSun"/>
                <w:b/>
              </w:rPr>
              <w:t xml:space="preserve">SỞ GIAO DỊCH CHỨNG KHOÀN </w:t>
            </w:r>
            <w:r w:rsidR="00015841">
              <w:rPr>
                <w:rFonts w:eastAsia="SimSun"/>
                <w:b/>
              </w:rPr>
              <w:t>HỒ CHÍ MINH</w:t>
            </w:r>
          </w:p>
          <w:p w14:paraId="0B006874" w14:textId="77777777" w:rsidR="001335E6" w:rsidRPr="00FF7B39" w:rsidRDefault="001335E6" w:rsidP="00503373">
            <w:pPr>
              <w:jc w:val="center"/>
              <w:rPr>
                <w:rFonts w:eastAsia="SimSun"/>
              </w:rPr>
            </w:pPr>
          </w:p>
          <w:p w14:paraId="29B3DF6B" w14:textId="77777777" w:rsidR="001335E6" w:rsidRPr="00FF7B39" w:rsidRDefault="001335E6" w:rsidP="00503373">
            <w:pPr>
              <w:jc w:val="center"/>
              <w:rPr>
                <w:rFonts w:eastAsia="SimSun"/>
              </w:rPr>
            </w:pPr>
          </w:p>
          <w:p w14:paraId="748EC4F7" w14:textId="77777777" w:rsidR="001335E6" w:rsidRPr="00FF7B39" w:rsidRDefault="001335E6" w:rsidP="00503373">
            <w:pPr>
              <w:jc w:val="center"/>
              <w:rPr>
                <w:rFonts w:eastAsia="SimSun"/>
              </w:rPr>
            </w:pPr>
          </w:p>
          <w:p w14:paraId="2427214E" w14:textId="77777777" w:rsidR="001335E6" w:rsidRPr="00FF7B39" w:rsidRDefault="001335E6" w:rsidP="00503373">
            <w:pPr>
              <w:jc w:val="center"/>
              <w:rPr>
                <w:rFonts w:eastAsia="SimSun"/>
              </w:rPr>
            </w:pPr>
          </w:p>
          <w:p w14:paraId="0C3584A2" w14:textId="77777777" w:rsidR="00F5638D" w:rsidRPr="00FF7B39" w:rsidRDefault="00F5638D" w:rsidP="00503373">
            <w:pPr>
              <w:jc w:val="center"/>
              <w:rPr>
                <w:rFonts w:eastAsia="SimSun"/>
                <w:b/>
                <w:sz w:val="32"/>
                <w:szCs w:val="32"/>
              </w:rPr>
            </w:pPr>
          </w:p>
          <w:p w14:paraId="7C2DDF6A" w14:textId="77777777" w:rsidR="00F5638D" w:rsidRPr="00FF7B39" w:rsidRDefault="00F5638D" w:rsidP="00503373">
            <w:pPr>
              <w:jc w:val="center"/>
              <w:rPr>
                <w:rFonts w:eastAsia="SimSun"/>
                <w:b/>
                <w:sz w:val="32"/>
                <w:szCs w:val="32"/>
              </w:rPr>
            </w:pPr>
          </w:p>
          <w:p w14:paraId="06E0D7ED" w14:textId="42A04679" w:rsidR="001335E6" w:rsidRPr="00FF7B39" w:rsidRDefault="00F5638D" w:rsidP="00503373">
            <w:pPr>
              <w:jc w:val="center"/>
              <w:rPr>
                <w:rFonts w:eastAsia="SimSun"/>
                <w:b/>
                <w:sz w:val="40"/>
                <w:szCs w:val="40"/>
              </w:rPr>
            </w:pPr>
            <w:commentRangeStart w:id="0"/>
            <w:r w:rsidRPr="00FF7B39">
              <w:rPr>
                <w:rFonts w:eastAsia="SimSun"/>
                <w:b/>
                <w:sz w:val="40"/>
                <w:szCs w:val="40"/>
              </w:rPr>
              <w:t xml:space="preserve">ĐỀ CƯƠNG </w:t>
            </w:r>
            <w:ins w:id="1" w:author="Lucy Lucy" w:date="2019-07-10T08:42:00Z">
              <w:r w:rsidR="003358F5">
                <w:rPr>
                  <w:rFonts w:eastAsia="SimSun"/>
                  <w:b/>
                  <w:sz w:val="40"/>
                  <w:szCs w:val="40"/>
                </w:rPr>
                <w:t xml:space="preserve">VÀ </w:t>
              </w:r>
            </w:ins>
            <w:r w:rsidRPr="00FF7B39">
              <w:rPr>
                <w:rFonts w:eastAsia="SimSun"/>
                <w:b/>
                <w:sz w:val="40"/>
                <w:szCs w:val="40"/>
              </w:rPr>
              <w:t>DỰ TOÁN CHI TIẾT</w:t>
            </w:r>
            <w:commentRangeEnd w:id="0"/>
            <w:r w:rsidR="005102E9">
              <w:rPr>
                <w:rStyle w:val="CommentReference"/>
                <w:rFonts w:eastAsia="Times New Roman"/>
                <w:lang w:eastAsia="en-US"/>
              </w:rPr>
              <w:commentReference w:id="0"/>
            </w:r>
          </w:p>
          <w:p w14:paraId="2632556D" w14:textId="61A7F876" w:rsidR="00995621" w:rsidRPr="00237A48" w:rsidRDefault="00015841" w:rsidP="00995621">
            <w:pPr>
              <w:jc w:val="center"/>
              <w:rPr>
                <w:rFonts w:asciiTheme="majorHAnsi" w:hAnsiTheme="majorHAnsi" w:cstheme="majorHAnsi"/>
                <w:b/>
                <w:sz w:val="32"/>
                <w:szCs w:val="32"/>
              </w:rPr>
            </w:pPr>
            <w:r>
              <w:rPr>
                <w:rFonts w:asciiTheme="majorHAnsi" w:hAnsiTheme="majorHAnsi" w:cstheme="majorHAnsi"/>
                <w:b/>
                <w:sz w:val="32"/>
                <w:szCs w:val="32"/>
              </w:rPr>
              <w:t>PHẦN MỀM ĐẤU GIÁ VÀ BOOK BUILDING</w:t>
            </w:r>
          </w:p>
          <w:p w14:paraId="74310AC2" w14:textId="77777777" w:rsidR="001335E6" w:rsidRPr="00FF7B39" w:rsidRDefault="001335E6" w:rsidP="00503373">
            <w:pPr>
              <w:jc w:val="center"/>
              <w:rPr>
                <w:rFonts w:eastAsia="SimSun"/>
              </w:rPr>
            </w:pPr>
          </w:p>
          <w:p w14:paraId="1876ACE4" w14:textId="77777777" w:rsidR="001335E6" w:rsidRPr="00FF7B39" w:rsidRDefault="001335E6" w:rsidP="00503373">
            <w:pPr>
              <w:jc w:val="center"/>
              <w:rPr>
                <w:rFonts w:eastAsia="SimSun"/>
              </w:rPr>
            </w:pPr>
          </w:p>
          <w:p w14:paraId="1BD35669" w14:textId="77777777" w:rsidR="001335E6" w:rsidRPr="00FF7B39" w:rsidRDefault="001335E6" w:rsidP="00503373">
            <w:pPr>
              <w:jc w:val="center"/>
              <w:rPr>
                <w:rFonts w:eastAsia="SimSun"/>
              </w:rPr>
            </w:pPr>
          </w:p>
          <w:p w14:paraId="15A6BABC" w14:textId="77777777" w:rsidR="001335E6" w:rsidRPr="00FF7B39" w:rsidRDefault="001335E6" w:rsidP="00503373">
            <w:pPr>
              <w:jc w:val="center"/>
              <w:rPr>
                <w:rFonts w:eastAsia="SimSun"/>
              </w:rPr>
            </w:pPr>
          </w:p>
          <w:p w14:paraId="385687CD" w14:textId="77777777" w:rsidR="001335E6" w:rsidRPr="00FF7B39" w:rsidRDefault="001335E6" w:rsidP="00503373">
            <w:pPr>
              <w:jc w:val="center"/>
              <w:rPr>
                <w:rFonts w:eastAsia="SimSun"/>
              </w:rPr>
            </w:pPr>
          </w:p>
          <w:p w14:paraId="6AA4A494" w14:textId="77777777" w:rsidR="001335E6" w:rsidRPr="00FF7B39" w:rsidRDefault="001335E6" w:rsidP="00503373">
            <w:pPr>
              <w:jc w:val="center"/>
              <w:rPr>
                <w:rFonts w:eastAsia="SimSun"/>
              </w:rPr>
            </w:pPr>
          </w:p>
          <w:p w14:paraId="494AAB31" w14:textId="77777777" w:rsidR="001335E6" w:rsidRPr="00FF7B39" w:rsidRDefault="001335E6" w:rsidP="00503373">
            <w:pPr>
              <w:jc w:val="center"/>
              <w:rPr>
                <w:rFonts w:eastAsia="SimSun"/>
              </w:rPr>
            </w:pPr>
          </w:p>
          <w:p w14:paraId="50964014" w14:textId="77777777" w:rsidR="001335E6" w:rsidRPr="00FF7B39" w:rsidRDefault="001335E6" w:rsidP="00503373">
            <w:pPr>
              <w:jc w:val="center"/>
              <w:rPr>
                <w:rFonts w:eastAsia="SimSun"/>
              </w:rPr>
            </w:pPr>
          </w:p>
          <w:p w14:paraId="2F2531D5" w14:textId="77777777" w:rsidR="001335E6" w:rsidRPr="00FF7B39" w:rsidRDefault="001335E6" w:rsidP="00503373">
            <w:pPr>
              <w:jc w:val="center"/>
              <w:rPr>
                <w:rFonts w:eastAsia="SimSun"/>
              </w:rPr>
            </w:pPr>
          </w:p>
          <w:p w14:paraId="40F587CE" w14:textId="77777777" w:rsidR="001335E6" w:rsidRPr="00FF7B39" w:rsidRDefault="001335E6" w:rsidP="00503373">
            <w:pPr>
              <w:jc w:val="center"/>
              <w:rPr>
                <w:rFonts w:eastAsia="SimSun"/>
              </w:rPr>
            </w:pPr>
          </w:p>
          <w:p w14:paraId="2667B1FE" w14:textId="77777777" w:rsidR="001335E6" w:rsidRPr="00FF7B39" w:rsidRDefault="001335E6" w:rsidP="00503373">
            <w:pPr>
              <w:jc w:val="center"/>
              <w:rPr>
                <w:rFonts w:eastAsia="SimSun"/>
              </w:rPr>
            </w:pPr>
          </w:p>
          <w:p w14:paraId="7324340A" w14:textId="665A7F09" w:rsidR="001335E6" w:rsidRPr="00FF7B39" w:rsidRDefault="00D10EEB" w:rsidP="00503373">
            <w:pPr>
              <w:jc w:val="center"/>
              <w:rPr>
                <w:rFonts w:eastAsia="SimSun"/>
                <w:b/>
              </w:rPr>
            </w:pPr>
            <w:r>
              <w:rPr>
                <w:rFonts w:eastAsia="SimSun"/>
                <w:b/>
              </w:rPr>
              <w:t>TP HỒ CHÍ MINH</w:t>
            </w:r>
            <w:r w:rsidR="00F61704" w:rsidRPr="00FF7B39">
              <w:rPr>
                <w:rFonts w:eastAsia="SimSun"/>
                <w:b/>
              </w:rPr>
              <w:t>, 201</w:t>
            </w:r>
            <w:r w:rsidR="00A13247">
              <w:rPr>
                <w:rFonts w:eastAsia="SimSun"/>
                <w:b/>
              </w:rPr>
              <w:t>9</w:t>
            </w:r>
          </w:p>
          <w:p w14:paraId="22631C4D" w14:textId="79A69130" w:rsidR="001335E6" w:rsidRPr="00FF7B39" w:rsidRDefault="001335E6" w:rsidP="00D10EEB">
            <w:pPr>
              <w:jc w:val="center"/>
              <w:rPr>
                <w:rFonts w:eastAsia="SimSun"/>
              </w:rPr>
            </w:pPr>
          </w:p>
        </w:tc>
      </w:tr>
    </w:tbl>
    <w:p w14:paraId="1F0F0911" w14:textId="77777777" w:rsidR="00683635" w:rsidRPr="00FF7B39" w:rsidRDefault="00683635" w:rsidP="0009629E">
      <w:pPr>
        <w:sectPr w:rsidR="00683635" w:rsidRPr="00FF7B39" w:rsidSect="001335E6">
          <w:pgSz w:w="11907" w:h="16840" w:code="9"/>
          <w:pgMar w:top="1304" w:right="1134" w:bottom="1304" w:left="1701" w:header="720" w:footer="720" w:gutter="0"/>
          <w:cols w:space="720"/>
          <w:docGrid w:linePitch="360"/>
        </w:sectPr>
      </w:pPr>
    </w:p>
    <w:p w14:paraId="1EDB9C2E" w14:textId="77777777" w:rsidR="008368E3" w:rsidRPr="00FF7B39" w:rsidRDefault="0035100C" w:rsidP="0035100C">
      <w:pPr>
        <w:pStyle w:val="Title"/>
      </w:pPr>
      <w:bookmarkStart w:id="2" w:name="_Toc14772003"/>
      <w:r w:rsidRPr="00FF7B39">
        <w:lastRenderedPageBreak/>
        <w:t>MỤC LỤC</w:t>
      </w:r>
      <w:bookmarkEnd w:id="2"/>
    </w:p>
    <w:p w14:paraId="1223922B" w14:textId="032C9AE3" w:rsidR="003166D3" w:rsidRDefault="00F95439">
      <w:pPr>
        <w:pStyle w:val="TOC1"/>
        <w:tabs>
          <w:tab w:val="right" w:leader="dot" w:pos="9062"/>
        </w:tabs>
        <w:rPr>
          <w:rFonts w:asciiTheme="minorHAnsi" w:eastAsiaTheme="minorEastAsia" w:hAnsiTheme="minorHAnsi" w:cstheme="minorBidi"/>
          <w:b w:val="0"/>
          <w:noProof/>
          <w:sz w:val="22"/>
          <w:szCs w:val="22"/>
          <w:lang w:eastAsia="en-US"/>
        </w:rPr>
      </w:pPr>
      <w:r w:rsidRPr="00FF7B39">
        <w:fldChar w:fldCharType="begin"/>
      </w:r>
      <w:r w:rsidR="00961CC8" w:rsidRPr="00FF7B39">
        <w:instrText xml:space="preserve"> TOC \o "1-3" \h \z \u </w:instrText>
      </w:r>
      <w:r w:rsidRPr="00FF7B39">
        <w:fldChar w:fldCharType="separate"/>
      </w:r>
      <w:hyperlink w:anchor="_Toc14772003" w:history="1">
        <w:r w:rsidR="003166D3" w:rsidRPr="00CC2F37">
          <w:rPr>
            <w:rStyle w:val="Hyperlink"/>
            <w:noProof/>
          </w:rPr>
          <w:t>MỤC LỤC</w:t>
        </w:r>
        <w:r w:rsidR="003166D3">
          <w:rPr>
            <w:noProof/>
            <w:webHidden/>
          </w:rPr>
          <w:tab/>
        </w:r>
        <w:r w:rsidR="003166D3">
          <w:rPr>
            <w:noProof/>
            <w:webHidden/>
          </w:rPr>
          <w:fldChar w:fldCharType="begin"/>
        </w:r>
        <w:r w:rsidR="003166D3">
          <w:rPr>
            <w:noProof/>
            <w:webHidden/>
          </w:rPr>
          <w:instrText xml:space="preserve"> PAGEREF _Toc14772003 \h </w:instrText>
        </w:r>
        <w:r w:rsidR="003166D3">
          <w:rPr>
            <w:noProof/>
            <w:webHidden/>
          </w:rPr>
        </w:r>
        <w:r w:rsidR="003166D3">
          <w:rPr>
            <w:noProof/>
            <w:webHidden/>
          </w:rPr>
          <w:fldChar w:fldCharType="separate"/>
        </w:r>
        <w:r w:rsidR="003166D3">
          <w:rPr>
            <w:noProof/>
            <w:webHidden/>
          </w:rPr>
          <w:t>1</w:t>
        </w:r>
        <w:r w:rsidR="003166D3">
          <w:rPr>
            <w:noProof/>
            <w:webHidden/>
          </w:rPr>
          <w:fldChar w:fldCharType="end"/>
        </w:r>
      </w:hyperlink>
    </w:p>
    <w:p w14:paraId="79AB2EB8" w14:textId="6B2238CB" w:rsidR="003166D3" w:rsidRDefault="00CE5B56">
      <w:pPr>
        <w:pStyle w:val="TOC2"/>
        <w:tabs>
          <w:tab w:val="right" w:leader="dot" w:pos="9062"/>
        </w:tabs>
        <w:rPr>
          <w:rFonts w:asciiTheme="minorHAnsi" w:eastAsiaTheme="minorEastAsia" w:hAnsiTheme="minorHAnsi" w:cstheme="minorBidi"/>
          <w:b w:val="0"/>
          <w:noProof/>
          <w:sz w:val="22"/>
          <w:szCs w:val="22"/>
          <w:lang w:eastAsia="en-US"/>
        </w:rPr>
      </w:pPr>
      <w:hyperlink w:anchor="_Toc14772004" w:history="1">
        <w:r w:rsidR="003166D3" w:rsidRPr="00CC2F37">
          <w:rPr>
            <w:rStyle w:val="Hyperlink"/>
            <w:noProof/>
          </w:rPr>
          <w:t>I. Thông tin chung</w:t>
        </w:r>
        <w:r w:rsidR="003166D3">
          <w:rPr>
            <w:noProof/>
            <w:webHidden/>
          </w:rPr>
          <w:tab/>
        </w:r>
        <w:r w:rsidR="003166D3">
          <w:rPr>
            <w:noProof/>
            <w:webHidden/>
          </w:rPr>
          <w:fldChar w:fldCharType="begin"/>
        </w:r>
        <w:r w:rsidR="003166D3">
          <w:rPr>
            <w:noProof/>
            <w:webHidden/>
          </w:rPr>
          <w:instrText xml:space="preserve"> PAGEREF _Toc14772004 \h </w:instrText>
        </w:r>
        <w:r w:rsidR="003166D3">
          <w:rPr>
            <w:noProof/>
            <w:webHidden/>
          </w:rPr>
        </w:r>
        <w:r w:rsidR="003166D3">
          <w:rPr>
            <w:noProof/>
            <w:webHidden/>
          </w:rPr>
          <w:fldChar w:fldCharType="separate"/>
        </w:r>
        <w:r w:rsidR="003166D3">
          <w:rPr>
            <w:noProof/>
            <w:webHidden/>
          </w:rPr>
          <w:t>3</w:t>
        </w:r>
        <w:r w:rsidR="003166D3">
          <w:rPr>
            <w:noProof/>
            <w:webHidden/>
          </w:rPr>
          <w:fldChar w:fldCharType="end"/>
        </w:r>
      </w:hyperlink>
    </w:p>
    <w:p w14:paraId="372C4467" w14:textId="1FE6DB12" w:rsidR="003166D3" w:rsidRDefault="00CE5B56">
      <w:pPr>
        <w:pStyle w:val="TOC3"/>
        <w:tabs>
          <w:tab w:val="right" w:leader="dot" w:pos="9062"/>
        </w:tabs>
        <w:rPr>
          <w:rFonts w:asciiTheme="minorHAnsi" w:eastAsiaTheme="minorEastAsia" w:hAnsiTheme="minorHAnsi" w:cstheme="minorBidi"/>
          <w:noProof/>
          <w:sz w:val="22"/>
          <w:szCs w:val="22"/>
          <w:lang w:eastAsia="en-US"/>
        </w:rPr>
      </w:pPr>
      <w:hyperlink w:anchor="_Toc14772005" w:history="1">
        <w:r w:rsidR="003166D3" w:rsidRPr="00CC2F37">
          <w:rPr>
            <w:rStyle w:val="Hyperlink"/>
            <w:noProof/>
          </w:rPr>
          <w:t>1. Căn cứ pháp lý</w:t>
        </w:r>
        <w:r w:rsidR="003166D3">
          <w:rPr>
            <w:noProof/>
            <w:webHidden/>
          </w:rPr>
          <w:tab/>
        </w:r>
        <w:r w:rsidR="003166D3">
          <w:rPr>
            <w:noProof/>
            <w:webHidden/>
          </w:rPr>
          <w:fldChar w:fldCharType="begin"/>
        </w:r>
        <w:r w:rsidR="003166D3">
          <w:rPr>
            <w:noProof/>
            <w:webHidden/>
          </w:rPr>
          <w:instrText xml:space="preserve"> PAGEREF _Toc14772005 \h </w:instrText>
        </w:r>
        <w:r w:rsidR="003166D3">
          <w:rPr>
            <w:noProof/>
            <w:webHidden/>
          </w:rPr>
        </w:r>
        <w:r w:rsidR="003166D3">
          <w:rPr>
            <w:noProof/>
            <w:webHidden/>
          </w:rPr>
          <w:fldChar w:fldCharType="separate"/>
        </w:r>
        <w:r w:rsidR="003166D3">
          <w:rPr>
            <w:noProof/>
            <w:webHidden/>
          </w:rPr>
          <w:t>3</w:t>
        </w:r>
        <w:r w:rsidR="003166D3">
          <w:rPr>
            <w:noProof/>
            <w:webHidden/>
          </w:rPr>
          <w:fldChar w:fldCharType="end"/>
        </w:r>
      </w:hyperlink>
    </w:p>
    <w:p w14:paraId="3848EB20" w14:textId="55E931F6" w:rsidR="003166D3" w:rsidRDefault="00CE5B56">
      <w:pPr>
        <w:pStyle w:val="TOC3"/>
        <w:tabs>
          <w:tab w:val="right" w:leader="dot" w:pos="9062"/>
        </w:tabs>
        <w:rPr>
          <w:rFonts w:asciiTheme="minorHAnsi" w:eastAsiaTheme="minorEastAsia" w:hAnsiTheme="minorHAnsi" w:cstheme="minorBidi"/>
          <w:noProof/>
          <w:sz w:val="22"/>
          <w:szCs w:val="22"/>
          <w:lang w:eastAsia="en-US"/>
        </w:rPr>
      </w:pPr>
      <w:hyperlink w:anchor="_Toc14772006" w:history="1">
        <w:r w:rsidR="003166D3" w:rsidRPr="00CC2F37">
          <w:rPr>
            <w:rStyle w:val="Hyperlink"/>
            <w:noProof/>
          </w:rPr>
          <w:t>2. Mục đích, yêu cầu, nhu cầu đầu tư</w:t>
        </w:r>
        <w:r w:rsidR="003166D3">
          <w:rPr>
            <w:noProof/>
            <w:webHidden/>
          </w:rPr>
          <w:tab/>
        </w:r>
        <w:r w:rsidR="003166D3">
          <w:rPr>
            <w:noProof/>
            <w:webHidden/>
          </w:rPr>
          <w:fldChar w:fldCharType="begin"/>
        </w:r>
        <w:r w:rsidR="003166D3">
          <w:rPr>
            <w:noProof/>
            <w:webHidden/>
          </w:rPr>
          <w:instrText xml:space="preserve"> PAGEREF _Toc14772006 \h </w:instrText>
        </w:r>
        <w:r w:rsidR="003166D3">
          <w:rPr>
            <w:noProof/>
            <w:webHidden/>
          </w:rPr>
        </w:r>
        <w:r w:rsidR="003166D3">
          <w:rPr>
            <w:noProof/>
            <w:webHidden/>
          </w:rPr>
          <w:fldChar w:fldCharType="separate"/>
        </w:r>
        <w:r w:rsidR="003166D3">
          <w:rPr>
            <w:noProof/>
            <w:webHidden/>
          </w:rPr>
          <w:t>5</w:t>
        </w:r>
        <w:r w:rsidR="003166D3">
          <w:rPr>
            <w:noProof/>
            <w:webHidden/>
          </w:rPr>
          <w:fldChar w:fldCharType="end"/>
        </w:r>
      </w:hyperlink>
    </w:p>
    <w:p w14:paraId="6070FDF2" w14:textId="5E17A59B" w:rsidR="003166D3" w:rsidRDefault="00CE5B56">
      <w:pPr>
        <w:pStyle w:val="TOC3"/>
        <w:tabs>
          <w:tab w:val="right" w:leader="dot" w:pos="9062"/>
        </w:tabs>
        <w:rPr>
          <w:rFonts w:asciiTheme="minorHAnsi" w:eastAsiaTheme="minorEastAsia" w:hAnsiTheme="minorHAnsi" w:cstheme="minorBidi"/>
          <w:noProof/>
          <w:sz w:val="22"/>
          <w:szCs w:val="22"/>
          <w:lang w:eastAsia="en-US"/>
        </w:rPr>
      </w:pPr>
      <w:hyperlink w:anchor="_Toc14772007" w:history="1">
        <w:r w:rsidR="003166D3" w:rsidRPr="00CC2F37">
          <w:rPr>
            <w:rStyle w:val="Hyperlink"/>
            <w:noProof/>
          </w:rPr>
          <w:t>3. Tên của hoạt động ứng dụng công nghệ thông tin được lập đề cương dự toán chi tiết</w:t>
        </w:r>
        <w:r w:rsidR="003166D3">
          <w:rPr>
            <w:noProof/>
            <w:webHidden/>
          </w:rPr>
          <w:tab/>
        </w:r>
        <w:r w:rsidR="003166D3">
          <w:rPr>
            <w:noProof/>
            <w:webHidden/>
          </w:rPr>
          <w:fldChar w:fldCharType="begin"/>
        </w:r>
        <w:r w:rsidR="003166D3">
          <w:rPr>
            <w:noProof/>
            <w:webHidden/>
          </w:rPr>
          <w:instrText xml:space="preserve"> PAGEREF _Toc14772007 \h </w:instrText>
        </w:r>
        <w:r w:rsidR="003166D3">
          <w:rPr>
            <w:noProof/>
            <w:webHidden/>
          </w:rPr>
        </w:r>
        <w:r w:rsidR="003166D3">
          <w:rPr>
            <w:noProof/>
            <w:webHidden/>
          </w:rPr>
          <w:fldChar w:fldCharType="separate"/>
        </w:r>
        <w:r w:rsidR="003166D3">
          <w:rPr>
            <w:noProof/>
            <w:webHidden/>
          </w:rPr>
          <w:t>5</w:t>
        </w:r>
        <w:r w:rsidR="003166D3">
          <w:rPr>
            <w:noProof/>
            <w:webHidden/>
          </w:rPr>
          <w:fldChar w:fldCharType="end"/>
        </w:r>
      </w:hyperlink>
    </w:p>
    <w:p w14:paraId="69CB0627" w14:textId="7872CD75" w:rsidR="003166D3" w:rsidRDefault="00CE5B56">
      <w:pPr>
        <w:pStyle w:val="TOC3"/>
        <w:tabs>
          <w:tab w:val="right" w:leader="dot" w:pos="9062"/>
        </w:tabs>
        <w:rPr>
          <w:rFonts w:asciiTheme="minorHAnsi" w:eastAsiaTheme="minorEastAsia" w:hAnsiTheme="minorHAnsi" w:cstheme="minorBidi"/>
          <w:noProof/>
          <w:sz w:val="22"/>
          <w:szCs w:val="22"/>
          <w:lang w:eastAsia="en-US"/>
        </w:rPr>
      </w:pPr>
      <w:hyperlink w:anchor="_Toc14772008" w:history="1">
        <w:r w:rsidR="003166D3" w:rsidRPr="00CC2F37">
          <w:rPr>
            <w:rStyle w:val="Hyperlink"/>
            <w:noProof/>
          </w:rPr>
          <w:t>4. Đơn vị sử dụng ngân sách</w:t>
        </w:r>
        <w:r w:rsidR="003166D3">
          <w:rPr>
            <w:noProof/>
            <w:webHidden/>
          </w:rPr>
          <w:tab/>
        </w:r>
        <w:r w:rsidR="003166D3">
          <w:rPr>
            <w:noProof/>
            <w:webHidden/>
          </w:rPr>
          <w:fldChar w:fldCharType="begin"/>
        </w:r>
        <w:r w:rsidR="003166D3">
          <w:rPr>
            <w:noProof/>
            <w:webHidden/>
          </w:rPr>
          <w:instrText xml:space="preserve"> PAGEREF _Toc14772008 \h </w:instrText>
        </w:r>
        <w:r w:rsidR="003166D3">
          <w:rPr>
            <w:noProof/>
            <w:webHidden/>
          </w:rPr>
        </w:r>
        <w:r w:rsidR="003166D3">
          <w:rPr>
            <w:noProof/>
            <w:webHidden/>
          </w:rPr>
          <w:fldChar w:fldCharType="separate"/>
        </w:r>
        <w:r w:rsidR="003166D3">
          <w:rPr>
            <w:noProof/>
            <w:webHidden/>
          </w:rPr>
          <w:t>6</w:t>
        </w:r>
        <w:r w:rsidR="003166D3">
          <w:rPr>
            <w:noProof/>
            <w:webHidden/>
          </w:rPr>
          <w:fldChar w:fldCharType="end"/>
        </w:r>
      </w:hyperlink>
    </w:p>
    <w:p w14:paraId="2CB7ECD2" w14:textId="48B8AE49" w:rsidR="003166D3" w:rsidRDefault="00CE5B56">
      <w:pPr>
        <w:pStyle w:val="TOC3"/>
        <w:tabs>
          <w:tab w:val="right" w:leader="dot" w:pos="9062"/>
        </w:tabs>
        <w:rPr>
          <w:rFonts w:asciiTheme="minorHAnsi" w:eastAsiaTheme="minorEastAsia" w:hAnsiTheme="minorHAnsi" w:cstheme="minorBidi"/>
          <w:noProof/>
          <w:sz w:val="22"/>
          <w:szCs w:val="22"/>
          <w:lang w:eastAsia="en-US"/>
        </w:rPr>
      </w:pPr>
      <w:hyperlink w:anchor="_Toc14772009" w:history="1">
        <w:r w:rsidR="003166D3" w:rsidRPr="00CC2F37">
          <w:rPr>
            <w:rStyle w:val="Hyperlink"/>
            <w:noProof/>
          </w:rPr>
          <w:t>5. Địa điểm thực hiện</w:t>
        </w:r>
        <w:r w:rsidR="003166D3">
          <w:rPr>
            <w:noProof/>
            <w:webHidden/>
          </w:rPr>
          <w:tab/>
        </w:r>
        <w:r w:rsidR="003166D3">
          <w:rPr>
            <w:noProof/>
            <w:webHidden/>
          </w:rPr>
          <w:fldChar w:fldCharType="begin"/>
        </w:r>
        <w:r w:rsidR="003166D3">
          <w:rPr>
            <w:noProof/>
            <w:webHidden/>
          </w:rPr>
          <w:instrText xml:space="preserve"> PAGEREF _Toc14772009 \h </w:instrText>
        </w:r>
        <w:r w:rsidR="003166D3">
          <w:rPr>
            <w:noProof/>
            <w:webHidden/>
          </w:rPr>
        </w:r>
        <w:r w:rsidR="003166D3">
          <w:rPr>
            <w:noProof/>
            <w:webHidden/>
          </w:rPr>
          <w:fldChar w:fldCharType="separate"/>
        </w:r>
        <w:r w:rsidR="003166D3">
          <w:rPr>
            <w:noProof/>
            <w:webHidden/>
          </w:rPr>
          <w:t>6</w:t>
        </w:r>
        <w:r w:rsidR="003166D3">
          <w:rPr>
            <w:noProof/>
            <w:webHidden/>
          </w:rPr>
          <w:fldChar w:fldCharType="end"/>
        </w:r>
      </w:hyperlink>
    </w:p>
    <w:p w14:paraId="27050849" w14:textId="45437A36" w:rsidR="003166D3" w:rsidRDefault="00CE5B56">
      <w:pPr>
        <w:pStyle w:val="TOC3"/>
        <w:tabs>
          <w:tab w:val="right" w:leader="dot" w:pos="9062"/>
        </w:tabs>
        <w:rPr>
          <w:rFonts w:asciiTheme="minorHAnsi" w:eastAsiaTheme="minorEastAsia" w:hAnsiTheme="minorHAnsi" w:cstheme="minorBidi"/>
          <w:noProof/>
          <w:sz w:val="22"/>
          <w:szCs w:val="22"/>
          <w:lang w:eastAsia="en-US"/>
        </w:rPr>
      </w:pPr>
      <w:hyperlink w:anchor="_Toc14772010" w:history="1">
        <w:r w:rsidR="003166D3" w:rsidRPr="00CC2F37">
          <w:rPr>
            <w:rStyle w:val="Hyperlink"/>
            <w:noProof/>
          </w:rPr>
          <w:t>6. Tổ chức tư vấn lập đề cương dự toán chi tiết</w:t>
        </w:r>
        <w:r w:rsidR="003166D3">
          <w:rPr>
            <w:noProof/>
            <w:webHidden/>
          </w:rPr>
          <w:tab/>
        </w:r>
        <w:r w:rsidR="003166D3">
          <w:rPr>
            <w:noProof/>
            <w:webHidden/>
          </w:rPr>
          <w:fldChar w:fldCharType="begin"/>
        </w:r>
        <w:r w:rsidR="003166D3">
          <w:rPr>
            <w:noProof/>
            <w:webHidden/>
          </w:rPr>
          <w:instrText xml:space="preserve"> PAGEREF _Toc14772010 \h </w:instrText>
        </w:r>
        <w:r w:rsidR="003166D3">
          <w:rPr>
            <w:noProof/>
            <w:webHidden/>
          </w:rPr>
        </w:r>
        <w:r w:rsidR="003166D3">
          <w:rPr>
            <w:noProof/>
            <w:webHidden/>
          </w:rPr>
          <w:fldChar w:fldCharType="separate"/>
        </w:r>
        <w:r w:rsidR="003166D3">
          <w:rPr>
            <w:noProof/>
            <w:webHidden/>
          </w:rPr>
          <w:t>6</w:t>
        </w:r>
        <w:r w:rsidR="003166D3">
          <w:rPr>
            <w:noProof/>
            <w:webHidden/>
          </w:rPr>
          <w:fldChar w:fldCharType="end"/>
        </w:r>
      </w:hyperlink>
    </w:p>
    <w:p w14:paraId="071BA3C0" w14:textId="673A4B17" w:rsidR="003166D3" w:rsidRDefault="00CE5B56">
      <w:pPr>
        <w:pStyle w:val="TOC3"/>
        <w:tabs>
          <w:tab w:val="right" w:leader="dot" w:pos="9062"/>
        </w:tabs>
        <w:rPr>
          <w:rFonts w:asciiTheme="minorHAnsi" w:eastAsiaTheme="minorEastAsia" w:hAnsiTheme="minorHAnsi" w:cstheme="minorBidi"/>
          <w:noProof/>
          <w:sz w:val="22"/>
          <w:szCs w:val="22"/>
          <w:lang w:eastAsia="en-US"/>
        </w:rPr>
      </w:pPr>
      <w:hyperlink w:anchor="_Toc14772011" w:history="1">
        <w:r w:rsidR="003166D3" w:rsidRPr="00CC2F37">
          <w:rPr>
            <w:rStyle w:val="Hyperlink"/>
            <w:noProof/>
          </w:rPr>
          <w:t>7. Loại nguồn vốn</w:t>
        </w:r>
        <w:r w:rsidR="003166D3">
          <w:rPr>
            <w:noProof/>
            <w:webHidden/>
          </w:rPr>
          <w:tab/>
        </w:r>
        <w:r w:rsidR="003166D3">
          <w:rPr>
            <w:noProof/>
            <w:webHidden/>
          </w:rPr>
          <w:fldChar w:fldCharType="begin"/>
        </w:r>
        <w:r w:rsidR="003166D3">
          <w:rPr>
            <w:noProof/>
            <w:webHidden/>
          </w:rPr>
          <w:instrText xml:space="preserve"> PAGEREF _Toc14772011 \h </w:instrText>
        </w:r>
        <w:r w:rsidR="003166D3">
          <w:rPr>
            <w:noProof/>
            <w:webHidden/>
          </w:rPr>
        </w:r>
        <w:r w:rsidR="003166D3">
          <w:rPr>
            <w:noProof/>
            <w:webHidden/>
          </w:rPr>
          <w:fldChar w:fldCharType="separate"/>
        </w:r>
        <w:r w:rsidR="003166D3">
          <w:rPr>
            <w:noProof/>
            <w:webHidden/>
          </w:rPr>
          <w:t>6</w:t>
        </w:r>
        <w:r w:rsidR="003166D3">
          <w:rPr>
            <w:noProof/>
            <w:webHidden/>
          </w:rPr>
          <w:fldChar w:fldCharType="end"/>
        </w:r>
      </w:hyperlink>
    </w:p>
    <w:p w14:paraId="4A65BE50" w14:textId="3EA7C540" w:rsidR="003166D3" w:rsidRDefault="00CE5B56">
      <w:pPr>
        <w:pStyle w:val="TOC3"/>
        <w:tabs>
          <w:tab w:val="right" w:leader="dot" w:pos="9062"/>
        </w:tabs>
        <w:rPr>
          <w:rFonts w:asciiTheme="minorHAnsi" w:eastAsiaTheme="minorEastAsia" w:hAnsiTheme="minorHAnsi" w:cstheme="minorBidi"/>
          <w:noProof/>
          <w:sz w:val="22"/>
          <w:szCs w:val="22"/>
          <w:lang w:eastAsia="en-US"/>
        </w:rPr>
      </w:pPr>
      <w:hyperlink w:anchor="_Toc14772012" w:history="1">
        <w:r w:rsidR="003166D3" w:rsidRPr="00CC2F37">
          <w:rPr>
            <w:rStyle w:val="Hyperlink"/>
            <w:noProof/>
          </w:rPr>
          <w:t>8. Dự kiến kết quả đạt được</w:t>
        </w:r>
        <w:r w:rsidR="003166D3">
          <w:rPr>
            <w:noProof/>
            <w:webHidden/>
          </w:rPr>
          <w:tab/>
        </w:r>
        <w:r w:rsidR="003166D3">
          <w:rPr>
            <w:noProof/>
            <w:webHidden/>
          </w:rPr>
          <w:fldChar w:fldCharType="begin"/>
        </w:r>
        <w:r w:rsidR="003166D3">
          <w:rPr>
            <w:noProof/>
            <w:webHidden/>
          </w:rPr>
          <w:instrText xml:space="preserve"> PAGEREF _Toc14772012 \h </w:instrText>
        </w:r>
        <w:r w:rsidR="003166D3">
          <w:rPr>
            <w:noProof/>
            <w:webHidden/>
          </w:rPr>
        </w:r>
        <w:r w:rsidR="003166D3">
          <w:rPr>
            <w:noProof/>
            <w:webHidden/>
          </w:rPr>
          <w:fldChar w:fldCharType="separate"/>
        </w:r>
        <w:r w:rsidR="003166D3">
          <w:rPr>
            <w:noProof/>
            <w:webHidden/>
          </w:rPr>
          <w:t>6</w:t>
        </w:r>
        <w:r w:rsidR="003166D3">
          <w:rPr>
            <w:noProof/>
            <w:webHidden/>
          </w:rPr>
          <w:fldChar w:fldCharType="end"/>
        </w:r>
      </w:hyperlink>
    </w:p>
    <w:p w14:paraId="3C42DA6E" w14:textId="1C1F5033" w:rsidR="003166D3" w:rsidRDefault="00CE5B56">
      <w:pPr>
        <w:pStyle w:val="TOC2"/>
        <w:tabs>
          <w:tab w:val="right" w:leader="dot" w:pos="9062"/>
        </w:tabs>
        <w:rPr>
          <w:rFonts w:asciiTheme="minorHAnsi" w:eastAsiaTheme="minorEastAsia" w:hAnsiTheme="minorHAnsi" w:cstheme="minorBidi"/>
          <w:b w:val="0"/>
          <w:noProof/>
          <w:sz w:val="22"/>
          <w:szCs w:val="22"/>
          <w:lang w:eastAsia="en-US"/>
        </w:rPr>
      </w:pPr>
      <w:hyperlink w:anchor="_Toc14772013" w:history="1">
        <w:r w:rsidR="003166D3" w:rsidRPr="00CC2F37">
          <w:rPr>
            <w:rStyle w:val="Hyperlink"/>
            <w:noProof/>
          </w:rPr>
          <w:t>II. Sự cần thiết phải đầu tư</w:t>
        </w:r>
        <w:r w:rsidR="003166D3">
          <w:rPr>
            <w:noProof/>
            <w:webHidden/>
          </w:rPr>
          <w:tab/>
        </w:r>
        <w:r w:rsidR="003166D3">
          <w:rPr>
            <w:noProof/>
            <w:webHidden/>
          </w:rPr>
          <w:fldChar w:fldCharType="begin"/>
        </w:r>
        <w:r w:rsidR="003166D3">
          <w:rPr>
            <w:noProof/>
            <w:webHidden/>
          </w:rPr>
          <w:instrText xml:space="preserve"> PAGEREF _Toc14772013 \h </w:instrText>
        </w:r>
        <w:r w:rsidR="003166D3">
          <w:rPr>
            <w:noProof/>
            <w:webHidden/>
          </w:rPr>
        </w:r>
        <w:r w:rsidR="003166D3">
          <w:rPr>
            <w:noProof/>
            <w:webHidden/>
          </w:rPr>
          <w:fldChar w:fldCharType="separate"/>
        </w:r>
        <w:r w:rsidR="003166D3">
          <w:rPr>
            <w:noProof/>
            <w:webHidden/>
          </w:rPr>
          <w:t>7</w:t>
        </w:r>
        <w:r w:rsidR="003166D3">
          <w:rPr>
            <w:noProof/>
            <w:webHidden/>
          </w:rPr>
          <w:fldChar w:fldCharType="end"/>
        </w:r>
      </w:hyperlink>
    </w:p>
    <w:p w14:paraId="6BC27FDB" w14:textId="066AD429" w:rsidR="003166D3" w:rsidRDefault="00CE5B56">
      <w:pPr>
        <w:pStyle w:val="TOC3"/>
        <w:tabs>
          <w:tab w:val="right" w:leader="dot" w:pos="9062"/>
        </w:tabs>
        <w:rPr>
          <w:rFonts w:asciiTheme="minorHAnsi" w:eastAsiaTheme="minorEastAsia" w:hAnsiTheme="minorHAnsi" w:cstheme="minorBidi"/>
          <w:noProof/>
          <w:sz w:val="22"/>
          <w:szCs w:val="22"/>
          <w:lang w:eastAsia="en-US"/>
        </w:rPr>
      </w:pPr>
      <w:hyperlink w:anchor="_Toc14772014" w:history="1">
        <w:r w:rsidR="003166D3" w:rsidRPr="00CC2F37">
          <w:rPr>
            <w:rStyle w:val="Hyperlink"/>
            <w:noProof/>
          </w:rPr>
          <w:t xml:space="preserve">1. Khảo sát và </w:t>
        </w:r>
        <w:r w:rsidR="003166D3" w:rsidRPr="00CC2F37">
          <w:rPr>
            <w:rStyle w:val="Hyperlink"/>
            <w:noProof/>
            <w:lang w:val="vi-VN"/>
          </w:rPr>
          <w:t>phân</w:t>
        </w:r>
        <w:r w:rsidR="003166D3" w:rsidRPr="00CC2F37">
          <w:rPr>
            <w:rStyle w:val="Hyperlink"/>
            <w:noProof/>
          </w:rPr>
          <w:t xml:space="preserve"> tích đánh giá hiện trạng</w:t>
        </w:r>
        <w:r w:rsidR="003166D3">
          <w:rPr>
            <w:noProof/>
            <w:webHidden/>
          </w:rPr>
          <w:tab/>
        </w:r>
        <w:r w:rsidR="003166D3">
          <w:rPr>
            <w:noProof/>
            <w:webHidden/>
          </w:rPr>
          <w:fldChar w:fldCharType="begin"/>
        </w:r>
        <w:r w:rsidR="003166D3">
          <w:rPr>
            <w:noProof/>
            <w:webHidden/>
          </w:rPr>
          <w:instrText xml:space="preserve"> PAGEREF _Toc14772014 \h </w:instrText>
        </w:r>
        <w:r w:rsidR="003166D3">
          <w:rPr>
            <w:noProof/>
            <w:webHidden/>
          </w:rPr>
        </w:r>
        <w:r w:rsidR="003166D3">
          <w:rPr>
            <w:noProof/>
            <w:webHidden/>
          </w:rPr>
          <w:fldChar w:fldCharType="separate"/>
        </w:r>
        <w:r w:rsidR="003166D3">
          <w:rPr>
            <w:noProof/>
            <w:webHidden/>
          </w:rPr>
          <w:t>7</w:t>
        </w:r>
        <w:r w:rsidR="003166D3">
          <w:rPr>
            <w:noProof/>
            <w:webHidden/>
          </w:rPr>
          <w:fldChar w:fldCharType="end"/>
        </w:r>
      </w:hyperlink>
    </w:p>
    <w:p w14:paraId="1FAFE2DB" w14:textId="1F02EBA5" w:rsidR="003166D3" w:rsidRDefault="00CE5B56">
      <w:pPr>
        <w:pStyle w:val="TOC3"/>
        <w:tabs>
          <w:tab w:val="right" w:leader="dot" w:pos="9062"/>
        </w:tabs>
        <w:rPr>
          <w:rFonts w:asciiTheme="minorHAnsi" w:eastAsiaTheme="minorEastAsia" w:hAnsiTheme="minorHAnsi" w:cstheme="minorBidi"/>
          <w:noProof/>
          <w:sz w:val="22"/>
          <w:szCs w:val="22"/>
          <w:lang w:eastAsia="en-US"/>
        </w:rPr>
      </w:pPr>
      <w:hyperlink w:anchor="_Toc14772015" w:history="1">
        <w:r w:rsidR="003166D3" w:rsidRPr="00CC2F37">
          <w:rPr>
            <w:rStyle w:val="Hyperlink"/>
            <w:noProof/>
            <w:lang w:eastAsia="vi-VN"/>
          </w:rPr>
          <w:t>2.</w:t>
        </w:r>
        <w:r w:rsidR="003166D3" w:rsidRPr="00CC2F37">
          <w:rPr>
            <w:rStyle w:val="Hyperlink"/>
            <w:noProof/>
          </w:rPr>
          <w:t xml:space="preserve"> Sự cần thiết đầu tư</w:t>
        </w:r>
        <w:r w:rsidR="003166D3">
          <w:rPr>
            <w:noProof/>
            <w:webHidden/>
          </w:rPr>
          <w:tab/>
        </w:r>
        <w:r w:rsidR="003166D3">
          <w:rPr>
            <w:noProof/>
            <w:webHidden/>
          </w:rPr>
          <w:fldChar w:fldCharType="begin"/>
        </w:r>
        <w:r w:rsidR="003166D3">
          <w:rPr>
            <w:noProof/>
            <w:webHidden/>
          </w:rPr>
          <w:instrText xml:space="preserve"> PAGEREF _Toc14772015 \h </w:instrText>
        </w:r>
        <w:r w:rsidR="003166D3">
          <w:rPr>
            <w:noProof/>
            <w:webHidden/>
          </w:rPr>
        </w:r>
        <w:r w:rsidR="003166D3">
          <w:rPr>
            <w:noProof/>
            <w:webHidden/>
          </w:rPr>
          <w:fldChar w:fldCharType="separate"/>
        </w:r>
        <w:r w:rsidR="003166D3">
          <w:rPr>
            <w:noProof/>
            <w:webHidden/>
          </w:rPr>
          <w:t>9</w:t>
        </w:r>
        <w:r w:rsidR="003166D3">
          <w:rPr>
            <w:noProof/>
            <w:webHidden/>
          </w:rPr>
          <w:fldChar w:fldCharType="end"/>
        </w:r>
      </w:hyperlink>
    </w:p>
    <w:p w14:paraId="399EAD6C" w14:textId="74C79589" w:rsidR="003166D3" w:rsidRDefault="00CE5B56">
      <w:pPr>
        <w:pStyle w:val="TOC2"/>
        <w:tabs>
          <w:tab w:val="right" w:leader="dot" w:pos="9062"/>
        </w:tabs>
        <w:rPr>
          <w:rFonts w:asciiTheme="minorHAnsi" w:eastAsiaTheme="minorEastAsia" w:hAnsiTheme="minorHAnsi" w:cstheme="minorBidi"/>
          <w:b w:val="0"/>
          <w:noProof/>
          <w:sz w:val="22"/>
          <w:szCs w:val="22"/>
          <w:lang w:eastAsia="en-US"/>
        </w:rPr>
      </w:pPr>
      <w:hyperlink w:anchor="_Toc14772016" w:history="1">
        <w:r w:rsidR="003166D3" w:rsidRPr="00CC2F37">
          <w:rPr>
            <w:rStyle w:val="Hyperlink"/>
            <w:noProof/>
          </w:rPr>
          <w:t>III. Thuyết minh giải pháp kỹ thuật công nghệ được đề xuất</w:t>
        </w:r>
        <w:r w:rsidR="003166D3">
          <w:rPr>
            <w:noProof/>
            <w:webHidden/>
          </w:rPr>
          <w:tab/>
        </w:r>
        <w:r w:rsidR="003166D3">
          <w:rPr>
            <w:noProof/>
            <w:webHidden/>
          </w:rPr>
          <w:fldChar w:fldCharType="begin"/>
        </w:r>
        <w:r w:rsidR="003166D3">
          <w:rPr>
            <w:noProof/>
            <w:webHidden/>
          </w:rPr>
          <w:instrText xml:space="preserve"> PAGEREF _Toc14772016 \h </w:instrText>
        </w:r>
        <w:r w:rsidR="003166D3">
          <w:rPr>
            <w:noProof/>
            <w:webHidden/>
          </w:rPr>
        </w:r>
        <w:r w:rsidR="003166D3">
          <w:rPr>
            <w:noProof/>
            <w:webHidden/>
          </w:rPr>
          <w:fldChar w:fldCharType="separate"/>
        </w:r>
        <w:r w:rsidR="003166D3">
          <w:rPr>
            <w:noProof/>
            <w:webHidden/>
          </w:rPr>
          <w:t>9</w:t>
        </w:r>
        <w:r w:rsidR="003166D3">
          <w:rPr>
            <w:noProof/>
            <w:webHidden/>
          </w:rPr>
          <w:fldChar w:fldCharType="end"/>
        </w:r>
      </w:hyperlink>
    </w:p>
    <w:p w14:paraId="176FD51D" w14:textId="7CD2A843" w:rsidR="003166D3" w:rsidRDefault="00CE5B56">
      <w:pPr>
        <w:pStyle w:val="TOC3"/>
        <w:tabs>
          <w:tab w:val="right" w:leader="dot" w:pos="9062"/>
        </w:tabs>
        <w:rPr>
          <w:rFonts w:asciiTheme="minorHAnsi" w:eastAsiaTheme="minorEastAsia" w:hAnsiTheme="minorHAnsi" w:cstheme="minorBidi"/>
          <w:noProof/>
          <w:sz w:val="22"/>
          <w:szCs w:val="22"/>
          <w:lang w:eastAsia="en-US"/>
        </w:rPr>
      </w:pPr>
      <w:hyperlink w:anchor="_Toc14772017" w:history="1">
        <w:r w:rsidR="003166D3" w:rsidRPr="00CC2F37">
          <w:rPr>
            <w:rStyle w:val="Hyperlink"/>
            <w:noProof/>
          </w:rPr>
          <w:t>1. Giới thiệu tổng quan hệ thống phần mềm</w:t>
        </w:r>
        <w:r w:rsidR="003166D3">
          <w:rPr>
            <w:noProof/>
            <w:webHidden/>
          </w:rPr>
          <w:tab/>
        </w:r>
        <w:r w:rsidR="003166D3">
          <w:rPr>
            <w:noProof/>
            <w:webHidden/>
          </w:rPr>
          <w:fldChar w:fldCharType="begin"/>
        </w:r>
        <w:r w:rsidR="003166D3">
          <w:rPr>
            <w:noProof/>
            <w:webHidden/>
          </w:rPr>
          <w:instrText xml:space="preserve"> PAGEREF _Toc14772017 \h </w:instrText>
        </w:r>
        <w:r w:rsidR="003166D3">
          <w:rPr>
            <w:noProof/>
            <w:webHidden/>
          </w:rPr>
        </w:r>
        <w:r w:rsidR="003166D3">
          <w:rPr>
            <w:noProof/>
            <w:webHidden/>
          </w:rPr>
          <w:fldChar w:fldCharType="separate"/>
        </w:r>
        <w:r w:rsidR="003166D3">
          <w:rPr>
            <w:noProof/>
            <w:webHidden/>
          </w:rPr>
          <w:t>9</w:t>
        </w:r>
        <w:r w:rsidR="003166D3">
          <w:rPr>
            <w:noProof/>
            <w:webHidden/>
          </w:rPr>
          <w:fldChar w:fldCharType="end"/>
        </w:r>
      </w:hyperlink>
    </w:p>
    <w:p w14:paraId="384F7AF3" w14:textId="3124AABA" w:rsidR="003166D3" w:rsidRDefault="00CE5B56">
      <w:pPr>
        <w:pStyle w:val="TOC3"/>
        <w:tabs>
          <w:tab w:val="right" w:leader="dot" w:pos="9062"/>
        </w:tabs>
        <w:rPr>
          <w:rFonts w:asciiTheme="minorHAnsi" w:eastAsiaTheme="minorEastAsia" w:hAnsiTheme="minorHAnsi" w:cstheme="minorBidi"/>
          <w:noProof/>
          <w:sz w:val="22"/>
          <w:szCs w:val="22"/>
          <w:lang w:eastAsia="en-US"/>
        </w:rPr>
      </w:pPr>
      <w:hyperlink w:anchor="_Toc14772018" w:history="1">
        <w:r w:rsidR="003166D3" w:rsidRPr="00CC2F37">
          <w:rPr>
            <w:rStyle w:val="Hyperlink"/>
            <w:noProof/>
          </w:rPr>
          <w:t>2. Các yêu cầu cần lưu ý khi xây dựng phần mềm</w:t>
        </w:r>
        <w:r w:rsidR="003166D3">
          <w:rPr>
            <w:noProof/>
            <w:webHidden/>
          </w:rPr>
          <w:tab/>
        </w:r>
        <w:r w:rsidR="003166D3">
          <w:rPr>
            <w:noProof/>
            <w:webHidden/>
          </w:rPr>
          <w:fldChar w:fldCharType="begin"/>
        </w:r>
        <w:r w:rsidR="003166D3">
          <w:rPr>
            <w:noProof/>
            <w:webHidden/>
          </w:rPr>
          <w:instrText xml:space="preserve"> PAGEREF _Toc14772018 \h </w:instrText>
        </w:r>
        <w:r w:rsidR="003166D3">
          <w:rPr>
            <w:noProof/>
            <w:webHidden/>
          </w:rPr>
        </w:r>
        <w:r w:rsidR="003166D3">
          <w:rPr>
            <w:noProof/>
            <w:webHidden/>
          </w:rPr>
          <w:fldChar w:fldCharType="separate"/>
        </w:r>
        <w:r w:rsidR="003166D3">
          <w:rPr>
            <w:noProof/>
            <w:webHidden/>
          </w:rPr>
          <w:t>12</w:t>
        </w:r>
        <w:r w:rsidR="003166D3">
          <w:rPr>
            <w:noProof/>
            <w:webHidden/>
          </w:rPr>
          <w:fldChar w:fldCharType="end"/>
        </w:r>
      </w:hyperlink>
    </w:p>
    <w:p w14:paraId="5C2C85B5" w14:textId="652738E0" w:rsidR="003166D3" w:rsidRDefault="00CE5B56">
      <w:pPr>
        <w:pStyle w:val="TOC3"/>
        <w:tabs>
          <w:tab w:val="right" w:leader="dot" w:pos="9062"/>
        </w:tabs>
        <w:rPr>
          <w:rFonts w:asciiTheme="minorHAnsi" w:eastAsiaTheme="minorEastAsia" w:hAnsiTheme="minorHAnsi" w:cstheme="minorBidi"/>
          <w:noProof/>
          <w:sz w:val="22"/>
          <w:szCs w:val="22"/>
          <w:lang w:eastAsia="en-US"/>
        </w:rPr>
      </w:pPr>
      <w:hyperlink w:anchor="_Toc14772019" w:history="1">
        <w:r w:rsidR="003166D3" w:rsidRPr="00CC2F37">
          <w:rPr>
            <w:rStyle w:val="Hyperlink"/>
            <w:noProof/>
          </w:rPr>
          <w:t>3. Yêu cầu chức năng của hệ thống phần mềm</w:t>
        </w:r>
        <w:r w:rsidR="003166D3">
          <w:rPr>
            <w:noProof/>
            <w:webHidden/>
          </w:rPr>
          <w:tab/>
        </w:r>
        <w:r w:rsidR="003166D3">
          <w:rPr>
            <w:noProof/>
            <w:webHidden/>
          </w:rPr>
          <w:fldChar w:fldCharType="begin"/>
        </w:r>
        <w:r w:rsidR="003166D3">
          <w:rPr>
            <w:noProof/>
            <w:webHidden/>
          </w:rPr>
          <w:instrText xml:space="preserve"> PAGEREF _Toc14772019 \h </w:instrText>
        </w:r>
        <w:r w:rsidR="003166D3">
          <w:rPr>
            <w:noProof/>
            <w:webHidden/>
          </w:rPr>
        </w:r>
        <w:r w:rsidR="003166D3">
          <w:rPr>
            <w:noProof/>
            <w:webHidden/>
          </w:rPr>
          <w:fldChar w:fldCharType="separate"/>
        </w:r>
        <w:r w:rsidR="003166D3">
          <w:rPr>
            <w:noProof/>
            <w:webHidden/>
          </w:rPr>
          <w:t>17</w:t>
        </w:r>
        <w:r w:rsidR="003166D3">
          <w:rPr>
            <w:noProof/>
            <w:webHidden/>
          </w:rPr>
          <w:fldChar w:fldCharType="end"/>
        </w:r>
      </w:hyperlink>
    </w:p>
    <w:p w14:paraId="33124AE5" w14:textId="53F667B6" w:rsidR="003166D3" w:rsidRDefault="00CE5B56">
      <w:pPr>
        <w:pStyle w:val="TOC3"/>
        <w:tabs>
          <w:tab w:val="right" w:leader="dot" w:pos="9062"/>
        </w:tabs>
        <w:rPr>
          <w:rFonts w:asciiTheme="minorHAnsi" w:eastAsiaTheme="minorEastAsia" w:hAnsiTheme="minorHAnsi" w:cstheme="minorBidi"/>
          <w:noProof/>
          <w:sz w:val="22"/>
          <w:szCs w:val="22"/>
          <w:lang w:eastAsia="en-US"/>
        </w:rPr>
      </w:pPr>
      <w:hyperlink w:anchor="_Toc14772020" w:history="1">
        <w:r w:rsidR="003166D3" w:rsidRPr="00CC2F37">
          <w:rPr>
            <w:rStyle w:val="Hyperlink"/>
            <w:noProof/>
          </w:rPr>
          <w:t>4. Quy trình nghiệp vụ</w:t>
        </w:r>
        <w:r w:rsidR="003166D3">
          <w:rPr>
            <w:noProof/>
            <w:webHidden/>
          </w:rPr>
          <w:tab/>
        </w:r>
        <w:r w:rsidR="003166D3">
          <w:rPr>
            <w:noProof/>
            <w:webHidden/>
          </w:rPr>
          <w:fldChar w:fldCharType="begin"/>
        </w:r>
        <w:r w:rsidR="003166D3">
          <w:rPr>
            <w:noProof/>
            <w:webHidden/>
          </w:rPr>
          <w:instrText xml:space="preserve"> PAGEREF _Toc14772020 \h </w:instrText>
        </w:r>
        <w:r w:rsidR="003166D3">
          <w:rPr>
            <w:noProof/>
            <w:webHidden/>
          </w:rPr>
        </w:r>
        <w:r w:rsidR="003166D3">
          <w:rPr>
            <w:noProof/>
            <w:webHidden/>
          </w:rPr>
          <w:fldChar w:fldCharType="separate"/>
        </w:r>
        <w:r w:rsidR="003166D3">
          <w:rPr>
            <w:noProof/>
            <w:webHidden/>
          </w:rPr>
          <w:t>121</w:t>
        </w:r>
        <w:r w:rsidR="003166D3">
          <w:rPr>
            <w:noProof/>
            <w:webHidden/>
          </w:rPr>
          <w:fldChar w:fldCharType="end"/>
        </w:r>
      </w:hyperlink>
    </w:p>
    <w:p w14:paraId="5FCFFA5F" w14:textId="6C60A9B5" w:rsidR="003166D3" w:rsidRDefault="00CE5B56">
      <w:pPr>
        <w:pStyle w:val="TOC3"/>
        <w:tabs>
          <w:tab w:val="right" w:leader="dot" w:pos="9062"/>
        </w:tabs>
        <w:rPr>
          <w:rFonts w:asciiTheme="minorHAnsi" w:eastAsiaTheme="minorEastAsia" w:hAnsiTheme="minorHAnsi" w:cstheme="minorBidi"/>
          <w:noProof/>
          <w:sz w:val="22"/>
          <w:szCs w:val="22"/>
          <w:lang w:eastAsia="en-US"/>
        </w:rPr>
      </w:pPr>
      <w:hyperlink w:anchor="_Toc14772021" w:history="1">
        <w:r w:rsidR="003166D3" w:rsidRPr="00CC2F37">
          <w:rPr>
            <w:rStyle w:val="Hyperlink"/>
            <w:noProof/>
          </w:rPr>
          <w:t>5. Danh sách các tác nhân hệ thống</w:t>
        </w:r>
        <w:r w:rsidR="003166D3">
          <w:rPr>
            <w:noProof/>
            <w:webHidden/>
          </w:rPr>
          <w:tab/>
        </w:r>
        <w:r w:rsidR="003166D3">
          <w:rPr>
            <w:noProof/>
            <w:webHidden/>
          </w:rPr>
          <w:fldChar w:fldCharType="begin"/>
        </w:r>
        <w:r w:rsidR="003166D3">
          <w:rPr>
            <w:noProof/>
            <w:webHidden/>
          </w:rPr>
          <w:instrText xml:space="preserve"> PAGEREF _Toc14772021 \h </w:instrText>
        </w:r>
        <w:r w:rsidR="003166D3">
          <w:rPr>
            <w:noProof/>
            <w:webHidden/>
          </w:rPr>
        </w:r>
        <w:r w:rsidR="003166D3">
          <w:rPr>
            <w:noProof/>
            <w:webHidden/>
          </w:rPr>
          <w:fldChar w:fldCharType="separate"/>
        </w:r>
        <w:r w:rsidR="003166D3">
          <w:rPr>
            <w:noProof/>
            <w:webHidden/>
          </w:rPr>
          <w:t>126</w:t>
        </w:r>
        <w:r w:rsidR="003166D3">
          <w:rPr>
            <w:noProof/>
            <w:webHidden/>
          </w:rPr>
          <w:fldChar w:fldCharType="end"/>
        </w:r>
      </w:hyperlink>
    </w:p>
    <w:p w14:paraId="48C4FDC8" w14:textId="32A83666" w:rsidR="003166D3" w:rsidRDefault="00CE5B56">
      <w:pPr>
        <w:pStyle w:val="TOC3"/>
        <w:tabs>
          <w:tab w:val="right" w:leader="dot" w:pos="9062"/>
        </w:tabs>
        <w:rPr>
          <w:rFonts w:asciiTheme="minorHAnsi" w:eastAsiaTheme="minorEastAsia" w:hAnsiTheme="minorHAnsi" w:cstheme="minorBidi"/>
          <w:noProof/>
          <w:sz w:val="22"/>
          <w:szCs w:val="22"/>
          <w:lang w:eastAsia="en-US"/>
        </w:rPr>
      </w:pPr>
      <w:hyperlink w:anchor="_Toc14772022" w:history="1">
        <w:r w:rsidR="003166D3" w:rsidRPr="00CC2F37">
          <w:rPr>
            <w:rStyle w:val="Hyperlink"/>
            <w:noProof/>
          </w:rPr>
          <w:t>6. Bảng sắp xếp thứ tự ưu tiên các yêu cầu chức năng</w:t>
        </w:r>
        <w:r w:rsidR="003166D3">
          <w:rPr>
            <w:noProof/>
            <w:webHidden/>
          </w:rPr>
          <w:tab/>
        </w:r>
        <w:r w:rsidR="003166D3">
          <w:rPr>
            <w:noProof/>
            <w:webHidden/>
          </w:rPr>
          <w:fldChar w:fldCharType="begin"/>
        </w:r>
        <w:r w:rsidR="003166D3">
          <w:rPr>
            <w:noProof/>
            <w:webHidden/>
          </w:rPr>
          <w:instrText xml:space="preserve"> PAGEREF _Toc14772022 \h </w:instrText>
        </w:r>
        <w:r w:rsidR="003166D3">
          <w:rPr>
            <w:noProof/>
            <w:webHidden/>
          </w:rPr>
        </w:r>
        <w:r w:rsidR="003166D3">
          <w:rPr>
            <w:noProof/>
            <w:webHidden/>
          </w:rPr>
          <w:fldChar w:fldCharType="separate"/>
        </w:r>
        <w:r w:rsidR="003166D3">
          <w:rPr>
            <w:noProof/>
            <w:webHidden/>
          </w:rPr>
          <w:t>127</w:t>
        </w:r>
        <w:r w:rsidR="003166D3">
          <w:rPr>
            <w:noProof/>
            <w:webHidden/>
          </w:rPr>
          <w:fldChar w:fldCharType="end"/>
        </w:r>
      </w:hyperlink>
    </w:p>
    <w:p w14:paraId="4848B161" w14:textId="4D9F5544" w:rsidR="003166D3" w:rsidRDefault="00CE5B56">
      <w:pPr>
        <w:pStyle w:val="TOC3"/>
        <w:tabs>
          <w:tab w:val="right" w:leader="dot" w:pos="9062"/>
        </w:tabs>
        <w:rPr>
          <w:rFonts w:asciiTheme="minorHAnsi" w:eastAsiaTheme="minorEastAsia" w:hAnsiTheme="minorHAnsi" w:cstheme="minorBidi"/>
          <w:noProof/>
          <w:sz w:val="22"/>
          <w:szCs w:val="22"/>
          <w:lang w:eastAsia="en-US"/>
        </w:rPr>
      </w:pPr>
      <w:hyperlink w:anchor="_Toc14772023" w:history="1">
        <w:r w:rsidR="003166D3" w:rsidRPr="00CC2F37">
          <w:rPr>
            <w:rStyle w:val="Hyperlink"/>
            <w:noProof/>
          </w:rPr>
          <w:t>7. Bảng chuyển đổi yêu cầu chức năng sang trường hợp sử dụng</w:t>
        </w:r>
        <w:r w:rsidR="003166D3">
          <w:rPr>
            <w:noProof/>
            <w:webHidden/>
          </w:rPr>
          <w:tab/>
        </w:r>
        <w:r w:rsidR="003166D3">
          <w:rPr>
            <w:noProof/>
            <w:webHidden/>
          </w:rPr>
          <w:fldChar w:fldCharType="begin"/>
        </w:r>
        <w:r w:rsidR="003166D3">
          <w:rPr>
            <w:noProof/>
            <w:webHidden/>
          </w:rPr>
          <w:instrText xml:space="preserve"> PAGEREF _Toc14772023 \h </w:instrText>
        </w:r>
        <w:r w:rsidR="003166D3">
          <w:rPr>
            <w:noProof/>
            <w:webHidden/>
          </w:rPr>
        </w:r>
        <w:r w:rsidR="003166D3">
          <w:rPr>
            <w:noProof/>
            <w:webHidden/>
          </w:rPr>
          <w:fldChar w:fldCharType="separate"/>
        </w:r>
        <w:r w:rsidR="003166D3">
          <w:rPr>
            <w:noProof/>
            <w:webHidden/>
          </w:rPr>
          <w:t>151</w:t>
        </w:r>
        <w:r w:rsidR="003166D3">
          <w:rPr>
            <w:noProof/>
            <w:webHidden/>
          </w:rPr>
          <w:fldChar w:fldCharType="end"/>
        </w:r>
      </w:hyperlink>
    </w:p>
    <w:p w14:paraId="27C9BA45" w14:textId="75AE57C4" w:rsidR="003166D3" w:rsidRDefault="00CE5B56">
      <w:pPr>
        <w:pStyle w:val="TOC3"/>
        <w:tabs>
          <w:tab w:val="right" w:leader="dot" w:pos="9062"/>
        </w:tabs>
        <w:rPr>
          <w:rFonts w:asciiTheme="minorHAnsi" w:eastAsiaTheme="minorEastAsia" w:hAnsiTheme="minorHAnsi" w:cstheme="minorBidi"/>
          <w:noProof/>
          <w:sz w:val="22"/>
          <w:szCs w:val="22"/>
          <w:lang w:eastAsia="en-US"/>
        </w:rPr>
      </w:pPr>
      <w:hyperlink w:anchor="_Toc14772024" w:history="1">
        <w:r w:rsidR="003166D3" w:rsidRPr="00CC2F37">
          <w:rPr>
            <w:rStyle w:val="Hyperlink"/>
            <w:noProof/>
          </w:rPr>
          <w:t>8. Biểu đồ tổng quát trường hợp sử dụng</w:t>
        </w:r>
        <w:r w:rsidR="003166D3">
          <w:rPr>
            <w:noProof/>
            <w:webHidden/>
          </w:rPr>
          <w:tab/>
        </w:r>
        <w:r w:rsidR="003166D3">
          <w:rPr>
            <w:noProof/>
            <w:webHidden/>
          </w:rPr>
          <w:fldChar w:fldCharType="begin"/>
        </w:r>
        <w:r w:rsidR="003166D3">
          <w:rPr>
            <w:noProof/>
            <w:webHidden/>
          </w:rPr>
          <w:instrText xml:space="preserve"> PAGEREF _Toc14772024 \h </w:instrText>
        </w:r>
        <w:r w:rsidR="003166D3">
          <w:rPr>
            <w:noProof/>
            <w:webHidden/>
          </w:rPr>
        </w:r>
        <w:r w:rsidR="003166D3">
          <w:rPr>
            <w:noProof/>
            <w:webHidden/>
          </w:rPr>
          <w:fldChar w:fldCharType="separate"/>
        </w:r>
        <w:r w:rsidR="003166D3">
          <w:rPr>
            <w:noProof/>
            <w:webHidden/>
          </w:rPr>
          <w:t>194</w:t>
        </w:r>
        <w:r w:rsidR="003166D3">
          <w:rPr>
            <w:noProof/>
            <w:webHidden/>
          </w:rPr>
          <w:fldChar w:fldCharType="end"/>
        </w:r>
      </w:hyperlink>
    </w:p>
    <w:p w14:paraId="00FBAF5A" w14:textId="4CD8B642" w:rsidR="003166D3" w:rsidRDefault="00CE5B56">
      <w:pPr>
        <w:pStyle w:val="TOC3"/>
        <w:tabs>
          <w:tab w:val="right" w:leader="dot" w:pos="9062"/>
        </w:tabs>
        <w:rPr>
          <w:rFonts w:asciiTheme="minorHAnsi" w:eastAsiaTheme="minorEastAsia" w:hAnsiTheme="minorHAnsi" w:cstheme="minorBidi"/>
          <w:noProof/>
          <w:sz w:val="22"/>
          <w:szCs w:val="22"/>
          <w:lang w:eastAsia="en-US"/>
        </w:rPr>
      </w:pPr>
      <w:hyperlink w:anchor="_Toc14772025" w:history="1">
        <w:r w:rsidR="003166D3" w:rsidRPr="00CC2F37">
          <w:rPr>
            <w:rStyle w:val="Hyperlink"/>
            <w:noProof/>
          </w:rPr>
          <w:t>9. Các yêu cầu phi chức năng</w:t>
        </w:r>
        <w:r w:rsidR="003166D3">
          <w:rPr>
            <w:noProof/>
            <w:webHidden/>
          </w:rPr>
          <w:tab/>
        </w:r>
        <w:r w:rsidR="003166D3">
          <w:rPr>
            <w:noProof/>
            <w:webHidden/>
          </w:rPr>
          <w:fldChar w:fldCharType="begin"/>
        </w:r>
        <w:r w:rsidR="003166D3">
          <w:rPr>
            <w:noProof/>
            <w:webHidden/>
          </w:rPr>
          <w:instrText xml:space="preserve"> PAGEREF _Toc14772025 \h </w:instrText>
        </w:r>
        <w:r w:rsidR="003166D3">
          <w:rPr>
            <w:noProof/>
            <w:webHidden/>
          </w:rPr>
        </w:r>
        <w:r w:rsidR="003166D3">
          <w:rPr>
            <w:noProof/>
            <w:webHidden/>
          </w:rPr>
          <w:fldChar w:fldCharType="separate"/>
        </w:r>
        <w:r w:rsidR="003166D3">
          <w:rPr>
            <w:noProof/>
            <w:webHidden/>
          </w:rPr>
          <w:t>199</w:t>
        </w:r>
        <w:r w:rsidR="003166D3">
          <w:rPr>
            <w:noProof/>
            <w:webHidden/>
          </w:rPr>
          <w:fldChar w:fldCharType="end"/>
        </w:r>
      </w:hyperlink>
    </w:p>
    <w:p w14:paraId="5282D1B5" w14:textId="01CAC6EC" w:rsidR="003166D3" w:rsidRDefault="00CE5B56">
      <w:pPr>
        <w:pStyle w:val="TOC3"/>
        <w:tabs>
          <w:tab w:val="right" w:leader="dot" w:pos="9062"/>
        </w:tabs>
        <w:rPr>
          <w:rFonts w:asciiTheme="minorHAnsi" w:eastAsiaTheme="minorEastAsia" w:hAnsiTheme="minorHAnsi" w:cstheme="minorBidi"/>
          <w:noProof/>
          <w:sz w:val="22"/>
          <w:szCs w:val="22"/>
          <w:lang w:eastAsia="en-US"/>
        </w:rPr>
      </w:pPr>
      <w:hyperlink w:anchor="_Toc14772026" w:history="1">
        <w:r w:rsidR="003166D3" w:rsidRPr="00CC2F37">
          <w:rPr>
            <w:rStyle w:val="Hyperlink"/>
            <w:noProof/>
          </w:rPr>
          <w:t>10. Yêu cầu về độ phức tạp kỹ thuật-công nghệ của phần mềm</w:t>
        </w:r>
        <w:r w:rsidR="003166D3">
          <w:rPr>
            <w:noProof/>
            <w:webHidden/>
          </w:rPr>
          <w:tab/>
        </w:r>
        <w:r w:rsidR="003166D3">
          <w:rPr>
            <w:noProof/>
            <w:webHidden/>
          </w:rPr>
          <w:fldChar w:fldCharType="begin"/>
        </w:r>
        <w:r w:rsidR="003166D3">
          <w:rPr>
            <w:noProof/>
            <w:webHidden/>
          </w:rPr>
          <w:instrText xml:space="preserve"> PAGEREF _Toc14772026 \h </w:instrText>
        </w:r>
        <w:r w:rsidR="003166D3">
          <w:rPr>
            <w:noProof/>
            <w:webHidden/>
          </w:rPr>
        </w:r>
        <w:r w:rsidR="003166D3">
          <w:rPr>
            <w:noProof/>
            <w:webHidden/>
          </w:rPr>
          <w:fldChar w:fldCharType="separate"/>
        </w:r>
        <w:r w:rsidR="003166D3">
          <w:rPr>
            <w:noProof/>
            <w:webHidden/>
          </w:rPr>
          <w:t>201</w:t>
        </w:r>
        <w:r w:rsidR="003166D3">
          <w:rPr>
            <w:noProof/>
            <w:webHidden/>
          </w:rPr>
          <w:fldChar w:fldCharType="end"/>
        </w:r>
      </w:hyperlink>
    </w:p>
    <w:p w14:paraId="7FB3E791" w14:textId="2ACAA544" w:rsidR="003166D3" w:rsidRDefault="00CE5B56">
      <w:pPr>
        <w:pStyle w:val="TOC3"/>
        <w:tabs>
          <w:tab w:val="right" w:leader="dot" w:pos="9062"/>
        </w:tabs>
        <w:rPr>
          <w:rFonts w:asciiTheme="minorHAnsi" w:eastAsiaTheme="minorEastAsia" w:hAnsiTheme="minorHAnsi" w:cstheme="minorBidi"/>
          <w:noProof/>
          <w:sz w:val="22"/>
          <w:szCs w:val="22"/>
          <w:lang w:eastAsia="en-US"/>
        </w:rPr>
      </w:pPr>
      <w:hyperlink w:anchor="_Toc14772027" w:history="1">
        <w:r w:rsidR="003166D3" w:rsidRPr="00CC2F37">
          <w:rPr>
            <w:rStyle w:val="Hyperlink"/>
            <w:noProof/>
          </w:rPr>
          <w:t>11. Yêu cầu về năng lực của cán bộ tham gia dự án</w:t>
        </w:r>
        <w:r w:rsidR="003166D3">
          <w:rPr>
            <w:noProof/>
            <w:webHidden/>
          </w:rPr>
          <w:tab/>
        </w:r>
        <w:r w:rsidR="003166D3">
          <w:rPr>
            <w:noProof/>
            <w:webHidden/>
          </w:rPr>
          <w:fldChar w:fldCharType="begin"/>
        </w:r>
        <w:r w:rsidR="003166D3">
          <w:rPr>
            <w:noProof/>
            <w:webHidden/>
          </w:rPr>
          <w:instrText xml:space="preserve"> PAGEREF _Toc14772027 \h </w:instrText>
        </w:r>
        <w:r w:rsidR="003166D3">
          <w:rPr>
            <w:noProof/>
            <w:webHidden/>
          </w:rPr>
        </w:r>
        <w:r w:rsidR="003166D3">
          <w:rPr>
            <w:noProof/>
            <w:webHidden/>
          </w:rPr>
          <w:fldChar w:fldCharType="separate"/>
        </w:r>
        <w:r w:rsidR="003166D3">
          <w:rPr>
            <w:noProof/>
            <w:webHidden/>
          </w:rPr>
          <w:t>202</w:t>
        </w:r>
        <w:r w:rsidR="003166D3">
          <w:rPr>
            <w:noProof/>
            <w:webHidden/>
          </w:rPr>
          <w:fldChar w:fldCharType="end"/>
        </w:r>
      </w:hyperlink>
    </w:p>
    <w:p w14:paraId="33C790AD" w14:textId="55ABFDA2" w:rsidR="003166D3" w:rsidRDefault="00CE5B56">
      <w:pPr>
        <w:pStyle w:val="TOC3"/>
        <w:tabs>
          <w:tab w:val="right" w:leader="dot" w:pos="9062"/>
        </w:tabs>
        <w:rPr>
          <w:rFonts w:asciiTheme="minorHAnsi" w:eastAsiaTheme="minorEastAsia" w:hAnsiTheme="minorHAnsi" w:cstheme="minorBidi"/>
          <w:noProof/>
          <w:sz w:val="22"/>
          <w:szCs w:val="22"/>
          <w:lang w:eastAsia="en-US"/>
        </w:rPr>
      </w:pPr>
      <w:hyperlink w:anchor="_Toc14772028" w:history="1">
        <w:r w:rsidR="003166D3" w:rsidRPr="00CC2F37">
          <w:rPr>
            <w:rStyle w:val="Hyperlink"/>
            <w:noProof/>
          </w:rPr>
          <w:t>12. Yêu cầu về môi trường cho phát triển nâng cấp, chỉnh sửa phần mềm</w:t>
        </w:r>
        <w:r w:rsidR="003166D3">
          <w:rPr>
            <w:noProof/>
            <w:webHidden/>
          </w:rPr>
          <w:tab/>
        </w:r>
        <w:r w:rsidR="003166D3">
          <w:rPr>
            <w:noProof/>
            <w:webHidden/>
          </w:rPr>
          <w:fldChar w:fldCharType="begin"/>
        </w:r>
        <w:r w:rsidR="003166D3">
          <w:rPr>
            <w:noProof/>
            <w:webHidden/>
          </w:rPr>
          <w:instrText xml:space="preserve"> PAGEREF _Toc14772028 \h </w:instrText>
        </w:r>
        <w:r w:rsidR="003166D3">
          <w:rPr>
            <w:noProof/>
            <w:webHidden/>
          </w:rPr>
        </w:r>
        <w:r w:rsidR="003166D3">
          <w:rPr>
            <w:noProof/>
            <w:webHidden/>
          </w:rPr>
          <w:fldChar w:fldCharType="separate"/>
        </w:r>
        <w:r w:rsidR="003166D3">
          <w:rPr>
            <w:noProof/>
            <w:webHidden/>
          </w:rPr>
          <w:t>202</w:t>
        </w:r>
        <w:r w:rsidR="003166D3">
          <w:rPr>
            <w:noProof/>
            <w:webHidden/>
          </w:rPr>
          <w:fldChar w:fldCharType="end"/>
        </w:r>
      </w:hyperlink>
    </w:p>
    <w:p w14:paraId="0A05FF03" w14:textId="026B4721" w:rsidR="003166D3" w:rsidRDefault="00CE5B56">
      <w:pPr>
        <w:pStyle w:val="TOC3"/>
        <w:tabs>
          <w:tab w:val="right" w:leader="dot" w:pos="9062"/>
        </w:tabs>
        <w:rPr>
          <w:rFonts w:asciiTheme="minorHAnsi" w:eastAsiaTheme="minorEastAsia" w:hAnsiTheme="minorHAnsi" w:cstheme="minorBidi"/>
          <w:noProof/>
          <w:sz w:val="22"/>
          <w:szCs w:val="22"/>
          <w:lang w:eastAsia="en-US"/>
        </w:rPr>
      </w:pPr>
      <w:hyperlink w:anchor="_Toc14772029" w:history="1">
        <w:r w:rsidR="003166D3" w:rsidRPr="00CC2F37">
          <w:rPr>
            <w:rStyle w:val="Hyperlink"/>
            <w:noProof/>
          </w:rPr>
          <w:t>13. Yêu cầu về đào tạo, chuyển giao công nghệ</w:t>
        </w:r>
        <w:r w:rsidR="003166D3">
          <w:rPr>
            <w:noProof/>
            <w:webHidden/>
          </w:rPr>
          <w:tab/>
        </w:r>
        <w:r w:rsidR="003166D3">
          <w:rPr>
            <w:noProof/>
            <w:webHidden/>
          </w:rPr>
          <w:fldChar w:fldCharType="begin"/>
        </w:r>
        <w:r w:rsidR="003166D3">
          <w:rPr>
            <w:noProof/>
            <w:webHidden/>
          </w:rPr>
          <w:instrText xml:space="preserve"> PAGEREF _Toc14772029 \h </w:instrText>
        </w:r>
        <w:r w:rsidR="003166D3">
          <w:rPr>
            <w:noProof/>
            <w:webHidden/>
          </w:rPr>
        </w:r>
        <w:r w:rsidR="003166D3">
          <w:rPr>
            <w:noProof/>
            <w:webHidden/>
          </w:rPr>
          <w:fldChar w:fldCharType="separate"/>
        </w:r>
        <w:r w:rsidR="003166D3">
          <w:rPr>
            <w:noProof/>
            <w:webHidden/>
          </w:rPr>
          <w:t>202</w:t>
        </w:r>
        <w:r w:rsidR="003166D3">
          <w:rPr>
            <w:noProof/>
            <w:webHidden/>
          </w:rPr>
          <w:fldChar w:fldCharType="end"/>
        </w:r>
      </w:hyperlink>
    </w:p>
    <w:p w14:paraId="2314D87A" w14:textId="72A6A00D" w:rsidR="003166D3" w:rsidRDefault="00CE5B56">
      <w:pPr>
        <w:pStyle w:val="TOC2"/>
        <w:tabs>
          <w:tab w:val="right" w:leader="dot" w:pos="9062"/>
        </w:tabs>
        <w:rPr>
          <w:rFonts w:asciiTheme="minorHAnsi" w:eastAsiaTheme="minorEastAsia" w:hAnsiTheme="minorHAnsi" w:cstheme="minorBidi"/>
          <w:b w:val="0"/>
          <w:noProof/>
          <w:sz w:val="22"/>
          <w:szCs w:val="22"/>
          <w:lang w:eastAsia="en-US"/>
        </w:rPr>
      </w:pPr>
      <w:hyperlink w:anchor="_Toc14772030" w:history="1">
        <w:r w:rsidR="003166D3" w:rsidRPr="00CC2F37">
          <w:rPr>
            <w:rStyle w:val="Hyperlink"/>
            <w:noProof/>
          </w:rPr>
          <w:t>IV. Dự toán chi tiết</w:t>
        </w:r>
        <w:r w:rsidR="003166D3">
          <w:rPr>
            <w:noProof/>
            <w:webHidden/>
          </w:rPr>
          <w:tab/>
        </w:r>
        <w:r w:rsidR="003166D3">
          <w:rPr>
            <w:noProof/>
            <w:webHidden/>
          </w:rPr>
          <w:fldChar w:fldCharType="begin"/>
        </w:r>
        <w:r w:rsidR="003166D3">
          <w:rPr>
            <w:noProof/>
            <w:webHidden/>
          </w:rPr>
          <w:instrText xml:space="preserve"> PAGEREF _Toc14772030 \h </w:instrText>
        </w:r>
        <w:r w:rsidR="003166D3">
          <w:rPr>
            <w:noProof/>
            <w:webHidden/>
          </w:rPr>
        </w:r>
        <w:r w:rsidR="003166D3">
          <w:rPr>
            <w:noProof/>
            <w:webHidden/>
          </w:rPr>
          <w:fldChar w:fldCharType="separate"/>
        </w:r>
        <w:r w:rsidR="003166D3">
          <w:rPr>
            <w:noProof/>
            <w:webHidden/>
          </w:rPr>
          <w:t>203</w:t>
        </w:r>
        <w:r w:rsidR="003166D3">
          <w:rPr>
            <w:noProof/>
            <w:webHidden/>
          </w:rPr>
          <w:fldChar w:fldCharType="end"/>
        </w:r>
      </w:hyperlink>
    </w:p>
    <w:p w14:paraId="71C1979C" w14:textId="4477D01D" w:rsidR="003166D3" w:rsidRDefault="00CE5B56">
      <w:pPr>
        <w:pStyle w:val="TOC3"/>
        <w:tabs>
          <w:tab w:val="right" w:leader="dot" w:pos="9062"/>
        </w:tabs>
        <w:rPr>
          <w:rFonts w:asciiTheme="minorHAnsi" w:eastAsiaTheme="minorEastAsia" w:hAnsiTheme="minorHAnsi" w:cstheme="minorBidi"/>
          <w:noProof/>
          <w:sz w:val="22"/>
          <w:szCs w:val="22"/>
          <w:lang w:eastAsia="en-US"/>
        </w:rPr>
      </w:pPr>
      <w:hyperlink w:anchor="_Toc14772031" w:history="1">
        <w:r w:rsidR="003166D3" w:rsidRPr="00CC2F37">
          <w:rPr>
            <w:rStyle w:val="Hyperlink"/>
            <w:noProof/>
          </w:rPr>
          <w:t>1. Cơ sở lập dự toán</w:t>
        </w:r>
        <w:r w:rsidR="003166D3">
          <w:rPr>
            <w:noProof/>
            <w:webHidden/>
          </w:rPr>
          <w:tab/>
        </w:r>
        <w:r w:rsidR="003166D3">
          <w:rPr>
            <w:noProof/>
            <w:webHidden/>
          </w:rPr>
          <w:fldChar w:fldCharType="begin"/>
        </w:r>
        <w:r w:rsidR="003166D3">
          <w:rPr>
            <w:noProof/>
            <w:webHidden/>
          </w:rPr>
          <w:instrText xml:space="preserve"> PAGEREF _Toc14772031 \h </w:instrText>
        </w:r>
        <w:r w:rsidR="003166D3">
          <w:rPr>
            <w:noProof/>
            <w:webHidden/>
          </w:rPr>
        </w:r>
        <w:r w:rsidR="003166D3">
          <w:rPr>
            <w:noProof/>
            <w:webHidden/>
          </w:rPr>
          <w:fldChar w:fldCharType="separate"/>
        </w:r>
        <w:r w:rsidR="003166D3">
          <w:rPr>
            <w:noProof/>
            <w:webHidden/>
          </w:rPr>
          <w:t>203</w:t>
        </w:r>
        <w:r w:rsidR="003166D3">
          <w:rPr>
            <w:noProof/>
            <w:webHidden/>
          </w:rPr>
          <w:fldChar w:fldCharType="end"/>
        </w:r>
      </w:hyperlink>
    </w:p>
    <w:p w14:paraId="2AE22CF7" w14:textId="5EAF667C" w:rsidR="003166D3" w:rsidRDefault="00CE5B56">
      <w:pPr>
        <w:pStyle w:val="TOC3"/>
        <w:tabs>
          <w:tab w:val="right" w:leader="dot" w:pos="9062"/>
        </w:tabs>
        <w:rPr>
          <w:rFonts w:asciiTheme="minorHAnsi" w:eastAsiaTheme="minorEastAsia" w:hAnsiTheme="minorHAnsi" w:cstheme="minorBidi"/>
          <w:noProof/>
          <w:sz w:val="22"/>
          <w:szCs w:val="22"/>
          <w:lang w:eastAsia="en-US"/>
        </w:rPr>
      </w:pPr>
      <w:hyperlink w:anchor="_Toc14772032" w:history="1">
        <w:r w:rsidR="003166D3" w:rsidRPr="00CC2F37">
          <w:rPr>
            <w:rStyle w:val="Hyperlink"/>
            <w:noProof/>
          </w:rPr>
          <w:t>2. Dự toán chi tiết</w:t>
        </w:r>
        <w:r w:rsidR="003166D3">
          <w:rPr>
            <w:noProof/>
            <w:webHidden/>
          </w:rPr>
          <w:tab/>
        </w:r>
        <w:r w:rsidR="003166D3">
          <w:rPr>
            <w:noProof/>
            <w:webHidden/>
          </w:rPr>
          <w:fldChar w:fldCharType="begin"/>
        </w:r>
        <w:r w:rsidR="003166D3">
          <w:rPr>
            <w:noProof/>
            <w:webHidden/>
          </w:rPr>
          <w:instrText xml:space="preserve"> PAGEREF _Toc14772032 \h </w:instrText>
        </w:r>
        <w:r w:rsidR="003166D3">
          <w:rPr>
            <w:noProof/>
            <w:webHidden/>
          </w:rPr>
        </w:r>
        <w:r w:rsidR="003166D3">
          <w:rPr>
            <w:noProof/>
            <w:webHidden/>
          </w:rPr>
          <w:fldChar w:fldCharType="separate"/>
        </w:r>
        <w:r w:rsidR="003166D3">
          <w:rPr>
            <w:noProof/>
            <w:webHidden/>
          </w:rPr>
          <w:t>203</w:t>
        </w:r>
        <w:r w:rsidR="003166D3">
          <w:rPr>
            <w:noProof/>
            <w:webHidden/>
          </w:rPr>
          <w:fldChar w:fldCharType="end"/>
        </w:r>
      </w:hyperlink>
    </w:p>
    <w:p w14:paraId="41E3CBC8" w14:textId="063DBE29" w:rsidR="003166D3" w:rsidRDefault="00CE5B56">
      <w:pPr>
        <w:pStyle w:val="TOC2"/>
        <w:tabs>
          <w:tab w:val="right" w:leader="dot" w:pos="9062"/>
        </w:tabs>
        <w:rPr>
          <w:rFonts w:asciiTheme="minorHAnsi" w:eastAsiaTheme="minorEastAsia" w:hAnsiTheme="minorHAnsi" w:cstheme="minorBidi"/>
          <w:b w:val="0"/>
          <w:noProof/>
          <w:sz w:val="22"/>
          <w:szCs w:val="22"/>
          <w:lang w:eastAsia="en-US"/>
        </w:rPr>
      </w:pPr>
      <w:hyperlink w:anchor="_Toc14772033" w:history="1">
        <w:r w:rsidR="003166D3" w:rsidRPr="00CC2F37">
          <w:rPr>
            <w:rStyle w:val="Hyperlink"/>
            <w:noProof/>
          </w:rPr>
          <w:t>V. Dự kiến tiến độ thực hiện</w:t>
        </w:r>
        <w:r w:rsidR="003166D3">
          <w:rPr>
            <w:noProof/>
            <w:webHidden/>
          </w:rPr>
          <w:tab/>
        </w:r>
        <w:r w:rsidR="003166D3">
          <w:rPr>
            <w:noProof/>
            <w:webHidden/>
          </w:rPr>
          <w:fldChar w:fldCharType="begin"/>
        </w:r>
        <w:r w:rsidR="003166D3">
          <w:rPr>
            <w:noProof/>
            <w:webHidden/>
          </w:rPr>
          <w:instrText xml:space="preserve"> PAGEREF _Toc14772033 \h </w:instrText>
        </w:r>
        <w:r w:rsidR="003166D3">
          <w:rPr>
            <w:noProof/>
            <w:webHidden/>
          </w:rPr>
        </w:r>
        <w:r w:rsidR="003166D3">
          <w:rPr>
            <w:noProof/>
            <w:webHidden/>
          </w:rPr>
          <w:fldChar w:fldCharType="separate"/>
        </w:r>
        <w:r w:rsidR="003166D3">
          <w:rPr>
            <w:noProof/>
            <w:webHidden/>
          </w:rPr>
          <w:t>217</w:t>
        </w:r>
        <w:r w:rsidR="003166D3">
          <w:rPr>
            <w:noProof/>
            <w:webHidden/>
          </w:rPr>
          <w:fldChar w:fldCharType="end"/>
        </w:r>
      </w:hyperlink>
    </w:p>
    <w:p w14:paraId="5B0D9F81" w14:textId="2558D337" w:rsidR="003166D3" w:rsidRDefault="00CE5B56">
      <w:pPr>
        <w:pStyle w:val="TOC2"/>
        <w:tabs>
          <w:tab w:val="right" w:leader="dot" w:pos="9062"/>
        </w:tabs>
        <w:rPr>
          <w:rFonts w:asciiTheme="minorHAnsi" w:eastAsiaTheme="minorEastAsia" w:hAnsiTheme="minorHAnsi" w:cstheme="minorBidi"/>
          <w:b w:val="0"/>
          <w:noProof/>
          <w:sz w:val="22"/>
          <w:szCs w:val="22"/>
          <w:lang w:eastAsia="en-US"/>
        </w:rPr>
      </w:pPr>
      <w:hyperlink w:anchor="_Toc14772034" w:history="1">
        <w:r w:rsidR="003166D3" w:rsidRPr="00CC2F37">
          <w:rPr>
            <w:rStyle w:val="Hyperlink"/>
            <w:noProof/>
          </w:rPr>
          <w:t>VI. Phương án tổ chức thực hiện, đưa vào vận hành khai thác</w:t>
        </w:r>
        <w:r w:rsidR="003166D3">
          <w:rPr>
            <w:noProof/>
            <w:webHidden/>
          </w:rPr>
          <w:tab/>
        </w:r>
        <w:r w:rsidR="003166D3">
          <w:rPr>
            <w:noProof/>
            <w:webHidden/>
          </w:rPr>
          <w:fldChar w:fldCharType="begin"/>
        </w:r>
        <w:r w:rsidR="003166D3">
          <w:rPr>
            <w:noProof/>
            <w:webHidden/>
          </w:rPr>
          <w:instrText xml:space="preserve"> PAGEREF _Toc14772034 \h </w:instrText>
        </w:r>
        <w:r w:rsidR="003166D3">
          <w:rPr>
            <w:noProof/>
            <w:webHidden/>
          </w:rPr>
        </w:r>
        <w:r w:rsidR="003166D3">
          <w:rPr>
            <w:noProof/>
            <w:webHidden/>
          </w:rPr>
          <w:fldChar w:fldCharType="separate"/>
        </w:r>
        <w:r w:rsidR="003166D3">
          <w:rPr>
            <w:noProof/>
            <w:webHidden/>
          </w:rPr>
          <w:t>217</w:t>
        </w:r>
        <w:r w:rsidR="003166D3">
          <w:rPr>
            <w:noProof/>
            <w:webHidden/>
          </w:rPr>
          <w:fldChar w:fldCharType="end"/>
        </w:r>
      </w:hyperlink>
    </w:p>
    <w:p w14:paraId="34AD0EA0" w14:textId="1162797C" w:rsidR="003166D3" w:rsidRDefault="00CE5B56">
      <w:pPr>
        <w:pStyle w:val="TOC2"/>
        <w:tabs>
          <w:tab w:val="right" w:leader="dot" w:pos="9062"/>
        </w:tabs>
        <w:rPr>
          <w:rFonts w:asciiTheme="minorHAnsi" w:eastAsiaTheme="minorEastAsia" w:hAnsiTheme="minorHAnsi" w:cstheme="minorBidi"/>
          <w:b w:val="0"/>
          <w:noProof/>
          <w:sz w:val="22"/>
          <w:szCs w:val="22"/>
          <w:lang w:eastAsia="en-US"/>
        </w:rPr>
      </w:pPr>
      <w:hyperlink w:anchor="_Toc14772035" w:history="1">
        <w:r w:rsidR="003166D3" w:rsidRPr="00CC2F37">
          <w:rPr>
            <w:rStyle w:val="Hyperlink"/>
            <w:noProof/>
          </w:rPr>
          <w:t>VII. Tổ chức bộ máy triển khai</w:t>
        </w:r>
        <w:r w:rsidR="003166D3">
          <w:rPr>
            <w:noProof/>
            <w:webHidden/>
          </w:rPr>
          <w:tab/>
        </w:r>
        <w:r w:rsidR="003166D3">
          <w:rPr>
            <w:noProof/>
            <w:webHidden/>
          </w:rPr>
          <w:fldChar w:fldCharType="begin"/>
        </w:r>
        <w:r w:rsidR="003166D3">
          <w:rPr>
            <w:noProof/>
            <w:webHidden/>
          </w:rPr>
          <w:instrText xml:space="preserve"> PAGEREF _Toc14772035 \h </w:instrText>
        </w:r>
        <w:r w:rsidR="003166D3">
          <w:rPr>
            <w:noProof/>
            <w:webHidden/>
          </w:rPr>
        </w:r>
        <w:r w:rsidR="003166D3">
          <w:rPr>
            <w:noProof/>
            <w:webHidden/>
          </w:rPr>
          <w:fldChar w:fldCharType="separate"/>
        </w:r>
        <w:r w:rsidR="003166D3">
          <w:rPr>
            <w:noProof/>
            <w:webHidden/>
          </w:rPr>
          <w:t>217</w:t>
        </w:r>
        <w:r w:rsidR="003166D3">
          <w:rPr>
            <w:noProof/>
            <w:webHidden/>
          </w:rPr>
          <w:fldChar w:fldCharType="end"/>
        </w:r>
      </w:hyperlink>
    </w:p>
    <w:p w14:paraId="6E16E624" w14:textId="24B876AB" w:rsidR="003166D3" w:rsidRDefault="00CE5B56">
      <w:pPr>
        <w:pStyle w:val="TOC2"/>
        <w:tabs>
          <w:tab w:val="right" w:leader="dot" w:pos="9062"/>
        </w:tabs>
        <w:rPr>
          <w:rFonts w:asciiTheme="minorHAnsi" w:eastAsiaTheme="minorEastAsia" w:hAnsiTheme="minorHAnsi" w:cstheme="minorBidi"/>
          <w:b w:val="0"/>
          <w:noProof/>
          <w:sz w:val="22"/>
          <w:szCs w:val="22"/>
          <w:lang w:eastAsia="en-US"/>
        </w:rPr>
      </w:pPr>
      <w:hyperlink w:anchor="_Toc14772036" w:history="1">
        <w:r w:rsidR="003166D3" w:rsidRPr="00CC2F37">
          <w:rPr>
            <w:rStyle w:val="Hyperlink"/>
            <w:noProof/>
          </w:rPr>
          <w:t>VIII. Phương pháp phát triển hệ thống thông tin</w:t>
        </w:r>
        <w:r w:rsidR="003166D3">
          <w:rPr>
            <w:noProof/>
            <w:webHidden/>
          </w:rPr>
          <w:tab/>
        </w:r>
        <w:r w:rsidR="003166D3">
          <w:rPr>
            <w:noProof/>
            <w:webHidden/>
          </w:rPr>
          <w:fldChar w:fldCharType="begin"/>
        </w:r>
        <w:r w:rsidR="003166D3">
          <w:rPr>
            <w:noProof/>
            <w:webHidden/>
          </w:rPr>
          <w:instrText xml:space="preserve"> PAGEREF _Toc14772036 \h </w:instrText>
        </w:r>
        <w:r w:rsidR="003166D3">
          <w:rPr>
            <w:noProof/>
            <w:webHidden/>
          </w:rPr>
        </w:r>
        <w:r w:rsidR="003166D3">
          <w:rPr>
            <w:noProof/>
            <w:webHidden/>
          </w:rPr>
          <w:fldChar w:fldCharType="separate"/>
        </w:r>
        <w:r w:rsidR="003166D3">
          <w:rPr>
            <w:noProof/>
            <w:webHidden/>
          </w:rPr>
          <w:t>218</w:t>
        </w:r>
        <w:r w:rsidR="003166D3">
          <w:rPr>
            <w:noProof/>
            <w:webHidden/>
          </w:rPr>
          <w:fldChar w:fldCharType="end"/>
        </w:r>
      </w:hyperlink>
    </w:p>
    <w:p w14:paraId="7F87E0FF" w14:textId="497D3872" w:rsidR="003166D3" w:rsidRDefault="00CE5B56">
      <w:pPr>
        <w:pStyle w:val="TOC2"/>
        <w:tabs>
          <w:tab w:val="right" w:leader="dot" w:pos="9062"/>
        </w:tabs>
        <w:rPr>
          <w:rFonts w:asciiTheme="minorHAnsi" w:eastAsiaTheme="minorEastAsia" w:hAnsiTheme="minorHAnsi" w:cstheme="minorBidi"/>
          <w:b w:val="0"/>
          <w:noProof/>
          <w:sz w:val="22"/>
          <w:szCs w:val="22"/>
          <w:lang w:eastAsia="en-US"/>
        </w:rPr>
      </w:pPr>
      <w:hyperlink w:anchor="_Toc14772037" w:history="1">
        <w:r w:rsidR="003166D3" w:rsidRPr="00CC2F37">
          <w:rPr>
            <w:rStyle w:val="Hyperlink"/>
            <w:noProof/>
            <w:lang w:val="da-DK"/>
          </w:rPr>
          <w:t>IX. Tổ chức thực hiện</w:t>
        </w:r>
        <w:r w:rsidR="003166D3">
          <w:rPr>
            <w:noProof/>
            <w:webHidden/>
          </w:rPr>
          <w:tab/>
        </w:r>
        <w:r w:rsidR="003166D3">
          <w:rPr>
            <w:noProof/>
            <w:webHidden/>
          </w:rPr>
          <w:fldChar w:fldCharType="begin"/>
        </w:r>
        <w:r w:rsidR="003166D3">
          <w:rPr>
            <w:noProof/>
            <w:webHidden/>
          </w:rPr>
          <w:instrText xml:space="preserve"> PAGEREF _Toc14772037 \h </w:instrText>
        </w:r>
        <w:r w:rsidR="003166D3">
          <w:rPr>
            <w:noProof/>
            <w:webHidden/>
          </w:rPr>
        </w:r>
        <w:r w:rsidR="003166D3">
          <w:rPr>
            <w:noProof/>
            <w:webHidden/>
          </w:rPr>
          <w:fldChar w:fldCharType="separate"/>
        </w:r>
        <w:r w:rsidR="003166D3">
          <w:rPr>
            <w:noProof/>
            <w:webHidden/>
          </w:rPr>
          <w:t>219</w:t>
        </w:r>
        <w:r w:rsidR="003166D3">
          <w:rPr>
            <w:noProof/>
            <w:webHidden/>
          </w:rPr>
          <w:fldChar w:fldCharType="end"/>
        </w:r>
      </w:hyperlink>
    </w:p>
    <w:p w14:paraId="1ACF8276" w14:textId="382DC6E7" w:rsidR="003166D3" w:rsidRDefault="00CE5B56">
      <w:pPr>
        <w:pStyle w:val="TOC2"/>
        <w:tabs>
          <w:tab w:val="right" w:leader="dot" w:pos="9062"/>
        </w:tabs>
        <w:rPr>
          <w:rFonts w:asciiTheme="minorHAnsi" w:eastAsiaTheme="minorEastAsia" w:hAnsiTheme="minorHAnsi" w:cstheme="minorBidi"/>
          <w:b w:val="0"/>
          <w:noProof/>
          <w:sz w:val="22"/>
          <w:szCs w:val="22"/>
          <w:lang w:eastAsia="en-US"/>
        </w:rPr>
      </w:pPr>
      <w:hyperlink w:anchor="_Toc14772038" w:history="1">
        <w:r w:rsidR="003166D3" w:rsidRPr="00CC2F37">
          <w:rPr>
            <w:rStyle w:val="Hyperlink"/>
            <w:noProof/>
          </w:rPr>
          <w:t>X. Kết luận và kiến nghị</w:t>
        </w:r>
        <w:r w:rsidR="003166D3">
          <w:rPr>
            <w:noProof/>
            <w:webHidden/>
          </w:rPr>
          <w:tab/>
        </w:r>
        <w:r w:rsidR="003166D3">
          <w:rPr>
            <w:noProof/>
            <w:webHidden/>
          </w:rPr>
          <w:fldChar w:fldCharType="begin"/>
        </w:r>
        <w:r w:rsidR="003166D3">
          <w:rPr>
            <w:noProof/>
            <w:webHidden/>
          </w:rPr>
          <w:instrText xml:space="preserve"> PAGEREF _Toc14772038 \h </w:instrText>
        </w:r>
        <w:r w:rsidR="003166D3">
          <w:rPr>
            <w:noProof/>
            <w:webHidden/>
          </w:rPr>
        </w:r>
        <w:r w:rsidR="003166D3">
          <w:rPr>
            <w:noProof/>
            <w:webHidden/>
          </w:rPr>
          <w:fldChar w:fldCharType="separate"/>
        </w:r>
        <w:r w:rsidR="003166D3">
          <w:rPr>
            <w:noProof/>
            <w:webHidden/>
          </w:rPr>
          <w:t>219</w:t>
        </w:r>
        <w:r w:rsidR="003166D3">
          <w:rPr>
            <w:noProof/>
            <w:webHidden/>
          </w:rPr>
          <w:fldChar w:fldCharType="end"/>
        </w:r>
      </w:hyperlink>
    </w:p>
    <w:p w14:paraId="3E9651C3" w14:textId="48DAEF85" w:rsidR="00AB4E02" w:rsidRPr="00FF7B39" w:rsidRDefault="00F95439">
      <w:r w:rsidRPr="00FF7B39">
        <w:fldChar w:fldCharType="end"/>
      </w:r>
    </w:p>
    <w:p w14:paraId="27CB7E7B" w14:textId="77777777" w:rsidR="00692E01" w:rsidRPr="00FF7B39" w:rsidRDefault="00AB4E02" w:rsidP="00564098">
      <w:pPr>
        <w:pStyle w:val="Heading2"/>
      </w:pPr>
      <w:r w:rsidRPr="00FF7B39">
        <w:br w:type="page"/>
      </w:r>
      <w:bookmarkStart w:id="3" w:name="_Toc14772004"/>
      <w:r w:rsidR="00564098" w:rsidRPr="00FF7B39">
        <w:lastRenderedPageBreak/>
        <w:t>Thông tin chung</w:t>
      </w:r>
      <w:bookmarkEnd w:id="3"/>
    </w:p>
    <w:p w14:paraId="44C009F4" w14:textId="77777777" w:rsidR="00564098" w:rsidRPr="00FF7B39" w:rsidRDefault="00564098" w:rsidP="00564098">
      <w:pPr>
        <w:pStyle w:val="Heading3"/>
      </w:pPr>
      <w:bookmarkStart w:id="4" w:name="_Toc14772005"/>
      <w:r w:rsidRPr="00FF7B39">
        <w:t>Căn cứ pháp lý</w:t>
      </w:r>
      <w:bookmarkEnd w:id="4"/>
    </w:p>
    <w:p w14:paraId="6B53FEAB" w14:textId="77777777" w:rsidR="00A13247" w:rsidRPr="00A13247" w:rsidRDefault="00A13247" w:rsidP="00A13247">
      <w:pPr>
        <w:pStyle w:val="BodyText"/>
      </w:pPr>
      <w:r w:rsidRPr="00A13247">
        <w:t>Quyết định số 451/QĐ-SGDHCM ngày  08/11/2018 của Hội đồng quản trị Sở Giao dịch Chứng khoán Thành phố Hồ Chí Minh về việc ban hành ”Quy định lựa chọn nhà thầu mua sắm trong hoạt động kinh doanh và duy trì hoạt động thường xuyên tại Sở Giao dịch Chứng khoán Thành phố Hồ Chí Minh”</w:t>
      </w:r>
    </w:p>
    <w:p w14:paraId="105DE248" w14:textId="77777777" w:rsidR="00A13247" w:rsidRPr="00A13247" w:rsidRDefault="00A13247" w:rsidP="00A13247">
      <w:pPr>
        <w:pStyle w:val="BodyText"/>
      </w:pPr>
      <w:r w:rsidRPr="00A13247">
        <w:t>Luật Đấu thầu số 43/2013/QH13, ngày 26/11/2013;</w:t>
      </w:r>
    </w:p>
    <w:p w14:paraId="7CBE96E1" w14:textId="77777777" w:rsidR="00A13247" w:rsidRPr="00A13247" w:rsidRDefault="00A13247" w:rsidP="00A13247">
      <w:pPr>
        <w:pStyle w:val="BodyText"/>
      </w:pPr>
      <w:r w:rsidRPr="00A13247">
        <w:t>Nghị định 102/2009/NĐ-CP, ngày 6 tháng 11 năm 2009 của Chính phủ về quản lý đầu tư ứng dụng công nghệ thông tin sử dụng nguồn vốn ngân sách nhà nước;</w:t>
      </w:r>
    </w:p>
    <w:p w14:paraId="36AF34D1" w14:textId="77777777" w:rsidR="00A13247" w:rsidRPr="00A13247" w:rsidRDefault="00A13247" w:rsidP="00A13247">
      <w:pPr>
        <w:pStyle w:val="BodyText"/>
      </w:pPr>
      <w:r w:rsidRPr="00A13247">
        <w:t>Thông tư 21/2010/TT-BTTTT, ngày 08/9/2010 của Bộ Thông tin và Truyền thông về lập đề cương và dự toán chi tiết đối với hoạt động ứng dụng CNTT sử dụng nguồn vốn ngân sách nhà nước nhưng không yêu cầu phải lập dự án;</w:t>
      </w:r>
    </w:p>
    <w:p w14:paraId="7A8A1229" w14:textId="77777777" w:rsidR="00A13247" w:rsidRPr="00A13247" w:rsidRDefault="00A13247" w:rsidP="00A13247">
      <w:pPr>
        <w:pStyle w:val="BodyText"/>
      </w:pPr>
      <w:r w:rsidRPr="00A13247">
        <w:t>Thông tư 06/2011/TT-BTTTT của Bộ Thông tin và Truyền thông và Quyết định số 376/QĐ-BTTTT, ngày 18/3/2011 về việc đính chính Thông tư số 06/2011/TT-BTTTT;</w:t>
      </w:r>
    </w:p>
    <w:p w14:paraId="1DE79FBD" w14:textId="39D07C4C" w:rsidR="00A13247" w:rsidRPr="00A13247" w:rsidRDefault="00A13247" w:rsidP="00A13247">
      <w:pPr>
        <w:pStyle w:val="BodyText"/>
      </w:pPr>
      <w:r w:rsidRPr="00A13247">
        <w:t>Nghị định số 63/2014/NĐ-CP, ngày 26/6/2014 của Chính phủ về việc quy định chi tiết thi hành một số điều của Luật Đấu thầu về lựa chọn nhà thầu;</w:t>
      </w:r>
      <w:r w:rsidR="005102E9">
        <w:t xml:space="preserve"> </w:t>
      </w:r>
      <w:r w:rsidRPr="00A13247">
        <w:t>Quyết định số 2378/QĐ-BTTTT ngày 30/12/2016 của Bộ Thông tin và truyền thông Công bố Định mức chi phí quản lý dự án, chi phí tư vấn đầu tư ứng dụng công nghệ thông tin sử dụng nguồn vốn ngân sách nhà nước;</w:t>
      </w:r>
    </w:p>
    <w:p w14:paraId="59E7DE6A" w14:textId="77777777" w:rsidR="00A13247" w:rsidRPr="00A13247" w:rsidRDefault="00A13247" w:rsidP="00A13247">
      <w:pPr>
        <w:pStyle w:val="BodyText"/>
      </w:pPr>
      <w:r w:rsidRPr="00A13247">
        <w:t>Nghị định số 126/2017/NĐ-CP ngày 16/11/2017 của Chính Phủ về chuyển doanh nghiệp nhà nước và công ty trách nhiệm hữu hạn một thành viên do doanh nghiệp nhà nước đầu tư 100% vốn điều lệ thành công ty cổ phần;</w:t>
      </w:r>
    </w:p>
    <w:p w14:paraId="2F4C70A9" w14:textId="77777777" w:rsidR="00A13247" w:rsidRPr="00A13247" w:rsidRDefault="00A13247" w:rsidP="00A13247">
      <w:pPr>
        <w:pStyle w:val="BodyText"/>
      </w:pPr>
      <w:r w:rsidRPr="00A13247">
        <w:t xml:space="preserve">Thông tư số 219/2015/TT-BTC ngày 31/12/2015 của Bộ Tài chính về hướng dẫn một số nội dung của Nghị định 91/2015/NĐ-CP ngày 13/10/2015 của Chính </w:t>
      </w:r>
      <w:r w:rsidRPr="00A13247">
        <w:lastRenderedPageBreak/>
        <w:t>Phủ về việc đầu tư vốn nhà nước vào doanh nghiệp và quản lý sử dụng vốn, tài chính tại doanh nghiệp và Thông tư số 59/2018/TT-BTC ngày 16/07/2018 của Bộ Tài chính về việc sửa đổi, bổ sung một số điều của Thông tư số 219/2015/TT-BTC ngày 31/12/2015;</w:t>
      </w:r>
    </w:p>
    <w:p w14:paraId="228AC94E" w14:textId="77777777" w:rsidR="00A13247" w:rsidRPr="00A13247" w:rsidRDefault="00A13247" w:rsidP="00A13247">
      <w:pPr>
        <w:pStyle w:val="BodyText"/>
      </w:pPr>
      <w:r w:rsidRPr="00A13247">
        <w:t>Thông tư số 40/2018/TT-BTC ngày 04/05/2018 của Bộ Tài chính về Hướng dẫn bán cổ phần lần đầu và quản lý, sử dụng tiền thu từ cổ phần hóa của doanh nghiệp nhà nước và công ty trách nhiệm hữu hạn một thành viên do doanh nghiệp nhà nước đầu tư 100% vốn điều lệ chuyển đổi thành công ty cổ phần;</w:t>
      </w:r>
    </w:p>
    <w:p w14:paraId="41597ADF" w14:textId="77777777" w:rsidR="00A13247" w:rsidRPr="00A13247" w:rsidRDefault="00A13247" w:rsidP="00A13247">
      <w:pPr>
        <w:pStyle w:val="BodyText"/>
      </w:pPr>
      <w:r w:rsidRPr="00A13247">
        <w:t>Thông tư số 162/2015/TT-BTC ngày 26/10/2015 của Bộ Tài chính về Hướng dẫn việc chào bán chứng khoán ra công chúng, chào bán cổ phiếu để hoán đổi, phát hành thêm cổ phiếu, mua lại cổ phiếu, bán cổ phiếu quỹ và chào mua công khai cổ phiếu;</w:t>
      </w:r>
    </w:p>
    <w:p w14:paraId="20CB8612" w14:textId="77777777" w:rsidR="00A13247" w:rsidRPr="00A13247" w:rsidRDefault="00A13247" w:rsidP="00A13247">
      <w:pPr>
        <w:pStyle w:val="BodyText"/>
      </w:pPr>
      <w:r w:rsidRPr="00A13247">
        <w:t>Thông tư số 127/2018/TT-BTC ngày 27/12/2018 của Bộ Tài Chính về quy định giá dịch vụ trong lĩnh vực chứng khoán áp dụng tại Sở Giao dịch Chứng khoán và Trung tâm lưu ký chứng khoán Việt Nam;</w:t>
      </w:r>
    </w:p>
    <w:p w14:paraId="3AE317D6" w14:textId="77777777" w:rsidR="00A13247" w:rsidRPr="00A13247" w:rsidRDefault="00A13247" w:rsidP="00A13247">
      <w:pPr>
        <w:pStyle w:val="BodyText"/>
      </w:pPr>
      <w:r w:rsidRPr="00A13247">
        <w:t>Thông tư số 21/2019/TT-BTC ngày 11/04/2019 của Bộ Tài Chính về hướng dẫn việc bán cổ phần lần đầu và chuyển nhượng vốn nhà nước theo phương thức dựng sổ;</w:t>
      </w:r>
    </w:p>
    <w:p w14:paraId="35164888" w14:textId="77777777" w:rsidR="00A13247" w:rsidRPr="00A13247" w:rsidRDefault="00A13247" w:rsidP="00A13247">
      <w:pPr>
        <w:pStyle w:val="BodyText"/>
      </w:pPr>
      <w:r w:rsidRPr="00A13247">
        <w:t>Quyết định số 583/QĐ-UBCK ngày 06/07/2018 của Chủ tịch Uỷ ban Chứng khoán Nhà nước về việc ban hành Quy chế mẫu về bán đấu giá theo lô chuyển nhượng vốn nhà nước, vốn của doanh nghiệp nhà nước đầu tư tại công ty cổ phần;</w:t>
      </w:r>
    </w:p>
    <w:p w14:paraId="32E95070" w14:textId="77777777" w:rsidR="00A13247" w:rsidRPr="00A13247" w:rsidRDefault="00A13247" w:rsidP="00A13247">
      <w:pPr>
        <w:pStyle w:val="BodyText"/>
      </w:pPr>
      <w:r w:rsidRPr="00A13247">
        <w:t>Quyết định số 584/QĐ-UBCK ngày 06/07/2018 của Chủ tịch Uỷ ban Chứng khoán Nhà nước về việc ban hành Quy chế mẫu về bán đấu giá cổ phần giữa các nhà đầu tư chiến lược;</w:t>
      </w:r>
    </w:p>
    <w:p w14:paraId="3BBFBA05" w14:textId="77777777" w:rsidR="00A13247" w:rsidRPr="00A13247" w:rsidRDefault="00A13247" w:rsidP="00A13247">
      <w:pPr>
        <w:pStyle w:val="BodyText"/>
      </w:pPr>
      <w:r w:rsidRPr="00A13247">
        <w:t>Quyết định số 585/QĐ-UBCK ngày 06/07/2018 của Chủ tịch Uỷ ban Chứng khoán Nhà nước về việc ban hành Quy chế mẫu về bán đấu giá cổ phần ra công chúng;</w:t>
      </w:r>
    </w:p>
    <w:p w14:paraId="455029C8" w14:textId="77777777" w:rsidR="00A13247" w:rsidRPr="00A13247" w:rsidRDefault="00A13247" w:rsidP="00A13247">
      <w:pPr>
        <w:pStyle w:val="BodyText"/>
      </w:pPr>
      <w:r w:rsidRPr="00A13247">
        <w:lastRenderedPageBreak/>
        <w:t>Quyết định số 586/QĐ-UBCK ngày 06/07/2018 của Chủ tịch Uỷ ban Chứng khoán Nhà nước về việc ban hành Quy chế mẫu về bán đấu giá thông thường chuyển nhượng vốn nhà nước, vốn của doanh nghiệp nhà nước đầu tư tại công ty cổ phần;</w:t>
      </w:r>
    </w:p>
    <w:p w14:paraId="176A22FB" w14:textId="77777777" w:rsidR="00564098" w:rsidRPr="00FF7B39" w:rsidRDefault="00564098" w:rsidP="00564098">
      <w:pPr>
        <w:pStyle w:val="Heading3"/>
      </w:pPr>
      <w:bookmarkStart w:id="5" w:name="_Toc14772006"/>
      <w:r w:rsidRPr="00FF7B39">
        <w:t>Mục đích, yêu cầu, nhu cầu đầu tư</w:t>
      </w:r>
      <w:bookmarkEnd w:id="5"/>
    </w:p>
    <w:p w14:paraId="5DCCA650" w14:textId="7366BFFE" w:rsidR="001263C9" w:rsidRDefault="001263C9" w:rsidP="001263C9">
      <w:pPr>
        <w:pStyle w:val="Heading4"/>
      </w:pPr>
      <w:r w:rsidRPr="00FF7B39">
        <w:t>Mục đích</w:t>
      </w:r>
    </w:p>
    <w:p w14:paraId="47E078DF" w14:textId="40B49C86" w:rsidR="00A13247" w:rsidRDefault="00A13247" w:rsidP="00A13247">
      <w:pPr>
        <w:pStyle w:val="BodyText"/>
        <w:rPr>
          <w:lang w:eastAsia="zh-CN"/>
        </w:rPr>
      </w:pPr>
      <w:r>
        <w:rPr>
          <w:lang w:eastAsia="zh-CN"/>
        </w:rPr>
        <w:t>Thực hiện xây dựng mới phần mềm đấu giá và Book Building với các mục đích cơ bản như sau:</w:t>
      </w:r>
    </w:p>
    <w:p w14:paraId="6BE5A24F" w14:textId="69C7E2C5" w:rsidR="00A13247" w:rsidRDefault="00A13247" w:rsidP="00F56049">
      <w:pPr>
        <w:pStyle w:val="ListBullet"/>
      </w:pPr>
      <w:r>
        <w:t xml:space="preserve">Xây dựng mới </w:t>
      </w:r>
      <w:r w:rsidR="003A5B07">
        <w:t>phân hệ</w:t>
      </w:r>
      <w:r>
        <w:t xml:space="preserve"> đấu giá đáp ứng với các yêu cầu nghiệp vụ vủa Sở.</w:t>
      </w:r>
    </w:p>
    <w:p w14:paraId="5F099931" w14:textId="7A41F870" w:rsidR="00A13247" w:rsidRDefault="00A13247" w:rsidP="00F56049">
      <w:pPr>
        <w:pStyle w:val="ListBullet"/>
      </w:pPr>
      <w:r>
        <w:t xml:space="preserve">Xây dựng mới </w:t>
      </w:r>
      <w:r w:rsidR="003A5B07">
        <w:t xml:space="preserve">phân hệ Book Building để đáp ứng nghiệp vụ của Sở dựa trên thông tư số </w:t>
      </w:r>
      <w:commentRangeStart w:id="6"/>
      <w:del w:id="7" w:author="Lucy Lucy" w:date="2019-07-10T08:42:00Z">
        <w:r w:rsidR="003A5B07" w:rsidDel="00AE256B">
          <w:delText>12</w:delText>
        </w:r>
      </w:del>
      <w:ins w:id="8" w:author="Lucy Lucy" w:date="2019-07-10T08:42:00Z">
        <w:r w:rsidR="00AE256B">
          <w:t>21</w:t>
        </w:r>
      </w:ins>
      <w:r w:rsidR="003A5B07">
        <w:t>/2019/TT-BTC</w:t>
      </w:r>
      <w:commentRangeEnd w:id="6"/>
      <w:r w:rsidR="008D3453">
        <w:rPr>
          <w:rStyle w:val="CommentReference"/>
          <w:rFonts w:eastAsia="Times New Roman"/>
          <w:lang w:eastAsia="en-US"/>
        </w:rPr>
        <w:commentReference w:id="6"/>
      </w:r>
      <w:r w:rsidR="003A5B07">
        <w:t xml:space="preserve"> của Bộ Tài Chính bao gồm:</w:t>
      </w:r>
    </w:p>
    <w:p w14:paraId="7087F321" w14:textId="61B32397" w:rsidR="003A5B07" w:rsidRDefault="003A5B07" w:rsidP="00F56049">
      <w:pPr>
        <w:pStyle w:val="ListBullet"/>
      </w:pPr>
      <w:r>
        <w:t>Trang quản trị nghiệp vụ</w:t>
      </w:r>
    </w:p>
    <w:p w14:paraId="306951EA" w14:textId="1491EA8D" w:rsidR="003A5B07" w:rsidRPr="00A13247" w:rsidRDefault="003A5B07" w:rsidP="00F56049">
      <w:pPr>
        <w:pStyle w:val="ListBullet"/>
      </w:pPr>
      <w:r>
        <w:t>Trang bảng giá trực tuyến</w:t>
      </w:r>
    </w:p>
    <w:p w14:paraId="129279CB" w14:textId="77777777" w:rsidR="001263C9" w:rsidRPr="00FF7B39" w:rsidRDefault="001263C9" w:rsidP="001263C9">
      <w:pPr>
        <w:pStyle w:val="Heading4"/>
      </w:pPr>
      <w:r w:rsidRPr="00FF7B39">
        <w:t>Nhu cầu đầu tư</w:t>
      </w:r>
    </w:p>
    <w:p w14:paraId="468EE9B4" w14:textId="6FC8D7F5" w:rsidR="00E75FE1" w:rsidRPr="00750552" w:rsidRDefault="00E75FE1" w:rsidP="00E75FE1">
      <w:pPr>
        <w:pStyle w:val="BodyText"/>
        <w:rPr>
          <w:lang w:eastAsia="zh-CN"/>
        </w:rPr>
      </w:pPr>
      <w:r w:rsidRPr="00750552">
        <w:rPr>
          <w:lang w:eastAsia="zh-CN"/>
        </w:rPr>
        <w:t>Xuất phát từ các mục đích nêu trên, dự án “</w:t>
      </w:r>
      <w:r w:rsidR="003A5B07" w:rsidRPr="00750552">
        <w:rPr>
          <w:lang w:eastAsia="zh-CN"/>
        </w:rPr>
        <w:t>Phần mềm Đấu Giá và Book Building</w:t>
      </w:r>
      <w:r w:rsidRPr="00750552">
        <w:rPr>
          <w:lang w:eastAsia="zh-CN"/>
        </w:rPr>
        <w:t>” được xây dựng bao gồm bộ giải pháp phần mềm. Cụ thể:</w:t>
      </w:r>
    </w:p>
    <w:p w14:paraId="7B54FC22" w14:textId="77777777" w:rsidR="003A5B07" w:rsidRDefault="003A5B07" w:rsidP="00F56049">
      <w:pPr>
        <w:pStyle w:val="ListBullet"/>
      </w:pPr>
      <w:r w:rsidRPr="003A5B07">
        <w:t xml:space="preserve">Phân hệ đấu giá: </w:t>
      </w:r>
      <w:r>
        <w:t>Quản lý các nghiệp vụ của đấu giá</w:t>
      </w:r>
    </w:p>
    <w:p w14:paraId="34D6556E" w14:textId="285B0272" w:rsidR="003A5B07" w:rsidRDefault="003A5B07" w:rsidP="00F56049">
      <w:pPr>
        <w:pStyle w:val="ListBullet"/>
      </w:pPr>
      <w:r w:rsidRPr="003A5B07">
        <w:t xml:space="preserve">Phân hệ Book Building: </w:t>
      </w:r>
      <w:r>
        <w:t>Quản lý các nghiệp vụ của Book Building</w:t>
      </w:r>
    </w:p>
    <w:p w14:paraId="0DAB815D" w14:textId="0F32C93E" w:rsidR="003A5B07" w:rsidRDefault="003A5B07" w:rsidP="00F56049">
      <w:pPr>
        <w:pStyle w:val="ListBullet"/>
      </w:pPr>
      <w:r>
        <w:t>Phân hệ báo cáo</w:t>
      </w:r>
    </w:p>
    <w:p w14:paraId="2A5EFAD5" w14:textId="71F426A1" w:rsidR="003A5B07" w:rsidRPr="003A5B07" w:rsidRDefault="003A5B07" w:rsidP="00F56049">
      <w:pPr>
        <w:pStyle w:val="ListBullet"/>
      </w:pPr>
      <w:r>
        <w:t>Phân hệ thanh toán</w:t>
      </w:r>
    </w:p>
    <w:p w14:paraId="09031C85" w14:textId="614D7477" w:rsidR="0022104A" w:rsidRPr="00663479" w:rsidRDefault="0022104A" w:rsidP="00F56049">
      <w:pPr>
        <w:pStyle w:val="ListBullet"/>
      </w:pPr>
      <w:r w:rsidRPr="00663479">
        <w:t>Hệ thống Bả</w:t>
      </w:r>
      <w:r w:rsidR="003A5B07">
        <w:t>ng giá trực tuyến</w:t>
      </w:r>
    </w:p>
    <w:p w14:paraId="5DE2BA9F" w14:textId="1EDCC5B9" w:rsidR="00564098" w:rsidRPr="00FF7B39" w:rsidRDefault="00564098" w:rsidP="00564098">
      <w:pPr>
        <w:pStyle w:val="Heading3"/>
      </w:pPr>
      <w:bookmarkStart w:id="9" w:name="_Toc14772007"/>
      <w:r w:rsidRPr="00FF7B39">
        <w:lastRenderedPageBreak/>
        <w:t>Tên của hoạt động ứng dụng công nghệ thông tin được lập đề cương dự toán chi tiết</w:t>
      </w:r>
      <w:bookmarkEnd w:id="9"/>
    </w:p>
    <w:p w14:paraId="0DEE3460" w14:textId="54D6D693" w:rsidR="000D2CBB" w:rsidRPr="007B04C9" w:rsidRDefault="000D2CBB" w:rsidP="000D2CBB">
      <w:pPr>
        <w:pStyle w:val="BodyText"/>
        <w:rPr>
          <w:lang w:eastAsia="zh-CN"/>
        </w:rPr>
      </w:pPr>
      <w:r w:rsidRPr="00AC2EB4">
        <w:t>Lập đề cương và dự toán chi tiết</w:t>
      </w:r>
      <w:r w:rsidRPr="007B04C9">
        <w:rPr>
          <w:lang w:eastAsia="zh-CN"/>
        </w:rPr>
        <w:t xml:space="preserve"> “</w:t>
      </w:r>
      <w:r w:rsidR="003573E8">
        <w:t>Phần mềm đấu giá và book building</w:t>
      </w:r>
      <w:r w:rsidRPr="007B04C9">
        <w:rPr>
          <w:lang w:eastAsia="zh-CN"/>
        </w:rPr>
        <w:t>”.</w:t>
      </w:r>
    </w:p>
    <w:p w14:paraId="4E06F43D" w14:textId="77777777" w:rsidR="00564098" w:rsidRPr="00FF7B39" w:rsidRDefault="00102ED7" w:rsidP="00564098">
      <w:pPr>
        <w:pStyle w:val="Heading3"/>
      </w:pPr>
      <w:bookmarkStart w:id="10" w:name="_Toc14772008"/>
      <w:r w:rsidRPr="00FF7B39">
        <w:t>Đ</w:t>
      </w:r>
      <w:r w:rsidR="00564098" w:rsidRPr="00FF7B39">
        <w:t>ơn vị sử dụng ngân sách</w:t>
      </w:r>
      <w:bookmarkEnd w:id="10"/>
    </w:p>
    <w:p w14:paraId="7BD4B481" w14:textId="1A6CE545" w:rsidR="00414B02" w:rsidRPr="00FF7B39" w:rsidRDefault="00414B02" w:rsidP="00414B02">
      <w:pPr>
        <w:pStyle w:val="BodyText"/>
        <w:rPr>
          <w:lang w:eastAsia="zh-CN"/>
        </w:rPr>
      </w:pPr>
      <w:r w:rsidRPr="00FF7B39">
        <w:rPr>
          <w:lang w:eastAsia="zh-CN"/>
        </w:rPr>
        <w:t xml:space="preserve">Sở Giao dịch chứng khoán </w:t>
      </w:r>
      <w:r w:rsidR="003573E8">
        <w:rPr>
          <w:lang w:eastAsia="zh-CN"/>
        </w:rPr>
        <w:t>Hồ Chí Minh (HOSE)</w:t>
      </w:r>
    </w:p>
    <w:p w14:paraId="2A1DABBB" w14:textId="77777777" w:rsidR="00564098" w:rsidRPr="00FF7B39" w:rsidRDefault="00564098" w:rsidP="00564098">
      <w:pPr>
        <w:pStyle w:val="Heading3"/>
      </w:pPr>
      <w:bookmarkStart w:id="11" w:name="_Toc14772009"/>
      <w:r w:rsidRPr="00FF7B39">
        <w:t>Địa điểm thực hiện</w:t>
      </w:r>
      <w:bookmarkEnd w:id="11"/>
    </w:p>
    <w:p w14:paraId="4F51E9F1" w14:textId="764CC1B8" w:rsidR="00102ED7" w:rsidRPr="00FF7B39" w:rsidRDefault="00102ED7" w:rsidP="00102ED7">
      <w:pPr>
        <w:pStyle w:val="BodyText"/>
      </w:pPr>
      <w:r w:rsidRPr="00FF7B39">
        <w:rPr>
          <w:lang w:val="nl-NL"/>
        </w:rPr>
        <w:t xml:space="preserve">Sở Giao dịch Chứng khoán </w:t>
      </w:r>
      <w:r w:rsidR="003573E8">
        <w:rPr>
          <w:lang w:val="nl-NL"/>
        </w:rPr>
        <w:t>Hồ Chí Minh</w:t>
      </w:r>
      <w:r w:rsidRPr="00FF7B39">
        <w:rPr>
          <w:lang w:val="nl-NL"/>
        </w:rPr>
        <w:t xml:space="preserve"> – </w:t>
      </w:r>
      <w:r w:rsidR="003573E8">
        <w:rPr>
          <w:lang w:val="nl-NL"/>
        </w:rPr>
        <w:t>16 Võ Văn Kiệt</w:t>
      </w:r>
      <w:r w:rsidRPr="00FF7B39">
        <w:rPr>
          <w:lang w:val="nl-NL"/>
        </w:rPr>
        <w:t xml:space="preserve">, </w:t>
      </w:r>
      <w:r w:rsidR="003573E8">
        <w:rPr>
          <w:lang w:val="nl-NL"/>
        </w:rPr>
        <w:t>Quận 1</w:t>
      </w:r>
      <w:r w:rsidRPr="00FF7B39">
        <w:rPr>
          <w:lang w:val="nl-NL"/>
        </w:rPr>
        <w:t xml:space="preserve">, </w:t>
      </w:r>
      <w:r w:rsidR="003573E8">
        <w:rPr>
          <w:lang w:val="nl-NL"/>
        </w:rPr>
        <w:t>TP Hồ Chí Minh</w:t>
      </w:r>
    </w:p>
    <w:p w14:paraId="1488A78F" w14:textId="77777777" w:rsidR="00564098" w:rsidRPr="00FF7B39" w:rsidRDefault="00564098" w:rsidP="00564098">
      <w:pPr>
        <w:pStyle w:val="Heading3"/>
      </w:pPr>
      <w:bookmarkStart w:id="12" w:name="_Toc14772010"/>
      <w:r w:rsidRPr="00FF7B39">
        <w:t>Tổ chức tư vấn lập đề cương dự toán chi tiết</w:t>
      </w:r>
      <w:bookmarkEnd w:id="12"/>
    </w:p>
    <w:p w14:paraId="0C02965E" w14:textId="440E8895" w:rsidR="003573E8" w:rsidRPr="003573E8" w:rsidRDefault="003573E8" w:rsidP="003573E8">
      <w:pPr>
        <w:pStyle w:val="BodyText"/>
      </w:pPr>
      <w:r w:rsidRPr="003573E8">
        <w:t xml:space="preserve">Tổ </w:t>
      </w:r>
      <w:r w:rsidR="00E84B6D">
        <w:t>chức</w:t>
      </w:r>
      <w:r w:rsidRPr="003573E8">
        <w:t xml:space="preserve"> việc mua sắm phần mềm Đấu giá và Book building.</w:t>
      </w:r>
    </w:p>
    <w:p w14:paraId="2224CD1A" w14:textId="77777777" w:rsidR="00564098" w:rsidRPr="00FF7B39" w:rsidRDefault="00564098" w:rsidP="00564098">
      <w:pPr>
        <w:pStyle w:val="Heading3"/>
      </w:pPr>
      <w:bookmarkStart w:id="13" w:name="_Toc14772011"/>
      <w:r w:rsidRPr="00FF7B39">
        <w:t>Loại nguồn vốn</w:t>
      </w:r>
      <w:bookmarkEnd w:id="13"/>
    </w:p>
    <w:p w14:paraId="07433872" w14:textId="77777777" w:rsidR="003573E8" w:rsidRPr="003573E8" w:rsidRDefault="003573E8" w:rsidP="003573E8">
      <w:pPr>
        <w:pStyle w:val="BodyText"/>
      </w:pPr>
      <w:r w:rsidRPr="003573E8">
        <w:t>Nguồn vốn doanh nghiệp của Sở giao dịch chứng khoán Thành phố Hồ Chí Minh.</w:t>
      </w:r>
    </w:p>
    <w:p w14:paraId="54E59251" w14:textId="42BDCE49" w:rsidR="00564098" w:rsidRDefault="00564098" w:rsidP="00564098">
      <w:pPr>
        <w:pStyle w:val="Heading3"/>
      </w:pPr>
      <w:bookmarkStart w:id="14" w:name="_Toc14772012"/>
      <w:r w:rsidRPr="00FF7B39">
        <w:t>Dự kiến kết quả đạt được</w:t>
      </w:r>
      <w:bookmarkEnd w:id="14"/>
    </w:p>
    <w:p w14:paraId="0A6663B5" w14:textId="77777777" w:rsidR="003573E8" w:rsidRPr="003573E8" w:rsidRDefault="003573E8" w:rsidP="003573E8">
      <w:pPr>
        <w:pStyle w:val="BodyText"/>
      </w:pPr>
      <w:r w:rsidRPr="003573E8">
        <w:t>Phần mềm mới cần khắc phục được những hạn chế của phần mềm hiện tại (phần mềm SOA) và bổ sung thêm các chức năng theo các quy định mới, cụ thể như sau:</w:t>
      </w:r>
    </w:p>
    <w:p w14:paraId="150BC0F1" w14:textId="77777777" w:rsidR="003573E8" w:rsidRPr="003573E8" w:rsidRDefault="003573E8" w:rsidP="003573E8">
      <w:pPr>
        <w:pStyle w:val="BodyText"/>
      </w:pPr>
      <w:r w:rsidRPr="003573E8">
        <w:t>Cho phép các đối tượng sử dụng phần mềm tương tác được với nhau (các phòng/ban thuộc Sở, tổ chức phát hành, đại lý đấu, tổ chức tư vấn...) từ đó tiếp nhận, trao đổi, trích xuất các báo cáo liên quan đấu giá.</w:t>
      </w:r>
    </w:p>
    <w:p w14:paraId="7EF59B23" w14:textId="77777777" w:rsidR="003573E8" w:rsidRPr="003573E8" w:rsidRDefault="003573E8" w:rsidP="003573E8">
      <w:pPr>
        <w:pStyle w:val="BodyText"/>
      </w:pPr>
      <w:r w:rsidRPr="003573E8">
        <w:t xml:space="preserve">Khắc phục những hạn chế và bổ sung những chức năng còn thiếu của SOA nhằm thay thế hệ thống SOA và đảm bảo cho hoạt động đấu giá được diễn ra thông suốt, đầy đủ và chính xác. Tập trung tính năng quản lý, tính an toàn, bảo </w:t>
      </w:r>
      <w:r w:rsidRPr="003573E8">
        <w:lastRenderedPageBreak/>
        <w:t>mật hệ thống; cải thiện hiệu quả, tăng cường và phục vụ số lượng lớn người dùng đồng thời.</w:t>
      </w:r>
    </w:p>
    <w:p w14:paraId="44BF3F31" w14:textId="44607025" w:rsidR="00564098" w:rsidRDefault="00564098" w:rsidP="00564098">
      <w:pPr>
        <w:pStyle w:val="Heading2"/>
      </w:pPr>
      <w:bookmarkStart w:id="15" w:name="_Toc14772013"/>
      <w:commentRangeStart w:id="16"/>
      <w:r w:rsidRPr="00FF7B39">
        <w:t>Sự cần thiết phải đầu tư</w:t>
      </w:r>
      <w:commentRangeEnd w:id="16"/>
      <w:r w:rsidR="00F80AE5">
        <w:rPr>
          <w:rStyle w:val="CommentReference"/>
          <w:rFonts w:eastAsia="Times New Roman" w:cs="Times New Roman"/>
          <w:b w:val="0"/>
          <w:bCs w:val="0"/>
          <w:iCs w:val="0"/>
          <w:lang w:eastAsia="en-US"/>
        </w:rPr>
        <w:commentReference w:id="16"/>
      </w:r>
      <w:bookmarkEnd w:id="15"/>
    </w:p>
    <w:p w14:paraId="756EA3AE" w14:textId="3157455E" w:rsidR="00033014" w:rsidRDefault="00033014" w:rsidP="00DE5F07">
      <w:pPr>
        <w:pStyle w:val="Heading3"/>
      </w:pPr>
      <w:bookmarkStart w:id="17" w:name="_Toc11068633"/>
      <w:bookmarkStart w:id="18" w:name="_Toc531688616"/>
      <w:bookmarkStart w:id="19" w:name="_Toc14772014"/>
      <w:r>
        <w:t xml:space="preserve">Khảo sát và </w:t>
      </w:r>
      <w:r>
        <w:rPr>
          <w:lang w:val="vi-VN"/>
        </w:rPr>
        <w:t>phân</w:t>
      </w:r>
      <w:r>
        <w:t xml:space="preserve"> tích đánh giá hiện trạng</w:t>
      </w:r>
      <w:bookmarkEnd w:id="17"/>
      <w:bookmarkEnd w:id="18"/>
      <w:bookmarkEnd w:id="19"/>
    </w:p>
    <w:p w14:paraId="4C14E9BD" w14:textId="77777777" w:rsidR="00113EC9" w:rsidRPr="00033014" w:rsidRDefault="00033014" w:rsidP="00033014">
      <w:pPr>
        <w:ind w:firstLine="709"/>
        <w:jc w:val="both"/>
        <w:rPr>
          <w:bCs/>
          <w:sz w:val="28"/>
          <w:szCs w:val="26"/>
          <w:lang w:val="en-AU"/>
        </w:rPr>
      </w:pPr>
      <w:r w:rsidRPr="00033014">
        <w:rPr>
          <w:bCs/>
          <w:sz w:val="28"/>
          <w:szCs w:val="26"/>
          <w:lang w:val="en-AU"/>
        </w:rPr>
        <w:t xml:space="preserve">Phần mềm đấu giá SOA được xây dựng và đưa vào vận hành, sử dụng từ giữa năm 2007 đến nay. Qua thời gian sử </w:t>
      </w:r>
      <w:r w:rsidRPr="00033014">
        <w:rPr>
          <w:sz w:val="28"/>
          <w:szCs w:val="26"/>
          <w:lang w:val="en-AU"/>
        </w:rPr>
        <w:t>dụng</w:t>
      </w:r>
      <w:r w:rsidRPr="00033014">
        <w:rPr>
          <w:bCs/>
          <w:sz w:val="28"/>
          <w:szCs w:val="26"/>
          <w:lang w:val="en-AU"/>
        </w:rPr>
        <w:t xml:space="preserve">, do vấn đề công nghệ và các quy định liên quan đấu giá đã thay đổi rất nhiều. </w:t>
      </w:r>
      <w:r w:rsidRPr="00517754">
        <w:rPr>
          <w:bCs/>
          <w:strike/>
          <w:sz w:val="28"/>
          <w:szCs w:val="26"/>
          <w:lang w:val="en-AU"/>
        </w:rPr>
        <w:t xml:space="preserve">Vì vậy, phần mềm SOA đã trở nên lỗi thời và phát sinh những vấn đề bất cập, cụ thể như </w:t>
      </w:r>
      <w:commentRangeStart w:id="20"/>
      <w:r w:rsidRPr="00517754">
        <w:rPr>
          <w:bCs/>
          <w:strike/>
          <w:sz w:val="28"/>
          <w:szCs w:val="26"/>
          <w:lang w:val="en-AU"/>
        </w:rPr>
        <w:t>sau</w:t>
      </w:r>
      <w:commentRangeEnd w:id="20"/>
      <w:r w:rsidR="00113EC9">
        <w:rPr>
          <w:rStyle w:val="CommentReference"/>
          <w:rFonts w:eastAsia="Times New Roman"/>
          <w:lang w:eastAsia="en-US"/>
        </w:rPr>
        <w:commentReference w:id="20"/>
      </w:r>
      <w:r w:rsidRPr="00517754">
        <w:rPr>
          <w:bCs/>
          <w:strike/>
          <w:sz w:val="28"/>
          <w:szCs w:val="26"/>
          <w:lang w:val="en-AU"/>
        </w:rPr>
        <w:t>:</w:t>
      </w:r>
      <w:r w:rsidR="00517754" w:rsidRPr="00517754">
        <w:rPr>
          <w:bCs/>
          <w:szCs w:val="26"/>
        </w:rPr>
        <w:t xml:space="preserve"> </w:t>
      </w:r>
      <w:r w:rsidR="00517754" w:rsidRPr="00517754">
        <w:rPr>
          <w:bCs/>
          <w:sz w:val="28"/>
          <w:szCs w:val="26"/>
        </w:rPr>
        <w:t>Vì vậy, phần mềm đấu giá cần hoàn thiện các nội dung như sau:</w:t>
      </w:r>
    </w:p>
    <w:tbl>
      <w:tblPr>
        <w:tblStyle w:val="TableGrid1"/>
        <w:tblW w:w="9288" w:type="dxa"/>
        <w:tblInd w:w="113" w:type="dxa"/>
        <w:tblLook w:val="04A0" w:firstRow="1" w:lastRow="0" w:firstColumn="1" w:lastColumn="0" w:noHBand="0" w:noVBand="1"/>
      </w:tblPr>
      <w:tblGrid>
        <w:gridCol w:w="3258"/>
        <w:gridCol w:w="6030"/>
      </w:tblGrid>
      <w:tr w:rsidR="00113EC9" w:rsidRPr="00113EC9" w14:paraId="76AC94DB" w14:textId="77777777" w:rsidTr="00113EC9">
        <w:trPr>
          <w:tblHeader/>
        </w:trPr>
        <w:tc>
          <w:tcPr>
            <w:tcW w:w="3258" w:type="dxa"/>
            <w:tcBorders>
              <w:top w:val="single" w:sz="4" w:space="0" w:color="auto"/>
              <w:left w:val="single" w:sz="4" w:space="0" w:color="auto"/>
              <w:bottom w:val="single" w:sz="4" w:space="0" w:color="auto"/>
              <w:right w:val="single" w:sz="4" w:space="0" w:color="auto"/>
            </w:tcBorders>
            <w:hideMark/>
          </w:tcPr>
          <w:p w14:paraId="5957CE6D" w14:textId="77777777" w:rsidR="00113EC9" w:rsidRPr="00113EC9" w:rsidRDefault="00113EC9">
            <w:pPr>
              <w:pStyle w:val="BodyTextIndent"/>
              <w:spacing w:before="40" w:after="40" w:line="268" w:lineRule="auto"/>
              <w:jc w:val="center"/>
              <w:rPr>
                <w:b/>
                <w:bCs/>
                <w:sz w:val="28"/>
                <w:szCs w:val="28"/>
              </w:rPr>
            </w:pPr>
            <w:commentRangeStart w:id="21"/>
            <w:r w:rsidRPr="00113EC9">
              <w:rPr>
                <w:b/>
                <w:bCs/>
                <w:sz w:val="28"/>
                <w:szCs w:val="28"/>
              </w:rPr>
              <w:t>Nội dung</w:t>
            </w:r>
          </w:p>
        </w:tc>
        <w:tc>
          <w:tcPr>
            <w:tcW w:w="6030" w:type="dxa"/>
            <w:tcBorders>
              <w:top w:val="single" w:sz="4" w:space="0" w:color="auto"/>
              <w:left w:val="single" w:sz="4" w:space="0" w:color="auto"/>
              <w:bottom w:val="single" w:sz="4" w:space="0" w:color="auto"/>
              <w:right w:val="single" w:sz="4" w:space="0" w:color="auto"/>
            </w:tcBorders>
            <w:hideMark/>
          </w:tcPr>
          <w:p w14:paraId="1897127A" w14:textId="77777777" w:rsidR="00113EC9" w:rsidRPr="00113EC9" w:rsidRDefault="00113EC9">
            <w:pPr>
              <w:pStyle w:val="BodyTextIndent"/>
              <w:spacing w:before="40" w:after="40" w:line="268" w:lineRule="auto"/>
              <w:jc w:val="center"/>
              <w:rPr>
                <w:b/>
                <w:bCs/>
                <w:sz w:val="28"/>
                <w:szCs w:val="28"/>
              </w:rPr>
            </w:pPr>
            <w:r w:rsidRPr="00113EC9">
              <w:rPr>
                <w:b/>
                <w:bCs/>
                <w:sz w:val="28"/>
                <w:szCs w:val="28"/>
              </w:rPr>
              <w:t>Nguyên nhân</w:t>
            </w:r>
            <w:commentRangeEnd w:id="21"/>
            <w:r w:rsidR="00ED5A4E">
              <w:rPr>
                <w:rStyle w:val="CommentReference"/>
              </w:rPr>
              <w:commentReference w:id="21"/>
            </w:r>
          </w:p>
        </w:tc>
      </w:tr>
      <w:tr w:rsidR="00113EC9" w:rsidRPr="00113EC9" w14:paraId="468E5A25" w14:textId="77777777" w:rsidTr="00113EC9">
        <w:tc>
          <w:tcPr>
            <w:tcW w:w="9288" w:type="dxa"/>
            <w:gridSpan w:val="2"/>
            <w:tcBorders>
              <w:top w:val="single" w:sz="4" w:space="0" w:color="auto"/>
              <w:left w:val="single" w:sz="4" w:space="0" w:color="auto"/>
              <w:bottom w:val="single" w:sz="4" w:space="0" w:color="auto"/>
              <w:right w:val="single" w:sz="4" w:space="0" w:color="auto"/>
            </w:tcBorders>
            <w:hideMark/>
          </w:tcPr>
          <w:p w14:paraId="55D77AC9" w14:textId="77777777" w:rsidR="00113EC9" w:rsidRPr="00113EC9" w:rsidRDefault="00113EC9">
            <w:pPr>
              <w:pStyle w:val="BodyTextIndent"/>
              <w:spacing w:before="40" w:after="40" w:line="268" w:lineRule="auto"/>
              <w:rPr>
                <w:bCs/>
                <w:i/>
                <w:sz w:val="28"/>
                <w:szCs w:val="28"/>
              </w:rPr>
            </w:pPr>
            <w:r w:rsidRPr="00113EC9">
              <w:rPr>
                <w:b/>
                <w:i/>
                <w:sz w:val="28"/>
                <w:szCs w:val="28"/>
              </w:rPr>
              <w:t>Tính năng của phần mềm</w:t>
            </w:r>
          </w:p>
        </w:tc>
      </w:tr>
      <w:tr w:rsidR="00113EC9" w:rsidRPr="00113EC9" w14:paraId="05947B44" w14:textId="77777777" w:rsidTr="00113EC9">
        <w:tc>
          <w:tcPr>
            <w:tcW w:w="3258" w:type="dxa"/>
            <w:tcBorders>
              <w:top w:val="single" w:sz="4" w:space="0" w:color="auto"/>
              <w:left w:val="single" w:sz="4" w:space="0" w:color="auto"/>
              <w:bottom w:val="single" w:sz="4" w:space="0" w:color="auto"/>
              <w:right w:val="single" w:sz="4" w:space="0" w:color="auto"/>
            </w:tcBorders>
            <w:hideMark/>
          </w:tcPr>
          <w:p w14:paraId="5E251136" w14:textId="77777777" w:rsidR="00113EC9" w:rsidRPr="00113EC9" w:rsidRDefault="00113EC9">
            <w:pPr>
              <w:pStyle w:val="BodyTextIndent"/>
              <w:spacing w:before="40" w:after="40" w:line="268" w:lineRule="auto"/>
              <w:rPr>
                <w:bCs/>
                <w:sz w:val="28"/>
                <w:szCs w:val="28"/>
              </w:rPr>
            </w:pPr>
            <w:r w:rsidRPr="00113EC9">
              <w:rPr>
                <w:bCs/>
                <w:sz w:val="28"/>
                <w:szCs w:val="28"/>
              </w:rPr>
              <w:t xml:space="preserve">Chưa có các chức năng đáp ứng được nghiệp vụ </w:t>
            </w:r>
            <w:r w:rsidRPr="00113EC9">
              <w:rPr>
                <w:sz w:val="28"/>
                <w:szCs w:val="28"/>
              </w:rPr>
              <w:t>bán đấu giá cổ phần theo các quy định mới như bán đấu giá theo lô, chào bán cạnh tranh, bán đấu giá theo phương thức dựng sổ v.v…</w:t>
            </w:r>
            <w:r w:rsidRPr="00113EC9">
              <w:rPr>
                <w:bCs/>
                <w:sz w:val="28"/>
                <w:szCs w:val="28"/>
              </w:rPr>
              <w:t xml:space="preserve"> </w:t>
            </w:r>
          </w:p>
        </w:tc>
        <w:tc>
          <w:tcPr>
            <w:tcW w:w="6030" w:type="dxa"/>
            <w:tcBorders>
              <w:top w:val="single" w:sz="4" w:space="0" w:color="auto"/>
              <w:left w:val="single" w:sz="4" w:space="0" w:color="auto"/>
              <w:bottom w:val="single" w:sz="4" w:space="0" w:color="auto"/>
              <w:right w:val="single" w:sz="4" w:space="0" w:color="auto"/>
            </w:tcBorders>
            <w:hideMark/>
          </w:tcPr>
          <w:p w14:paraId="4F12214E" w14:textId="77777777" w:rsidR="00113EC9" w:rsidRPr="00113EC9" w:rsidRDefault="00113EC9">
            <w:pPr>
              <w:pStyle w:val="BodyTextIndent"/>
              <w:spacing w:before="40" w:after="40" w:line="268" w:lineRule="auto"/>
              <w:rPr>
                <w:bCs/>
                <w:sz w:val="28"/>
                <w:szCs w:val="28"/>
              </w:rPr>
            </w:pPr>
            <w:r w:rsidRPr="00113EC9">
              <w:rPr>
                <w:bCs/>
                <w:i/>
                <w:sz w:val="28"/>
                <w:szCs w:val="28"/>
              </w:rPr>
              <w:t>Các quy định liên quan đấu giá đã thay đổi</w:t>
            </w:r>
            <w:r w:rsidRPr="00113EC9">
              <w:rPr>
                <w:bCs/>
                <w:sz w:val="28"/>
                <w:szCs w:val="28"/>
              </w:rPr>
              <w:t xml:space="preserve">: </w:t>
            </w:r>
            <w:r w:rsidRPr="00113EC9">
              <w:rPr>
                <w:sz w:val="28"/>
                <w:szCs w:val="28"/>
              </w:rPr>
              <w:t xml:space="preserve">Trong thời gian vừa qua, các quy định liên quan hoạt động đấu giá cổ phần có nhiều thay đổi như Nghị định 126/2017/NĐ-CP ngày 16/11/2017 về chuyển DNNN và CT TNHH 1 TV do DNNN đầu tư 100% vốn điều lệ thành CTCP thay thế Nghị định 59/2011/NĐ-CP ngày 18/07/2011 của Chính phủ; Nghị định 32/2018/NĐ-CP ngày 08/3/2018 của Chính phủ về sửa đổi, bổ sung một số điều của Nghị định 91/2015/NĐ-CP ngày 13/10/2015 của Chính phủ về đầu tư vốn nhà nước vào doanh nghiệp và quản lý, sử dụng vốn, tài sản tại doanh nghiệp; Thông tư số 21/2019/TT-BTC ngày 11/04/2019 của Bộ Tài Chính về hướng dẫn việc bán cổ phần lần đầu và chuyển nhượng vốn nhà nước theo phương thức dựng sổ;  Quyết định số 583/QĐ-UBCK ngày 06/07/2018; Quyết định số 584/QĐ-UBCK ngày 06/07/2018; Quyết định số 585/QĐ-UBCK ngày 06/07/2018; Quyết định số 586/QĐ-UBCK ngày 06/07/2018 của Chủ tịch Uỷ ban Chứng khoán Nhà nước về việc ban hành 04 Quy chế mẫu về </w:t>
            </w:r>
            <w:r w:rsidRPr="00113EC9">
              <w:rPr>
                <w:sz w:val="28"/>
                <w:szCs w:val="28"/>
              </w:rPr>
              <w:lastRenderedPageBreak/>
              <w:t>bán đấu giá,...</w:t>
            </w:r>
          </w:p>
        </w:tc>
      </w:tr>
      <w:tr w:rsidR="00113EC9" w:rsidRPr="00113EC9" w14:paraId="1D162398" w14:textId="77777777" w:rsidTr="00113EC9">
        <w:tc>
          <w:tcPr>
            <w:tcW w:w="9288" w:type="dxa"/>
            <w:gridSpan w:val="2"/>
            <w:tcBorders>
              <w:top w:val="single" w:sz="4" w:space="0" w:color="auto"/>
              <w:left w:val="single" w:sz="4" w:space="0" w:color="auto"/>
              <w:bottom w:val="single" w:sz="4" w:space="0" w:color="auto"/>
              <w:right w:val="single" w:sz="4" w:space="0" w:color="auto"/>
            </w:tcBorders>
            <w:hideMark/>
          </w:tcPr>
          <w:p w14:paraId="2C498F95" w14:textId="77777777" w:rsidR="00113EC9" w:rsidRPr="00113EC9" w:rsidRDefault="00113EC9">
            <w:pPr>
              <w:pStyle w:val="BodyTextIndent"/>
              <w:spacing w:before="40" w:after="40" w:line="268" w:lineRule="auto"/>
              <w:rPr>
                <w:bCs/>
                <w:i/>
                <w:sz w:val="28"/>
                <w:szCs w:val="28"/>
              </w:rPr>
            </w:pPr>
            <w:r w:rsidRPr="00113EC9">
              <w:rPr>
                <w:b/>
                <w:i/>
                <w:sz w:val="28"/>
                <w:szCs w:val="28"/>
              </w:rPr>
              <w:lastRenderedPageBreak/>
              <w:t>Tính năng kỹ thuật</w:t>
            </w:r>
          </w:p>
        </w:tc>
      </w:tr>
      <w:tr w:rsidR="00113EC9" w:rsidRPr="00113EC9" w14:paraId="7134978A" w14:textId="77777777" w:rsidTr="00113EC9">
        <w:tc>
          <w:tcPr>
            <w:tcW w:w="3258" w:type="dxa"/>
            <w:tcBorders>
              <w:top w:val="single" w:sz="4" w:space="0" w:color="auto"/>
              <w:left w:val="single" w:sz="4" w:space="0" w:color="auto"/>
              <w:bottom w:val="single" w:sz="4" w:space="0" w:color="auto"/>
              <w:right w:val="single" w:sz="4" w:space="0" w:color="auto"/>
            </w:tcBorders>
            <w:hideMark/>
          </w:tcPr>
          <w:p w14:paraId="7560373C" w14:textId="77777777" w:rsidR="00113EC9" w:rsidRPr="00113EC9" w:rsidRDefault="00113EC9">
            <w:pPr>
              <w:pStyle w:val="BodyTextIndent"/>
              <w:spacing w:before="40" w:after="40" w:line="268" w:lineRule="auto"/>
              <w:rPr>
                <w:bCs/>
                <w:sz w:val="28"/>
                <w:szCs w:val="28"/>
              </w:rPr>
            </w:pPr>
            <w:r w:rsidRPr="00113EC9">
              <w:rPr>
                <w:sz w:val="28"/>
                <w:szCs w:val="28"/>
              </w:rPr>
              <w:t>Phân hệ Web của phần mềm không tương thích với các trình duyệt mới như IE phiên bản mới (IE 11.0), Chrome...</w:t>
            </w:r>
          </w:p>
        </w:tc>
        <w:tc>
          <w:tcPr>
            <w:tcW w:w="6030" w:type="dxa"/>
            <w:tcBorders>
              <w:top w:val="single" w:sz="4" w:space="0" w:color="auto"/>
              <w:left w:val="single" w:sz="4" w:space="0" w:color="auto"/>
              <w:bottom w:val="single" w:sz="4" w:space="0" w:color="auto"/>
              <w:right w:val="single" w:sz="4" w:space="0" w:color="auto"/>
            </w:tcBorders>
            <w:hideMark/>
          </w:tcPr>
          <w:p w14:paraId="073401C5" w14:textId="77777777" w:rsidR="00113EC9" w:rsidRPr="00113EC9" w:rsidRDefault="00113EC9">
            <w:pPr>
              <w:pStyle w:val="BodyTextIndent"/>
              <w:spacing w:before="40" w:after="40" w:line="268" w:lineRule="auto"/>
              <w:rPr>
                <w:bCs/>
                <w:sz w:val="28"/>
                <w:szCs w:val="28"/>
              </w:rPr>
            </w:pPr>
            <w:r w:rsidRPr="00113EC9">
              <w:rPr>
                <w:bCs/>
                <w:i/>
                <w:sz w:val="28"/>
                <w:szCs w:val="28"/>
              </w:rPr>
              <w:t>Lỗi thời về công nghệ:</w:t>
            </w:r>
            <w:r w:rsidRPr="00113EC9">
              <w:rPr>
                <w:bCs/>
                <w:sz w:val="28"/>
                <w:szCs w:val="28"/>
              </w:rPr>
              <w:t xml:space="preserve"> </w:t>
            </w:r>
            <w:r w:rsidRPr="00113EC9">
              <w:rPr>
                <w:sz w:val="28"/>
                <w:szCs w:val="28"/>
              </w:rPr>
              <w:t>phân hệ Web của phần mềm chỉ tương thích với trình duyệt cũ (IE 6.0) theo đúng thời điểm thiết kế. Khi các trình duyệt này liên tục được cập nhật, trong khi SOA không thể cập nhật dẫn đến sự không tương thích với các trình duyệt mới.</w:t>
            </w:r>
          </w:p>
        </w:tc>
      </w:tr>
    </w:tbl>
    <w:p w14:paraId="768F0802" w14:textId="66A7453A" w:rsidR="001117A4" w:rsidRPr="00033014" w:rsidRDefault="001117A4" w:rsidP="00033014">
      <w:pPr>
        <w:ind w:firstLine="709"/>
        <w:jc w:val="both"/>
        <w:rPr>
          <w:bCs/>
          <w:sz w:val="28"/>
          <w:szCs w:val="26"/>
          <w:lang w:eastAsia="vi-VN"/>
        </w:rPr>
      </w:pPr>
      <w:r w:rsidRPr="001117A4">
        <w:rPr>
          <w:bCs/>
          <w:sz w:val="28"/>
          <w:szCs w:val="26"/>
        </w:rPr>
        <w:t>Hiện nay, SGDCK TP.HCM đang trong quá trình triển khai xây dựng hệ thống ECM, trong đó một số chức năng liên quan hoạt động đấu giá đã được xây dựng trong hệ thống ECM, tuy nhiên, còn một số chức năng cho các nghiệp vụ đấu giá vẫn chưa được xây dựng, cụ thể như sau</w:t>
      </w:r>
      <w:r w:rsidR="00033014" w:rsidRPr="00033014">
        <w:rPr>
          <w:bCs/>
          <w:sz w:val="28"/>
          <w:szCs w:val="26"/>
        </w:rPr>
        <w:t>:</w:t>
      </w:r>
    </w:p>
    <w:tbl>
      <w:tblPr>
        <w:tblStyle w:val="TableGrid2"/>
        <w:tblW w:w="9265" w:type="dxa"/>
        <w:tblInd w:w="113" w:type="dxa"/>
        <w:tblLook w:val="04A0" w:firstRow="1" w:lastRow="0" w:firstColumn="1" w:lastColumn="0" w:noHBand="0" w:noVBand="1"/>
      </w:tblPr>
      <w:tblGrid>
        <w:gridCol w:w="6820"/>
        <w:gridCol w:w="2445"/>
      </w:tblGrid>
      <w:tr w:rsidR="001117A4" w:rsidRPr="001117A4" w14:paraId="087A911B" w14:textId="77777777" w:rsidTr="001117A4">
        <w:trPr>
          <w:tblHeader/>
        </w:trPr>
        <w:tc>
          <w:tcPr>
            <w:tcW w:w="6820" w:type="dxa"/>
            <w:tcBorders>
              <w:top w:val="single" w:sz="4" w:space="0" w:color="auto"/>
              <w:left w:val="single" w:sz="4" w:space="0" w:color="auto"/>
              <w:bottom w:val="single" w:sz="4" w:space="0" w:color="auto"/>
              <w:right w:val="single" w:sz="4" w:space="0" w:color="auto"/>
            </w:tcBorders>
            <w:hideMark/>
          </w:tcPr>
          <w:p w14:paraId="68331F59" w14:textId="77777777" w:rsidR="001117A4" w:rsidRPr="001117A4" w:rsidRDefault="001117A4">
            <w:pPr>
              <w:pStyle w:val="BodyTextIndent"/>
              <w:spacing w:before="40" w:after="40" w:line="268" w:lineRule="auto"/>
              <w:jc w:val="center"/>
              <w:rPr>
                <w:b/>
                <w:bCs/>
                <w:sz w:val="28"/>
                <w:szCs w:val="28"/>
              </w:rPr>
            </w:pPr>
            <w:commentRangeStart w:id="22"/>
            <w:r w:rsidRPr="001117A4">
              <w:rPr>
                <w:b/>
                <w:bCs/>
                <w:sz w:val="28"/>
                <w:szCs w:val="28"/>
              </w:rPr>
              <w:t>Chức năng</w:t>
            </w:r>
          </w:p>
        </w:tc>
        <w:tc>
          <w:tcPr>
            <w:tcW w:w="2445" w:type="dxa"/>
            <w:tcBorders>
              <w:top w:val="single" w:sz="4" w:space="0" w:color="auto"/>
              <w:left w:val="single" w:sz="4" w:space="0" w:color="auto"/>
              <w:bottom w:val="single" w:sz="4" w:space="0" w:color="auto"/>
              <w:right w:val="single" w:sz="4" w:space="0" w:color="auto"/>
            </w:tcBorders>
            <w:hideMark/>
          </w:tcPr>
          <w:p w14:paraId="0C468575" w14:textId="77777777" w:rsidR="001117A4" w:rsidRPr="001117A4" w:rsidRDefault="001117A4">
            <w:pPr>
              <w:pStyle w:val="BodyTextIndent"/>
              <w:spacing w:before="40" w:after="40" w:line="268" w:lineRule="auto"/>
              <w:jc w:val="center"/>
              <w:rPr>
                <w:b/>
                <w:bCs/>
                <w:sz w:val="28"/>
                <w:szCs w:val="28"/>
              </w:rPr>
            </w:pPr>
            <w:r w:rsidRPr="001117A4">
              <w:rPr>
                <w:b/>
                <w:bCs/>
                <w:sz w:val="28"/>
                <w:szCs w:val="28"/>
              </w:rPr>
              <w:t>Đã có trong ECM hay chưa</w:t>
            </w:r>
            <w:commentRangeEnd w:id="22"/>
            <w:r>
              <w:rPr>
                <w:rStyle w:val="CommentReference"/>
              </w:rPr>
              <w:commentReference w:id="22"/>
            </w:r>
          </w:p>
        </w:tc>
      </w:tr>
      <w:tr w:rsidR="001117A4" w:rsidRPr="001117A4" w14:paraId="6AFC4FA7" w14:textId="77777777" w:rsidTr="001117A4">
        <w:tc>
          <w:tcPr>
            <w:tcW w:w="6820" w:type="dxa"/>
            <w:tcBorders>
              <w:top w:val="single" w:sz="4" w:space="0" w:color="auto"/>
              <w:left w:val="single" w:sz="4" w:space="0" w:color="auto"/>
              <w:bottom w:val="single" w:sz="4" w:space="0" w:color="auto"/>
              <w:right w:val="single" w:sz="4" w:space="0" w:color="auto"/>
            </w:tcBorders>
            <w:hideMark/>
          </w:tcPr>
          <w:p w14:paraId="611D63BE" w14:textId="77777777" w:rsidR="001117A4" w:rsidRPr="001117A4" w:rsidRDefault="001117A4">
            <w:pPr>
              <w:pStyle w:val="BodyTextIndent"/>
              <w:spacing w:before="40" w:after="40" w:line="268" w:lineRule="auto"/>
              <w:rPr>
                <w:bCs/>
                <w:sz w:val="28"/>
                <w:szCs w:val="28"/>
              </w:rPr>
            </w:pPr>
            <w:r w:rsidRPr="001117A4">
              <w:rPr>
                <w:bCs/>
                <w:sz w:val="28"/>
                <w:szCs w:val="28"/>
              </w:rPr>
              <w:t>Tích hợp toàn bộ dữ liệu từ 02 phần mềm đấu giá (SOA và ASBS) từ đó trích xuất dữ liệu phục vụ các nghiệp vụ đấu giá cần thiết, báo cáo và thống kê theo yêu cầu các bên liên quan</w:t>
            </w:r>
          </w:p>
        </w:tc>
        <w:tc>
          <w:tcPr>
            <w:tcW w:w="2445" w:type="dxa"/>
            <w:tcBorders>
              <w:top w:val="single" w:sz="4" w:space="0" w:color="auto"/>
              <w:left w:val="single" w:sz="4" w:space="0" w:color="auto"/>
              <w:bottom w:val="single" w:sz="4" w:space="0" w:color="auto"/>
              <w:right w:val="single" w:sz="4" w:space="0" w:color="auto"/>
            </w:tcBorders>
            <w:vAlign w:val="center"/>
            <w:hideMark/>
          </w:tcPr>
          <w:p w14:paraId="3F884CEF" w14:textId="77777777" w:rsidR="001117A4" w:rsidRPr="001117A4" w:rsidRDefault="001117A4">
            <w:pPr>
              <w:pStyle w:val="BodyTextIndent"/>
              <w:spacing w:before="40" w:after="40" w:line="268" w:lineRule="auto"/>
              <w:jc w:val="center"/>
              <w:rPr>
                <w:bCs/>
                <w:sz w:val="28"/>
                <w:szCs w:val="28"/>
              </w:rPr>
            </w:pPr>
            <w:r w:rsidRPr="001117A4">
              <w:rPr>
                <w:bCs/>
                <w:sz w:val="28"/>
                <w:szCs w:val="28"/>
              </w:rPr>
              <w:t>Đã có</w:t>
            </w:r>
          </w:p>
        </w:tc>
      </w:tr>
      <w:tr w:rsidR="001117A4" w:rsidRPr="001117A4" w14:paraId="4638C512" w14:textId="77777777" w:rsidTr="001117A4">
        <w:tc>
          <w:tcPr>
            <w:tcW w:w="6820" w:type="dxa"/>
            <w:tcBorders>
              <w:top w:val="single" w:sz="4" w:space="0" w:color="auto"/>
              <w:left w:val="single" w:sz="4" w:space="0" w:color="auto"/>
              <w:bottom w:val="single" w:sz="4" w:space="0" w:color="auto"/>
              <w:right w:val="single" w:sz="4" w:space="0" w:color="auto"/>
            </w:tcBorders>
            <w:hideMark/>
          </w:tcPr>
          <w:p w14:paraId="6C88A9E8" w14:textId="77777777" w:rsidR="001117A4" w:rsidRPr="001117A4" w:rsidRDefault="001117A4">
            <w:pPr>
              <w:pStyle w:val="BodyTextIndent"/>
              <w:spacing w:before="40" w:after="40" w:line="268" w:lineRule="auto"/>
              <w:rPr>
                <w:bCs/>
                <w:sz w:val="28"/>
                <w:szCs w:val="28"/>
              </w:rPr>
            </w:pPr>
            <w:r w:rsidRPr="001117A4">
              <w:rPr>
                <w:bCs/>
                <w:sz w:val="28"/>
                <w:szCs w:val="28"/>
              </w:rPr>
              <w:t>Công bố thông tin liên quan đấu giá; kết nối, trao đổi thông tin với các bên liên quan (tổ chức phát hành, đại lý, các phòng liên quan thuộc Sở...)</w:t>
            </w:r>
          </w:p>
        </w:tc>
        <w:tc>
          <w:tcPr>
            <w:tcW w:w="2445" w:type="dxa"/>
            <w:tcBorders>
              <w:top w:val="single" w:sz="4" w:space="0" w:color="auto"/>
              <w:left w:val="single" w:sz="4" w:space="0" w:color="auto"/>
              <w:bottom w:val="single" w:sz="4" w:space="0" w:color="auto"/>
              <w:right w:val="single" w:sz="4" w:space="0" w:color="auto"/>
            </w:tcBorders>
            <w:vAlign w:val="center"/>
            <w:hideMark/>
          </w:tcPr>
          <w:p w14:paraId="51EB2D61" w14:textId="77777777" w:rsidR="001117A4" w:rsidRPr="001117A4" w:rsidRDefault="001117A4">
            <w:pPr>
              <w:spacing w:before="40" w:after="40" w:line="268" w:lineRule="auto"/>
              <w:jc w:val="center"/>
              <w:rPr>
                <w:sz w:val="28"/>
                <w:szCs w:val="28"/>
              </w:rPr>
            </w:pPr>
            <w:r w:rsidRPr="001117A4">
              <w:rPr>
                <w:bCs/>
                <w:sz w:val="28"/>
                <w:szCs w:val="28"/>
              </w:rPr>
              <w:t>Đã có</w:t>
            </w:r>
          </w:p>
        </w:tc>
      </w:tr>
      <w:tr w:rsidR="001117A4" w:rsidRPr="001117A4" w14:paraId="087A2054" w14:textId="77777777" w:rsidTr="001117A4">
        <w:tc>
          <w:tcPr>
            <w:tcW w:w="6820" w:type="dxa"/>
            <w:tcBorders>
              <w:top w:val="single" w:sz="4" w:space="0" w:color="auto"/>
              <w:left w:val="single" w:sz="4" w:space="0" w:color="auto"/>
              <w:bottom w:val="single" w:sz="4" w:space="0" w:color="auto"/>
              <w:right w:val="single" w:sz="4" w:space="0" w:color="auto"/>
            </w:tcBorders>
            <w:hideMark/>
          </w:tcPr>
          <w:p w14:paraId="0AED0D6C" w14:textId="77777777" w:rsidR="001117A4" w:rsidRPr="001117A4" w:rsidRDefault="001117A4">
            <w:pPr>
              <w:pStyle w:val="BodyTextIndent"/>
              <w:spacing w:before="40" w:after="40" w:line="268" w:lineRule="auto"/>
              <w:rPr>
                <w:bCs/>
                <w:sz w:val="28"/>
                <w:szCs w:val="28"/>
              </w:rPr>
            </w:pPr>
            <w:r w:rsidRPr="001117A4">
              <w:rPr>
                <w:sz w:val="28"/>
                <w:szCs w:val="28"/>
              </w:rPr>
              <w:t>Theo dõi tiến trình công việc liên quan đến tổ chức phát hành, đại lý đấu giá</w:t>
            </w:r>
          </w:p>
        </w:tc>
        <w:tc>
          <w:tcPr>
            <w:tcW w:w="2445" w:type="dxa"/>
            <w:tcBorders>
              <w:top w:val="single" w:sz="4" w:space="0" w:color="auto"/>
              <w:left w:val="single" w:sz="4" w:space="0" w:color="auto"/>
              <w:bottom w:val="single" w:sz="4" w:space="0" w:color="auto"/>
              <w:right w:val="single" w:sz="4" w:space="0" w:color="auto"/>
            </w:tcBorders>
            <w:vAlign w:val="center"/>
            <w:hideMark/>
          </w:tcPr>
          <w:p w14:paraId="43289F75" w14:textId="77777777" w:rsidR="001117A4" w:rsidRPr="001117A4" w:rsidRDefault="001117A4">
            <w:pPr>
              <w:spacing w:before="40" w:after="40" w:line="268" w:lineRule="auto"/>
              <w:jc w:val="center"/>
              <w:rPr>
                <w:sz w:val="28"/>
                <w:szCs w:val="28"/>
              </w:rPr>
            </w:pPr>
            <w:r w:rsidRPr="001117A4">
              <w:rPr>
                <w:bCs/>
                <w:sz w:val="28"/>
                <w:szCs w:val="28"/>
              </w:rPr>
              <w:t>Đã có</w:t>
            </w:r>
          </w:p>
        </w:tc>
      </w:tr>
      <w:tr w:rsidR="001117A4" w:rsidRPr="001117A4" w14:paraId="784BB8BB" w14:textId="77777777" w:rsidTr="001117A4">
        <w:tc>
          <w:tcPr>
            <w:tcW w:w="6820" w:type="dxa"/>
            <w:tcBorders>
              <w:top w:val="single" w:sz="4" w:space="0" w:color="auto"/>
              <w:left w:val="single" w:sz="4" w:space="0" w:color="auto"/>
              <w:bottom w:val="single" w:sz="4" w:space="0" w:color="auto"/>
              <w:right w:val="single" w:sz="4" w:space="0" w:color="auto"/>
            </w:tcBorders>
            <w:hideMark/>
          </w:tcPr>
          <w:p w14:paraId="5036DB4E" w14:textId="77777777" w:rsidR="001117A4" w:rsidRPr="001117A4" w:rsidRDefault="001117A4">
            <w:pPr>
              <w:pStyle w:val="BodyTextIndent"/>
              <w:spacing w:before="40" w:after="40" w:line="268" w:lineRule="auto"/>
              <w:rPr>
                <w:bCs/>
                <w:sz w:val="28"/>
                <w:szCs w:val="28"/>
              </w:rPr>
            </w:pPr>
            <w:r w:rsidRPr="001117A4">
              <w:rPr>
                <w:sz w:val="28"/>
                <w:szCs w:val="28"/>
              </w:rPr>
              <w:t>Lưu trữ toàn bộ thông tin về kết quả đấu giá, các thông tin về tài chính liên quan cuộc đấu giá như hợp đồng đấu giá, tiền đặt cọc, nộp tiền đấu giá</w:t>
            </w:r>
          </w:p>
        </w:tc>
        <w:tc>
          <w:tcPr>
            <w:tcW w:w="2445" w:type="dxa"/>
            <w:tcBorders>
              <w:top w:val="single" w:sz="4" w:space="0" w:color="auto"/>
              <w:left w:val="single" w:sz="4" w:space="0" w:color="auto"/>
              <w:bottom w:val="single" w:sz="4" w:space="0" w:color="auto"/>
              <w:right w:val="single" w:sz="4" w:space="0" w:color="auto"/>
            </w:tcBorders>
            <w:vAlign w:val="center"/>
            <w:hideMark/>
          </w:tcPr>
          <w:p w14:paraId="6388204B" w14:textId="77777777" w:rsidR="001117A4" w:rsidRPr="001117A4" w:rsidRDefault="001117A4">
            <w:pPr>
              <w:spacing w:before="40" w:after="40" w:line="268" w:lineRule="auto"/>
              <w:jc w:val="center"/>
              <w:rPr>
                <w:sz w:val="28"/>
                <w:szCs w:val="28"/>
              </w:rPr>
            </w:pPr>
            <w:r w:rsidRPr="001117A4">
              <w:rPr>
                <w:bCs/>
                <w:sz w:val="28"/>
                <w:szCs w:val="28"/>
              </w:rPr>
              <w:t>Đã có</w:t>
            </w:r>
          </w:p>
        </w:tc>
      </w:tr>
      <w:tr w:rsidR="001117A4" w:rsidRPr="001117A4" w14:paraId="0E61E37E" w14:textId="77777777" w:rsidTr="001117A4">
        <w:tc>
          <w:tcPr>
            <w:tcW w:w="6820" w:type="dxa"/>
            <w:tcBorders>
              <w:top w:val="single" w:sz="4" w:space="0" w:color="auto"/>
              <w:left w:val="single" w:sz="4" w:space="0" w:color="auto"/>
              <w:bottom w:val="single" w:sz="4" w:space="0" w:color="auto"/>
              <w:right w:val="single" w:sz="4" w:space="0" w:color="auto"/>
            </w:tcBorders>
            <w:hideMark/>
          </w:tcPr>
          <w:p w14:paraId="0BFAD5D3" w14:textId="77777777" w:rsidR="001117A4" w:rsidRPr="001117A4" w:rsidRDefault="001117A4">
            <w:pPr>
              <w:pStyle w:val="BodyTextIndent"/>
              <w:spacing w:before="40" w:after="40" w:line="268" w:lineRule="auto"/>
              <w:rPr>
                <w:bCs/>
                <w:sz w:val="28"/>
                <w:szCs w:val="28"/>
              </w:rPr>
            </w:pPr>
            <w:r w:rsidRPr="001117A4">
              <w:rPr>
                <w:sz w:val="28"/>
                <w:szCs w:val="28"/>
              </w:rPr>
              <w:t>Nhận thông tin về thông tin nộp tiền mua cổ phần trúng đấu giá của nhà đầu tư, lập danh sách sở hữu chứng khoán, lập các báo cáo về từng đợt đấu giá, báo cáo chung về hoạt động đấu giá cho các bên liên quan và các đơn vị quản lý cấp trên...</w:t>
            </w:r>
          </w:p>
        </w:tc>
        <w:tc>
          <w:tcPr>
            <w:tcW w:w="2445" w:type="dxa"/>
            <w:tcBorders>
              <w:top w:val="single" w:sz="4" w:space="0" w:color="auto"/>
              <w:left w:val="single" w:sz="4" w:space="0" w:color="auto"/>
              <w:bottom w:val="single" w:sz="4" w:space="0" w:color="auto"/>
              <w:right w:val="single" w:sz="4" w:space="0" w:color="auto"/>
            </w:tcBorders>
            <w:vAlign w:val="center"/>
            <w:hideMark/>
          </w:tcPr>
          <w:p w14:paraId="30E9A4BE" w14:textId="77777777" w:rsidR="001117A4" w:rsidRPr="001117A4" w:rsidRDefault="001117A4">
            <w:pPr>
              <w:spacing w:before="40" w:after="40" w:line="268" w:lineRule="auto"/>
              <w:jc w:val="center"/>
              <w:rPr>
                <w:sz w:val="28"/>
                <w:szCs w:val="28"/>
              </w:rPr>
            </w:pPr>
            <w:r w:rsidRPr="001117A4">
              <w:rPr>
                <w:bCs/>
                <w:sz w:val="28"/>
                <w:szCs w:val="28"/>
              </w:rPr>
              <w:t>Đã có</w:t>
            </w:r>
          </w:p>
        </w:tc>
      </w:tr>
      <w:tr w:rsidR="001117A4" w:rsidRPr="001117A4" w14:paraId="2A304CCB" w14:textId="77777777" w:rsidTr="001117A4">
        <w:tc>
          <w:tcPr>
            <w:tcW w:w="6820" w:type="dxa"/>
            <w:tcBorders>
              <w:top w:val="single" w:sz="4" w:space="0" w:color="auto"/>
              <w:left w:val="single" w:sz="4" w:space="0" w:color="auto"/>
              <w:bottom w:val="single" w:sz="4" w:space="0" w:color="auto"/>
              <w:right w:val="single" w:sz="4" w:space="0" w:color="auto"/>
            </w:tcBorders>
            <w:hideMark/>
          </w:tcPr>
          <w:p w14:paraId="5C6123C6" w14:textId="77777777" w:rsidR="001117A4" w:rsidRPr="001117A4" w:rsidRDefault="001117A4">
            <w:pPr>
              <w:pStyle w:val="BodyTextIndent"/>
              <w:spacing w:before="40" w:after="40" w:line="268" w:lineRule="auto"/>
              <w:rPr>
                <w:bCs/>
                <w:sz w:val="28"/>
                <w:szCs w:val="28"/>
              </w:rPr>
            </w:pPr>
            <w:r w:rsidRPr="001117A4">
              <w:rPr>
                <w:sz w:val="28"/>
                <w:szCs w:val="28"/>
              </w:rPr>
              <w:lastRenderedPageBreak/>
              <w:t>Các chức năng cho các nghiệp vụ trước phiên đấu giá như nhập thông tin đăng ký, đặt cọc của nhà đầu tư, khớp lệnh đấu giá và xuất báo cáo về phiên đấu giá cho các bên liên quan…</w:t>
            </w:r>
          </w:p>
        </w:tc>
        <w:tc>
          <w:tcPr>
            <w:tcW w:w="2445" w:type="dxa"/>
            <w:tcBorders>
              <w:top w:val="single" w:sz="4" w:space="0" w:color="auto"/>
              <w:left w:val="single" w:sz="4" w:space="0" w:color="auto"/>
              <w:bottom w:val="single" w:sz="4" w:space="0" w:color="auto"/>
              <w:right w:val="single" w:sz="4" w:space="0" w:color="auto"/>
            </w:tcBorders>
            <w:vAlign w:val="center"/>
            <w:hideMark/>
          </w:tcPr>
          <w:p w14:paraId="15A65C51" w14:textId="77777777" w:rsidR="001117A4" w:rsidRPr="001117A4" w:rsidRDefault="001117A4">
            <w:pPr>
              <w:spacing w:before="40" w:after="40" w:line="268" w:lineRule="auto"/>
              <w:jc w:val="center"/>
              <w:rPr>
                <w:bCs/>
                <w:sz w:val="28"/>
                <w:szCs w:val="28"/>
              </w:rPr>
            </w:pPr>
            <w:r w:rsidRPr="001117A4">
              <w:rPr>
                <w:bCs/>
                <w:sz w:val="28"/>
                <w:szCs w:val="28"/>
              </w:rPr>
              <w:t>Cần xây dựng phần mềm xử lý các chức năng này</w:t>
            </w:r>
          </w:p>
        </w:tc>
      </w:tr>
    </w:tbl>
    <w:p w14:paraId="2550BB16" w14:textId="01FE8479" w:rsidR="00033014" w:rsidRPr="00033014" w:rsidRDefault="00033014" w:rsidP="00DE5F07">
      <w:pPr>
        <w:pStyle w:val="Heading3"/>
        <w:rPr>
          <w:lang w:eastAsia="vi-VN"/>
        </w:rPr>
      </w:pPr>
      <w:bookmarkStart w:id="23" w:name="_Toc11068634"/>
      <w:bookmarkStart w:id="24" w:name="_Toc531688617"/>
      <w:bookmarkStart w:id="25" w:name="_Toc14772015"/>
      <w:r w:rsidRPr="00033014">
        <w:t>Sự cần thiết đầu tư</w:t>
      </w:r>
      <w:bookmarkEnd w:id="23"/>
      <w:bookmarkEnd w:id="24"/>
      <w:bookmarkEnd w:id="25"/>
    </w:p>
    <w:p w14:paraId="25260A0C" w14:textId="77777777" w:rsidR="00033014" w:rsidRPr="00033014" w:rsidRDefault="00033014" w:rsidP="00033014">
      <w:pPr>
        <w:ind w:firstLine="709"/>
        <w:jc w:val="both"/>
      </w:pPr>
      <w:r w:rsidRPr="00033014">
        <w:rPr>
          <w:sz w:val="28"/>
          <w:szCs w:val="26"/>
        </w:rPr>
        <w:t xml:space="preserve">Với tình hình hiện trạng các phần mềm cho nghiệp vụ đấu giá như trên, để đảm bảo cho hoạt động đấu giá của SGDCK TP.HCM được diễn ra an toàn, thông suốt, dữ liệu lưu trữ dễ dàng khi truy xuất báo cáo, đồng thời khắc phục những nhược điểm mà hệ thống SOA gặp phải cũng </w:t>
      </w:r>
      <w:r w:rsidRPr="00033014">
        <w:rPr>
          <w:bCs/>
          <w:sz w:val="28"/>
          <w:szCs w:val="26"/>
        </w:rPr>
        <w:t>như</w:t>
      </w:r>
      <w:r w:rsidRPr="00033014">
        <w:rPr>
          <w:sz w:val="28"/>
          <w:szCs w:val="26"/>
        </w:rPr>
        <w:t xml:space="preserve"> đáp ứng được các nghiệp vụ đấu giá theo các quy đinh mới, Phòng QL&amp;TĐNY và Phòng CNTT đề xuất xây dựng Hệ thống đấu giá mới (không bao gồm hệ thống phần cứng và bản quyền hệ điều hành Microsoft Windows server) và thực hiện mua ngoài để thay thế phần mềm SOA hiện tại.</w:t>
      </w:r>
    </w:p>
    <w:p w14:paraId="6DA49AE4" w14:textId="56AE2942" w:rsidR="00564098" w:rsidRPr="00FF7B39" w:rsidRDefault="00564098" w:rsidP="00564098">
      <w:pPr>
        <w:pStyle w:val="Heading2"/>
      </w:pPr>
      <w:bookmarkStart w:id="26" w:name="_Toc14772016"/>
      <w:r w:rsidRPr="00FF7B39">
        <w:t>Thuyết minh giải pháp kỹ thuật công nghệ được đề xuất</w:t>
      </w:r>
      <w:bookmarkEnd w:id="26"/>
    </w:p>
    <w:p w14:paraId="15A904FC" w14:textId="583D25CD" w:rsidR="00354147" w:rsidRDefault="008767D1" w:rsidP="008767D1">
      <w:pPr>
        <w:pStyle w:val="Heading3"/>
      </w:pPr>
      <w:bookmarkStart w:id="27" w:name="_Toc14772017"/>
      <w:r w:rsidRPr="00FF7B39">
        <w:t>Giới thiệu tổng quan hệ thống phần mềm</w:t>
      </w:r>
      <w:bookmarkEnd w:id="27"/>
    </w:p>
    <w:p w14:paraId="4F6CB663" w14:textId="38269E8C" w:rsidR="00354147" w:rsidRPr="005248D2" w:rsidRDefault="00354147" w:rsidP="0045484E">
      <w:pPr>
        <w:pStyle w:val="BodyText"/>
        <w:ind w:firstLine="0"/>
        <w:rPr>
          <w:lang w:eastAsia="zh-CN"/>
        </w:rPr>
      </w:pPr>
      <w:r w:rsidRPr="005248D2">
        <w:rPr>
          <w:lang w:eastAsia="zh-CN"/>
        </w:rPr>
        <w:t>Hệ</w:t>
      </w:r>
      <w:r w:rsidR="00D34324" w:rsidRPr="005248D2">
        <w:rPr>
          <w:lang w:eastAsia="zh-CN"/>
        </w:rPr>
        <w:t xml:space="preserve"> thống phần mềm được xây dựng trong d</w:t>
      </w:r>
      <w:r w:rsidRPr="005248D2">
        <w:rPr>
          <w:lang w:eastAsia="zh-CN"/>
        </w:rPr>
        <w:t>ự án “</w:t>
      </w:r>
      <w:r w:rsidR="005F3B97" w:rsidRPr="005248D2">
        <w:rPr>
          <w:lang w:eastAsia="zh-CN"/>
        </w:rPr>
        <w:t>Xây dựng hệ thống Đấu giá và Book building</w:t>
      </w:r>
      <w:r w:rsidRPr="005248D2">
        <w:rPr>
          <w:lang w:eastAsia="zh-CN"/>
        </w:rPr>
        <w:t xml:space="preserve">” bao gồm </w:t>
      </w:r>
      <w:r w:rsidR="005F3B97" w:rsidRPr="005248D2">
        <w:rPr>
          <w:lang w:eastAsia="zh-CN"/>
        </w:rPr>
        <w:t>các module sau:</w:t>
      </w:r>
    </w:p>
    <w:p w14:paraId="3CE0143F" w14:textId="77777777" w:rsidR="00354147" w:rsidRPr="00354147" w:rsidRDefault="00354147" w:rsidP="00354147">
      <w:pPr>
        <w:pStyle w:val="BodyText"/>
        <w:rPr>
          <w:lang w:eastAsia="zh-CN"/>
        </w:rPr>
      </w:pPr>
    </w:p>
    <w:p w14:paraId="351EEB91" w14:textId="77777777" w:rsidR="00354147" w:rsidRDefault="00354147" w:rsidP="00354147"/>
    <w:p w14:paraId="7E3FEC3E" w14:textId="5012680A" w:rsidR="00354147" w:rsidRPr="002E5646" w:rsidRDefault="00D8576A" w:rsidP="00D8576A">
      <w:pPr>
        <w:pStyle w:val="BodyText"/>
        <w:jc w:val="center"/>
        <w:rPr>
          <w:lang w:eastAsia="zh-CN"/>
        </w:rPr>
      </w:pPr>
      <w:r w:rsidRPr="00D8576A">
        <w:rPr>
          <w:noProof/>
          <w:lang w:eastAsia="en-US"/>
        </w:rPr>
        <w:lastRenderedPageBreak/>
        <w:drawing>
          <wp:inline distT="0" distB="0" distL="0" distR="0" wp14:anchorId="5B85E6B9" wp14:editId="7B5D9462">
            <wp:extent cx="5648325" cy="4057650"/>
            <wp:effectExtent l="0" t="0" r="9525" b="0"/>
            <wp:docPr id="2" name="Picture 2" descr="D:\Working\AS_UPG\All New\WIP\Design\Mô hình tổng thể.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Working\AS_UPG\All New\WIP\Design\Mô hình tổng thể.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48325" cy="4057650"/>
                    </a:xfrm>
                    <a:prstGeom prst="rect">
                      <a:avLst/>
                    </a:prstGeom>
                    <a:noFill/>
                    <a:ln>
                      <a:noFill/>
                    </a:ln>
                  </pic:spPr>
                </pic:pic>
              </a:graphicData>
            </a:graphic>
          </wp:inline>
        </w:drawing>
      </w:r>
    </w:p>
    <w:p w14:paraId="1CA09EBC" w14:textId="5356E0CB" w:rsidR="00D34324" w:rsidRDefault="00D34324" w:rsidP="00D34324">
      <w:pPr>
        <w:spacing w:line="288" w:lineRule="auto"/>
        <w:jc w:val="center"/>
        <w:rPr>
          <w:rFonts w:asciiTheme="majorHAnsi" w:hAnsiTheme="majorHAnsi" w:cstheme="majorHAnsi"/>
          <w:sz w:val="28"/>
          <w:szCs w:val="28"/>
        </w:rPr>
      </w:pPr>
      <w:r>
        <w:rPr>
          <w:rFonts w:asciiTheme="majorHAnsi" w:hAnsiTheme="majorHAnsi" w:cstheme="majorHAnsi"/>
          <w:sz w:val="28"/>
          <w:szCs w:val="28"/>
        </w:rPr>
        <w:t>Hình: Mô hình tổng thể hệ thống phần mềm</w:t>
      </w:r>
    </w:p>
    <w:p w14:paraId="20215331" w14:textId="77777777" w:rsidR="005F3B97" w:rsidRDefault="005F3B97" w:rsidP="004C639D">
      <w:pPr>
        <w:pStyle w:val="BodyText"/>
        <w:ind w:firstLine="0"/>
      </w:pPr>
      <w:bookmarkStart w:id="28" w:name="_Toc8739555"/>
      <w:r>
        <w:t>Trên đây là mô hình đề xuất xây dựng cho hệ thống đấu giá mới. Hệ thống được xây dựng theo dạng module, mỗi module sẽ đảm nhận xử lý một công việc nhất định. Các module cơ bản bao gồm:</w:t>
      </w:r>
    </w:p>
    <w:p w14:paraId="39813A38" w14:textId="732B6932" w:rsidR="005F3B97" w:rsidRPr="00FF698D" w:rsidRDefault="005F3B97" w:rsidP="00FF698D">
      <w:pPr>
        <w:pStyle w:val="ListParagraph"/>
        <w:numPr>
          <w:ilvl w:val="0"/>
          <w:numId w:val="15"/>
        </w:numPr>
        <w:spacing w:line="288" w:lineRule="auto"/>
        <w:contextualSpacing w:val="0"/>
        <w:rPr>
          <w:rFonts w:asciiTheme="majorHAnsi" w:hAnsiTheme="majorHAnsi" w:cstheme="majorHAnsi"/>
          <w:sz w:val="28"/>
          <w:szCs w:val="28"/>
        </w:rPr>
      </w:pPr>
      <w:commentRangeStart w:id="29"/>
      <w:r w:rsidRPr="00FF698D">
        <w:rPr>
          <w:rFonts w:asciiTheme="majorHAnsi" w:hAnsiTheme="majorHAnsi" w:cstheme="majorHAnsi"/>
          <w:sz w:val="28"/>
          <w:szCs w:val="28"/>
        </w:rPr>
        <w:t>Module giao diện</w:t>
      </w:r>
      <w:commentRangeEnd w:id="29"/>
      <w:r w:rsidR="00A46190" w:rsidRPr="00FF698D">
        <w:rPr>
          <w:rFonts w:asciiTheme="majorHAnsi" w:hAnsiTheme="majorHAnsi" w:cstheme="majorHAnsi"/>
          <w:sz w:val="28"/>
          <w:szCs w:val="28"/>
        </w:rPr>
        <w:commentReference w:id="29"/>
      </w:r>
      <w:r w:rsidRPr="00FF698D">
        <w:rPr>
          <w:rFonts w:asciiTheme="majorHAnsi" w:hAnsiTheme="majorHAnsi" w:cstheme="majorHAnsi"/>
          <w:sz w:val="28"/>
          <w:szCs w:val="28"/>
        </w:rPr>
        <w:t>: là module chứa các màn hình giao diện, cho phép NSD tương tác với hệ thống.</w:t>
      </w:r>
    </w:p>
    <w:p w14:paraId="636F9953" w14:textId="52B5CF1E" w:rsidR="00D8576A" w:rsidRPr="00FF698D" w:rsidRDefault="00D8576A" w:rsidP="00FF698D">
      <w:pPr>
        <w:pStyle w:val="ListParagraph"/>
        <w:numPr>
          <w:ilvl w:val="0"/>
          <w:numId w:val="15"/>
        </w:numPr>
        <w:spacing w:line="288" w:lineRule="auto"/>
        <w:contextualSpacing w:val="0"/>
        <w:rPr>
          <w:rFonts w:asciiTheme="majorHAnsi" w:hAnsiTheme="majorHAnsi" w:cstheme="majorHAnsi"/>
          <w:sz w:val="28"/>
          <w:szCs w:val="28"/>
        </w:rPr>
      </w:pPr>
      <w:r w:rsidRPr="00FF698D">
        <w:rPr>
          <w:rFonts w:asciiTheme="majorHAnsi" w:hAnsiTheme="majorHAnsi" w:cstheme="majorHAnsi"/>
          <w:sz w:val="28"/>
          <w:szCs w:val="28"/>
        </w:rPr>
        <w:t>Module bảng giá trực tuyến: là module hiển thị thông tin bảng giá của 1 đợt đấu giá hoặc book building.</w:t>
      </w:r>
    </w:p>
    <w:p w14:paraId="6353EDA7" w14:textId="64132AA1" w:rsidR="00EA186E" w:rsidRPr="00FF698D" w:rsidRDefault="00EA186E" w:rsidP="00FF698D">
      <w:pPr>
        <w:pStyle w:val="ListParagraph"/>
        <w:numPr>
          <w:ilvl w:val="0"/>
          <w:numId w:val="15"/>
        </w:numPr>
        <w:spacing w:line="288" w:lineRule="auto"/>
        <w:contextualSpacing w:val="0"/>
        <w:rPr>
          <w:rFonts w:asciiTheme="majorHAnsi" w:hAnsiTheme="majorHAnsi" w:cstheme="majorHAnsi"/>
          <w:sz w:val="28"/>
          <w:szCs w:val="28"/>
        </w:rPr>
      </w:pPr>
      <w:r w:rsidRPr="00FF698D">
        <w:rPr>
          <w:rFonts w:asciiTheme="majorHAnsi" w:hAnsiTheme="majorHAnsi" w:cstheme="majorHAnsi"/>
          <w:sz w:val="28"/>
          <w:szCs w:val="28"/>
        </w:rPr>
        <w:t>Module quản trị hệ thống: là moduel quản lý thông tin người sử dụng, phân quyền đến các đối tượng sử dụng hệ thống.</w:t>
      </w:r>
    </w:p>
    <w:p w14:paraId="2DA351C2" w14:textId="77777777" w:rsidR="005F3B97" w:rsidRPr="00FF698D" w:rsidRDefault="005F3B97" w:rsidP="00FF698D">
      <w:pPr>
        <w:pStyle w:val="ListParagraph"/>
        <w:numPr>
          <w:ilvl w:val="0"/>
          <w:numId w:val="15"/>
        </w:numPr>
        <w:spacing w:line="288" w:lineRule="auto"/>
        <w:contextualSpacing w:val="0"/>
        <w:rPr>
          <w:rFonts w:asciiTheme="majorHAnsi" w:hAnsiTheme="majorHAnsi" w:cstheme="majorHAnsi"/>
          <w:sz w:val="28"/>
          <w:szCs w:val="28"/>
        </w:rPr>
      </w:pPr>
      <w:r w:rsidRPr="00FF698D">
        <w:rPr>
          <w:rFonts w:asciiTheme="majorHAnsi" w:hAnsiTheme="majorHAnsi" w:cstheme="majorHAnsi"/>
          <w:sz w:val="28"/>
          <w:szCs w:val="28"/>
        </w:rPr>
        <w:t>Module xử lý nghiệp vụ đấu giá: là module xử lý các yêu cầu nghiệp vụ đấu giá như:</w:t>
      </w:r>
    </w:p>
    <w:p w14:paraId="0B7D043F" w14:textId="58459D44" w:rsidR="003F3E92" w:rsidRPr="00FF698D" w:rsidRDefault="00595B3F" w:rsidP="00FF698D">
      <w:pPr>
        <w:pStyle w:val="ListParagraph"/>
        <w:numPr>
          <w:ilvl w:val="1"/>
          <w:numId w:val="15"/>
        </w:numPr>
        <w:spacing w:line="288" w:lineRule="auto"/>
        <w:contextualSpacing w:val="0"/>
        <w:rPr>
          <w:rFonts w:asciiTheme="majorHAnsi" w:hAnsiTheme="majorHAnsi" w:cstheme="majorHAnsi"/>
          <w:sz w:val="28"/>
          <w:szCs w:val="28"/>
        </w:rPr>
      </w:pPr>
      <w:r w:rsidRPr="00FF698D">
        <w:rPr>
          <w:rFonts w:asciiTheme="majorHAnsi" w:hAnsiTheme="majorHAnsi" w:cstheme="majorHAnsi"/>
          <w:sz w:val="28"/>
          <w:szCs w:val="28"/>
        </w:rPr>
        <w:t>Quản lý đợt đấu giá</w:t>
      </w:r>
    </w:p>
    <w:p w14:paraId="01AF0DDA" w14:textId="33B316FF" w:rsidR="004677EF" w:rsidRPr="00FF698D" w:rsidRDefault="004677EF" w:rsidP="00FF698D">
      <w:pPr>
        <w:pStyle w:val="ListParagraph"/>
        <w:numPr>
          <w:ilvl w:val="1"/>
          <w:numId w:val="15"/>
        </w:numPr>
        <w:spacing w:line="288" w:lineRule="auto"/>
        <w:contextualSpacing w:val="0"/>
        <w:rPr>
          <w:rFonts w:asciiTheme="majorHAnsi" w:hAnsiTheme="majorHAnsi" w:cstheme="majorHAnsi"/>
          <w:sz w:val="28"/>
          <w:szCs w:val="28"/>
        </w:rPr>
      </w:pPr>
      <w:r w:rsidRPr="00FF698D">
        <w:rPr>
          <w:rFonts w:asciiTheme="majorHAnsi" w:hAnsiTheme="majorHAnsi" w:cstheme="majorHAnsi"/>
          <w:sz w:val="28"/>
          <w:szCs w:val="28"/>
        </w:rPr>
        <w:t>Quản lý tiến trình đấu giá</w:t>
      </w:r>
    </w:p>
    <w:p w14:paraId="6D844A07" w14:textId="3A318573" w:rsidR="005F3B97" w:rsidRPr="00FF698D" w:rsidRDefault="005F3B97" w:rsidP="00FF698D">
      <w:pPr>
        <w:pStyle w:val="ListParagraph"/>
        <w:numPr>
          <w:ilvl w:val="1"/>
          <w:numId w:val="15"/>
        </w:numPr>
        <w:spacing w:line="288" w:lineRule="auto"/>
        <w:contextualSpacing w:val="0"/>
        <w:rPr>
          <w:rFonts w:asciiTheme="majorHAnsi" w:hAnsiTheme="majorHAnsi" w:cstheme="majorHAnsi"/>
          <w:sz w:val="28"/>
          <w:szCs w:val="28"/>
        </w:rPr>
      </w:pPr>
      <w:r w:rsidRPr="00FF698D">
        <w:rPr>
          <w:rFonts w:asciiTheme="majorHAnsi" w:hAnsiTheme="majorHAnsi" w:cstheme="majorHAnsi"/>
          <w:sz w:val="28"/>
          <w:szCs w:val="28"/>
        </w:rPr>
        <w:t>Quản lý thành viên</w:t>
      </w:r>
      <w:r w:rsidR="00595B3F" w:rsidRPr="00FF698D">
        <w:rPr>
          <w:rFonts w:asciiTheme="majorHAnsi" w:hAnsiTheme="majorHAnsi" w:cstheme="majorHAnsi"/>
          <w:sz w:val="28"/>
          <w:szCs w:val="28"/>
        </w:rPr>
        <w:t xml:space="preserve"> đăng ký</w:t>
      </w:r>
    </w:p>
    <w:p w14:paraId="610218ED" w14:textId="3A5BED23" w:rsidR="005F3B97" w:rsidRPr="00FF698D" w:rsidRDefault="005F3B97" w:rsidP="00FF698D">
      <w:pPr>
        <w:pStyle w:val="ListParagraph"/>
        <w:numPr>
          <w:ilvl w:val="1"/>
          <w:numId w:val="15"/>
        </w:numPr>
        <w:spacing w:line="288" w:lineRule="auto"/>
        <w:contextualSpacing w:val="0"/>
        <w:rPr>
          <w:rFonts w:asciiTheme="majorHAnsi" w:hAnsiTheme="majorHAnsi" w:cstheme="majorHAnsi"/>
          <w:sz w:val="28"/>
          <w:szCs w:val="28"/>
        </w:rPr>
      </w:pPr>
      <w:r w:rsidRPr="00FF698D">
        <w:rPr>
          <w:rFonts w:asciiTheme="majorHAnsi" w:hAnsiTheme="majorHAnsi" w:cstheme="majorHAnsi"/>
          <w:sz w:val="28"/>
          <w:szCs w:val="28"/>
        </w:rPr>
        <w:lastRenderedPageBreak/>
        <w:t>Quản lý nhà đầu tư</w:t>
      </w:r>
      <w:r w:rsidR="00595B3F" w:rsidRPr="00FF698D">
        <w:rPr>
          <w:rFonts w:asciiTheme="majorHAnsi" w:hAnsiTheme="majorHAnsi" w:cstheme="majorHAnsi"/>
          <w:sz w:val="28"/>
          <w:szCs w:val="28"/>
        </w:rPr>
        <w:t xml:space="preserve"> đăng ký</w:t>
      </w:r>
    </w:p>
    <w:p w14:paraId="28831890" w14:textId="47B03975" w:rsidR="005F3B97" w:rsidRPr="00FF698D" w:rsidRDefault="000E70BF" w:rsidP="00FF698D">
      <w:pPr>
        <w:pStyle w:val="ListParagraph"/>
        <w:numPr>
          <w:ilvl w:val="1"/>
          <w:numId w:val="15"/>
        </w:numPr>
        <w:spacing w:line="288" w:lineRule="auto"/>
        <w:contextualSpacing w:val="0"/>
        <w:rPr>
          <w:rFonts w:asciiTheme="majorHAnsi" w:hAnsiTheme="majorHAnsi" w:cstheme="majorHAnsi"/>
          <w:sz w:val="28"/>
          <w:szCs w:val="28"/>
        </w:rPr>
      </w:pPr>
      <w:r w:rsidRPr="00FF698D">
        <w:rPr>
          <w:rFonts w:asciiTheme="majorHAnsi" w:hAnsiTheme="majorHAnsi" w:cstheme="majorHAnsi"/>
          <w:sz w:val="28"/>
          <w:szCs w:val="28"/>
        </w:rPr>
        <w:t>Quản lý thông tin đặt lệnh, khớp lệnh</w:t>
      </w:r>
    </w:p>
    <w:p w14:paraId="48520555" w14:textId="7ABC9CF7" w:rsidR="005F3B97" w:rsidRPr="00FF698D" w:rsidRDefault="000E70BF" w:rsidP="00FF698D">
      <w:pPr>
        <w:pStyle w:val="ListParagraph"/>
        <w:numPr>
          <w:ilvl w:val="1"/>
          <w:numId w:val="15"/>
        </w:numPr>
        <w:spacing w:line="288" w:lineRule="auto"/>
        <w:contextualSpacing w:val="0"/>
        <w:rPr>
          <w:rFonts w:asciiTheme="majorHAnsi" w:hAnsiTheme="majorHAnsi" w:cstheme="majorHAnsi"/>
          <w:sz w:val="28"/>
          <w:szCs w:val="28"/>
        </w:rPr>
      </w:pPr>
      <w:r w:rsidRPr="00FF698D">
        <w:rPr>
          <w:rFonts w:asciiTheme="majorHAnsi" w:hAnsiTheme="majorHAnsi" w:cstheme="majorHAnsi"/>
          <w:sz w:val="28"/>
          <w:szCs w:val="28"/>
        </w:rPr>
        <w:t>Quản lý kết quả của đợt đấu giá</w:t>
      </w:r>
    </w:p>
    <w:p w14:paraId="376237CE" w14:textId="0B2FEC6C" w:rsidR="005F3B97" w:rsidRPr="00FF698D" w:rsidRDefault="005F3B97" w:rsidP="00FF698D">
      <w:pPr>
        <w:pStyle w:val="ListParagraph"/>
        <w:numPr>
          <w:ilvl w:val="0"/>
          <w:numId w:val="15"/>
        </w:numPr>
        <w:spacing w:line="288" w:lineRule="auto"/>
        <w:contextualSpacing w:val="0"/>
        <w:rPr>
          <w:rFonts w:asciiTheme="majorHAnsi" w:hAnsiTheme="majorHAnsi" w:cstheme="majorHAnsi"/>
          <w:sz w:val="28"/>
          <w:szCs w:val="28"/>
        </w:rPr>
      </w:pPr>
      <w:r w:rsidRPr="00FF698D">
        <w:rPr>
          <w:rFonts w:asciiTheme="majorHAnsi" w:hAnsiTheme="majorHAnsi" w:cstheme="majorHAnsi"/>
          <w:sz w:val="28"/>
          <w:szCs w:val="28"/>
        </w:rPr>
        <w:t>Module xử lý nghiệp vụ Book building: là module xử lý các yêu cầu nghiệp vụ Book building như:</w:t>
      </w:r>
    </w:p>
    <w:p w14:paraId="4E03ADC1" w14:textId="28950A70" w:rsidR="005F3B97" w:rsidRPr="00FF698D" w:rsidRDefault="00627D95" w:rsidP="00FF698D">
      <w:pPr>
        <w:pStyle w:val="ListParagraph"/>
        <w:numPr>
          <w:ilvl w:val="1"/>
          <w:numId w:val="15"/>
        </w:numPr>
        <w:spacing w:line="288" w:lineRule="auto"/>
        <w:contextualSpacing w:val="0"/>
        <w:rPr>
          <w:rFonts w:asciiTheme="majorHAnsi" w:hAnsiTheme="majorHAnsi" w:cstheme="majorHAnsi"/>
          <w:sz w:val="28"/>
          <w:szCs w:val="28"/>
        </w:rPr>
      </w:pPr>
      <w:r w:rsidRPr="00FF698D">
        <w:rPr>
          <w:rFonts w:asciiTheme="majorHAnsi" w:hAnsiTheme="majorHAnsi" w:cstheme="majorHAnsi"/>
          <w:sz w:val="28"/>
          <w:szCs w:val="28"/>
        </w:rPr>
        <w:t>Quản lý thông tin đợt book building</w:t>
      </w:r>
    </w:p>
    <w:p w14:paraId="78BE3A7C" w14:textId="34D6920C" w:rsidR="00165BA1" w:rsidRPr="00FF698D" w:rsidRDefault="00165BA1" w:rsidP="00FF698D">
      <w:pPr>
        <w:pStyle w:val="ListParagraph"/>
        <w:numPr>
          <w:ilvl w:val="1"/>
          <w:numId w:val="15"/>
        </w:numPr>
        <w:spacing w:line="288" w:lineRule="auto"/>
        <w:contextualSpacing w:val="0"/>
        <w:rPr>
          <w:rFonts w:asciiTheme="majorHAnsi" w:hAnsiTheme="majorHAnsi" w:cstheme="majorHAnsi"/>
          <w:sz w:val="28"/>
          <w:szCs w:val="28"/>
        </w:rPr>
      </w:pPr>
      <w:r w:rsidRPr="00FF698D">
        <w:rPr>
          <w:rFonts w:asciiTheme="majorHAnsi" w:hAnsiTheme="majorHAnsi" w:cstheme="majorHAnsi"/>
          <w:sz w:val="28"/>
          <w:szCs w:val="28"/>
        </w:rPr>
        <w:t>Quản lý tiến trình đợt book building</w:t>
      </w:r>
    </w:p>
    <w:p w14:paraId="7E2DAFBC" w14:textId="37254250" w:rsidR="005F3B97" w:rsidRPr="00FF698D" w:rsidRDefault="00627D95" w:rsidP="00FF698D">
      <w:pPr>
        <w:pStyle w:val="ListParagraph"/>
        <w:numPr>
          <w:ilvl w:val="1"/>
          <w:numId w:val="15"/>
        </w:numPr>
        <w:spacing w:line="288" w:lineRule="auto"/>
        <w:contextualSpacing w:val="0"/>
        <w:rPr>
          <w:rFonts w:asciiTheme="majorHAnsi" w:hAnsiTheme="majorHAnsi" w:cstheme="majorHAnsi"/>
          <w:sz w:val="28"/>
          <w:szCs w:val="28"/>
        </w:rPr>
      </w:pPr>
      <w:r w:rsidRPr="00FF698D">
        <w:rPr>
          <w:rFonts w:asciiTheme="majorHAnsi" w:hAnsiTheme="majorHAnsi" w:cstheme="majorHAnsi"/>
          <w:sz w:val="28"/>
          <w:szCs w:val="28"/>
        </w:rPr>
        <w:t>Quản lý thành viên đăng ký</w:t>
      </w:r>
    </w:p>
    <w:p w14:paraId="39BBAB58" w14:textId="17F64F3F" w:rsidR="005F3B97" w:rsidRPr="00FF698D" w:rsidRDefault="00627D95" w:rsidP="00FF698D">
      <w:pPr>
        <w:pStyle w:val="ListParagraph"/>
        <w:numPr>
          <w:ilvl w:val="1"/>
          <w:numId w:val="15"/>
        </w:numPr>
        <w:spacing w:line="288" w:lineRule="auto"/>
        <w:contextualSpacing w:val="0"/>
        <w:rPr>
          <w:rFonts w:asciiTheme="majorHAnsi" w:hAnsiTheme="majorHAnsi" w:cstheme="majorHAnsi"/>
          <w:sz w:val="28"/>
          <w:szCs w:val="28"/>
        </w:rPr>
      </w:pPr>
      <w:r w:rsidRPr="00FF698D">
        <w:rPr>
          <w:rFonts w:asciiTheme="majorHAnsi" w:hAnsiTheme="majorHAnsi" w:cstheme="majorHAnsi"/>
          <w:sz w:val="28"/>
          <w:szCs w:val="28"/>
        </w:rPr>
        <w:t>Quản lý thông tin NĐT đăng ký</w:t>
      </w:r>
    </w:p>
    <w:p w14:paraId="6FA9261C" w14:textId="3D8E06AB" w:rsidR="005F3B97" w:rsidRPr="00FF698D" w:rsidRDefault="00627D95" w:rsidP="00FF698D">
      <w:pPr>
        <w:pStyle w:val="ListParagraph"/>
        <w:numPr>
          <w:ilvl w:val="1"/>
          <w:numId w:val="15"/>
        </w:numPr>
        <w:spacing w:line="288" w:lineRule="auto"/>
        <w:contextualSpacing w:val="0"/>
        <w:rPr>
          <w:rFonts w:asciiTheme="majorHAnsi" w:hAnsiTheme="majorHAnsi" w:cstheme="majorHAnsi"/>
          <w:sz w:val="28"/>
          <w:szCs w:val="28"/>
        </w:rPr>
      </w:pPr>
      <w:r w:rsidRPr="00FF698D">
        <w:rPr>
          <w:rFonts w:asciiTheme="majorHAnsi" w:hAnsiTheme="majorHAnsi" w:cstheme="majorHAnsi"/>
          <w:sz w:val="28"/>
          <w:szCs w:val="28"/>
        </w:rPr>
        <w:t>Quản lý thông tin lệnh</w:t>
      </w:r>
    </w:p>
    <w:p w14:paraId="11CF56CF" w14:textId="3189B5AA" w:rsidR="005F3B97" w:rsidRPr="00FF698D" w:rsidRDefault="00627D95" w:rsidP="00FF698D">
      <w:pPr>
        <w:pStyle w:val="ListParagraph"/>
        <w:numPr>
          <w:ilvl w:val="1"/>
          <w:numId w:val="15"/>
        </w:numPr>
        <w:spacing w:line="288" w:lineRule="auto"/>
        <w:contextualSpacing w:val="0"/>
        <w:rPr>
          <w:rFonts w:asciiTheme="majorHAnsi" w:hAnsiTheme="majorHAnsi" w:cstheme="majorHAnsi"/>
          <w:sz w:val="28"/>
          <w:szCs w:val="28"/>
        </w:rPr>
      </w:pPr>
      <w:r w:rsidRPr="00FF698D">
        <w:rPr>
          <w:rFonts w:asciiTheme="majorHAnsi" w:hAnsiTheme="majorHAnsi" w:cstheme="majorHAnsi"/>
          <w:sz w:val="28"/>
          <w:szCs w:val="28"/>
        </w:rPr>
        <w:t>Đồ thị khối lượng theo các mức giá</w:t>
      </w:r>
    </w:p>
    <w:p w14:paraId="0B0B1739" w14:textId="133702A6" w:rsidR="00627D95" w:rsidRPr="00FF698D" w:rsidRDefault="00627D95" w:rsidP="00FF698D">
      <w:pPr>
        <w:pStyle w:val="ListParagraph"/>
        <w:numPr>
          <w:ilvl w:val="1"/>
          <w:numId w:val="15"/>
        </w:numPr>
        <w:spacing w:line="288" w:lineRule="auto"/>
        <w:contextualSpacing w:val="0"/>
        <w:rPr>
          <w:rFonts w:asciiTheme="majorHAnsi" w:hAnsiTheme="majorHAnsi" w:cstheme="majorHAnsi"/>
          <w:sz w:val="28"/>
          <w:szCs w:val="28"/>
        </w:rPr>
      </w:pPr>
      <w:r w:rsidRPr="00FF698D">
        <w:rPr>
          <w:rFonts w:asciiTheme="majorHAnsi" w:hAnsiTheme="majorHAnsi" w:cstheme="majorHAnsi"/>
          <w:sz w:val="28"/>
          <w:szCs w:val="28"/>
        </w:rPr>
        <w:t>Xác định kết quả dựng sổ và phân phối tiếp</w:t>
      </w:r>
    </w:p>
    <w:p w14:paraId="0DA3707D" w14:textId="36E1D8C6" w:rsidR="005F3B97" w:rsidRPr="00FF698D" w:rsidRDefault="005F3B97" w:rsidP="00FF698D">
      <w:pPr>
        <w:pStyle w:val="ListParagraph"/>
        <w:numPr>
          <w:ilvl w:val="1"/>
          <w:numId w:val="15"/>
        </w:numPr>
        <w:spacing w:line="288" w:lineRule="auto"/>
        <w:contextualSpacing w:val="0"/>
        <w:rPr>
          <w:rFonts w:asciiTheme="majorHAnsi" w:hAnsiTheme="majorHAnsi" w:cstheme="majorHAnsi"/>
          <w:sz w:val="28"/>
          <w:szCs w:val="28"/>
        </w:rPr>
      </w:pPr>
      <w:r w:rsidRPr="00FF698D">
        <w:rPr>
          <w:rFonts w:asciiTheme="majorHAnsi" w:hAnsiTheme="majorHAnsi" w:cstheme="majorHAnsi"/>
          <w:sz w:val="28"/>
          <w:szCs w:val="28"/>
        </w:rPr>
        <w:t>Module xử lý nghiệp vụ thanh toán: là module xử lý các yêu cầu của nghiệp vụ thanh toán đấu giá</w:t>
      </w:r>
      <w:r w:rsidR="00165BA1" w:rsidRPr="00FF698D">
        <w:rPr>
          <w:rFonts w:asciiTheme="majorHAnsi" w:hAnsiTheme="majorHAnsi" w:cstheme="majorHAnsi"/>
          <w:sz w:val="28"/>
          <w:szCs w:val="28"/>
        </w:rPr>
        <w:t xml:space="preserve"> </w:t>
      </w:r>
      <w:commentRangeStart w:id="30"/>
      <w:r w:rsidR="00165BA1" w:rsidRPr="00FF698D">
        <w:rPr>
          <w:rFonts w:asciiTheme="majorHAnsi" w:hAnsiTheme="majorHAnsi" w:cstheme="majorHAnsi"/>
          <w:sz w:val="28"/>
          <w:szCs w:val="28"/>
        </w:rPr>
        <w:t>và book building</w:t>
      </w:r>
      <w:r w:rsidRPr="00FF698D">
        <w:rPr>
          <w:rFonts w:asciiTheme="majorHAnsi" w:hAnsiTheme="majorHAnsi" w:cstheme="majorHAnsi"/>
          <w:sz w:val="28"/>
          <w:szCs w:val="28"/>
        </w:rPr>
        <w:t xml:space="preserve"> </w:t>
      </w:r>
      <w:commentRangeEnd w:id="30"/>
      <w:r w:rsidR="00165BA1" w:rsidRPr="00FF698D">
        <w:rPr>
          <w:rFonts w:asciiTheme="majorHAnsi" w:hAnsiTheme="majorHAnsi" w:cstheme="majorHAnsi"/>
          <w:sz w:val="28"/>
          <w:szCs w:val="28"/>
        </w:rPr>
        <w:commentReference w:id="30"/>
      </w:r>
      <w:r w:rsidRPr="00FF698D">
        <w:rPr>
          <w:rFonts w:asciiTheme="majorHAnsi" w:hAnsiTheme="majorHAnsi" w:cstheme="majorHAnsi"/>
          <w:sz w:val="28"/>
          <w:szCs w:val="28"/>
        </w:rPr>
        <w:t>như:</w:t>
      </w:r>
    </w:p>
    <w:p w14:paraId="521F2062" w14:textId="77777777" w:rsidR="005F3B97" w:rsidRPr="00FF698D" w:rsidRDefault="005F3B97" w:rsidP="00FF698D">
      <w:pPr>
        <w:pStyle w:val="ListParagraph"/>
        <w:numPr>
          <w:ilvl w:val="1"/>
          <w:numId w:val="15"/>
        </w:numPr>
        <w:spacing w:line="288" w:lineRule="auto"/>
        <w:contextualSpacing w:val="0"/>
        <w:rPr>
          <w:rFonts w:asciiTheme="majorHAnsi" w:hAnsiTheme="majorHAnsi" w:cstheme="majorHAnsi"/>
          <w:sz w:val="28"/>
          <w:szCs w:val="28"/>
        </w:rPr>
      </w:pPr>
      <w:bookmarkStart w:id="31" w:name="_Hlk13564256"/>
      <w:bookmarkStart w:id="32" w:name="_Hlk13573442"/>
      <w:r w:rsidRPr="00FF698D">
        <w:rPr>
          <w:rFonts w:asciiTheme="majorHAnsi" w:hAnsiTheme="majorHAnsi" w:cstheme="majorHAnsi"/>
          <w:sz w:val="28"/>
          <w:szCs w:val="28"/>
        </w:rPr>
        <w:t>Quản lý tiến trình thanh toán</w:t>
      </w:r>
    </w:p>
    <w:p w14:paraId="0F2A398E" w14:textId="77777777" w:rsidR="005F3B97" w:rsidRPr="00FF698D" w:rsidRDefault="005F3B97" w:rsidP="00FF698D">
      <w:pPr>
        <w:pStyle w:val="ListParagraph"/>
        <w:numPr>
          <w:ilvl w:val="1"/>
          <w:numId w:val="15"/>
        </w:numPr>
        <w:spacing w:line="288" w:lineRule="auto"/>
        <w:contextualSpacing w:val="0"/>
        <w:rPr>
          <w:rFonts w:asciiTheme="majorHAnsi" w:hAnsiTheme="majorHAnsi" w:cstheme="majorHAnsi"/>
          <w:sz w:val="28"/>
          <w:szCs w:val="28"/>
        </w:rPr>
      </w:pPr>
      <w:r w:rsidRPr="00FF698D">
        <w:rPr>
          <w:rFonts w:asciiTheme="majorHAnsi" w:hAnsiTheme="majorHAnsi" w:cstheme="majorHAnsi"/>
          <w:sz w:val="28"/>
          <w:szCs w:val="28"/>
        </w:rPr>
        <w:t>Thực hiện thanh toán</w:t>
      </w:r>
    </w:p>
    <w:p w14:paraId="61EEA9EA" w14:textId="21B989EC" w:rsidR="005F3B97" w:rsidRPr="00FF698D" w:rsidRDefault="005F3B97" w:rsidP="00FF698D">
      <w:pPr>
        <w:pStyle w:val="ListParagraph"/>
        <w:numPr>
          <w:ilvl w:val="1"/>
          <w:numId w:val="15"/>
        </w:numPr>
        <w:spacing w:line="288" w:lineRule="auto"/>
        <w:contextualSpacing w:val="0"/>
        <w:rPr>
          <w:rFonts w:asciiTheme="majorHAnsi" w:hAnsiTheme="majorHAnsi" w:cstheme="majorHAnsi"/>
          <w:sz w:val="28"/>
          <w:szCs w:val="28"/>
        </w:rPr>
      </w:pPr>
      <w:r w:rsidRPr="00FF698D">
        <w:rPr>
          <w:rFonts w:asciiTheme="majorHAnsi" w:hAnsiTheme="majorHAnsi" w:cstheme="majorHAnsi"/>
          <w:sz w:val="28"/>
          <w:szCs w:val="28"/>
        </w:rPr>
        <w:t xml:space="preserve">Xử lý các </w:t>
      </w:r>
      <w:bookmarkEnd w:id="31"/>
      <w:r w:rsidR="007545E9" w:rsidRPr="00FF698D">
        <w:rPr>
          <w:rFonts w:asciiTheme="majorHAnsi" w:hAnsiTheme="majorHAnsi" w:cstheme="majorHAnsi"/>
          <w:sz w:val="28"/>
          <w:szCs w:val="28"/>
        </w:rPr>
        <w:t>vi phạm quy chế</w:t>
      </w:r>
    </w:p>
    <w:p w14:paraId="1BF97217" w14:textId="77EB3B88" w:rsidR="005F3B97" w:rsidRPr="00FF698D" w:rsidRDefault="009C630B" w:rsidP="00FF698D">
      <w:pPr>
        <w:pStyle w:val="ListParagraph"/>
        <w:numPr>
          <w:ilvl w:val="1"/>
          <w:numId w:val="15"/>
        </w:numPr>
        <w:spacing w:line="288" w:lineRule="auto"/>
        <w:contextualSpacing w:val="0"/>
        <w:rPr>
          <w:rFonts w:asciiTheme="majorHAnsi" w:hAnsiTheme="majorHAnsi" w:cstheme="majorHAnsi"/>
          <w:sz w:val="28"/>
          <w:szCs w:val="28"/>
        </w:rPr>
      </w:pPr>
      <w:bookmarkStart w:id="33" w:name="_Hlk13573449"/>
      <w:r w:rsidRPr="00FF698D">
        <w:rPr>
          <w:rFonts w:asciiTheme="majorHAnsi" w:hAnsiTheme="majorHAnsi" w:cstheme="majorHAnsi"/>
          <w:sz w:val="28"/>
          <w:szCs w:val="28"/>
        </w:rPr>
        <w:t>Danh sách sở hữu</w:t>
      </w:r>
      <w:bookmarkEnd w:id="32"/>
      <w:bookmarkEnd w:id="33"/>
    </w:p>
    <w:p w14:paraId="4B9AAE67" w14:textId="77777777" w:rsidR="005F3B97" w:rsidRPr="00FF698D" w:rsidRDefault="005F3B97" w:rsidP="00FF698D">
      <w:pPr>
        <w:pStyle w:val="ListParagraph"/>
        <w:numPr>
          <w:ilvl w:val="0"/>
          <w:numId w:val="15"/>
        </w:numPr>
        <w:spacing w:line="288" w:lineRule="auto"/>
        <w:contextualSpacing w:val="0"/>
        <w:rPr>
          <w:rFonts w:asciiTheme="majorHAnsi" w:hAnsiTheme="majorHAnsi" w:cstheme="majorHAnsi"/>
          <w:sz w:val="28"/>
          <w:szCs w:val="28"/>
        </w:rPr>
      </w:pPr>
      <w:r w:rsidRPr="00FF698D">
        <w:rPr>
          <w:rFonts w:asciiTheme="majorHAnsi" w:hAnsiTheme="majorHAnsi" w:cstheme="majorHAnsi"/>
          <w:sz w:val="28"/>
          <w:szCs w:val="28"/>
        </w:rPr>
        <w:t>Module xử lý báo cáo: là module xử lý việc truy xuất, tạo và kết xuất báo cáo</w:t>
      </w:r>
    </w:p>
    <w:p w14:paraId="08217B4A" w14:textId="77777777" w:rsidR="005F3B97" w:rsidRPr="00FF698D" w:rsidRDefault="005F3B97" w:rsidP="00FF698D">
      <w:pPr>
        <w:pStyle w:val="ListParagraph"/>
        <w:numPr>
          <w:ilvl w:val="0"/>
          <w:numId w:val="15"/>
        </w:numPr>
        <w:spacing w:line="288" w:lineRule="auto"/>
        <w:contextualSpacing w:val="0"/>
        <w:rPr>
          <w:rFonts w:asciiTheme="majorHAnsi" w:hAnsiTheme="majorHAnsi" w:cstheme="majorHAnsi"/>
          <w:sz w:val="28"/>
          <w:szCs w:val="28"/>
        </w:rPr>
      </w:pPr>
      <w:r w:rsidRPr="00FF698D">
        <w:rPr>
          <w:rFonts w:asciiTheme="majorHAnsi" w:hAnsiTheme="majorHAnsi" w:cstheme="majorHAnsi"/>
          <w:sz w:val="28"/>
          <w:szCs w:val="28"/>
        </w:rPr>
        <w:t>Module quản trị hệ thống: là module thực hiện cho phép quản trị toàn bộ hệ thống</w:t>
      </w:r>
    </w:p>
    <w:p w14:paraId="07837F82" w14:textId="77777777" w:rsidR="005F3B97" w:rsidRPr="00FF698D" w:rsidRDefault="005F3B97" w:rsidP="00FF698D">
      <w:pPr>
        <w:pStyle w:val="ListParagraph"/>
        <w:numPr>
          <w:ilvl w:val="0"/>
          <w:numId w:val="15"/>
        </w:numPr>
        <w:spacing w:line="288" w:lineRule="auto"/>
        <w:contextualSpacing w:val="0"/>
        <w:rPr>
          <w:rFonts w:asciiTheme="majorHAnsi" w:hAnsiTheme="majorHAnsi" w:cstheme="majorHAnsi"/>
          <w:sz w:val="28"/>
          <w:szCs w:val="28"/>
        </w:rPr>
      </w:pPr>
      <w:r w:rsidRPr="00FF698D">
        <w:rPr>
          <w:rFonts w:asciiTheme="majorHAnsi" w:hAnsiTheme="majorHAnsi" w:cstheme="majorHAnsi"/>
          <w:sz w:val="28"/>
          <w:szCs w:val="28"/>
        </w:rPr>
        <w:t>Module kết nối với CSDL: là module thực hiện việc kết nối, chạy các hàm và thủ tục để trao đổi dữ liệu với CSDL</w:t>
      </w:r>
    </w:p>
    <w:p w14:paraId="5ABF457D" w14:textId="439B37B7" w:rsidR="005F3B97" w:rsidRPr="00FF698D" w:rsidRDefault="005F3B97" w:rsidP="00FF698D">
      <w:pPr>
        <w:pStyle w:val="ListParagraph"/>
        <w:numPr>
          <w:ilvl w:val="0"/>
          <w:numId w:val="15"/>
        </w:numPr>
        <w:spacing w:line="288" w:lineRule="auto"/>
        <w:contextualSpacing w:val="0"/>
        <w:rPr>
          <w:rFonts w:asciiTheme="majorHAnsi" w:hAnsiTheme="majorHAnsi" w:cstheme="majorHAnsi"/>
          <w:sz w:val="28"/>
          <w:szCs w:val="28"/>
        </w:rPr>
      </w:pPr>
      <w:r w:rsidRPr="00FF698D">
        <w:rPr>
          <w:rFonts w:asciiTheme="majorHAnsi" w:hAnsiTheme="majorHAnsi" w:cstheme="majorHAnsi"/>
          <w:sz w:val="28"/>
          <w:szCs w:val="28"/>
        </w:rPr>
        <w:t>Module trao đổi với hệ thống khác: là module thực hiện việc trao đổi với hệ thống khác của HOSE. Module sẽ thực hiện chức năng:</w:t>
      </w:r>
    </w:p>
    <w:p w14:paraId="76D9AD24" w14:textId="07B95219" w:rsidR="005F3B97" w:rsidRPr="00FF698D" w:rsidRDefault="005F3B97" w:rsidP="00FF698D">
      <w:pPr>
        <w:pStyle w:val="ListParagraph"/>
        <w:numPr>
          <w:ilvl w:val="1"/>
          <w:numId w:val="15"/>
        </w:numPr>
        <w:spacing w:line="288" w:lineRule="auto"/>
        <w:contextualSpacing w:val="0"/>
        <w:rPr>
          <w:rFonts w:asciiTheme="majorHAnsi" w:hAnsiTheme="majorHAnsi" w:cstheme="majorHAnsi"/>
          <w:sz w:val="28"/>
          <w:szCs w:val="28"/>
        </w:rPr>
      </w:pPr>
      <w:r w:rsidRPr="00FF698D">
        <w:rPr>
          <w:rFonts w:asciiTheme="majorHAnsi" w:hAnsiTheme="majorHAnsi" w:cstheme="majorHAnsi"/>
          <w:sz w:val="28"/>
          <w:szCs w:val="28"/>
        </w:rPr>
        <w:t>Bắt tay, kết nối với hệ thống khác của HOSE</w:t>
      </w:r>
    </w:p>
    <w:p w14:paraId="17D42B07" w14:textId="77777777" w:rsidR="005F3B97" w:rsidRPr="00FF698D" w:rsidRDefault="005F3B97" w:rsidP="00FF698D">
      <w:pPr>
        <w:pStyle w:val="ListParagraph"/>
        <w:numPr>
          <w:ilvl w:val="1"/>
          <w:numId w:val="15"/>
        </w:numPr>
        <w:spacing w:line="288" w:lineRule="auto"/>
        <w:contextualSpacing w:val="0"/>
        <w:rPr>
          <w:rFonts w:asciiTheme="majorHAnsi" w:hAnsiTheme="majorHAnsi" w:cstheme="majorHAnsi"/>
          <w:sz w:val="28"/>
          <w:szCs w:val="28"/>
        </w:rPr>
      </w:pPr>
      <w:r w:rsidRPr="00FF698D">
        <w:rPr>
          <w:rFonts w:asciiTheme="majorHAnsi" w:hAnsiTheme="majorHAnsi" w:cstheme="majorHAnsi"/>
          <w:sz w:val="28"/>
          <w:szCs w:val="28"/>
        </w:rPr>
        <w:t>Thực hiện việc lấy dữ liệu từ hệ thống đấu giá để gửi sang hệ thống khác</w:t>
      </w:r>
    </w:p>
    <w:p w14:paraId="41836337" w14:textId="77777777" w:rsidR="005F3B97" w:rsidRPr="00FF698D" w:rsidRDefault="005F3B97" w:rsidP="00FF698D">
      <w:pPr>
        <w:pStyle w:val="ListParagraph"/>
        <w:numPr>
          <w:ilvl w:val="1"/>
          <w:numId w:val="15"/>
        </w:numPr>
        <w:spacing w:line="288" w:lineRule="auto"/>
        <w:contextualSpacing w:val="0"/>
        <w:rPr>
          <w:rFonts w:asciiTheme="majorHAnsi" w:hAnsiTheme="majorHAnsi" w:cstheme="majorHAnsi"/>
          <w:sz w:val="28"/>
          <w:szCs w:val="28"/>
        </w:rPr>
      </w:pPr>
      <w:r w:rsidRPr="00FF698D">
        <w:rPr>
          <w:rFonts w:asciiTheme="majorHAnsi" w:hAnsiTheme="majorHAnsi" w:cstheme="majorHAnsi"/>
          <w:sz w:val="28"/>
          <w:szCs w:val="28"/>
        </w:rPr>
        <w:lastRenderedPageBreak/>
        <w:t>Nhận thông tin từ hệ thống khác, chuyển đổi và lưu vào CSDL của hệ thống đấu giá.</w:t>
      </w:r>
    </w:p>
    <w:p w14:paraId="68820D3E" w14:textId="77777777" w:rsidR="005F3B97" w:rsidRPr="00FF698D" w:rsidRDefault="005F3B97" w:rsidP="00FF698D">
      <w:pPr>
        <w:pStyle w:val="ListParagraph"/>
        <w:numPr>
          <w:ilvl w:val="0"/>
          <w:numId w:val="15"/>
        </w:numPr>
        <w:spacing w:line="288" w:lineRule="auto"/>
        <w:contextualSpacing w:val="0"/>
        <w:rPr>
          <w:rFonts w:asciiTheme="majorHAnsi" w:hAnsiTheme="majorHAnsi" w:cstheme="majorHAnsi"/>
          <w:sz w:val="28"/>
          <w:szCs w:val="28"/>
        </w:rPr>
      </w:pPr>
      <w:r w:rsidRPr="00FF698D">
        <w:rPr>
          <w:rFonts w:asciiTheme="majorHAnsi" w:hAnsiTheme="majorHAnsi" w:cstheme="majorHAnsi"/>
          <w:sz w:val="28"/>
          <w:szCs w:val="28"/>
        </w:rPr>
        <w:t>Việc thiết kế theo module có các ưu điểm như sau:</w:t>
      </w:r>
    </w:p>
    <w:p w14:paraId="604302AD" w14:textId="77777777" w:rsidR="005F3B97" w:rsidRPr="00FF698D" w:rsidRDefault="005F3B97" w:rsidP="00FF698D">
      <w:pPr>
        <w:pStyle w:val="ListParagraph"/>
        <w:numPr>
          <w:ilvl w:val="1"/>
          <w:numId w:val="15"/>
        </w:numPr>
        <w:spacing w:line="288" w:lineRule="auto"/>
        <w:contextualSpacing w:val="0"/>
        <w:rPr>
          <w:rFonts w:asciiTheme="majorHAnsi" w:hAnsiTheme="majorHAnsi" w:cstheme="majorHAnsi"/>
          <w:sz w:val="28"/>
          <w:szCs w:val="28"/>
        </w:rPr>
      </w:pPr>
      <w:r w:rsidRPr="00FF698D">
        <w:rPr>
          <w:rFonts w:asciiTheme="majorHAnsi" w:hAnsiTheme="majorHAnsi" w:cstheme="majorHAnsi"/>
          <w:sz w:val="28"/>
          <w:szCs w:val="28"/>
        </w:rPr>
        <w:t>Hệ thống có độ mở rộng cao, việc chỉnh sửa hoặc nâng cấp một module sẽ không làm ảnh hưởng nhiều đến các module còn lại của hệ thống</w:t>
      </w:r>
    </w:p>
    <w:p w14:paraId="4EFD2054" w14:textId="77777777" w:rsidR="00FF698D" w:rsidRPr="00FF698D" w:rsidRDefault="005F3B97" w:rsidP="00FF698D">
      <w:pPr>
        <w:pStyle w:val="ListParagraph"/>
        <w:numPr>
          <w:ilvl w:val="1"/>
          <w:numId w:val="15"/>
        </w:numPr>
        <w:spacing w:line="288" w:lineRule="auto"/>
        <w:contextualSpacing w:val="0"/>
        <w:rPr>
          <w:rFonts w:asciiTheme="majorHAnsi" w:hAnsiTheme="majorHAnsi" w:cstheme="majorHAnsi"/>
          <w:sz w:val="28"/>
          <w:szCs w:val="28"/>
        </w:rPr>
      </w:pPr>
      <w:r w:rsidRPr="00FF698D">
        <w:rPr>
          <w:rFonts w:asciiTheme="majorHAnsi" w:hAnsiTheme="majorHAnsi" w:cstheme="majorHAnsi"/>
          <w:sz w:val="28"/>
          <w:szCs w:val="28"/>
        </w:rPr>
        <w:t>Việc thêm mới, mở rộng các module trong phạm vi phù hợp sẽ không làm ảnh hưởng đến thiết kế tổng thể của hệ thống.</w:t>
      </w:r>
    </w:p>
    <w:p w14:paraId="461F0172" w14:textId="3E61F4E7" w:rsidR="005F3B97" w:rsidRPr="00FF698D" w:rsidRDefault="005F3B97" w:rsidP="00FF698D">
      <w:pPr>
        <w:pStyle w:val="ListParagraph"/>
        <w:numPr>
          <w:ilvl w:val="1"/>
          <w:numId w:val="15"/>
        </w:numPr>
        <w:spacing w:line="288" w:lineRule="auto"/>
        <w:contextualSpacing w:val="0"/>
        <w:rPr>
          <w:rFonts w:asciiTheme="majorHAnsi" w:hAnsiTheme="majorHAnsi" w:cstheme="majorHAnsi"/>
          <w:sz w:val="28"/>
          <w:szCs w:val="28"/>
        </w:rPr>
      </w:pPr>
      <w:r w:rsidRPr="00FF698D">
        <w:rPr>
          <w:rFonts w:asciiTheme="majorHAnsi" w:hAnsiTheme="majorHAnsi" w:cstheme="majorHAnsi"/>
          <w:sz w:val="28"/>
          <w:szCs w:val="28"/>
        </w:rPr>
        <w:t>Dễ dàng trong việc phân tải, nâng cao hiệu năng của hệ thống.</w:t>
      </w:r>
    </w:p>
    <w:p w14:paraId="0C4DF622" w14:textId="6B1EE796" w:rsidR="00722E2D" w:rsidRDefault="00722E2D" w:rsidP="00722E2D">
      <w:pPr>
        <w:pStyle w:val="Heading3"/>
      </w:pPr>
      <w:bookmarkStart w:id="34" w:name="_Toc14772018"/>
      <w:r>
        <w:t>Các yêu cầu cần lưu ý khi xây dựng phần mềm</w:t>
      </w:r>
      <w:bookmarkEnd w:id="28"/>
      <w:bookmarkEnd w:id="34"/>
    </w:p>
    <w:p w14:paraId="25E82DE0" w14:textId="77777777" w:rsidR="00722E2D" w:rsidRPr="00506A85" w:rsidRDefault="00722E2D" w:rsidP="00722E2D">
      <w:pPr>
        <w:pStyle w:val="Heading4"/>
      </w:pPr>
      <w:bookmarkStart w:id="35" w:name="_Toc8739556"/>
      <w:commentRangeStart w:id="36"/>
      <w:r w:rsidRPr="00506A85">
        <w:t>Môi trường triển khai cài đặt hệ thống</w:t>
      </w:r>
      <w:bookmarkEnd w:id="35"/>
      <w:commentRangeEnd w:id="36"/>
      <w:r w:rsidR="009374DE">
        <w:rPr>
          <w:rStyle w:val="CommentReference"/>
          <w:rFonts w:eastAsia="Times New Roman"/>
          <w:b w:val="0"/>
          <w:bCs w:val="0"/>
          <w:lang w:eastAsia="en-US"/>
        </w:rPr>
        <w:commentReference w:id="36"/>
      </w:r>
    </w:p>
    <w:p w14:paraId="2246B340" w14:textId="5F10B405" w:rsidR="009D4789" w:rsidRDefault="00DD257C" w:rsidP="009D4789">
      <w:pPr>
        <w:pStyle w:val="ListParagraph"/>
        <w:numPr>
          <w:ilvl w:val="0"/>
          <w:numId w:val="0"/>
        </w:numPr>
        <w:spacing w:line="288" w:lineRule="auto"/>
        <w:ind w:left="720"/>
        <w:contextualSpacing w:val="0"/>
        <w:jc w:val="center"/>
        <w:rPr>
          <w:rFonts w:asciiTheme="majorHAnsi" w:hAnsiTheme="majorHAnsi" w:cstheme="majorHAnsi"/>
          <w:sz w:val="28"/>
          <w:szCs w:val="28"/>
        </w:rPr>
      </w:pPr>
      <w:r w:rsidRPr="00DD257C">
        <w:rPr>
          <w:rFonts w:asciiTheme="majorHAnsi" w:hAnsiTheme="majorHAnsi" w:cstheme="majorHAnsi"/>
          <w:noProof/>
          <w:sz w:val="28"/>
          <w:szCs w:val="28"/>
          <w:lang w:val="en-US"/>
        </w:rPr>
        <w:drawing>
          <wp:inline distT="0" distB="0" distL="0" distR="0" wp14:anchorId="751DAD94" wp14:editId="50F4EC0E">
            <wp:extent cx="3819525" cy="4752975"/>
            <wp:effectExtent l="0" t="0" r="9525" b="9525"/>
            <wp:docPr id="3" name="Picture 3" descr="C:\Users\Win10-1809\OneDrive\Local_Destop\ASS\Design\Mô hình triển kh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10-1809\OneDrive\Local_Destop\ASS\Design\Mô hình triển khai.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9525" cy="4752975"/>
                    </a:xfrm>
                    <a:prstGeom prst="rect">
                      <a:avLst/>
                    </a:prstGeom>
                    <a:noFill/>
                    <a:ln>
                      <a:noFill/>
                    </a:ln>
                  </pic:spPr>
                </pic:pic>
              </a:graphicData>
            </a:graphic>
          </wp:inline>
        </w:drawing>
      </w:r>
    </w:p>
    <w:p w14:paraId="57E10D99" w14:textId="709BFB70" w:rsidR="002E6467" w:rsidRPr="002E6467" w:rsidRDefault="002E6467" w:rsidP="002E6467">
      <w:pPr>
        <w:pStyle w:val="BodyText"/>
      </w:pPr>
      <w:r w:rsidRPr="002E6467">
        <w:lastRenderedPageBreak/>
        <w:t>Trên đây là mô hình triển khai hệ thống đấu giá và book building tại Sở</w:t>
      </w:r>
      <w:r>
        <w:t>. Hệ thống triển khai bao gồm: 1 máy chủ database, 1 máy chủ window server chạy service, 1 máy chủ window chạy web server.</w:t>
      </w:r>
    </w:p>
    <w:p w14:paraId="5734B4B4" w14:textId="61EED3F8" w:rsidR="00722E2D" w:rsidRPr="002E6467" w:rsidRDefault="00722E2D" w:rsidP="00F56049">
      <w:pPr>
        <w:pStyle w:val="ListBullet"/>
      </w:pPr>
      <w:r w:rsidRPr="002E6467">
        <w:t>Hệ thống được triển khai theo nguyên tắc sau:</w:t>
      </w:r>
    </w:p>
    <w:p w14:paraId="1C053E6D" w14:textId="77777777" w:rsidR="00722E2D" w:rsidRPr="00506A85" w:rsidRDefault="00722E2D" w:rsidP="00F56049">
      <w:pPr>
        <w:pStyle w:val="ListBullet"/>
        <w:numPr>
          <w:ilvl w:val="1"/>
          <w:numId w:val="15"/>
        </w:numPr>
      </w:pPr>
      <w:r w:rsidRPr="00506A85">
        <w:t xml:space="preserve">Đối với máy chủ cài đặt </w:t>
      </w:r>
      <w:r>
        <w:t>cơ sở dữ liệu</w:t>
      </w:r>
      <w:r w:rsidRPr="00506A85">
        <w:t>:</w:t>
      </w:r>
    </w:p>
    <w:p w14:paraId="103897B2" w14:textId="77777777" w:rsidR="00722E2D" w:rsidRPr="00506A85" w:rsidRDefault="00722E2D" w:rsidP="00F56049">
      <w:pPr>
        <w:pStyle w:val="ListBullet2"/>
        <w:numPr>
          <w:ilvl w:val="3"/>
          <w:numId w:val="15"/>
        </w:numPr>
      </w:pPr>
      <w:r w:rsidRPr="00506A85">
        <w:t>Hệ điều hành Linux 64bit, phiên bản 5.8 trở lên;</w:t>
      </w:r>
    </w:p>
    <w:p w14:paraId="66202EB3" w14:textId="47E6C742" w:rsidR="00722E2D" w:rsidRPr="00506A85" w:rsidRDefault="00722E2D" w:rsidP="00F56049">
      <w:pPr>
        <w:pStyle w:val="ListBullet2"/>
        <w:numPr>
          <w:ilvl w:val="3"/>
          <w:numId w:val="15"/>
        </w:numPr>
      </w:pPr>
      <w:r w:rsidRPr="00506A85">
        <w:t xml:space="preserve">Quản lý/sử dụng tối thiểu được </w:t>
      </w:r>
      <w:r w:rsidR="00FD3964">
        <w:t>8 nhân, 16</w:t>
      </w:r>
      <w:r w:rsidRPr="00506A85">
        <w:t>GB RAM.</w:t>
      </w:r>
    </w:p>
    <w:p w14:paraId="7BAC7B37" w14:textId="36CCB5FE" w:rsidR="00722E2D" w:rsidRPr="00506A85" w:rsidRDefault="00722E2D" w:rsidP="00F56049">
      <w:pPr>
        <w:pStyle w:val="ListBullet"/>
        <w:numPr>
          <w:ilvl w:val="1"/>
          <w:numId w:val="15"/>
        </w:numPr>
      </w:pPr>
      <w:r w:rsidRPr="00506A85">
        <w:t>Đối với máy chủ cài đặt ứng dụ</w:t>
      </w:r>
      <w:r w:rsidR="00111D41">
        <w:t>ng service WCF</w:t>
      </w:r>
    </w:p>
    <w:p w14:paraId="22FFE64B" w14:textId="77777777" w:rsidR="00722E2D" w:rsidRPr="00506A85" w:rsidRDefault="00722E2D" w:rsidP="00F56049">
      <w:pPr>
        <w:pStyle w:val="ListBullet2"/>
        <w:numPr>
          <w:ilvl w:val="3"/>
          <w:numId w:val="15"/>
        </w:numPr>
      </w:pPr>
      <w:r w:rsidRPr="00506A85">
        <w:t>Hệ điều hành Win</w:t>
      </w:r>
      <w:r>
        <w:t>dows S</w:t>
      </w:r>
      <w:r w:rsidRPr="00506A85">
        <w:t>erver 2008 trở lên, phiên bản 64 bit;</w:t>
      </w:r>
    </w:p>
    <w:p w14:paraId="4E3281B8" w14:textId="491BB39C" w:rsidR="00722E2D" w:rsidRDefault="00722E2D" w:rsidP="00F56049">
      <w:pPr>
        <w:pStyle w:val="ListBullet2"/>
        <w:numPr>
          <w:ilvl w:val="3"/>
          <w:numId w:val="15"/>
        </w:numPr>
      </w:pPr>
      <w:r w:rsidRPr="00506A85">
        <w:t xml:space="preserve">Quản lý/sử dụng tối thiểu được </w:t>
      </w:r>
      <w:r w:rsidR="00FD3964">
        <w:t xml:space="preserve">4 nhân, </w:t>
      </w:r>
      <w:r>
        <w:t>8</w:t>
      </w:r>
      <w:r w:rsidRPr="00506A85">
        <w:t>GB RAM.</w:t>
      </w:r>
    </w:p>
    <w:p w14:paraId="65BD4FCD" w14:textId="6FDE4A67" w:rsidR="00111D41" w:rsidRPr="00506A85" w:rsidRDefault="00111D41" w:rsidP="00F56049">
      <w:pPr>
        <w:pStyle w:val="ListBullet"/>
        <w:numPr>
          <w:ilvl w:val="1"/>
          <w:numId w:val="15"/>
        </w:numPr>
      </w:pPr>
      <w:r w:rsidRPr="00506A85">
        <w:t>Đối với máy chủ cài đặt ứng dụ</w:t>
      </w:r>
      <w:r>
        <w:t>ng web server</w:t>
      </w:r>
      <w:r w:rsidR="0001506C">
        <w:t xml:space="preserve"> và bảng giá</w:t>
      </w:r>
    </w:p>
    <w:p w14:paraId="2AAB5E1D" w14:textId="77777777" w:rsidR="00111D41" w:rsidRPr="00506A85" w:rsidRDefault="00111D41" w:rsidP="00F56049">
      <w:pPr>
        <w:pStyle w:val="ListBullet2"/>
        <w:numPr>
          <w:ilvl w:val="3"/>
          <w:numId w:val="15"/>
        </w:numPr>
      </w:pPr>
      <w:r w:rsidRPr="00506A85">
        <w:t>Hệ điều hành Win</w:t>
      </w:r>
      <w:r>
        <w:t>dows S</w:t>
      </w:r>
      <w:r w:rsidRPr="00506A85">
        <w:t>erver 2008 trở lên, phiên bản 64 bit;</w:t>
      </w:r>
    </w:p>
    <w:p w14:paraId="099EB658" w14:textId="512956AA" w:rsidR="00111D41" w:rsidRPr="00111D41" w:rsidRDefault="00111D41" w:rsidP="00F56049">
      <w:pPr>
        <w:pStyle w:val="ListBullet2"/>
        <w:numPr>
          <w:ilvl w:val="3"/>
          <w:numId w:val="15"/>
        </w:numPr>
      </w:pPr>
      <w:r w:rsidRPr="00506A85">
        <w:t xml:space="preserve">Quản lý/sử dụng tối thiểu được </w:t>
      </w:r>
      <w:r w:rsidR="00FD3964">
        <w:t xml:space="preserve">4 nhân, </w:t>
      </w:r>
      <w:r>
        <w:t>8</w:t>
      </w:r>
      <w:r w:rsidRPr="00506A85">
        <w:t>GB RAM.</w:t>
      </w:r>
    </w:p>
    <w:p w14:paraId="02A74BB6" w14:textId="77777777" w:rsidR="00722E2D" w:rsidRPr="00506A85" w:rsidRDefault="00722E2D" w:rsidP="00F56049">
      <w:pPr>
        <w:pStyle w:val="ListBullet"/>
        <w:numPr>
          <w:ilvl w:val="1"/>
          <w:numId w:val="15"/>
        </w:numPr>
      </w:pPr>
      <w:r w:rsidRPr="00506A85">
        <w:t>Đối với các máy trạm:</w:t>
      </w:r>
    </w:p>
    <w:p w14:paraId="67102CC1" w14:textId="77777777" w:rsidR="00722E2D" w:rsidRPr="00506A85" w:rsidRDefault="00722E2D" w:rsidP="00F56049">
      <w:pPr>
        <w:pStyle w:val="ListBullet2"/>
        <w:numPr>
          <w:ilvl w:val="3"/>
          <w:numId w:val="15"/>
        </w:numPr>
      </w:pPr>
      <w:r w:rsidRPr="00506A85">
        <w:t>Hệ điều hành từ Windows 7 trở</w:t>
      </w:r>
      <w:r>
        <w:t xml:space="preserve"> lên,</w:t>
      </w:r>
      <w:r w:rsidRPr="00506A85">
        <w:t xml:space="preserve"> </w:t>
      </w:r>
      <w:r>
        <w:t>p</w:t>
      </w:r>
      <w:r w:rsidRPr="00506A85">
        <w:t>hiên bản 32 bit hoặc 64 bit;</w:t>
      </w:r>
    </w:p>
    <w:p w14:paraId="7291C553" w14:textId="36BA8F27" w:rsidR="00722E2D" w:rsidRPr="00506A85" w:rsidRDefault="00722E2D" w:rsidP="00F56049">
      <w:pPr>
        <w:pStyle w:val="ListBullet2"/>
        <w:numPr>
          <w:ilvl w:val="3"/>
          <w:numId w:val="15"/>
        </w:numPr>
      </w:pPr>
      <w:r w:rsidRPr="00506A85">
        <w:t xml:space="preserve">Quản lý/sử dụng tối thiểu được </w:t>
      </w:r>
      <w:r w:rsidR="006C358F">
        <w:t xml:space="preserve">4 nhân, </w:t>
      </w:r>
      <w:r w:rsidRPr="00506A85">
        <w:t>3GB RAM.</w:t>
      </w:r>
    </w:p>
    <w:p w14:paraId="5D4BF07F" w14:textId="77777777" w:rsidR="00722E2D" w:rsidRPr="00506A85" w:rsidRDefault="00722E2D" w:rsidP="00C928E4">
      <w:pPr>
        <w:pStyle w:val="ListParagraph"/>
        <w:numPr>
          <w:ilvl w:val="0"/>
          <w:numId w:val="15"/>
        </w:numPr>
        <w:spacing w:line="288" w:lineRule="auto"/>
        <w:contextualSpacing w:val="0"/>
        <w:rPr>
          <w:rFonts w:asciiTheme="majorHAnsi" w:hAnsiTheme="majorHAnsi" w:cstheme="majorHAnsi"/>
          <w:sz w:val="28"/>
          <w:szCs w:val="28"/>
        </w:rPr>
      </w:pPr>
      <w:r w:rsidRPr="00506A85">
        <w:rPr>
          <w:rFonts w:asciiTheme="majorHAnsi" w:hAnsiTheme="majorHAnsi" w:cstheme="majorHAnsi"/>
          <w:sz w:val="28"/>
          <w:szCs w:val="28"/>
        </w:rPr>
        <w:t>Có thể triển khai cài đặt trên môi trường máy chủ ảo.</w:t>
      </w:r>
    </w:p>
    <w:p w14:paraId="45560EFB" w14:textId="3B9A537C" w:rsidR="00722E2D" w:rsidRDefault="00722E2D" w:rsidP="00722E2D">
      <w:pPr>
        <w:pStyle w:val="Heading4"/>
      </w:pPr>
      <w:bookmarkStart w:id="37" w:name="_Toc488066324"/>
      <w:bookmarkStart w:id="38" w:name="_Toc489536392"/>
      <w:bookmarkStart w:id="39" w:name="_Toc8739557"/>
      <w:r w:rsidRPr="00506A85">
        <w:lastRenderedPageBreak/>
        <w:t>Ngôn ngữ lập trình</w:t>
      </w:r>
      <w:bookmarkEnd w:id="37"/>
      <w:bookmarkEnd w:id="38"/>
      <w:bookmarkEnd w:id="39"/>
      <w:r w:rsidR="00DA53D9">
        <w:t>, công nghệ áp dụng</w:t>
      </w:r>
    </w:p>
    <w:p w14:paraId="760F8DD3" w14:textId="1E74C0FF" w:rsidR="00EE24EF" w:rsidRDefault="00EE24EF" w:rsidP="00EE24EF">
      <w:pPr>
        <w:pStyle w:val="ListParagraph"/>
        <w:numPr>
          <w:ilvl w:val="0"/>
          <w:numId w:val="0"/>
        </w:numPr>
        <w:spacing w:line="288" w:lineRule="auto"/>
        <w:ind w:left="720"/>
        <w:contextualSpacing w:val="0"/>
        <w:jc w:val="center"/>
        <w:rPr>
          <w:rFonts w:asciiTheme="majorHAnsi" w:hAnsiTheme="majorHAnsi" w:cstheme="majorHAnsi"/>
          <w:sz w:val="28"/>
          <w:szCs w:val="28"/>
        </w:rPr>
      </w:pPr>
      <w:bookmarkStart w:id="40" w:name="_Toc488066325"/>
      <w:bookmarkStart w:id="41" w:name="_Toc489536393"/>
      <w:bookmarkStart w:id="42" w:name="_Toc8739558"/>
      <w:r w:rsidRPr="00EE24EF">
        <w:rPr>
          <w:rFonts w:asciiTheme="majorHAnsi" w:hAnsiTheme="majorHAnsi" w:cstheme="majorHAnsi"/>
          <w:noProof/>
          <w:sz w:val="28"/>
          <w:szCs w:val="28"/>
          <w:lang w:val="en-US"/>
        </w:rPr>
        <w:drawing>
          <wp:inline distT="0" distB="0" distL="0" distR="0" wp14:anchorId="5C58FCB8" wp14:editId="70543675">
            <wp:extent cx="5760720" cy="4608576"/>
            <wp:effectExtent l="0" t="0" r="0" b="1905"/>
            <wp:docPr id="9" name="Picture 9" descr="C:\Users\Win10-1809\OneDrive\Local_Destop\ASS\Design\Kiến trúc hệ thố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Win10-1809\OneDrive\Local_Destop\ASS\Design\Kiến trúc hệ thống.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4608576"/>
                    </a:xfrm>
                    <a:prstGeom prst="rect">
                      <a:avLst/>
                    </a:prstGeom>
                    <a:noFill/>
                    <a:ln>
                      <a:noFill/>
                    </a:ln>
                  </pic:spPr>
                </pic:pic>
              </a:graphicData>
            </a:graphic>
          </wp:inline>
        </w:drawing>
      </w:r>
    </w:p>
    <w:p w14:paraId="5F9327B2" w14:textId="3A296A72" w:rsidR="00EE24EF" w:rsidRPr="002B746D" w:rsidRDefault="00EE24EF" w:rsidP="00EE24EF">
      <w:pPr>
        <w:pStyle w:val="BodyText"/>
      </w:pPr>
      <w:r w:rsidRPr="002B746D">
        <w:t>Phía trên là mô hình công nghệ sẽ áp dụn</w:t>
      </w:r>
      <w:r>
        <w:t>g cho việc nâng cấp hệ thống đấu giá</w:t>
      </w:r>
      <w:r w:rsidR="00DA53D9">
        <w:t>/book building</w:t>
      </w:r>
      <w:r w:rsidRPr="002B746D">
        <w:t>.</w:t>
      </w:r>
      <w:r>
        <w:t xml:space="preserve"> Những công nghệ mà chúng tôi sử dụng phù hợp với công nghệ mà hệ thống đấu giá hiện tại đang sử dụng</w:t>
      </w:r>
    </w:p>
    <w:p w14:paraId="2B66B28E" w14:textId="77777777" w:rsidR="00EE24EF" w:rsidRPr="003734FD" w:rsidRDefault="00EE24EF" w:rsidP="00DA53D9">
      <w:pPr>
        <w:pStyle w:val="BodyText"/>
        <w:numPr>
          <w:ilvl w:val="0"/>
          <w:numId w:val="15"/>
        </w:numPr>
        <w:rPr>
          <w:lang w:eastAsia="zh-CN"/>
        </w:rPr>
      </w:pPr>
      <w:r w:rsidRPr="003734FD">
        <w:rPr>
          <w:lang w:eastAsia="zh-CN"/>
        </w:rPr>
        <w:t>Hệ điều hành:</w:t>
      </w:r>
    </w:p>
    <w:p w14:paraId="1DDCB1BA" w14:textId="77777777" w:rsidR="00EE24EF" w:rsidRPr="003734FD" w:rsidRDefault="00EE24EF" w:rsidP="00DA53D9">
      <w:pPr>
        <w:pStyle w:val="BodyText"/>
        <w:numPr>
          <w:ilvl w:val="1"/>
          <w:numId w:val="15"/>
        </w:numPr>
        <w:rPr>
          <w:lang w:eastAsia="zh-CN"/>
        </w:rPr>
      </w:pPr>
      <w:r w:rsidRPr="003734FD">
        <w:rPr>
          <w:lang w:eastAsia="zh-CN"/>
        </w:rPr>
        <w:t xml:space="preserve">Các ứng dụng: vận hành trên nền Hệ điều hành Window </w:t>
      </w:r>
      <w:r>
        <w:rPr>
          <w:lang w:eastAsia="zh-CN"/>
        </w:rPr>
        <w:t>Server</w:t>
      </w:r>
      <w:r w:rsidRPr="003734FD">
        <w:rPr>
          <w:lang w:eastAsia="zh-CN"/>
        </w:rPr>
        <w:t>.</w:t>
      </w:r>
    </w:p>
    <w:p w14:paraId="369AF2A1" w14:textId="77777777" w:rsidR="00EE24EF" w:rsidRPr="003734FD" w:rsidRDefault="00EE24EF" w:rsidP="00DA53D9">
      <w:pPr>
        <w:pStyle w:val="BodyText"/>
        <w:numPr>
          <w:ilvl w:val="1"/>
          <w:numId w:val="15"/>
        </w:numPr>
        <w:rPr>
          <w:lang w:eastAsia="zh-CN"/>
        </w:rPr>
      </w:pPr>
      <w:r w:rsidRPr="003734FD">
        <w:rPr>
          <w:lang w:eastAsia="zh-CN"/>
        </w:rPr>
        <w:t>Cơ sở dữ liệu: Hoạt động trên</w:t>
      </w:r>
      <w:r>
        <w:rPr>
          <w:lang w:eastAsia="zh-CN"/>
        </w:rPr>
        <w:t xml:space="preserve"> nền Hệ điều hành LINUX hoặc WINDOW</w:t>
      </w:r>
      <w:r w:rsidRPr="003734FD">
        <w:rPr>
          <w:lang w:eastAsia="zh-CN"/>
        </w:rPr>
        <w:t xml:space="preserve"> </w:t>
      </w:r>
    </w:p>
    <w:p w14:paraId="715ADDF5" w14:textId="77777777" w:rsidR="00EE24EF" w:rsidRPr="003734FD" w:rsidRDefault="00EE24EF" w:rsidP="00DA53D9">
      <w:pPr>
        <w:pStyle w:val="BodyText"/>
        <w:numPr>
          <w:ilvl w:val="0"/>
          <w:numId w:val="15"/>
        </w:numPr>
        <w:rPr>
          <w:lang w:eastAsia="zh-CN"/>
        </w:rPr>
      </w:pPr>
      <w:r w:rsidRPr="003734FD">
        <w:rPr>
          <w:lang w:eastAsia="zh-CN"/>
        </w:rPr>
        <w:t>Ngôn ngữ phát triển</w:t>
      </w:r>
    </w:p>
    <w:p w14:paraId="4601E72E" w14:textId="77777777" w:rsidR="00EE24EF" w:rsidRPr="002B746D" w:rsidRDefault="00EE24EF" w:rsidP="00DA53D9">
      <w:pPr>
        <w:pStyle w:val="BodyText"/>
        <w:numPr>
          <w:ilvl w:val="1"/>
          <w:numId w:val="15"/>
        </w:numPr>
        <w:rPr>
          <w:lang w:eastAsia="zh-CN"/>
        </w:rPr>
      </w:pPr>
      <w:r w:rsidRPr="002B746D">
        <w:rPr>
          <w:lang w:eastAsia="zh-CN"/>
        </w:rPr>
        <w:t xml:space="preserve">Sử dụng ngôn ngữ </w:t>
      </w:r>
      <w:r w:rsidRPr="006000B9">
        <w:rPr>
          <w:lang w:eastAsia="zh-CN"/>
        </w:rPr>
        <w:t>C#</w:t>
      </w:r>
      <w:r>
        <w:rPr>
          <w:lang w:eastAsia="zh-CN"/>
        </w:rPr>
        <w:t xml:space="preserve"> </w:t>
      </w:r>
      <w:r w:rsidRPr="002B746D">
        <w:rPr>
          <w:lang w:eastAsia="zh-CN"/>
        </w:rPr>
        <w:t xml:space="preserve">và </w:t>
      </w:r>
      <w:r>
        <w:rPr>
          <w:lang w:eastAsia="zh-CN"/>
        </w:rPr>
        <w:t>MVC, WCF</w:t>
      </w:r>
      <w:r w:rsidRPr="002B746D">
        <w:rPr>
          <w:lang w:eastAsia="zh-CN"/>
        </w:rPr>
        <w:t xml:space="preserve">. Công nghệ này </w:t>
      </w:r>
      <w:r>
        <w:rPr>
          <w:lang w:eastAsia="zh-CN"/>
        </w:rPr>
        <w:t>phù hợp và dễ dàng cho việc chỉnh sửa và nâng cấp</w:t>
      </w:r>
      <w:r w:rsidRPr="002B746D">
        <w:rPr>
          <w:lang w:eastAsia="zh-CN"/>
        </w:rPr>
        <w:t>. Đây cũng là một trong những công nghệ tiên tiến trên thế giới trong lĩnh vực lập trình website.</w:t>
      </w:r>
    </w:p>
    <w:p w14:paraId="520EAE32" w14:textId="77777777" w:rsidR="00EE24EF" w:rsidRPr="003734FD" w:rsidRDefault="00EE24EF" w:rsidP="00DA53D9">
      <w:pPr>
        <w:pStyle w:val="BodyText"/>
        <w:numPr>
          <w:ilvl w:val="1"/>
          <w:numId w:val="15"/>
        </w:numPr>
        <w:rPr>
          <w:lang w:eastAsia="zh-CN"/>
        </w:rPr>
      </w:pPr>
      <w:r w:rsidRPr="003734FD">
        <w:rPr>
          <w:lang w:eastAsia="zh-CN"/>
        </w:rPr>
        <w:lastRenderedPageBreak/>
        <w:t>Ngôn ngữ PL/SQL phát triển các Package/Function tại lớp CSDL. Đây là ngôn ngữ phổ thống khi phát triển các đối tượng tại CSDL Oracle.</w:t>
      </w:r>
    </w:p>
    <w:p w14:paraId="183D8FE1" w14:textId="77777777" w:rsidR="00EE24EF" w:rsidRPr="003734FD" w:rsidRDefault="00EE24EF" w:rsidP="00DA53D9">
      <w:pPr>
        <w:pStyle w:val="BodyText"/>
        <w:numPr>
          <w:ilvl w:val="0"/>
          <w:numId w:val="15"/>
        </w:numPr>
        <w:rPr>
          <w:lang w:eastAsia="zh-CN"/>
        </w:rPr>
      </w:pPr>
      <w:r w:rsidRPr="003734FD">
        <w:rPr>
          <w:lang w:eastAsia="zh-CN"/>
        </w:rPr>
        <w:t>Cơ sở dữ liệu: Lựa chọn công nghệ CSDL Oracle 11g.</w:t>
      </w:r>
    </w:p>
    <w:p w14:paraId="5B759D49" w14:textId="77777777" w:rsidR="00DA53D9" w:rsidRDefault="00DA53D9" w:rsidP="00DA53D9">
      <w:pPr>
        <w:pStyle w:val="BodyText"/>
        <w:numPr>
          <w:ilvl w:val="0"/>
          <w:numId w:val="15"/>
        </w:numPr>
        <w:rPr>
          <w:lang w:eastAsia="zh-CN"/>
        </w:rPr>
      </w:pPr>
      <w:r>
        <w:rPr>
          <w:lang w:eastAsia="zh-CN"/>
        </w:rPr>
        <w:t>Ngôn ngữ phát triển</w:t>
      </w:r>
    </w:p>
    <w:p w14:paraId="4A1FF1C7" w14:textId="77777777" w:rsidR="00DA53D9" w:rsidRDefault="00DA53D9" w:rsidP="00C20C96">
      <w:pPr>
        <w:pStyle w:val="BodyText"/>
        <w:numPr>
          <w:ilvl w:val="1"/>
          <w:numId w:val="15"/>
        </w:numPr>
        <w:rPr>
          <w:lang w:eastAsia="zh-CN"/>
        </w:rPr>
      </w:pPr>
      <w:r w:rsidRPr="00364DA5">
        <w:rPr>
          <w:lang w:eastAsia="zh-CN"/>
        </w:rPr>
        <w:t xml:space="preserve">Ngôn ngữ </w:t>
      </w:r>
      <w:r>
        <w:rPr>
          <w:lang w:eastAsia="zh-CN"/>
        </w:rPr>
        <w:t>C#</w:t>
      </w:r>
      <w:r w:rsidRPr="00364DA5">
        <w:rPr>
          <w:lang w:eastAsia="zh-CN"/>
        </w:rPr>
        <w:t xml:space="preserve">  nổi bật về sự linh động</w:t>
      </w:r>
      <w:r>
        <w:rPr>
          <w:lang w:eastAsia="zh-CN"/>
        </w:rPr>
        <w:t>, tính uyển chuyển, kết hợp nhiều ưu điểm của các ngôn ngữ lập trình hướng đối tượng như java và C++.</w:t>
      </w:r>
    </w:p>
    <w:p w14:paraId="468B4D96" w14:textId="77777777" w:rsidR="00DA53D9" w:rsidRPr="00E3516C" w:rsidRDefault="00DA53D9" w:rsidP="00C20C96">
      <w:pPr>
        <w:pStyle w:val="BodyText"/>
        <w:numPr>
          <w:ilvl w:val="1"/>
          <w:numId w:val="15"/>
        </w:numPr>
        <w:rPr>
          <w:lang w:eastAsia="zh-CN"/>
        </w:rPr>
      </w:pPr>
      <w:r>
        <w:rPr>
          <w:lang w:eastAsia="zh-CN"/>
        </w:rPr>
        <w:t>N</w:t>
      </w:r>
      <w:r w:rsidRPr="00364DA5">
        <w:rPr>
          <w:lang w:eastAsia="zh-CN"/>
        </w:rPr>
        <w:t xml:space="preserve">gôn ngữ PL/SQL </w:t>
      </w:r>
      <w:r>
        <w:rPr>
          <w:lang w:eastAsia="zh-CN"/>
        </w:rPr>
        <w:t xml:space="preserve">đây </w:t>
      </w:r>
      <w:r w:rsidRPr="00364DA5">
        <w:rPr>
          <w:lang w:eastAsia="zh-CN"/>
        </w:rPr>
        <w:t>là ngôn ngữ phát triển trên nền CSDL Oracle, việc sử dụng ngôn ngữ ở lớp này giúp việc nâng cấp chỉnh sửa dễ dàng hơn.</w:t>
      </w:r>
    </w:p>
    <w:p w14:paraId="692C5BB7" w14:textId="77777777" w:rsidR="00DA53D9" w:rsidRPr="00DA53D9" w:rsidRDefault="00DA53D9" w:rsidP="00DA53D9">
      <w:pPr>
        <w:pStyle w:val="BodyText"/>
        <w:numPr>
          <w:ilvl w:val="0"/>
          <w:numId w:val="15"/>
        </w:numPr>
        <w:rPr>
          <w:lang w:eastAsia="zh-CN"/>
        </w:rPr>
      </w:pPr>
      <w:r w:rsidRPr="00DA53D9">
        <w:rPr>
          <w:lang w:eastAsia="zh-CN"/>
        </w:rPr>
        <w:t>WCF</w:t>
      </w:r>
    </w:p>
    <w:p w14:paraId="65C76EB8" w14:textId="77777777" w:rsidR="00DA53D9" w:rsidRPr="00A17298" w:rsidRDefault="00DA53D9" w:rsidP="00DA53D9">
      <w:pPr>
        <w:pStyle w:val="BodyText"/>
        <w:numPr>
          <w:ilvl w:val="1"/>
          <w:numId w:val="15"/>
        </w:numPr>
        <w:rPr>
          <w:lang w:eastAsia="zh-CN"/>
        </w:rPr>
      </w:pPr>
      <w:r w:rsidRPr="00A17298">
        <w:rPr>
          <w:lang w:eastAsia="zh-CN"/>
        </w:rPr>
        <w:t>WCF là viết tắt cho Windows Communication Foundation. Đây là công nghệ mới nhất của Microsoft cho phép ứng dụng trong môi trường phân phối cho các giao tiếp với nhau.</w:t>
      </w:r>
    </w:p>
    <w:p w14:paraId="2EEF709F" w14:textId="77777777" w:rsidR="00DA53D9" w:rsidRDefault="00DA53D9" w:rsidP="00DA53D9">
      <w:pPr>
        <w:pStyle w:val="BodyText"/>
        <w:numPr>
          <w:ilvl w:val="1"/>
          <w:numId w:val="15"/>
        </w:numPr>
        <w:rPr>
          <w:lang w:eastAsia="zh-CN"/>
        </w:rPr>
      </w:pPr>
      <w:r w:rsidRPr="00A17298">
        <w:rPr>
          <w:lang w:eastAsia="zh-CN"/>
        </w:rPr>
        <w:t>WCF là lập trình mô hình thống nhất của Microsoft cho việc xây dựng các ứng dụng dịch vụ theo định hướng. Nó cho phép các nhà phát triển để xây dựng an toàn, đáng tin cậy, giao dịch giải pháp tích hợp trên nền tảng và tương thích với các khoản đầu tư hiện có. WCF được xây dựng trên Microsoft NET Framework. Và đơn giản hóa việc phát triển hệ thống kết nối. Nó hợp nhất cho một loạt các hệ thống phân phối khả năng trong một kiến trúc composable mở rộng, hỗ trợ vận chuyển nhiều, tin nhắn hình, mã hóa, topo mạng, và các mô hình lưu trữ. Nó là phiên bản kế tiếp của một số sản phẩm hiện có-ASP.NET 's phương pháp web (ASMX) và Microsoft Cải tiến các dịch vụ Web (WSE) cho Microsoft NET,. NET Remoting., Doanh nghiệp dịch vụ, và System.Messaging.</w:t>
      </w:r>
    </w:p>
    <w:p w14:paraId="32C04D31" w14:textId="77777777" w:rsidR="00DA53D9" w:rsidRPr="00DA53D9" w:rsidRDefault="00DA53D9" w:rsidP="00DA53D9">
      <w:pPr>
        <w:pStyle w:val="BodyText"/>
        <w:numPr>
          <w:ilvl w:val="0"/>
          <w:numId w:val="15"/>
        </w:numPr>
        <w:rPr>
          <w:lang w:eastAsia="zh-CN"/>
        </w:rPr>
      </w:pPr>
      <w:r>
        <w:rPr>
          <w:lang w:eastAsia="zh-CN"/>
        </w:rPr>
        <w:lastRenderedPageBreak/>
        <w:t>MVC</w:t>
      </w:r>
    </w:p>
    <w:p w14:paraId="165E2AF1" w14:textId="77777777" w:rsidR="00DA53D9" w:rsidRPr="005969EC" w:rsidRDefault="00DA53D9" w:rsidP="00DA53D9">
      <w:pPr>
        <w:pStyle w:val="BodyText"/>
        <w:numPr>
          <w:ilvl w:val="1"/>
          <w:numId w:val="15"/>
        </w:numPr>
        <w:rPr>
          <w:lang w:eastAsia="zh-CN"/>
        </w:rPr>
      </w:pPr>
      <w:r w:rsidRPr="005969EC">
        <w:rPr>
          <w:lang w:eastAsia="zh-CN"/>
        </w:rPr>
        <w:t>Trong kiến trúc MVC, một đối tượng đồ  họa  người dùng(GUI  Compone nt) bao gồm 3 thành phần cơ bản: Model, View, và Controller. Model có trách nhiệm đối với toàn bộ dữ liệu cũng như trạng thái của đối tượng đồ họa. View chính là thể hiện trực quan của Model, hay  nói cách  khác  chính là giao diện của đối tượng đồ họa. Và Controller điều khiển việc tương tác giữa đối tượng đồ họa với người sử dụng cũng như những đối tượng khác.</w:t>
      </w:r>
    </w:p>
    <w:p w14:paraId="001CC517" w14:textId="4EA67BFC" w:rsidR="00EE24EF" w:rsidRPr="00DA53D9" w:rsidRDefault="00DA53D9" w:rsidP="00DA53D9">
      <w:pPr>
        <w:pStyle w:val="BodyText"/>
        <w:numPr>
          <w:ilvl w:val="1"/>
          <w:numId w:val="15"/>
        </w:numPr>
        <w:rPr>
          <w:lang w:eastAsia="zh-CN"/>
        </w:rPr>
      </w:pPr>
      <w:r>
        <w:rPr>
          <w:lang w:eastAsia="zh-CN"/>
        </w:rPr>
        <w:t>L</w:t>
      </w:r>
      <w:r w:rsidRPr="005969EC">
        <w:rPr>
          <w:lang w:eastAsia="zh-CN"/>
        </w:rPr>
        <w:t>ợi ích quan trọng nhất của mô hình MVC là nó giúp cho ứng dụng dễ bảo trì, module hóa các chức năng, và được xây dựng nhanh chóng. MVC tách các tác vụ của ứng dụng thành các phần riêng lẻ model, view, controller giúp cho việc xây dựng ứng dụng nhẹ nhàng hơn. Dễ dàng thêm các tính năng mới, và các tính năng cũ có thể dễ dàng thay đổi. MVC cho phép các nhà phát triển và các nhà thiết kế có thể làm việc đồng thời với nhau. MVC cho phép thay đổi trong 1 phần của ứng dụng mà không ảnh hưởng đến các phần khác</w:t>
      </w:r>
      <w:r>
        <w:rPr>
          <w:lang w:eastAsia="zh-CN"/>
        </w:rPr>
        <w:t>.</w:t>
      </w:r>
    </w:p>
    <w:p w14:paraId="74085D5F" w14:textId="77777777" w:rsidR="00722E2D" w:rsidRPr="00506A85" w:rsidRDefault="00722E2D" w:rsidP="00722E2D">
      <w:pPr>
        <w:pStyle w:val="Heading4"/>
      </w:pPr>
      <w:r w:rsidRPr="00506A85">
        <w:t>Kiến trúc của phần mềm</w:t>
      </w:r>
      <w:bookmarkEnd w:id="40"/>
      <w:bookmarkEnd w:id="41"/>
      <w:bookmarkEnd w:id="42"/>
    </w:p>
    <w:p w14:paraId="2989BA04" w14:textId="77777777" w:rsidR="00690A75" w:rsidRDefault="00722E2D" w:rsidP="00EE24EF">
      <w:pPr>
        <w:pStyle w:val="BodyText"/>
      </w:pPr>
      <w:r w:rsidRPr="00506A85">
        <w:t>Kiến trúc phần mềm cần được xây dựng theo hướng mở, phân tách thành các module để đảm bảo khả năng hoạt động linh hoạt, dễ chỉnh sửa</w:t>
      </w:r>
      <w:r w:rsidR="00EE24EF">
        <w:t>.</w:t>
      </w:r>
    </w:p>
    <w:p w14:paraId="337CC36E" w14:textId="5C948DE8" w:rsidR="00722E2D" w:rsidRPr="00506A85" w:rsidRDefault="00722E2D" w:rsidP="00722E2D">
      <w:pPr>
        <w:pStyle w:val="Heading4"/>
      </w:pPr>
      <w:bookmarkStart w:id="43" w:name="_Toc489536394"/>
      <w:bookmarkStart w:id="44" w:name="_Toc8739559"/>
      <w:r w:rsidRPr="00506A85">
        <w:t>Yêu cầu đối với dữ liệu</w:t>
      </w:r>
      <w:bookmarkEnd w:id="43"/>
      <w:bookmarkEnd w:id="44"/>
    </w:p>
    <w:p w14:paraId="3C84C749" w14:textId="77777777" w:rsidR="007C2A96" w:rsidRPr="007C2A96" w:rsidRDefault="007C2A96" w:rsidP="007C2A96">
      <w:pPr>
        <w:pStyle w:val="BodyText"/>
      </w:pPr>
      <w:bookmarkStart w:id="45" w:name="_Ref305622924"/>
      <w:bookmarkStart w:id="46" w:name="_Toc489536395"/>
      <w:bookmarkStart w:id="47" w:name="_Toc8739560"/>
      <w:r w:rsidRPr="007C2A96">
        <w:t>Hệ thống đảm bảo, đáp ứng các yêu cầu sau:</w:t>
      </w:r>
    </w:p>
    <w:p w14:paraId="4CDE0D91" w14:textId="77777777" w:rsidR="007C2A96" w:rsidRPr="007C2A96" w:rsidRDefault="007C2A96" w:rsidP="00F56049">
      <w:pPr>
        <w:pStyle w:val="ListBullet"/>
      </w:pPr>
      <w:r w:rsidRPr="007C2A96">
        <w:t xml:space="preserve">CSDL phải có chế độ thiết lập chế độ sao lưu dữ liệu định kỳ, đột xuất (người quản trị có thể thiết lập chế độ sao lưu dữ liệu theo ngày, giờ); </w:t>
      </w:r>
    </w:p>
    <w:p w14:paraId="7DBB498A" w14:textId="77777777" w:rsidR="007C2A96" w:rsidRPr="007C2A96" w:rsidRDefault="007C2A96" w:rsidP="00F56049">
      <w:pPr>
        <w:pStyle w:val="ListBullet"/>
      </w:pPr>
      <w:r w:rsidRPr="007C2A96">
        <w:t>Cho phép phục hồi dữ liệu theo phiên bản đã được lưu trữ khi cần thiết hoặc khi có sự cố xảy ra;</w:t>
      </w:r>
    </w:p>
    <w:p w14:paraId="1501397B" w14:textId="77777777" w:rsidR="007C2A96" w:rsidRPr="007C2A96" w:rsidRDefault="007C2A96" w:rsidP="00F56049">
      <w:pPr>
        <w:pStyle w:val="ListBullet"/>
      </w:pPr>
      <w:r w:rsidRPr="007C2A96">
        <w:t>Hệ quản trị CSDL phải hỗ trợ khả năng truy vấn;</w:t>
      </w:r>
    </w:p>
    <w:bookmarkEnd w:id="45"/>
    <w:p w14:paraId="7EA4C04C" w14:textId="6080516B" w:rsidR="00722E2D" w:rsidRPr="00506A85" w:rsidRDefault="00722E2D" w:rsidP="00722E2D">
      <w:pPr>
        <w:pStyle w:val="Heading4"/>
      </w:pPr>
      <w:r w:rsidRPr="00506A85">
        <w:lastRenderedPageBreak/>
        <w:t>Khả năng liên kết, tích hợp mở rộng</w:t>
      </w:r>
      <w:bookmarkEnd w:id="46"/>
      <w:bookmarkEnd w:id="47"/>
    </w:p>
    <w:p w14:paraId="63D1A8ED" w14:textId="16AF6DF3" w:rsidR="00722E2D" w:rsidRPr="00506A85" w:rsidRDefault="00722E2D" w:rsidP="00F56049">
      <w:pPr>
        <w:pStyle w:val="ListBullet"/>
      </w:pPr>
      <w:r w:rsidRPr="00506A85">
        <w:t>Hệ thống cần xây dựng theo cấu trúc module, hướng mở để dễ dàng trong việc mở rộng hoặc nâng cấp từng cấu phần của hệ thống, hoặc mở rộng liên kết với các hệ thống liên quan.</w:t>
      </w:r>
    </w:p>
    <w:p w14:paraId="4B185BDE" w14:textId="40F8E736" w:rsidR="00EE24EF" w:rsidRPr="00506A85" w:rsidRDefault="00722E2D" w:rsidP="00F56049">
      <w:pPr>
        <w:pStyle w:val="ListBullet"/>
      </w:pPr>
      <w:r w:rsidRPr="00506A85">
        <w:t xml:space="preserve">Hệ thống có khả năng liên kết, tích hợp với các hệ thống hiện tại của </w:t>
      </w:r>
      <w:r w:rsidR="007C2A96">
        <w:t>HOSE</w:t>
      </w:r>
    </w:p>
    <w:p w14:paraId="7F0781E5" w14:textId="62B7C514" w:rsidR="008767D1" w:rsidRDefault="008767D1" w:rsidP="00D34324">
      <w:pPr>
        <w:pStyle w:val="Heading3"/>
      </w:pPr>
      <w:bookmarkStart w:id="48" w:name="_Toc14772019"/>
      <w:r w:rsidRPr="00FF7B39">
        <w:t>Yêu cầu chức năng của</w:t>
      </w:r>
      <w:r w:rsidR="006D3042" w:rsidRPr="00FF7B39">
        <w:t xml:space="preserve"> hệ thống</w:t>
      </w:r>
      <w:r w:rsidRPr="00FF7B39">
        <w:t xml:space="preserve"> phần mềm</w:t>
      </w:r>
      <w:bookmarkEnd w:id="48"/>
    </w:p>
    <w:p w14:paraId="039798D7" w14:textId="781B2344" w:rsidR="00920B92" w:rsidRPr="004C51A8" w:rsidRDefault="00565E83" w:rsidP="00920B92">
      <w:pPr>
        <w:pStyle w:val="Heading4"/>
      </w:pPr>
      <w:r>
        <w:t>Quản trị hệ thống</w:t>
      </w:r>
    </w:p>
    <w:p w14:paraId="75789573" w14:textId="1F10C28D" w:rsidR="00625FBB" w:rsidRDefault="00625FBB" w:rsidP="00B761F1">
      <w:pPr>
        <w:pStyle w:val="BodyText"/>
        <w:rPr>
          <w:lang w:eastAsia="zh-CN"/>
        </w:rPr>
      </w:pPr>
      <w:bookmarkStart w:id="49" w:name="_Toc8739574"/>
      <w:r>
        <w:rPr>
          <w:lang w:eastAsia="zh-CN"/>
        </w:rPr>
        <w:t>Mục đích: quản lý các đối tượng sử dụng trong hệ thống. Cho phép thêm, chỉnh sửa, xóa, reset mật khẩu người dùng trong hệ thống.</w:t>
      </w:r>
      <w:r w:rsidR="00B761F1" w:rsidRPr="00B761F1">
        <w:rPr>
          <w:lang w:eastAsia="zh-CN"/>
        </w:rPr>
        <w:t xml:space="preserve"> </w:t>
      </w:r>
      <w:r w:rsidR="00B761F1">
        <w:rPr>
          <w:lang w:eastAsia="zh-CN"/>
        </w:rPr>
        <w:t>Cho phép phân quyền đối với từng người sử dụng.</w:t>
      </w:r>
    </w:p>
    <w:p w14:paraId="61044C13" w14:textId="42B9325B" w:rsidR="00473511" w:rsidRDefault="00FD3CC6" w:rsidP="00B761F1">
      <w:pPr>
        <w:pStyle w:val="BodyText"/>
        <w:rPr>
          <w:lang w:eastAsia="zh-CN"/>
        </w:rPr>
      </w:pPr>
      <w:commentRangeStart w:id="50"/>
      <w:r>
        <w:rPr>
          <w:lang w:eastAsia="zh-CN"/>
        </w:rPr>
        <w:t xml:space="preserve">Quản lý tiến trình, tạm dựng, hủy </w:t>
      </w:r>
      <w:r w:rsidR="00111D41">
        <w:rPr>
          <w:lang w:eastAsia="zh-CN"/>
        </w:rPr>
        <w:t xml:space="preserve">từng </w:t>
      </w:r>
      <w:r>
        <w:rPr>
          <w:lang w:eastAsia="zh-CN"/>
        </w:rPr>
        <w:t>đợt đấu giá/ book building.</w:t>
      </w:r>
      <w:commentRangeEnd w:id="50"/>
      <w:r>
        <w:rPr>
          <w:rStyle w:val="CommentReference"/>
          <w:rFonts w:eastAsia="Times New Roman"/>
          <w:lang w:eastAsia="en-US"/>
        </w:rPr>
        <w:commentReference w:id="50"/>
      </w:r>
      <w:r w:rsidR="00226CF9">
        <w:rPr>
          <w:lang w:eastAsia="zh-CN"/>
        </w:rPr>
        <w:t xml:space="preserve"> Việc quản lý tiến trình đợt đấu giá/book building được thực hiện tại chức năng từng phân hệ hoặc được thực hiện tại chức năng quản trị hệ thống.</w:t>
      </w:r>
    </w:p>
    <w:p w14:paraId="61AD17D3" w14:textId="512F9A9D" w:rsidR="00111D41" w:rsidRDefault="00625FBB" w:rsidP="00111D41">
      <w:pPr>
        <w:pStyle w:val="BodyText"/>
        <w:rPr>
          <w:lang w:eastAsia="zh-CN"/>
        </w:rPr>
      </w:pPr>
      <w:r>
        <w:rPr>
          <w:lang w:eastAsia="zh-CN"/>
        </w:rPr>
        <w:t>Đối với loại người dùng là CTCK: cho phép tạo các user con củ</w:t>
      </w:r>
      <w:r w:rsidR="00111D41">
        <w:rPr>
          <w:lang w:eastAsia="zh-CN"/>
        </w:rPr>
        <w:t>a CTCK. Mỗi công ty chứng khoán được cấp 1 tài khoản để sử dụng hệ thống. Tại một thời điểm tài một khoản chỉ được phép đăng nhập trên 1 thiết bị. Trong trường hợp CTCK có nhiều chi nhánh muốn sử dụng hệ thống, CTCK có thể tạo các tài khoản chi nhánh con dựa theo tài khoản được Sở cấp phát. Các tài khoản chi nhánh được CTCK phân quyền dựa trên các quyền mà CTCK đó được cấp quyền.</w:t>
      </w:r>
    </w:p>
    <w:p w14:paraId="6CB938F4" w14:textId="078D731D" w:rsidR="00B90FCA" w:rsidRDefault="00B90FCA" w:rsidP="00B06E63">
      <w:pPr>
        <w:pStyle w:val="Heading5"/>
        <w:numPr>
          <w:ilvl w:val="4"/>
          <w:numId w:val="1"/>
        </w:numPr>
      </w:pPr>
      <w:r>
        <w:t>Cấu hình hệ thống</w:t>
      </w:r>
    </w:p>
    <w:p w14:paraId="5885D1D0" w14:textId="3193EE27" w:rsidR="00B90FCA" w:rsidRDefault="00B90FCA" w:rsidP="00B90FCA">
      <w:pPr>
        <w:pStyle w:val="BodyText"/>
        <w:numPr>
          <w:ilvl w:val="0"/>
          <w:numId w:val="15"/>
        </w:numPr>
        <w:rPr>
          <w:lang w:eastAsia="zh-CN"/>
        </w:rPr>
      </w:pPr>
      <w:r>
        <w:rPr>
          <w:lang w:eastAsia="zh-CN"/>
        </w:rPr>
        <w:t>Cấ</w:t>
      </w:r>
      <w:r w:rsidR="00D47757">
        <w:rPr>
          <w:lang w:eastAsia="zh-CN"/>
        </w:rPr>
        <w:t xml:space="preserve">u hình captcha: </w:t>
      </w:r>
      <w:r>
        <w:rPr>
          <w:lang w:eastAsia="zh-CN"/>
        </w:rPr>
        <w:t>hệ thống</w:t>
      </w:r>
      <w:r w:rsidR="00D47757">
        <w:rPr>
          <w:lang w:eastAsia="zh-CN"/>
        </w:rPr>
        <w:t xml:space="preserve"> cho phép cấu hình khi đăng nhập có phải</w:t>
      </w:r>
      <w:r>
        <w:rPr>
          <w:lang w:eastAsia="zh-CN"/>
        </w:rPr>
        <w:t xml:space="preserve"> nhập mã captcha xác thực </w:t>
      </w:r>
      <w:r w:rsidR="00D47757">
        <w:rPr>
          <w:lang w:eastAsia="zh-CN"/>
        </w:rPr>
        <w:t>hay không.</w:t>
      </w:r>
    </w:p>
    <w:p w14:paraId="34859C37" w14:textId="5DFBEF93" w:rsidR="00B90FCA" w:rsidRDefault="00B90FCA" w:rsidP="00F56049">
      <w:pPr>
        <w:pStyle w:val="ListBullet"/>
        <w:numPr>
          <w:ilvl w:val="0"/>
          <w:numId w:val="15"/>
        </w:numPr>
      </w:pPr>
      <w:r>
        <w:t xml:space="preserve">Cấu hình thời gian đổi mật khẩu: </w:t>
      </w:r>
      <w:r w:rsidR="00D47757">
        <w:t>Hệ thống cho phép cấu hình thời gian đổi mật khẩu. Thời gian đổi mật khẩu mặc định là 30 ngày.</w:t>
      </w:r>
    </w:p>
    <w:p w14:paraId="553610CB" w14:textId="4B9A858C" w:rsidR="00B90FCA" w:rsidRPr="00B90FCA" w:rsidRDefault="00B90FCA" w:rsidP="00F56049">
      <w:pPr>
        <w:pStyle w:val="ListBullet"/>
        <w:numPr>
          <w:ilvl w:val="0"/>
          <w:numId w:val="15"/>
        </w:numPr>
      </w:pPr>
      <w:r>
        <w:lastRenderedPageBreak/>
        <w:t>Cấu hình đăng nhập trên một thiết bị: Hệ thống cho phép cấu hình tại một thời điểm một user chỉ được đăng nhập trên 1 thiết bị</w:t>
      </w:r>
      <w:r w:rsidR="00CB655A">
        <w:t>.</w:t>
      </w:r>
    </w:p>
    <w:p w14:paraId="390BC227" w14:textId="3946D07E" w:rsidR="00C511A2" w:rsidRDefault="00C511A2" w:rsidP="00B06E63">
      <w:pPr>
        <w:pStyle w:val="Heading5"/>
        <w:numPr>
          <w:ilvl w:val="4"/>
          <w:numId w:val="1"/>
        </w:numPr>
      </w:pPr>
      <w:r>
        <w:t xml:space="preserve">Chức năng đăng nhập </w:t>
      </w:r>
    </w:p>
    <w:p w14:paraId="77A14BAC" w14:textId="3C529A66" w:rsidR="001A4F81" w:rsidRDefault="001A4F81" w:rsidP="001A4F81">
      <w:pPr>
        <w:pStyle w:val="BodyText"/>
        <w:rPr>
          <w:lang w:eastAsia="zh-CN"/>
        </w:rPr>
      </w:pPr>
      <w:r w:rsidRPr="00D47CAE">
        <w:rPr>
          <w:b/>
          <w:lang w:eastAsia="zh-CN"/>
        </w:rPr>
        <w:t>Mục đích:</w:t>
      </w:r>
      <w:r>
        <w:rPr>
          <w:lang w:eastAsia="zh-CN"/>
        </w:rPr>
        <w:t xml:space="preserve"> Người dùng đăng nhập vào hệ thống</w:t>
      </w:r>
    </w:p>
    <w:p w14:paraId="2822800F" w14:textId="77777777" w:rsidR="001A4F81" w:rsidRDefault="001A4F81" w:rsidP="001A4F81">
      <w:pPr>
        <w:pStyle w:val="BodyText"/>
        <w:rPr>
          <w:b/>
          <w:lang w:eastAsia="zh-CN"/>
        </w:rPr>
      </w:pPr>
      <w:r>
        <w:rPr>
          <w:b/>
          <w:lang w:eastAsia="zh-CN"/>
        </w:rPr>
        <w:t>Phân tích</w:t>
      </w:r>
      <w:r w:rsidRPr="001D44A3">
        <w:rPr>
          <w:b/>
          <w:lang w:eastAsia="zh-CN"/>
        </w:rPr>
        <w:t>:</w:t>
      </w:r>
      <w:r>
        <w:rPr>
          <w:b/>
          <w:lang w:eastAsia="zh-CN"/>
        </w:rPr>
        <w:t xml:space="preserve"> </w:t>
      </w:r>
    </w:p>
    <w:p w14:paraId="3324A746" w14:textId="5EF8E5E2" w:rsidR="009F5DFB" w:rsidRDefault="009F5DFB" w:rsidP="001A4F81">
      <w:pPr>
        <w:pStyle w:val="BodyText"/>
        <w:numPr>
          <w:ilvl w:val="0"/>
          <w:numId w:val="15"/>
        </w:numPr>
        <w:rPr>
          <w:lang w:eastAsia="zh-CN"/>
        </w:rPr>
      </w:pPr>
      <w:r>
        <w:rPr>
          <w:lang w:eastAsia="zh-CN"/>
        </w:rPr>
        <w:t>Khi truy cập vào hệ thống, hệ thống bắt buộc nhập mã cap</w:t>
      </w:r>
      <w:r w:rsidR="00B90FCA">
        <w:rPr>
          <w:lang w:eastAsia="zh-CN"/>
        </w:rPr>
        <w:t>t</w:t>
      </w:r>
      <w:r>
        <w:rPr>
          <w:lang w:eastAsia="zh-CN"/>
        </w:rPr>
        <w:t>cha xác thực.</w:t>
      </w:r>
    </w:p>
    <w:p w14:paraId="5FEBB4E3" w14:textId="5C5DB189" w:rsidR="009F5DFB" w:rsidRDefault="009F5DFB" w:rsidP="009F5DFB">
      <w:pPr>
        <w:pStyle w:val="BodyText"/>
        <w:numPr>
          <w:ilvl w:val="0"/>
          <w:numId w:val="106"/>
        </w:numPr>
        <w:rPr>
          <w:lang w:eastAsia="zh-CN"/>
        </w:rPr>
      </w:pPr>
      <w:r>
        <w:rPr>
          <w:lang w:eastAsia="zh-CN"/>
        </w:rPr>
        <w:t>Nhập chính xác, vào màn hình đăng nhập vào hệ thống.</w:t>
      </w:r>
    </w:p>
    <w:p w14:paraId="41AB7F40" w14:textId="5DB08CB8" w:rsidR="009F5DFB" w:rsidRDefault="009F5DFB" w:rsidP="009F5DFB">
      <w:pPr>
        <w:pStyle w:val="BodyText"/>
        <w:numPr>
          <w:ilvl w:val="0"/>
          <w:numId w:val="106"/>
        </w:numPr>
        <w:rPr>
          <w:lang w:eastAsia="zh-CN"/>
        </w:rPr>
      </w:pPr>
      <w:r>
        <w:rPr>
          <w:lang w:eastAsia="zh-CN"/>
        </w:rPr>
        <w:t>Nhập sai, hiển thị thông báo và hiển thị mã mã cap</w:t>
      </w:r>
      <w:r w:rsidR="00B90FCA">
        <w:rPr>
          <w:lang w:eastAsia="zh-CN"/>
        </w:rPr>
        <w:t>t</w:t>
      </w:r>
      <w:r>
        <w:rPr>
          <w:lang w:eastAsia="zh-CN"/>
        </w:rPr>
        <w:t>cha mới nhập xác thực lại.</w:t>
      </w:r>
    </w:p>
    <w:p w14:paraId="2AFD7CE9" w14:textId="37C59CFF" w:rsidR="001A4F81" w:rsidRPr="001A4F81" w:rsidRDefault="001A4F81" w:rsidP="001A4F81">
      <w:pPr>
        <w:pStyle w:val="BodyText"/>
        <w:numPr>
          <w:ilvl w:val="0"/>
          <w:numId w:val="15"/>
        </w:numPr>
        <w:rPr>
          <w:lang w:eastAsia="zh-CN"/>
        </w:rPr>
      </w:pPr>
      <w:r w:rsidRPr="001A4F81">
        <w:rPr>
          <w:lang w:eastAsia="zh-CN"/>
        </w:rPr>
        <w:t>Trang đăng nhập</w:t>
      </w:r>
      <w:r w:rsidR="00C651B2">
        <w:rPr>
          <w:lang w:eastAsia="zh-CN"/>
        </w:rPr>
        <w:t xml:space="preserve"> vào hệ thống</w:t>
      </w:r>
      <w:r w:rsidRPr="001A4F81">
        <w:rPr>
          <w:lang w:eastAsia="zh-CN"/>
        </w:rPr>
        <w:t xml:space="preserve"> gồm các trường thông tin </w:t>
      </w:r>
    </w:p>
    <w:p w14:paraId="204A0409" w14:textId="0EE04E25" w:rsidR="001A4F81" w:rsidRDefault="001A4F81" w:rsidP="00F56049">
      <w:pPr>
        <w:pStyle w:val="ListBullet"/>
        <w:numPr>
          <w:ilvl w:val="0"/>
          <w:numId w:val="105"/>
        </w:numPr>
      </w:pPr>
      <w:r>
        <w:t>Tài khoản: nhập tên truy cập vào hệ thống</w:t>
      </w:r>
    </w:p>
    <w:p w14:paraId="3D948503" w14:textId="609F8C5B" w:rsidR="001A4F81" w:rsidRDefault="001A4F81" w:rsidP="00F56049">
      <w:pPr>
        <w:pStyle w:val="ListBullet"/>
        <w:numPr>
          <w:ilvl w:val="0"/>
          <w:numId w:val="105"/>
        </w:numPr>
      </w:pPr>
      <w:r>
        <w:t>Mật khẩu: nhập mật khẩu, mật khẩu được mã hóa MD5</w:t>
      </w:r>
    </w:p>
    <w:p w14:paraId="63D862C9" w14:textId="663DD69B" w:rsidR="001A4F81" w:rsidRDefault="001A4F81" w:rsidP="00F56049">
      <w:pPr>
        <w:pStyle w:val="ListBullet"/>
        <w:numPr>
          <w:ilvl w:val="0"/>
          <w:numId w:val="15"/>
        </w:numPr>
      </w:pPr>
      <w:r>
        <w:t xml:space="preserve">Người dùng nhập tài khoản hoặc mật khẩu sai hệ thống hiện thị thông báo và forcus vào trường nhập sai </w:t>
      </w:r>
    </w:p>
    <w:p w14:paraId="56C03161" w14:textId="1A169122" w:rsidR="001A4F81" w:rsidRDefault="001A4F81" w:rsidP="00F56049">
      <w:pPr>
        <w:pStyle w:val="ListBullet"/>
        <w:numPr>
          <w:ilvl w:val="0"/>
          <w:numId w:val="15"/>
        </w:numPr>
      </w:pPr>
      <w:r>
        <w:t>Thời gian đổi mật khẩu đượ</w:t>
      </w:r>
      <w:r w:rsidR="005F7D16">
        <w:t>c config trong database</w:t>
      </w:r>
      <w:r>
        <w:t>, mặc định là 30 ngày</w:t>
      </w:r>
    </w:p>
    <w:p w14:paraId="0D20EBCD" w14:textId="71CBC523" w:rsidR="001A4F81" w:rsidRDefault="001A4F81" w:rsidP="00F56049">
      <w:pPr>
        <w:pStyle w:val="ListBullet"/>
        <w:numPr>
          <w:ilvl w:val="0"/>
          <w:numId w:val="15"/>
        </w:numPr>
      </w:pPr>
      <w:r>
        <w:t>Hệ thống cho phép cấu hình tại một thời điểm một user chỉ được đăng nhập trên 1 thiết bị</w:t>
      </w:r>
    </w:p>
    <w:p w14:paraId="3156CE45" w14:textId="2866311F" w:rsidR="00C651B2" w:rsidRPr="00C511A2" w:rsidRDefault="00C651B2" w:rsidP="00F56049">
      <w:pPr>
        <w:pStyle w:val="ListBullet"/>
        <w:numPr>
          <w:ilvl w:val="0"/>
          <w:numId w:val="15"/>
        </w:numPr>
      </w:pPr>
      <w:r>
        <w:t xml:space="preserve">Trường hợp người dùng lần đầu đăng nhập vào hệ thống, hệ thống bắt buộc người dùng đổi mật khẩu. </w:t>
      </w:r>
    </w:p>
    <w:p w14:paraId="59C0A96B" w14:textId="1A9FBD72" w:rsidR="005F7D16" w:rsidRDefault="005F7D16" w:rsidP="00B06E63">
      <w:pPr>
        <w:pStyle w:val="Heading5"/>
        <w:numPr>
          <w:ilvl w:val="4"/>
          <w:numId w:val="1"/>
        </w:numPr>
      </w:pPr>
      <w:r>
        <w:t>Chức năng logout</w:t>
      </w:r>
    </w:p>
    <w:p w14:paraId="7C49643A" w14:textId="288F1F08" w:rsidR="005F7D16" w:rsidRDefault="005F7D16" w:rsidP="005F7D16">
      <w:pPr>
        <w:pStyle w:val="BodyText"/>
        <w:rPr>
          <w:lang w:eastAsia="zh-CN"/>
        </w:rPr>
      </w:pPr>
      <w:r w:rsidRPr="00D47CAE">
        <w:rPr>
          <w:b/>
          <w:lang w:eastAsia="zh-CN"/>
        </w:rPr>
        <w:t>Mục đích:</w:t>
      </w:r>
      <w:r>
        <w:rPr>
          <w:lang w:eastAsia="zh-CN"/>
        </w:rPr>
        <w:t xml:space="preserve"> Người dùng đăng xuất khỏi hệ thống</w:t>
      </w:r>
    </w:p>
    <w:p w14:paraId="2696F803" w14:textId="59717730" w:rsidR="005F7D16" w:rsidRDefault="005F7D16" w:rsidP="005F7D16">
      <w:pPr>
        <w:pStyle w:val="BodyText"/>
        <w:rPr>
          <w:b/>
          <w:lang w:eastAsia="zh-CN"/>
        </w:rPr>
      </w:pPr>
      <w:r>
        <w:rPr>
          <w:b/>
          <w:lang w:eastAsia="zh-CN"/>
        </w:rPr>
        <w:t>Phân tích</w:t>
      </w:r>
      <w:r w:rsidRPr="001D44A3">
        <w:rPr>
          <w:b/>
          <w:lang w:eastAsia="zh-CN"/>
        </w:rPr>
        <w:t>:</w:t>
      </w:r>
      <w:r>
        <w:rPr>
          <w:b/>
          <w:lang w:eastAsia="zh-CN"/>
        </w:rPr>
        <w:t xml:space="preserve"> </w:t>
      </w:r>
    </w:p>
    <w:p w14:paraId="70F6479F" w14:textId="41A0934A" w:rsidR="005F7D16" w:rsidRDefault="005F7D16" w:rsidP="005F7D16">
      <w:pPr>
        <w:pStyle w:val="BodyText"/>
        <w:numPr>
          <w:ilvl w:val="0"/>
          <w:numId w:val="15"/>
        </w:numPr>
        <w:rPr>
          <w:lang w:eastAsia="zh-CN"/>
        </w:rPr>
      </w:pPr>
      <w:r>
        <w:rPr>
          <w:lang w:eastAsia="zh-CN"/>
        </w:rPr>
        <w:t>Người dùng đăng xuất khỏi hệ thống bằng cách nhấn icon đăng xuất hoặc nhấn vào tên tài khoản chọn chức năng đăng xuấ</w:t>
      </w:r>
      <w:r w:rsidR="009F5DFB">
        <w:rPr>
          <w:lang w:eastAsia="zh-CN"/>
        </w:rPr>
        <w:t>t.</w:t>
      </w:r>
    </w:p>
    <w:p w14:paraId="0016EBE0" w14:textId="58700A84" w:rsidR="005F7D16" w:rsidRPr="005F7D16" w:rsidRDefault="005F7D16" w:rsidP="009F5DFB">
      <w:pPr>
        <w:pStyle w:val="BodyText"/>
        <w:numPr>
          <w:ilvl w:val="0"/>
          <w:numId w:val="15"/>
        </w:numPr>
        <w:rPr>
          <w:lang w:eastAsia="zh-CN"/>
        </w:rPr>
      </w:pPr>
      <w:r>
        <w:rPr>
          <w:lang w:eastAsia="zh-CN"/>
        </w:rPr>
        <w:lastRenderedPageBreak/>
        <w:t>Người dùng sau khi đăng xuấ</w:t>
      </w:r>
      <w:r w:rsidR="009F5DFB">
        <w:rPr>
          <w:lang w:eastAsia="zh-CN"/>
        </w:rPr>
        <w:t>t thì</w:t>
      </w:r>
      <w:r>
        <w:rPr>
          <w:lang w:eastAsia="zh-CN"/>
        </w:rPr>
        <w:t xml:space="preserve"> </w:t>
      </w:r>
      <w:r w:rsidR="009F5DFB">
        <w:rPr>
          <w:lang w:eastAsia="zh-CN"/>
        </w:rPr>
        <w:t xml:space="preserve">sẽ trở về màn hình </w:t>
      </w:r>
      <w:r w:rsidR="00B90FCA">
        <w:rPr>
          <w:lang w:eastAsia="zh-CN"/>
        </w:rPr>
        <w:t xml:space="preserve">nhập mã capcha xác thực. </w:t>
      </w:r>
    </w:p>
    <w:p w14:paraId="21B50B9A" w14:textId="08D11FE1" w:rsidR="00B06E63" w:rsidRDefault="00B06E63" w:rsidP="00B06E63">
      <w:pPr>
        <w:pStyle w:val="Heading5"/>
        <w:numPr>
          <w:ilvl w:val="4"/>
          <w:numId w:val="1"/>
        </w:numPr>
      </w:pPr>
      <w:r>
        <w:t>Quản lý người dùng</w:t>
      </w:r>
    </w:p>
    <w:p w14:paraId="398ACC57" w14:textId="77777777" w:rsidR="00B06E63" w:rsidRDefault="00B06E63" w:rsidP="00B06E63">
      <w:pPr>
        <w:pStyle w:val="BodyText"/>
        <w:rPr>
          <w:lang w:eastAsia="zh-CN"/>
        </w:rPr>
      </w:pPr>
      <w:r w:rsidRPr="00D47CAE">
        <w:rPr>
          <w:b/>
          <w:lang w:eastAsia="zh-CN"/>
        </w:rPr>
        <w:t>Mục đích:</w:t>
      </w:r>
      <w:r>
        <w:rPr>
          <w:lang w:eastAsia="zh-CN"/>
        </w:rPr>
        <w:t xml:space="preserve"> </w:t>
      </w:r>
      <w:r w:rsidRPr="00D47CAE">
        <w:rPr>
          <w:lang w:eastAsia="zh-CN"/>
        </w:rPr>
        <w:t>Quản lý các đổi tượng sử dụng của hệ thống. Cho phép tìm kiếm, thêm mới, xem chi tiết, sửa, xóa, reset mật khẩ</w:t>
      </w:r>
      <w:r>
        <w:rPr>
          <w:lang w:eastAsia="zh-CN"/>
        </w:rPr>
        <w:t xml:space="preserve">u, kết xuất </w:t>
      </w:r>
      <w:r w:rsidRPr="00D47CAE">
        <w:rPr>
          <w:lang w:eastAsia="zh-CN"/>
        </w:rPr>
        <w:t>người dùng trong hệ thống và phân quyền từng người sử dụng trong hệ thống</w:t>
      </w:r>
    </w:p>
    <w:p w14:paraId="1CCE04B1" w14:textId="77777777" w:rsidR="00B06E63" w:rsidRPr="00D47CAE" w:rsidRDefault="00B06E63" w:rsidP="00B06E63">
      <w:pPr>
        <w:pStyle w:val="BodyText"/>
        <w:rPr>
          <w:lang w:eastAsia="zh-CN"/>
        </w:rPr>
      </w:pPr>
      <w:r w:rsidRPr="001D44A3">
        <w:rPr>
          <w:b/>
          <w:lang w:eastAsia="zh-CN"/>
        </w:rPr>
        <w:t xml:space="preserve">Xử lý sự kiện: </w:t>
      </w:r>
      <w:r w:rsidRPr="00B00458">
        <w:rPr>
          <w:szCs w:val="28"/>
          <w:lang w:eastAsia="zh-CN"/>
        </w:rPr>
        <w:t xml:space="preserve">Đăng nhập vào hệ thống </w:t>
      </w:r>
      <w:r w:rsidRPr="00B00458">
        <w:rPr>
          <w:szCs w:val="28"/>
        </w:rPr>
        <w:sym w:font="Wingdings" w:char="F0E0"/>
      </w:r>
      <w:r w:rsidRPr="00B00458">
        <w:rPr>
          <w:szCs w:val="28"/>
          <w:lang w:eastAsia="zh-CN"/>
        </w:rPr>
        <w:t xml:space="preserve"> chọn </w:t>
      </w:r>
      <w:r>
        <w:rPr>
          <w:szCs w:val="28"/>
          <w:lang w:eastAsia="zh-CN"/>
        </w:rPr>
        <w:t>menu</w:t>
      </w:r>
      <w:r w:rsidRPr="00B00458">
        <w:rPr>
          <w:szCs w:val="28"/>
          <w:lang w:eastAsia="zh-CN"/>
        </w:rPr>
        <w:t xml:space="preserve"> Quản trị </w:t>
      </w:r>
      <w:r w:rsidRPr="00B00458">
        <w:rPr>
          <w:szCs w:val="28"/>
          <w:lang w:val="vi-VN"/>
        </w:rPr>
        <w:t xml:space="preserve"> </w:t>
      </w:r>
      <w:r w:rsidRPr="00B00458">
        <w:rPr>
          <w:szCs w:val="28"/>
        </w:rPr>
        <w:sym w:font="Wingdings" w:char="F0E0"/>
      </w:r>
      <w:r w:rsidRPr="00B00458">
        <w:rPr>
          <w:szCs w:val="28"/>
        </w:rPr>
        <w:t xml:space="preserve"> chọn </w:t>
      </w:r>
      <w:r>
        <w:rPr>
          <w:szCs w:val="28"/>
        </w:rPr>
        <w:t xml:space="preserve">chức năng </w:t>
      </w:r>
      <w:r w:rsidRPr="00B00458">
        <w:rPr>
          <w:szCs w:val="28"/>
        </w:rPr>
        <w:t>Quản lý người dùng</w:t>
      </w:r>
      <w:r w:rsidRPr="00B00458">
        <w:rPr>
          <w:szCs w:val="28"/>
        </w:rPr>
        <w:sym w:font="Wingdings" w:char="F0E0"/>
      </w:r>
      <w:r w:rsidRPr="00B00458">
        <w:rPr>
          <w:szCs w:val="28"/>
        </w:rPr>
        <w:t xml:space="preserve"> hi</w:t>
      </w:r>
      <w:r>
        <w:rPr>
          <w:szCs w:val="28"/>
        </w:rPr>
        <w:t>ể</w:t>
      </w:r>
      <w:r w:rsidRPr="00B00458">
        <w:rPr>
          <w:szCs w:val="28"/>
        </w:rPr>
        <w:t>n th</w:t>
      </w:r>
      <w:r>
        <w:rPr>
          <w:lang w:eastAsia="zh-CN"/>
        </w:rPr>
        <w:t>ị màn hình quản lý người dùng</w:t>
      </w:r>
    </w:p>
    <w:p w14:paraId="2696C109" w14:textId="67F0A805" w:rsidR="00B06E63" w:rsidRDefault="00B06E63" w:rsidP="00B06E63">
      <w:pPr>
        <w:pStyle w:val="BodyText"/>
        <w:rPr>
          <w:b/>
          <w:lang w:eastAsia="zh-CN"/>
        </w:rPr>
      </w:pPr>
      <w:r>
        <w:rPr>
          <w:b/>
          <w:lang w:eastAsia="zh-CN"/>
        </w:rPr>
        <w:t xml:space="preserve">Phân tích: </w:t>
      </w:r>
    </w:p>
    <w:p w14:paraId="166ABD15" w14:textId="12674DF8" w:rsidR="00C511A2" w:rsidRDefault="00C511A2" w:rsidP="00C511A2">
      <w:pPr>
        <w:pStyle w:val="BodyText"/>
        <w:numPr>
          <w:ilvl w:val="0"/>
          <w:numId w:val="15"/>
        </w:numPr>
        <w:rPr>
          <w:lang w:eastAsia="zh-CN"/>
        </w:rPr>
      </w:pPr>
      <w:r>
        <w:rPr>
          <w:lang w:eastAsia="zh-CN"/>
        </w:rPr>
        <w:t>Các loại người dùng của hệ thống gồm: quản trị hệ thống, quản trị nghiệp vụ, ban tổ chức, thành viên.</w:t>
      </w:r>
    </w:p>
    <w:p w14:paraId="2026D9A5" w14:textId="20577567" w:rsidR="00C511A2" w:rsidRDefault="00C511A2" w:rsidP="00C511A2">
      <w:pPr>
        <w:pStyle w:val="BodyText"/>
        <w:numPr>
          <w:ilvl w:val="0"/>
          <w:numId w:val="104"/>
        </w:numPr>
        <w:rPr>
          <w:lang w:eastAsia="zh-CN"/>
        </w:rPr>
      </w:pPr>
      <w:r>
        <w:rPr>
          <w:lang w:eastAsia="zh-CN"/>
        </w:rPr>
        <w:t>Quản trị hệ thống: quản trị hệ thống, t</w:t>
      </w:r>
      <w:r w:rsidR="00560B96">
        <w:rPr>
          <w:lang w:eastAsia="zh-CN"/>
        </w:rPr>
        <w:t xml:space="preserve">hêm mới </w:t>
      </w:r>
      <w:r>
        <w:rPr>
          <w:lang w:eastAsia="zh-CN"/>
        </w:rPr>
        <w:t xml:space="preserve">và phân quyền </w:t>
      </w:r>
      <w:r w:rsidR="00560B96">
        <w:rPr>
          <w:lang w:eastAsia="zh-CN"/>
        </w:rPr>
        <w:t xml:space="preserve">tài khoản là </w:t>
      </w:r>
      <w:r>
        <w:rPr>
          <w:lang w:eastAsia="zh-CN"/>
        </w:rPr>
        <w:t xml:space="preserve">quản trị nghiệp vụ </w:t>
      </w:r>
    </w:p>
    <w:p w14:paraId="4EC4B161" w14:textId="2F655C60" w:rsidR="00560B96" w:rsidRDefault="00560B96" w:rsidP="00C511A2">
      <w:pPr>
        <w:pStyle w:val="BodyText"/>
        <w:numPr>
          <w:ilvl w:val="0"/>
          <w:numId w:val="104"/>
        </w:numPr>
        <w:rPr>
          <w:lang w:eastAsia="zh-CN"/>
        </w:rPr>
      </w:pPr>
      <w:r>
        <w:rPr>
          <w:lang w:eastAsia="zh-CN"/>
        </w:rPr>
        <w:t>Quản trị nghiệp vụ: thêm và phân quyền cho tài khoản ban tổ chức, gồm tất cả quyền mà ban tổ chức có</w:t>
      </w:r>
    </w:p>
    <w:p w14:paraId="70BAD6AA" w14:textId="28C333C3" w:rsidR="00560B96" w:rsidRDefault="00560B96" w:rsidP="00C511A2">
      <w:pPr>
        <w:pStyle w:val="BodyText"/>
        <w:numPr>
          <w:ilvl w:val="0"/>
          <w:numId w:val="104"/>
        </w:numPr>
        <w:rPr>
          <w:lang w:eastAsia="zh-CN"/>
        </w:rPr>
      </w:pPr>
      <w:r>
        <w:rPr>
          <w:lang w:eastAsia="zh-CN"/>
        </w:rPr>
        <w:t>Ban tổ chức: thêm và phân quyền cho tài khoản thành viên</w:t>
      </w:r>
    </w:p>
    <w:p w14:paraId="63A59063" w14:textId="7586F1C4" w:rsidR="00560B96" w:rsidRPr="00C511A2" w:rsidRDefault="00560B96" w:rsidP="00C511A2">
      <w:pPr>
        <w:pStyle w:val="BodyText"/>
        <w:numPr>
          <w:ilvl w:val="0"/>
          <w:numId w:val="104"/>
        </w:numPr>
        <w:rPr>
          <w:lang w:eastAsia="zh-CN"/>
        </w:rPr>
      </w:pPr>
      <w:r>
        <w:rPr>
          <w:lang w:eastAsia="zh-CN"/>
        </w:rPr>
        <w:t xml:space="preserve">Thành viên: thêm và phân quyền </w:t>
      </w:r>
      <w:r w:rsidR="008C12E4">
        <w:rPr>
          <w:lang w:eastAsia="zh-CN"/>
        </w:rPr>
        <w:t>cho tài khoản</w:t>
      </w:r>
      <w:r w:rsidR="00D3782D">
        <w:rPr>
          <w:lang w:eastAsia="zh-CN"/>
        </w:rPr>
        <w:t xml:space="preserve"> chi nhánh.</w:t>
      </w:r>
    </w:p>
    <w:p w14:paraId="00783BBB" w14:textId="72264434" w:rsidR="00B06E63" w:rsidRDefault="00B06E63" w:rsidP="00B06E63">
      <w:pPr>
        <w:pStyle w:val="BodyText"/>
        <w:numPr>
          <w:ilvl w:val="0"/>
          <w:numId w:val="15"/>
        </w:numPr>
        <w:rPr>
          <w:lang w:eastAsia="zh-CN"/>
        </w:rPr>
      </w:pPr>
      <w:r w:rsidRPr="001D44A3">
        <w:rPr>
          <w:lang w:eastAsia="zh-CN"/>
        </w:rPr>
        <w:t>Hệ thống hiển thị danh sách</w:t>
      </w:r>
      <w:r>
        <w:rPr>
          <w:lang w:eastAsia="zh-CN"/>
        </w:rPr>
        <w:t xml:space="preserve"> người sử dụng hệ thống</w:t>
      </w:r>
      <w:r w:rsidR="00A135D6">
        <w:rPr>
          <w:lang w:eastAsia="zh-CN"/>
        </w:rPr>
        <w:t xml:space="preserve"> theo phân quyền dữ liệu</w:t>
      </w:r>
      <w:r>
        <w:rPr>
          <w:lang w:eastAsia="zh-CN"/>
        </w:rPr>
        <w:t xml:space="preserve"> gồ</w:t>
      </w:r>
      <w:r w:rsidR="00A135D6">
        <w:rPr>
          <w:lang w:eastAsia="zh-CN"/>
        </w:rPr>
        <w:t xml:space="preserve">m </w:t>
      </w:r>
      <w:r>
        <w:rPr>
          <w:lang w:eastAsia="zh-CN"/>
        </w:rPr>
        <w:t>các thông tin:</w:t>
      </w:r>
    </w:p>
    <w:p w14:paraId="1F983706" w14:textId="77777777" w:rsidR="00B06E63" w:rsidRDefault="00B06E63" w:rsidP="00B06E63">
      <w:pPr>
        <w:pStyle w:val="BodyText"/>
        <w:numPr>
          <w:ilvl w:val="1"/>
          <w:numId w:val="15"/>
        </w:numPr>
        <w:rPr>
          <w:lang w:eastAsia="zh-CN"/>
        </w:rPr>
      </w:pPr>
      <w:r>
        <w:rPr>
          <w:lang w:eastAsia="zh-CN"/>
        </w:rPr>
        <w:t>STT: Số thứ tự</w:t>
      </w:r>
    </w:p>
    <w:p w14:paraId="2D839C9A" w14:textId="77777777" w:rsidR="00B06E63" w:rsidRDefault="00B06E63" w:rsidP="00B06E63">
      <w:pPr>
        <w:pStyle w:val="BodyText"/>
        <w:numPr>
          <w:ilvl w:val="1"/>
          <w:numId w:val="15"/>
        </w:numPr>
        <w:rPr>
          <w:lang w:eastAsia="zh-CN"/>
        </w:rPr>
      </w:pPr>
      <w:r>
        <w:rPr>
          <w:lang w:eastAsia="zh-CN"/>
        </w:rPr>
        <w:t>Tên truy cập: Tên truy cập vào hệ thống</w:t>
      </w:r>
    </w:p>
    <w:p w14:paraId="2D1B807F" w14:textId="06B8622A" w:rsidR="00B06E63" w:rsidRDefault="00B06E63" w:rsidP="00B06E63">
      <w:pPr>
        <w:pStyle w:val="BodyText"/>
        <w:numPr>
          <w:ilvl w:val="1"/>
          <w:numId w:val="15"/>
        </w:numPr>
        <w:rPr>
          <w:lang w:eastAsia="zh-CN"/>
        </w:rPr>
      </w:pPr>
      <w:r>
        <w:rPr>
          <w:lang w:eastAsia="zh-CN"/>
        </w:rPr>
        <w:t>Loại NSD: Loại người sử dụ</w:t>
      </w:r>
      <w:r w:rsidR="003612A1">
        <w:rPr>
          <w:lang w:eastAsia="zh-CN"/>
        </w:rPr>
        <w:t>ng, g</w:t>
      </w:r>
      <w:r>
        <w:rPr>
          <w:lang w:eastAsia="zh-CN"/>
        </w:rPr>
        <w:t>ồm: Quản trị hệ thống, Quản trị nghiệp vụ, Ban tổ chức, Thành viên.</w:t>
      </w:r>
    </w:p>
    <w:p w14:paraId="131D6158" w14:textId="77777777" w:rsidR="00B06E63" w:rsidRDefault="00B06E63" w:rsidP="00B06E63">
      <w:pPr>
        <w:pStyle w:val="BodyText"/>
        <w:numPr>
          <w:ilvl w:val="1"/>
          <w:numId w:val="15"/>
        </w:numPr>
        <w:rPr>
          <w:lang w:eastAsia="zh-CN"/>
        </w:rPr>
      </w:pPr>
      <w:r>
        <w:rPr>
          <w:lang w:eastAsia="zh-CN"/>
        </w:rPr>
        <w:t>Tên đầy đủ: Tên đầy đủ của người sử dụng</w:t>
      </w:r>
    </w:p>
    <w:p w14:paraId="692C1697" w14:textId="77777777" w:rsidR="00B06E63" w:rsidRDefault="00B06E63" w:rsidP="00B06E63">
      <w:pPr>
        <w:pStyle w:val="BodyText"/>
        <w:numPr>
          <w:ilvl w:val="1"/>
          <w:numId w:val="15"/>
        </w:numPr>
        <w:rPr>
          <w:lang w:eastAsia="zh-CN"/>
        </w:rPr>
      </w:pPr>
      <w:r>
        <w:rPr>
          <w:lang w:eastAsia="zh-CN"/>
        </w:rPr>
        <w:t>Trạng thái: Tất cả, Chưa kích hoạt, Đã kích hoạt, Không hiệu lực</w:t>
      </w:r>
    </w:p>
    <w:p w14:paraId="5B6B8817" w14:textId="77777777" w:rsidR="00B06E63" w:rsidRDefault="00B06E63" w:rsidP="00B06E63">
      <w:pPr>
        <w:pStyle w:val="BodyText"/>
        <w:numPr>
          <w:ilvl w:val="1"/>
          <w:numId w:val="15"/>
        </w:numPr>
        <w:rPr>
          <w:lang w:eastAsia="zh-CN"/>
        </w:rPr>
      </w:pPr>
      <w:r>
        <w:rPr>
          <w:lang w:eastAsia="zh-CN"/>
        </w:rPr>
        <w:lastRenderedPageBreak/>
        <w:t>Chức năng : Gồm Chi tiết, sửa, xóa, phân quyền, reset mật khẩu</w:t>
      </w:r>
    </w:p>
    <w:p w14:paraId="4750CBCC" w14:textId="77777777" w:rsidR="00B06E63" w:rsidRDefault="00B06E63" w:rsidP="00B06E63">
      <w:pPr>
        <w:pStyle w:val="BodyText"/>
        <w:numPr>
          <w:ilvl w:val="0"/>
          <w:numId w:val="15"/>
        </w:numPr>
        <w:rPr>
          <w:lang w:eastAsia="zh-CN"/>
        </w:rPr>
      </w:pPr>
      <w:r>
        <w:rPr>
          <w:lang w:eastAsia="zh-CN"/>
        </w:rPr>
        <w:t>Hệ thống cho phép CBNV tìm kiếm người dùng bằng các tiêu chí sau: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
        <w:gridCol w:w="3014"/>
        <w:gridCol w:w="1461"/>
        <w:gridCol w:w="3848"/>
      </w:tblGrid>
      <w:tr w:rsidR="00B06E63" w:rsidRPr="00CD1498" w14:paraId="6AF0E0F6" w14:textId="77777777" w:rsidTr="00B06E63">
        <w:trPr>
          <w:tblHeader/>
          <w:jc w:val="center"/>
        </w:trPr>
        <w:tc>
          <w:tcPr>
            <w:tcW w:w="427" w:type="pct"/>
            <w:shd w:val="clear" w:color="auto" w:fill="4F81BD"/>
            <w:vAlign w:val="center"/>
          </w:tcPr>
          <w:p w14:paraId="01A72B1A" w14:textId="77777777" w:rsidR="00B06E63" w:rsidRPr="00CD1498" w:rsidRDefault="00B06E63" w:rsidP="00B06E63">
            <w:pPr>
              <w:widowControl w:val="0"/>
              <w:tabs>
                <w:tab w:val="left" w:pos="180"/>
              </w:tabs>
              <w:jc w:val="both"/>
              <w:rPr>
                <w:b/>
                <w:noProof/>
                <w:szCs w:val="26"/>
              </w:rPr>
            </w:pPr>
            <w:r w:rsidRPr="00CD1498">
              <w:rPr>
                <w:b/>
                <w:noProof/>
                <w:szCs w:val="26"/>
              </w:rPr>
              <w:t>STT</w:t>
            </w:r>
          </w:p>
        </w:tc>
        <w:tc>
          <w:tcPr>
            <w:tcW w:w="1682" w:type="pct"/>
            <w:shd w:val="clear" w:color="auto" w:fill="4F81BD"/>
            <w:vAlign w:val="center"/>
          </w:tcPr>
          <w:p w14:paraId="052D3DB2" w14:textId="77777777" w:rsidR="00B06E63" w:rsidRPr="00CD1498" w:rsidRDefault="00B06E63" w:rsidP="00B06E63">
            <w:pPr>
              <w:widowControl w:val="0"/>
              <w:tabs>
                <w:tab w:val="left" w:pos="180"/>
              </w:tabs>
              <w:jc w:val="both"/>
              <w:rPr>
                <w:b/>
                <w:noProof/>
                <w:szCs w:val="26"/>
              </w:rPr>
            </w:pPr>
            <w:r w:rsidRPr="00CD1498">
              <w:rPr>
                <w:b/>
                <w:noProof/>
                <w:szCs w:val="26"/>
              </w:rPr>
              <w:t>Tên trường</w:t>
            </w:r>
          </w:p>
        </w:tc>
        <w:tc>
          <w:tcPr>
            <w:tcW w:w="749" w:type="pct"/>
            <w:shd w:val="clear" w:color="auto" w:fill="4F81BD"/>
            <w:vAlign w:val="center"/>
          </w:tcPr>
          <w:p w14:paraId="33A48073" w14:textId="77777777" w:rsidR="00B06E63" w:rsidRPr="00CD1498" w:rsidRDefault="00B06E63" w:rsidP="00B06E63">
            <w:pPr>
              <w:widowControl w:val="0"/>
              <w:tabs>
                <w:tab w:val="left" w:pos="180"/>
              </w:tabs>
              <w:jc w:val="both"/>
              <w:rPr>
                <w:b/>
                <w:noProof/>
                <w:szCs w:val="26"/>
              </w:rPr>
            </w:pPr>
            <w:r w:rsidRPr="00CD1498">
              <w:rPr>
                <w:b/>
                <w:noProof/>
                <w:szCs w:val="26"/>
              </w:rPr>
              <w:t>Định dạng</w:t>
            </w:r>
          </w:p>
        </w:tc>
        <w:tc>
          <w:tcPr>
            <w:tcW w:w="2142" w:type="pct"/>
            <w:shd w:val="clear" w:color="auto" w:fill="4F81BD"/>
            <w:vAlign w:val="center"/>
          </w:tcPr>
          <w:p w14:paraId="48E09640" w14:textId="77777777" w:rsidR="00B06E63" w:rsidRPr="00CD1498" w:rsidRDefault="00B06E63" w:rsidP="00B06E63">
            <w:pPr>
              <w:widowControl w:val="0"/>
              <w:tabs>
                <w:tab w:val="left" w:pos="180"/>
              </w:tabs>
              <w:jc w:val="both"/>
              <w:rPr>
                <w:b/>
                <w:noProof/>
                <w:szCs w:val="26"/>
              </w:rPr>
            </w:pPr>
            <w:r w:rsidRPr="00CD1498">
              <w:rPr>
                <w:b/>
                <w:noProof/>
                <w:szCs w:val="26"/>
              </w:rPr>
              <w:t>Mô tả</w:t>
            </w:r>
          </w:p>
        </w:tc>
      </w:tr>
      <w:tr w:rsidR="00B06E63" w:rsidRPr="00CD1498" w14:paraId="5AA4591E" w14:textId="77777777" w:rsidTr="00B06E63">
        <w:trPr>
          <w:jc w:val="center"/>
        </w:trPr>
        <w:tc>
          <w:tcPr>
            <w:tcW w:w="427" w:type="pct"/>
            <w:vAlign w:val="center"/>
          </w:tcPr>
          <w:p w14:paraId="35F33F72" w14:textId="77777777" w:rsidR="00B06E63" w:rsidRPr="00CD1498" w:rsidRDefault="00B06E63" w:rsidP="00B06E63">
            <w:pPr>
              <w:numPr>
                <w:ilvl w:val="0"/>
                <w:numId w:val="59"/>
              </w:numPr>
              <w:spacing w:before="240" w:after="0"/>
              <w:jc w:val="both"/>
              <w:rPr>
                <w:szCs w:val="26"/>
              </w:rPr>
            </w:pPr>
          </w:p>
        </w:tc>
        <w:tc>
          <w:tcPr>
            <w:tcW w:w="1682" w:type="pct"/>
            <w:vAlign w:val="center"/>
          </w:tcPr>
          <w:p w14:paraId="4FD5B87A" w14:textId="77777777" w:rsidR="00B06E63" w:rsidRPr="00254A81" w:rsidRDefault="00B06E63" w:rsidP="00B06E63">
            <w:pPr>
              <w:pStyle w:val="comment"/>
              <w:spacing w:before="0"/>
              <w:ind w:left="0"/>
              <w:jc w:val="both"/>
              <w:rPr>
                <w:rFonts w:ascii="Times New Roman" w:hAnsi="Times New Roman" w:cs="Times New Roman"/>
                <w:sz w:val="28"/>
                <w:szCs w:val="28"/>
              </w:rPr>
            </w:pPr>
            <w:r w:rsidRPr="00254A81">
              <w:rPr>
                <w:rFonts w:ascii="Times New Roman" w:hAnsi="Times New Roman" w:cs="Times New Roman"/>
                <w:i w:val="0"/>
                <w:sz w:val="28"/>
                <w:szCs w:val="28"/>
              </w:rPr>
              <w:t>Tên truy cập/ Tên đầy đủ</w:t>
            </w:r>
          </w:p>
        </w:tc>
        <w:tc>
          <w:tcPr>
            <w:tcW w:w="749" w:type="pct"/>
            <w:vAlign w:val="center"/>
          </w:tcPr>
          <w:p w14:paraId="551305C6" w14:textId="77777777" w:rsidR="00B06E63" w:rsidRPr="00254A81" w:rsidRDefault="00B06E63" w:rsidP="00B06E63">
            <w:pPr>
              <w:widowControl w:val="0"/>
              <w:tabs>
                <w:tab w:val="left" w:pos="180"/>
              </w:tabs>
              <w:jc w:val="both"/>
              <w:rPr>
                <w:sz w:val="28"/>
                <w:szCs w:val="28"/>
              </w:rPr>
            </w:pPr>
            <w:r w:rsidRPr="00254A81">
              <w:rPr>
                <w:sz w:val="28"/>
                <w:szCs w:val="28"/>
              </w:rPr>
              <w:t xml:space="preserve">Text </w:t>
            </w:r>
          </w:p>
        </w:tc>
        <w:tc>
          <w:tcPr>
            <w:tcW w:w="2142" w:type="pct"/>
            <w:vAlign w:val="center"/>
          </w:tcPr>
          <w:p w14:paraId="55D15485" w14:textId="77777777" w:rsidR="00B06E63" w:rsidRPr="00254A81" w:rsidRDefault="00B06E63" w:rsidP="00B06E63">
            <w:pPr>
              <w:widowControl w:val="0"/>
              <w:tabs>
                <w:tab w:val="left" w:pos="180"/>
              </w:tabs>
              <w:jc w:val="both"/>
              <w:rPr>
                <w:sz w:val="28"/>
                <w:szCs w:val="28"/>
              </w:rPr>
            </w:pPr>
            <w:r w:rsidRPr="00254A81">
              <w:rPr>
                <w:sz w:val="28"/>
                <w:szCs w:val="28"/>
              </w:rPr>
              <w:t xml:space="preserve">Tên truy cập hoặc tên đầy đủ </w:t>
            </w:r>
          </w:p>
        </w:tc>
      </w:tr>
      <w:tr w:rsidR="00B06E63" w:rsidRPr="00CD1498" w14:paraId="5CF7BF74" w14:textId="77777777" w:rsidTr="00B06E63">
        <w:trPr>
          <w:jc w:val="center"/>
        </w:trPr>
        <w:tc>
          <w:tcPr>
            <w:tcW w:w="427" w:type="pct"/>
            <w:vAlign w:val="center"/>
          </w:tcPr>
          <w:p w14:paraId="6DFBB5D4" w14:textId="77777777" w:rsidR="00B06E63" w:rsidRPr="00CD1498" w:rsidRDefault="00B06E63" w:rsidP="00B06E63">
            <w:pPr>
              <w:numPr>
                <w:ilvl w:val="0"/>
                <w:numId w:val="59"/>
              </w:numPr>
              <w:spacing w:before="240" w:after="0"/>
              <w:jc w:val="both"/>
              <w:rPr>
                <w:szCs w:val="26"/>
              </w:rPr>
            </w:pPr>
          </w:p>
        </w:tc>
        <w:tc>
          <w:tcPr>
            <w:tcW w:w="1682" w:type="pct"/>
            <w:vAlign w:val="center"/>
          </w:tcPr>
          <w:p w14:paraId="6C7B6F5D" w14:textId="77777777" w:rsidR="00B06E63" w:rsidRPr="00254A81" w:rsidRDefault="00B06E63" w:rsidP="00B06E63">
            <w:pPr>
              <w:pStyle w:val="comment"/>
              <w:spacing w:before="0"/>
              <w:ind w:left="0"/>
              <w:jc w:val="both"/>
              <w:rPr>
                <w:rFonts w:ascii="Times New Roman" w:hAnsi="Times New Roman" w:cs="Times New Roman"/>
                <w:i w:val="0"/>
                <w:sz w:val="28"/>
                <w:szCs w:val="28"/>
              </w:rPr>
            </w:pPr>
            <w:r w:rsidRPr="00254A81">
              <w:rPr>
                <w:rFonts w:ascii="Times New Roman" w:hAnsi="Times New Roman" w:cs="Times New Roman"/>
                <w:i w:val="0"/>
                <w:sz w:val="28"/>
                <w:szCs w:val="28"/>
              </w:rPr>
              <w:t>Loại NSD</w:t>
            </w:r>
          </w:p>
        </w:tc>
        <w:tc>
          <w:tcPr>
            <w:tcW w:w="749" w:type="pct"/>
            <w:vAlign w:val="center"/>
          </w:tcPr>
          <w:p w14:paraId="566C2B9C" w14:textId="77777777" w:rsidR="00B06E63" w:rsidRPr="00254A81" w:rsidRDefault="00B06E63" w:rsidP="00B06E63">
            <w:pPr>
              <w:widowControl w:val="0"/>
              <w:tabs>
                <w:tab w:val="left" w:pos="180"/>
              </w:tabs>
              <w:jc w:val="both"/>
              <w:rPr>
                <w:sz w:val="28"/>
                <w:szCs w:val="28"/>
              </w:rPr>
            </w:pPr>
            <w:r w:rsidRPr="00254A81">
              <w:rPr>
                <w:sz w:val="28"/>
                <w:szCs w:val="28"/>
                <w:lang w:eastAsia="zh-CN"/>
              </w:rPr>
              <w:t>Combobox</w:t>
            </w:r>
          </w:p>
        </w:tc>
        <w:tc>
          <w:tcPr>
            <w:tcW w:w="2142" w:type="pct"/>
            <w:vAlign w:val="center"/>
          </w:tcPr>
          <w:p w14:paraId="0ED1DE03" w14:textId="77777777" w:rsidR="00B06E63" w:rsidRPr="00254A81" w:rsidRDefault="00B06E63" w:rsidP="00B06E63">
            <w:pPr>
              <w:widowControl w:val="0"/>
              <w:tabs>
                <w:tab w:val="left" w:pos="180"/>
              </w:tabs>
              <w:jc w:val="both"/>
              <w:rPr>
                <w:sz w:val="28"/>
                <w:szCs w:val="28"/>
              </w:rPr>
            </w:pPr>
            <w:r w:rsidRPr="00254A81">
              <w:rPr>
                <w:sz w:val="28"/>
                <w:szCs w:val="28"/>
              </w:rPr>
              <w:t>Loại người sử dụng, gồm:</w:t>
            </w:r>
          </w:p>
          <w:p w14:paraId="243EC081" w14:textId="77777777" w:rsidR="00B06E63" w:rsidRPr="00254A81" w:rsidRDefault="00B06E63" w:rsidP="00B06E63">
            <w:pPr>
              <w:pStyle w:val="ListParagraph"/>
              <w:widowControl w:val="0"/>
              <w:numPr>
                <w:ilvl w:val="0"/>
                <w:numId w:val="15"/>
              </w:numPr>
              <w:tabs>
                <w:tab w:val="left" w:pos="180"/>
              </w:tabs>
              <w:rPr>
                <w:sz w:val="28"/>
                <w:szCs w:val="28"/>
              </w:rPr>
            </w:pPr>
            <w:r w:rsidRPr="00254A81">
              <w:rPr>
                <w:sz w:val="28"/>
                <w:szCs w:val="28"/>
              </w:rPr>
              <w:t>Tât cả</w:t>
            </w:r>
          </w:p>
          <w:p w14:paraId="166BDD2C" w14:textId="77777777" w:rsidR="00B06E63" w:rsidRPr="00254A81" w:rsidRDefault="00B06E63" w:rsidP="00B06E63">
            <w:pPr>
              <w:pStyle w:val="BodyText"/>
              <w:numPr>
                <w:ilvl w:val="0"/>
                <w:numId w:val="15"/>
              </w:numPr>
              <w:rPr>
                <w:szCs w:val="28"/>
                <w:lang w:eastAsia="zh-CN"/>
              </w:rPr>
            </w:pPr>
            <w:r w:rsidRPr="00254A81">
              <w:rPr>
                <w:szCs w:val="28"/>
                <w:lang w:eastAsia="zh-CN"/>
              </w:rPr>
              <w:t>Quản trị hệ thống</w:t>
            </w:r>
          </w:p>
          <w:p w14:paraId="43109F53" w14:textId="77777777" w:rsidR="00B06E63" w:rsidRPr="00254A81" w:rsidRDefault="00B06E63" w:rsidP="00B06E63">
            <w:pPr>
              <w:pStyle w:val="BodyText"/>
              <w:numPr>
                <w:ilvl w:val="0"/>
                <w:numId w:val="15"/>
              </w:numPr>
              <w:rPr>
                <w:szCs w:val="28"/>
                <w:lang w:eastAsia="zh-CN"/>
              </w:rPr>
            </w:pPr>
            <w:r w:rsidRPr="00254A81">
              <w:rPr>
                <w:szCs w:val="28"/>
                <w:lang w:eastAsia="zh-CN"/>
              </w:rPr>
              <w:t>Quản trị nghiệp vụ</w:t>
            </w:r>
          </w:p>
          <w:p w14:paraId="6FBD11C9" w14:textId="77777777" w:rsidR="00B06E63" w:rsidRPr="00254A81" w:rsidRDefault="00B06E63" w:rsidP="00B06E63">
            <w:pPr>
              <w:pStyle w:val="BodyText"/>
              <w:numPr>
                <w:ilvl w:val="0"/>
                <w:numId w:val="15"/>
              </w:numPr>
              <w:rPr>
                <w:szCs w:val="28"/>
                <w:lang w:eastAsia="zh-CN"/>
              </w:rPr>
            </w:pPr>
            <w:r w:rsidRPr="00254A81">
              <w:rPr>
                <w:szCs w:val="28"/>
                <w:lang w:eastAsia="zh-CN"/>
              </w:rPr>
              <w:t>Ban tổ chức</w:t>
            </w:r>
          </w:p>
          <w:p w14:paraId="436035AB" w14:textId="77777777" w:rsidR="00B06E63" w:rsidRPr="00254A81" w:rsidRDefault="00B06E63" w:rsidP="00B06E63">
            <w:pPr>
              <w:pStyle w:val="BodyText"/>
              <w:numPr>
                <w:ilvl w:val="0"/>
                <w:numId w:val="15"/>
              </w:numPr>
              <w:rPr>
                <w:szCs w:val="28"/>
                <w:lang w:eastAsia="zh-CN"/>
              </w:rPr>
            </w:pPr>
            <w:r w:rsidRPr="00254A81">
              <w:rPr>
                <w:szCs w:val="28"/>
                <w:lang w:eastAsia="zh-CN"/>
              </w:rPr>
              <w:t>Thành viên.</w:t>
            </w:r>
          </w:p>
        </w:tc>
      </w:tr>
      <w:tr w:rsidR="00B06E63" w:rsidRPr="00CD1498" w14:paraId="18AC9B52" w14:textId="77777777" w:rsidTr="00B06E63">
        <w:trPr>
          <w:jc w:val="center"/>
        </w:trPr>
        <w:tc>
          <w:tcPr>
            <w:tcW w:w="427" w:type="pct"/>
            <w:vAlign w:val="center"/>
          </w:tcPr>
          <w:p w14:paraId="2778B948" w14:textId="77777777" w:rsidR="00B06E63" w:rsidRPr="00CD1498" w:rsidRDefault="00B06E63" w:rsidP="00B06E63">
            <w:pPr>
              <w:numPr>
                <w:ilvl w:val="0"/>
                <w:numId w:val="59"/>
              </w:numPr>
              <w:spacing w:before="240" w:after="0"/>
              <w:jc w:val="both"/>
              <w:rPr>
                <w:szCs w:val="26"/>
              </w:rPr>
            </w:pPr>
          </w:p>
        </w:tc>
        <w:tc>
          <w:tcPr>
            <w:tcW w:w="1682" w:type="pct"/>
            <w:vAlign w:val="center"/>
          </w:tcPr>
          <w:p w14:paraId="5D68C776" w14:textId="77777777" w:rsidR="00B06E63" w:rsidRPr="00254A81" w:rsidRDefault="00B06E63" w:rsidP="00B06E63">
            <w:pPr>
              <w:pStyle w:val="comment"/>
              <w:spacing w:before="0"/>
              <w:ind w:left="0"/>
              <w:jc w:val="both"/>
              <w:rPr>
                <w:rFonts w:ascii="Times New Roman" w:hAnsi="Times New Roman" w:cs="Times New Roman"/>
                <w:i w:val="0"/>
                <w:sz w:val="28"/>
                <w:szCs w:val="28"/>
              </w:rPr>
            </w:pPr>
            <w:r w:rsidRPr="00254A81">
              <w:rPr>
                <w:rFonts w:ascii="Times New Roman" w:hAnsi="Times New Roman" w:cs="Times New Roman"/>
                <w:i w:val="0"/>
                <w:sz w:val="28"/>
                <w:szCs w:val="28"/>
              </w:rPr>
              <w:t>Trạng thái</w:t>
            </w:r>
          </w:p>
        </w:tc>
        <w:tc>
          <w:tcPr>
            <w:tcW w:w="749" w:type="pct"/>
            <w:vAlign w:val="center"/>
          </w:tcPr>
          <w:p w14:paraId="17B8DE93" w14:textId="77777777" w:rsidR="00B06E63" w:rsidRPr="00254A81" w:rsidRDefault="00B06E63" w:rsidP="00B06E63">
            <w:pPr>
              <w:widowControl w:val="0"/>
              <w:tabs>
                <w:tab w:val="left" w:pos="180"/>
              </w:tabs>
              <w:jc w:val="both"/>
              <w:rPr>
                <w:sz w:val="28"/>
                <w:szCs w:val="28"/>
              </w:rPr>
            </w:pPr>
            <w:r w:rsidRPr="00254A81">
              <w:rPr>
                <w:sz w:val="28"/>
                <w:szCs w:val="28"/>
              </w:rPr>
              <w:t>C</w:t>
            </w:r>
            <w:r w:rsidRPr="00254A81">
              <w:rPr>
                <w:sz w:val="28"/>
                <w:szCs w:val="28"/>
                <w:lang w:eastAsia="zh-CN"/>
              </w:rPr>
              <w:t>ombobox</w:t>
            </w:r>
          </w:p>
        </w:tc>
        <w:tc>
          <w:tcPr>
            <w:tcW w:w="2142" w:type="pct"/>
            <w:vAlign w:val="center"/>
          </w:tcPr>
          <w:p w14:paraId="2A3F65AD" w14:textId="77777777" w:rsidR="00B06E63" w:rsidRPr="00254A81" w:rsidRDefault="00B06E63" w:rsidP="00B06E63">
            <w:pPr>
              <w:pStyle w:val="BodyText"/>
              <w:ind w:firstLine="0"/>
              <w:rPr>
                <w:szCs w:val="28"/>
                <w:lang w:eastAsia="zh-CN"/>
              </w:rPr>
            </w:pPr>
            <w:r w:rsidRPr="00254A81">
              <w:rPr>
                <w:szCs w:val="28"/>
                <w:lang w:eastAsia="zh-CN"/>
              </w:rPr>
              <w:t>Gồm:</w:t>
            </w:r>
          </w:p>
          <w:p w14:paraId="5D2C6122" w14:textId="77777777" w:rsidR="00B06E63" w:rsidRPr="00254A81" w:rsidRDefault="00B06E63" w:rsidP="00B06E63">
            <w:pPr>
              <w:pStyle w:val="BodyText"/>
              <w:numPr>
                <w:ilvl w:val="0"/>
                <w:numId w:val="15"/>
              </w:numPr>
              <w:rPr>
                <w:szCs w:val="28"/>
                <w:lang w:eastAsia="zh-CN"/>
              </w:rPr>
            </w:pPr>
            <w:r w:rsidRPr="00254A81">
              <w:rPr>
                <w:szCs w:val="28"/>
                <w:lang w:eastAsia="zh-CN"/>
              </w:rPr>
              <w:t>Tất cả</w:t>
            </w:r>
          </w:p>
          <w:p w14:paraId="0A97338A" w14:textId="77777777" w:rsidR="00B06E63" w:rsidRPr="00254A81" w:rsidRDefault="00B06E63" w:rsidP="00B06E63">
            <w:pPr>
              <w:pStyle w:val="BodyText"/>
              <w:numPr>
                <w:ilvl w:val="0"/>
                <w:numId w:val="15"/>
              </w:numPr>
              <w:rPr>
                <w:szCs w:val="28"/>
                <w:lang w:eastAsia="zh-CN"/>
              </w:rPr>
            </w:pPr>
            <w:r w:rsidRPr="00254A81">
              <w:rPr>
                <w:szCs w:val="28"/>
                <w:lang w:eastAsia="zh-CN"/>
              </w:rPr>
              <w:t>Chưa  kích hoạt</w:t>
            </w:r>
          </w:p>
          <w:p w14:paraId="65A0F4F8" w14:textId="77777777" w:rsidR="00B06E63" w:rsidRPr="00254A81" w:rsidRDefault="00B06E63" w:rsidP="00B06E63">
            <w:pPr>
              <w:pStyle w:val="BodyText"/>
              <w:numPr>
                <w:ilvl w:val="0"/>
                <w:numId w:val="15"/>
              </w:numPr>
              <w:rPr>
                <w:szCs w:val="28"/>
                <w:lang w:eastAsia="zh-CN"/>
              </w:rPr>
            </w:pPr>
            <w:r w:rsidRPr="00254A81">
              <w:rPr>
                <w:szCs w:val="28"/>
                <w:lang w:eastAsia="zh-CN"/>
              </w:rPr>
              <w:t xml:space="preserve">Đã kích hoạt </w:t>
            </w:r>
          </w:p>
          <w:p w14:paraId="6AE2C501" w14:textId="77777777" w:rsidR="00B06E63" w:rsidRPr="00254A81" w:rsidRDefault="00B06E63" w:rsidP="00B06E63">
            <w:pPr>
              <w:pStyle w:val="BodyText"/>
              <w:numPr>
                <w:ilvl w:val="0"/>
                <w:numId w:val="15"/>
              </w:numPr>
              <w:rPr>
                <w:szCs w:val="28"/>
                <w:lang w:eastAsia="zh-CN"/>
              </w:rPr>
            </w:pPr>
            <w:r w:rsidRPr="00254A81">
              <w:rPr>
                <w:szCs w:val="28"/>
                <w:lang w:eastAsia="zh-CN"/>
              </w:rPr>
              <w:t>Không hiệu lực</w:t>
            </w:r>
          </w:p>
        </w:tc>
      </w:tr>
    </w:tbl>
    <w:p w14:paraId="30CF5841" w14:textId="77777777" w:rsidR="00B06E63" w:rsidRDefault="00B06E63" w:rsidP="00B06E63">
      <w:pPr>
        <w:pStyle w:val="BodyText"/>
        <w:ind w:left="630" w:firstLine="0"/>
        <w:rPr>
          <w:lang w:eastAsia="zh-CN"/>
        </w:rPr>
      </w:pPr>
    </w:p>
    <w:p w14:paraId="1D7989AF" w14:textId="77777777" w:rsidR="00B06E63" w:rsidRDefault="00B06E63" w:rsidP="00B06E63">
      <w:pPr>
        <w:pStyle w:val="BodyText"/>
        <w:numPr>
          <w:ilvl w:val="0"/>
          <w:numId w:val="15"/>
        </w:numPr>
        <w:rPr>
          <w:lang w:eastAsia="zh-CN"/>
        </w:rPr>
      </w:pPr>
      <w:r>
        <w:rPr>
          <w:lang w:eastAsia="zh-CN"/>
        </w:rPr>
        <w:t>Hệ thống cho phép thêm mới người dùng.Gồm các thông tin sau: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
        <w:gridCol w:w="3014"/>
        <w:gridCol w:w="1461"/>
        <w:gridCol w:w="3848"/>
      </w:tblGrid>
      <w:tr w:rsidR="00B06E63" w:rsidRPr="00CD1498" w14:paraId="1A54D39A" w14:textId="77777777" w:rsidTr="00B06E63">
        <w:trPr>
          <w:tblHeader/>
          <w:jc w:val="center"/>
        </w:trPr>
        <w:tc>
          <w:tcPr>
            <w:tcW w:w="427" w:type="pct"/>
            <w:shd w:val="clear" w:color="auto" w:fill="4F81BD"/>
            <w:vAlign w:val="center"/>
          </w:tcPr>
          <w:p w14:paraId="5AA3D0C5" w14:textId="77777777" w:rsidR="00B06E63" w:rsidRPr="00CD1498" w:rsidRDefault="00B06E63" w:rsidP="00B06E63">
            <w:pPr>
              <w:widowControl w:val="0"/>
              <w:tabs>
                <w:tab w:val="left" w:pos="180"/>
              </w:tabs>
              <w:jc w:val="both"/>
              <w:rPr>
                <w:b/>
                <w:noProof/>
                <w:szCs w:val="26"/>
              </w:rPr>
            </w:pPr>
            <w:r w:rsidRPr="00CD1498">
              <w:rPr>
                <w:b/>
                <w:noProof/>
                <w:szCs w:val="26"/>
              </w:rPr>
              <w:t>STT</w:t>
            </w:r>
          </w:p>
        </w:tc>
        <w:tc>
          <w:tcPr>
            <w:tcW w:w="1682" w:type="pct"/>
            <w:shd w:val="clear" w:color="auto" w:fill="4F81BD"/>
            <w:vAlign w:val="center"/>
          </w:tcPr>
          <w:p w14:paraId="598CF95F" w14:textId="77777777" w:rsidR="00B06E63" w:rsidRPr="00CD1498" w:rsidRDefault="00B06E63" w:rsidP="00B06E63">
            <w:pPr>
              <w:widowControl w:val="0"/>
              <w:tabs>
                <w:tab w:val="left" w:pos="180"/>
              </w:tabs>
              <w:jc w:val="both"/>
              <w:rPr>
                <w:b/>
                <w:noProof/>
                <w:szCs w:val="26"/>
              </w:rPr>
            </w:pPr>
            <w:r w:rsidRPr="00CD1498">
              <w:rPr>
                <w:b/>
                <w:noProof/>
                <w:szCs w:val="26"/>
              </w:rPr>
              <w:t>Tên trường</w:t>
            </w:r>
          </w:p>
        </w:tc>
        <w:tc>
          <w:tcPr>
            <w:tcW w:w="749" w:type="pct"/>
            <w:shd w:val="clear" w:color="auto" w:fill="4F81BD"/>
            <w:vAlign w:val="center"/>
          </w:tcPr>
          <w:p w14:paraId="10478942" w14:textId="77777777" w:rsidR="00B06E63" w:rsidRPr="00CD1498" w:rsidRDefault="00B06E63" w:rsidP="00B06E63">
            <w:pPr>
              <w:widowControl w:val="0"/>
              <w:tabs>
                <w:tab w:val="left" w:pos="180"/>
              </w:tabs>
              <w:jc w:val="both"/>
              <w:rPr>
                <w:b/>
                <w:noProof/>
                <w:szCs w:val="26"/>
              </w:rPr>
            </w:pPr>
            <w:r w:rsidRPr="00CD1498">
              <w:rPr>
                <w:b/>
                <w:noProof/>
                <w:szCs w:val="26"/>
              </w:rPr>
              <w:t>Định dạng</w:t>
            </w:r>
          </w:p>
        </w:tc>
        <w:tc>
          <w:tcPr>
            <w:tcW w:w="2142" w:type="pct"/>
            <w:shd w:val="clear" w:color="auto" w:fill="4F81BD"/>
            <w:vAlign w:val="center"/>
          </w:tcPr>
          <w:p w14:paraId="236950FE" w14:textId="77777777" w:rsidR="00B06E63" w:rsidRPr="00CD1498" w:rsidRDefault="00B06E63" w:rsidP="00B06E63">
            <w:pPr>
              <w:widowControl w:val="0"/>
              <w:tabs>
                <w:tab w:val="left" w:pos="180"/>
              </w:tabs>
              <w:jc w:val="both"/>
              <w:rPr>
                <w:b/>
                <w:noProof/>
                <w:szCs w:val="26"/>
              </w:rPr>
            </w:pPr>
            <w:r w:rsidRPr="00CD1498">
              <w:rPr>
                <w:b/>
                <w:noProof/>
                <w:szCs w:val="26"/>
              </w:rPr>
              <w:t>Mô tả</w:t>
            </w:r>
          </w:p>
        </w:tc>
      </w:tr>
      <w:tr w:rsidR="00B06E63" w:rsidRPr="00CD1498" w14:paraId="3A30ADFC" w14:textId="77777777" w:rsidTr="00B06E63">
        <w:trPr>
          <w:jc w:val="center"/>
        </w:trPr>
        <w:tc>
          <w:tcPr>
            <w:tcW w:w="427" w:type="pct"/>
            <w:vAlign w:val="center"/>
          </w:tcPr>
          <w:p w14:paraId="43467EAE" w14:textId="77777777" w:rsidR="00B06E63" w:rsidRPr="00254A81" w:rsidRDefault="00B06E63" w:rsidP="00B06E63">
            <w:pPr>
              <w:spacing w:before="240" w:after="0"/>
              <w:ind w:left="360"/>
              <w:rPr>
                <w:sz w:val="28"/>
                <w:szCs w:val="28"/>
              </w:rPr>
            </w:pPr>
            <w:r w:rsidRPr="00254A81">
              <w:rPr>
                <w:sz w:val="28"/>
                <w:szCs w:val="28"/>
              </w:rPr>
              <w:t>1</w:t>
            </w:r>
          </w:p>
        </w:tc>
        <w:tc>
          <w:tcPr>
            <w:tcW w:w="1682" w:type="pct"/>
            <w:vAlign w:val="center"/>
          </w:tcPr>
          <w:p w14:paraId="0276BAD9" w14:textId="77777777" w:rsidR="00B06E63" w:rsidRPr="00254A81" w:rsidRDefault="00B06E63" w:rsidP="00B06E63">
            <w:pPr>
              <w:pStyle w:val="comment"/>
              <w:spacing w:before="0"/>
              <w:ind w:left="0"/>
              <w:jc w:val="both"/>
              <w:rPr>
                <w:rFonts w:ascii="Times New Roman" w:hAnsi="Times New Roman" w:cs="Times New Roman"/>
                <w:sz w:val="28"/>
                <w:szCs w:val="28"/>
              </w:rPr>
            </w:pPr>
            <w:r w:rsidRPr="00254A81">
              <w:rPr>
                <w:rFonts w:ascii="Times New Roman" w:hAnsi="Times New Roman" w:cs="Times New Roman"/>
                <w:i w:val="0"/>
                <w:sz w:val="28"/>
                <w:szCs w:val="28"/>
              </w:rPr>
              <w:t>Tên truy cập</w:t>
            </w:r>
          </w:p>
        </w:tc>
        <w:tc>
          <w:tcPr>
            <w:tcW w:w="749" w:type="pct"/>
            <w:vAlign w:val="center"/>
          </w:tcPr>
          <w:p w14:paraId="1FEABDF2" w14:textId="77777777" w:rsidR="00B06E63" w:rsidRPr="00254A81" w:rsidRDefault="00B06E63" w:rsidP="00B06E63">
            <w:pPr>
              <w:widowControl w:val="0"/>
              <w:tabs>
                <w:tab w:val="left" w:pos="180"/>
              </w:tabs>
              <w:jc w:val="both"/>
              <w:rPr>
                <w:sz w:val="28"/>
                <w:szCs w:val="28"/>
              </w:rPr>
            </w:pPr>
            <w:r w:rsidRPr="00254A81">
              <w:rPr>
                <w:sz w:val="28"/>
                <w:szCs w:val="28"/>
              </w:rPr>
              <w:t xml:space="preserve">Text </w:t>
            </w:r>
          </w:p>
        </w:tc>
        <w:tc>
          <w:tcPr>
            <w:tcW w:w="2142" w:type="pct"/>
            <w:vAlign w:val="center"/>
          </w:tcPr>
          <w:p w14:paraId="0B85BFB7" w14:textId="77777777" w:rsidR="00B06E63" w:rsidRPr="00254A81" w:rsidRDefault="00B06E63" w:rsidP="00B06E63">
            <w:pPr>
              <w:pStyle w:val="BodyText"/>
              <w:ind w:firstLine="0"/>
              <w:rPr>
                <w:szCs w:val="28"/>
                <w:lang w:eastAsia="zh-CN"/>
              </w:rPr>
            </w:pPr>
            <w:r w:rsidRPr="00254A81">
              <w:rPr>
                <w:szCs w:val="28"/>
                <w:lang w:eastAsia="zh-CN"/>
              </w:rPr>
              <w:t>Bắt buộc nhập, không được trùng với tên truy cập đã có trong hệ thống</w:t>
            </w:r>
          </w:p>
          <w:p w14:paraId="25188EF2" w14:textId="77777777" w:rsidR="00B06E63" w:rsidRPr="00254A81" w:rsidRDefault="00B06E63" w:rsidP="00B06E63">
            <w:pPr>
              <w:widowControl w:val="0"/>
              <w:tabs>
                <w:tab w:val="left" w:pos="180"/>
              </w:tabs>
              <w:jc w:val="both"/>
              <w:rPr>
                <w:sz w:val="28"/>
                <w:szCs w:val="28"/>
              </w:rPr>
            </w:pPr>
          </w:p>
        </w:tc>
      </w:tr>
      <w:tr w:rsidR="00B06E63" w:rsidRPr="00CD1498" w14:paraId="67DFFAE2" w14:textId="77777777" w:rsidTr="00B06E63">
        <w:trPr>
          <w:jc w:val="center"/>
        </w:trPr>
        <w:tc>
          <w:tcPr>
            <w:tcW w:w="427" w:type="pct"/>
            <w:vAlign w:val="center"/>
          </w:tcPr>
          <w:p w14:paraId="788F6EBD" w14:textId="77777777" w:rsidR="00B06E63" w:rsidRPr="00254A81" w:rsidRDefault="00B06E63" w:rsidP="00B06E63">
            <w:pPr>
              <w:spacing w:before="240" w:after="0"/>
              <w:ind w:left="360"/>
              <w:rPr>
                <w:sz w:val="28"/>
                <w:szCs w:val="28"/>
              </w:rPr>
            </w:pPr>
            <w:r w:rsidRPr="00254A81">
              <w:rPr>
                <w:sz w:val="28"/>
                <w:szCs w:val="28"/>
              </w:rPr>
              <w:lastRenderedPageBreak/>
              <w:t>2</w:t>
            </w:r>
          </w:p>
        </w:tc>
        <w:tc>
          <w:tcPr>
            <w:tcW w:w="1682" w:type="pct"/>
            <w:vAlign w:val="center"/>
          </w:tcPr>
          <w:p w14:paraId="319852D4" w14:textId="77777777" w:rsidR="00B06E63" w:rsidRPr="00254A81" w:rsidRDefault="00B06E63" w:rsidP="00B06E63">
            <w:pPr>
              <w:pStyle w:val="comment"/>
              <w:spacing w:before="0"/>
              <w:ind w:left="0"/>
              <w:jc w:val="both"/>
              <w:rPr>
                <w:rFonts w:ascii="Times New Roman" w:hAnsi="Times New Roman" w:cs="Times New Roman"/>
                <w:i w:val="0"/>
                <w:sz w:val="28"/>
                <w:szCs w:val="28"/>
              </w:rPr>
            </w:pPr>
            <w:r w:rsidRPr="00254A81">
              <w:rPr>
                <w:rFonts w:ascii="Times New Roman" w:hAnsi="Times New Roman" w:cs="Times New Roman"/>
                <w:i w:val="0"/>
                <w:sz w:val="28"/>
                <w:szCs w:val="28"/>
              </w:rPr>
              <w:t>Mật khẩu</w:t>
            </w:r>
          </w:p>
        </w:tc>
        <w:tc>
          <w:tcPr>
            <w:tcW w:w="749" w:type="pct"/>
            <w:vAlign w:val="center"/>
          </w:tcPr>
          <w:p w14:paraId="3BAE66C2" w14:textId="77777777" w:rsidR="00B06E63" w:rsidRPr="00254A81" w:rsidRDefault="00B06E63" w:rsidP="00B06E63">
            <w:pPr>
              <w:widowControl w:val="0"/>
              <w:tabs>
                <w:tab w:val="left" w:pos="180"/>
              </w:tabs>
              <w:jc w:val="both"/>
              <w:rPr>
                <w:sz w:val="28"/>
                <w:szCs w:val="28"/>
              </w:rPr>
            </w:pPr>
            <w:r w:rsidRPr="00254A81">
              <w:rPr>
                <w:sz w:val="28"/>
                <w:szCs w:val="28"/>
              </w:rPr>
              <w:t>Text</w:t>
            </w:r>
          </w:p>
        </w:tc>
        <w:tc>
          <w:tcPr>
            <w:tcW w:w="2142" w:type="pct"/>
            <w:vAlign w:val="center"/>
          </w:tcPr>
          <w:p w14:paraId="2CA8EEDA" w14:textId="4BEBEA3E" w:rsidR="00B06E63" w:rsidRPr="00254A81" w:rsidRDefault="00B06E63" w:rsidP="00B06E63">
            <w:pPr>
              <w:widowControl w:val="0"/>
              <w:tabs>
                <w:tab w:val="left" w:pos="180"/>
              </w:tabs>
              <w:jc w:val="both"/>
              <w:rPr>
                <w:sz w:val="28"/>
                <w:szCs w:val="28"/>
              </w:rPr>
            </w:pPr>
            <w:r w:rsidRPr="00254A81">
              <w:rPr>
                <w:sz w:val="28"/>
                <w:szCs w:val="28"/>
              </w:rPr>
              <w:t>Bắt buộc nhậ</w:t>
            </w:r>
            <w:r w:rsidR="00560B96">
              <w:rPr>
                <w:sz w:val="28"/>
                <w:szCs w:val="28"/>
              </w:rPr>
              <w:t>p và được mã hóa MD5</w:t>
            </w:r>
            <w:r w:rsidR="00C651B2">
              <w:rPr>
                <w:sz w:val="28"/>
                <w:szCs w:val="28"/>
              </w:rPr>
              <w:t>, độ dài mật khẩu tối thiểu là 8 ký tự</w:t>
            </w:r>
          </w:p>
        </w:tc>
      </w:tr>
      <w:tr w:rsidR="00B06E63" w:rsidRPr="00CD1498" w14:paraId="5C637286" w14:textId="77777777" w:rsidTr="00B06E63">
        <w:trPr>
          <w:jc w:val="center"/>
        </w:trPr>
        <w:tc>
          <w:tcPr>
            <w:tcW w:w="427" w:type="pct"/>
            <w:vAlign w:val="center"/>
          </w:tcPr>
          <w:p w14:paraId="16A89A34" w14:textId="77777777" w:rsidR="00B06E63" w:rsidRPr="00254A81" w:rsidRDefault="00B06E63" w:rsidP="00B06E63">
            <w:pPr>
              <w:spacing w:before="240" w:after="0"/>
              <w:ind w:left="360"/>
              <w:rPr>
                <w:sz w:val="28"/>
                <w:szCs w:val="28"/>
              </w:rPr>
            </w:pPr>
            <w:r w:rsidRPr="00254A81">
              <w:rPr>
                <w:sz w:val="28"/>
                <w:szCs w:val="28"/>
              </w:rPr>
              <w:t>3</w:t>
            </w:r>
          </w:p>
        </w:tc>
        <w:tc>
          <w:tcPr>
            <w:tcW w:w="1682" w:type="pct"/>
            <w:vAlign w:val="center"/>
          </w:tcPr>
          <w:p w14:paraId="5D307828" w14:textId="77777777" w:rsidR="00B06E63" w:rsidRPr="00254A81" w:rsidRDefault="00B06E63" w:rsidP="00B06E63">
            <w:pPr>
              <w:pStyle w:val="comment"/>
              <w:spacing w:before="0"/>
              <w:ind w:left="0"/>
              <w:jc w:val="both"/>
              <w:rPr>
                <w:rFonts w:ascii="Times New Roman" w:hAnsi="Times New Roman" w:cs="Times New Roman"/>
                <w:i w:val="0"/>
                <w:sz w:val="28"/>
                <w:szCs w:val="28"/>
              </w:rPr>
            </w:pPr>
            <w:r w:rsidRPr="00254A81">
              <w:rPr>
                <w:rFonts w:ascii="Times New Roman" w:hAnsi="Times New Roman" w:cs="Times New Roman"/>
                <w:i w:val="0"/>
                <w:sz w:val="28"/>
                <w:szCs w:val="28"/>
              </w:rPr>
              <w:t>Mật khẩu (Gõ lại)</w:t>
            </w:r>
          </w:p>
        </w:tc>
        <w:tc>
          <w:tcPr>
            <w:tcW w:w="749" w:type="pct"/>
            <w:vAlign w:val="center"/>
          </w:tcPr>
          <w:p w14:paraId="277E8A5F" w14:textId="77777777" w:rsidR="00B06E63" w:rsidRPr="00254A81" w:rsidRDefault="00B06E63" w:rsidP="00B06E63">
            <w:pPr>
              <w:widowControl w:val="0"/>
              <w:tabs>
                <w:tab w:val="left" w:pos="180"/>
              </w:tabs>
              <w:jc w:val="both"/>
              <w:rPr>
                <w:sz w:val="28"/>
                <w:szCs w:val="28"/>
              </w:rPr>
            </w:pPr>
            <w:r w:rsidRPr="00254A81">
              <w:rPr>
                <w:sz w:val="28"/>
                <w:szCs w:val="28"/>
              </w:rPr>
              <w:t>Text</w:t>
            </w:r>
          </w:p>
        </w:tc>
        <w:tc>
          <w:tcPr>
            <w:tcW w:w="2142" w:type="pct"/>
            <w:vAlign w:val="center"/>
          </w:tcPr>
          <w:p w14:paraId="3C8F314F" w14:textId="77777777" w:rsidR="00B06E63" w:rsidRPr="00254A81" w:rsidRDefault="00B06E63" w:rsidP="00B06E63">
            <w:pPr>
              <w:widowControl w:val="0"/>
              <w:tabs>
                <w:tab w:val="left" w:pos="180"/>
              </w:tabs>
              <w:jc w:val="both"/>
              <w:rPr>
                <w:sz w:val="28"/>
                <w:szCs w:val="28"/>
              </w:rPr>
            </w:pPr>
            <w:r w:rsidRPr="00254A81">
              <w:rPr>
                <w:sz w:val="28"/>
                <w:szCs w:val="28"/>
              </w:rPr>
              <w:t xml:space="preserve">Gõ lại mật khẩu, trùng với mật khẩu đã đặt </w:t>
            </w:r>
          </w:p>
        </w:tc>
      </w:tr>
      <w:tr w:rsidR="00B06E63" w:rsidRPr="00CD1498" w14:paraId="7534C41F" w14:textId="77777777" w:rsidTr="00B06E63">
        <w:trPr>
          <w:jc w:val="center"/>
        </w:trPr>
        <w:tc>
          <w:tcPr>
            <w:tcW w:w="427" w:type="pct"/>
            <w:vAlign w:val="center"/>
          </w:tcPr>
          <w:p w14:paraId="6E2D5BD0" w14:textId="77777777" w:rsidR="00B06E63" w:rsidRPr="00254A81" w:rsidRDefault="00B06E63" w:rsidP="00B06E63">
            <w:pPr>
              <w:spacing w:before="240" w:after="0"/>
              <w:ind w:left="360"/>
              <w:rPr>
                <w:sz w:val="28"/>
                <w:szCs w:val="28"/>
              </w:rPr>
            </w:pPr>
            <w:r w:rsidRPr="00254A81">
              <w:rPr>
                <w:sz w:val="28"/>
                <w:szCs w:val="28"/>
              </w:rPr>
              <w:t>4</w:t>
            </w:r>
          </w:p>
        </w:tc>
        <w:tc>
          <w:tcPr>
            <w:tcW w:w="1682" w:type="pct"/>
            <w:vAlign w:val="center"/>
          </w:tcPr>
          <w:p w14:paraId="5D28324C" w14:textId="77777777" w:rsidR="00B06E63" w:rsidRPr="00254A81" w:rsidRDefault="00B06E63" w:rsidP="00B06E63">
            <w:pPr>
              <w:pStyle w:val="comment"/>
              <w:spacing w:before="0"/>
              <w:ind w:left="0"/>
              <w:jc w:val="both"/>
              <w:rPr>
                <w:rFonts w:ascii="Times New Roman" w:hAnsi="Times New Roman" w:cs="Times New Roman"/>
                <w:i w:val="0"/>
                <w:sz w:val="28"/>
                <w:szCs w:val="28"/>
              </w:rPr>
            </w:pPr>
            <w:r w:rsidRPr="00254A81">
              <w:rPr>
                <w:rFonts w:ascii="Times New Roman" w:hAnsi="Times New Roman" w:cs="Times New Roman"/>
                <w:i w:val="0"/>
                <w:sz w:val="28"/>
                <w:szCs w:val="28"/>
              </w:rPr>
              <w:t>Loại NSD</w:t>
            </w:r>
          </w:p>
        </w:tc>
        <w:tc>
          <w:tcPr>
            <w:tcW w:w="749" w:type="pct"/>
            <w:vAlign w:val="center"/>
          </w:tcPr>
          <w:p w14:paraId="6A1E71A3" w14:textId="77777777" w:rsidR="00B06E63" w:rsidRPr="00254A81" w:rsidRDefault="00B06E63" w:rsidP="00B06E63">
            <w:pPr>
              <w:widowControl w:val="0"/>
              <w:tabs>
                <w:tab w:val="left" w:pos="180"/>
              </w:tabs>
              <w:jc w:val="both"/>
              <w:rPr>
                <w:sz w:val="28"/>
                <w:szCs w:val="28"/>
              </w:rPr>
            </w:pPr>
            <w:r w:rsidRPr="00254A81">
              <w:rPr>
                <w:sz w:val="28"/>
                <w:szCs w:val="28"/>
                <w:lang w:eastAsia="zh-CN"/>
              </w:rPr>
              <w:t>Combobox</w:t>
            </w:r>
          </w:p>
        </w:tc>
        <w:tc>
          <w:tcPr>
            <w:tcW w:w="2142" w:type="pct"/>
            <w:vAlign w:val="center"/>
          </w:tcPr>
          <w:p w14:paraId="2CFA66DD" w14:textId="77777777" w:rsidR="00B06E63" w:rsidRPr="00254A81" w:rsidRDefault="00B06E63" w:rsidP="00B06E63">
            <w:pPr>
              <w:widowControl w:val="0"/>
              <w:tabs>
                <w:tab w:val="left" w:pos="180"/>
              </w:tabs>
              <w:jc w:val="both"/>
              <w:rPr>
                <w:sz w:val="28"/>
                <w:szCs w:val="28"/>
              </w:rPr>
            </w:pPr>
            <w:r w:rsidRPr="00254A81">
              <w:rPr>
                <w:sz w:val="28"/>
                <w:szCs w:val="28"/>
              </w:rPr>
              <w:t>Loại người sử dụng, gồm:</w:t>
            </w:r>
          </w:p>
          <w:p w14:paraId="1D48EE4D" w14:textId="77777777" w:rsidR="00B06E63" w:rsidRPr="00254A81" w:rsidRDefault="00B06E63" w:rsidP="00B06E63">
            <w:pPr>
              <w:pStyle w:val="ListParagraph"/>
              <w:widowControl w:val="0"/>
              <w:numPr>
                <w:ilvl w:val="0"/>
                <w:numId w:val="15"/>
              </w:numPr>
              <w:tabs>
                <w:tab w:val="left" w:pos="180"/>
              </w:tabs>
              <w:rPr>
                <w:sz w:val="28"/>
                <w:szCs w:val="28"/>
              </w:rPr>
            </w:pPr>
            <w:r w:rsidRPr="00254A81">
              <w:rPr>
                <w:sz w:val="28"/>
                <w:szCs w:val="28"/>
              </w:rPr>
              <w:t>Tât cả</w:t>
            </w:r>
          </w:p>
          <w:p w14:paraId="11EAB46D" w14:textId="77777777" w:rsidR="00B06E63" w:rsidRPr="00254A81" w:rsidRDefault="00B06E63" w:rsidP="00B06E63">
            <w:pPr>
              <w:pStyle w:val="BodyText"/>
              <w:numPr>
                <w:ilvl w:val="0"/>
                <w:numId w:val="15"/>
              </w:numPr>
              <w:rPr>
                <w:szCs w:val="28"/>
                <w:lang w:eastAsia="zh-CN"/>
              </w:rPr>
            </w:pPr>
            <w:r w:rsidRPr="00254A81">
              <w:rPr>
                <w:szCs w:val="28"/>
                <w:lang w:eastAsia="zh-CN"/>
              </w:rPr>
              <w:t>Quản trị hệ thống</w:t>
            </w:r>
          </w:p>
          <w:p w14:paraId="741872C4" w14:textId="77777777" w:rsidR="00B06E63" w:rsidRPr="00254A81" w:rsidRDefault="00B06E63" w:rsidP="00B06E63">
            <w:pPr>
              <w:pStyle w:val="BodyText"/>
              <w:numPr>
                <w:ilvl w:val="0"/>
                <w:numId w:val="15"/>
              </w:numPr>
              <w:rPr>
                <w:szCs w:val="28"/>
                <w:lang w:eastAsia="zh-CN"/>
              </w:rPr>
            </w:pPr>
            <w:r w:rsidRPr="00254A81">
              <w:rPr>
                <w:szCs w:val="28"/>
                <w:lang w:eastAsia="zh-CN"/>
              </w:rPr>
              <w:t>Quản trị nghiệp vụ</w:t>
            </w:r>
          </w:p>
          <w:p w14:paraId="68F7B9BE" w14:textId="77777777" w:rsidR="00B06E63" w:rsidRPr="00254A81" w:rsidRDefault="00B06E63" w:rsidP="00B06E63">
            <w:pPr>
              <w:pStyle w:val="BodyText"/>
              <w:numPr>
                <w:ilvl w:val="0"/>
                <w:numId w:val="15"/>
              </w:numPr>
              <w:rPr>
                <w:szCs w:val="28"/>
                <w:lang w:eastAsia="zh-CN"/>
              </w:rPr>
            </w:pPr>
            <w:r w:rsidRPr="00254A81">
              <w:rPr>
                <w:szCs w:val="28"/>
                <w:lang w:eastAsia="zh-CN"/>
              </w:rPr>
              <w:t>Ban tổ chức</w:t>
            </w:r>
          </w:p>
          <w:p w14:paraId="029DA7A3" w14:textId="77777777" w:rsidR="00B06E63" w:rsidRPr="00254A81" w:rsidRDefault="00B06E63" w:rsidP="00B06E63">
            <w:pPr>
              <w:pStyle w:val="BodyText"/>
              <w:numPr>
                <w:ilvl w:val="0"/>
                <w:numId w:val="15"/>
              </w:numPr>
              <w:rPr>
                <w:szCs w:val="28"/>
                <w:lang w:eastAsia="zh-CN"/>
              </w:rPr>
            </w:pPr>
            <w:r w:rsidRPr="00254A81">
              <w:rPr>
                <w:szCs w:val="28"/>
                <w:lang w:eastAsia="zh-CN"/>
              </w:rPr>
              <w:t>Thành viên.</w:t>
            </w:r>
          </w:p>
        </w:tc>
      </w:tr>
      <w:tr w:rsidR="00B06E63" w:rsidRPr="00CD1498" w14:paraId="6CE3DC72" w14:textId="77777777" w:rsidTr="00B06E63">
        <w:trPr>
          <w:jc w:val="center"/>
        </w:trPr>
        <w:tc>
          <w:tcPr>
            <w:tcW w:w="427" w:type="pct"/>
            <w:vAlign w:val="center"/>
          </w:tcPr>
          <w:p w14:paraId="0454C40A" w14:textId="77777777" w:rsidR="00B06E63" w:rsidRPr="00254A81" w:rsidRDefault="00B06E63" w:rsidP="00B06E63">
            <w:pPr>
              <w:spacing w:before="240" w:after="0"/>
              <w:ind w:left="360"/>
              <w:rPr>
                <w:sz w:val="28"/>
                <w:szCs w:val="28"/>
              </w:rPr>
            </w:pPr>
            <w:r w:rsidRPr="00254A81">
              <w:rPr>
                <w:sz w:val="28"/>
                <w:szCs w:val="28"/>
              </w:rPr>
              <w:t>5</w:t>
            </w:r>
          </w:p>
        </w:tc>
        <w:tc>
          <w:tcPr>
            <w:tcW w:w="1682" w:type="pct"/>
            <w:vAlign w:val="center"/>
          </w:tcPr>
          <w:p w14:paraId="42F177E5" w14:textId="77777777" w:rsidR="00B06E63" w:rsidRPr="00254A81" w:rsidRDefault="00B06E63" w:rsidP="00B06E63">
            <w:pPr>
              <w:pStyle w:val="comment"/>
              <w:spacing w:before="0"/>
              <w:ind w:left="0"/>
              <w:jc w:val="both"/>
              <w:rPr>
                <w:rFonts w:ascii="Times New Roman" w:hAnsi="Times New Roman" w:cs="Times New Roman"/>
                <w:i w:val="0"/>
                <w:sz w:val="28"/>
                <w:szCs w:val="28"/>
              </w:rPr>
            </w:pPr>
            <w:r w:rsidRPr="00254A81">
              <w:rPr>
                <w:rFonts w:ascii="Times New Roman" w:hAnsi="Times New Roman" w:cs="Times New Roman"/>
                <w:i w:val="0"/>
                <w:sz w:val="28"/>
                <w:szCs w:val="28"/>
              </w:rPr>
              <w:t>Trạng thái</w:t>
            </w:r>
          </w:p>
        </w:tc>
        <w:tc>
          <w:tcPr>
            <w:tcW w:w="749" w:type="pct"/>
            <w:vAlign w:val="center"/>
          </w:tcPr>
          <w:p w14:paraId="449151E0" w14:textId="77777777" w:rsidR="00B06E63" w:rsidRPr="00254A81" w:rsidRDefault="00B06E63" w:rsidP="00B06E63">
            <w:pPr>
              <w:widowControl w:val="0"/>
              <w:tabs>
                <w:tab w:val="left" w:pos="180"/>
              </w:tabs>
              <w:jc w:val="both"/>
              <w:rPr>
                <w:sz w:val="28"/>
                <w:szCs w:val="28"/>
                <w:lang w:eastAsia="zh-CN"/>
              </w:rPr>
            </w:pPr>
            <w:r w:rsidRPr="00254A81">
              <w:rPr>
                <w:sz w:val="28"/>
                <w:szCs w:val="28"/>
                <w:lang w:eastAsia="zh-CN"/>
              </w:rPr>
              <w:t>Combobox</w:t>
            </w:r>
          </w:p>
        </w:tc>
        <w:tc>
          <w:tcPr>
            <w:tcW w:w="2142" w:type="pct"/>
            <w:vAlign w:val="center"/>
          </w:tcPr>
          <w:p w14:paraId="15FED55F" w14:textId="77777777" w:rsidR="00B06E63" w:rsidRPr="00254A81" w:rsidRDefault="00B06E63" w:rsidP="00B06E63">
            <w:pPr>
              <w:widowControl w:val="0"/>
              <w:tabs>
                <w:tab w:val="left" w:pos="180"/>
              </w:tabs>
              <w:jc w:val="both"/>
              <w:rPr>
                <w:sz w:val="28"/>
                <w:szCs w:val="28"/>
              </w:rPr>
            </w:pPr>
            <w:r w:rsidRPr="00254A81">
              <w:rPr>
                <w:sz w:val="28"/>
                <w:szCs w:val="28"/>
              </w:rPr>
              <w:t xml:space="preserve">Gồm: </w:t>
            </w:r>
          </w:p>
          <w:p w14:paraId="6C4C4C90" w14:textId="77777777" w:rsidR="00B06E63" w:rsidRPr="00254A81" w:rsidRDefault="00B06E63" w:rsidP="00B06E63">
            <w:pPr>
              <w:pStyle w:val="ListParagraph"/>
              <w:widowControl w:val="0"/>
              <w:numPr>
                <w:ilvl w:val="0"/>
                <w:numId w:val="15"/>
              </w:numPr>
              <w:tabs>
                <w:tab w:val="left" w:pos="180"/>
              </w:tabs>
              <w:rPr>
                <w:sz w:val="28"/>
                <w:szCs w:val="28"/>
              </w:rPr>
            </w:pPr>
            <w:r w:rsidRPr="00254A81">
              <w:rPr>
                <w:sz w:val="28"/>
                <w:szCs w:val="28"/>
              </w:rPr>
              <w:t xml:space="preserve">Chưa kích hoạt </w:t>
            </w:r>
          </w:p>
          <w:p w14:paraId="46223336" w14:textId="77777777" w:rsidR="00B06E63" w:rsidRPr="00254A81" w:rsidRDefault="00B06E63" w:rsidP="00B06E63">
            <w:pPr>
              <w:pStyle w:val="ListParagraph"/>
              <w:widowControl w:val="0"/>
              <w:numPr>
                <w:ilvl w:val="0"/>
                <w:numId w:val="15"/>
              </w:numPr>
              <w:tabs>
                <w:tab w:val="left" w:pos="180"/>
              </w:tabs>
              <w:rPr>
                <w:sz w:val="28"/>
                <w:szCs w:val="28"/>
              </w:rPr>
            </w:pPr>
            <w:r w:rsidRPr="00254A81">
              <w:rPr>
                <w:sz w:val="28"/>
                <w:szCs w:val="28"/>
              </w:rPr>
              <w:t>Đã kích hoạt</w:t>
            </w:r>
          </w:p>
          <w:p w14:paraId="2913850C" w14:textId="77777777" w:rsidR="00B06E63" w:rsidRPr="00254A81" w:rsidRDefault="00B06E63" w:rsidP="00B06E63">
            <w:pPr>
              <w:pStyle w:val="ListParagraph"/>
              <w:widowControl w:val="0"/>
              <w:numPr>
                <w:ilvl w:val="0"/>
                <w:numId w:val="15"/>
              </w:numPr>
              <w:tabs>
                <w:tab w:val="left" w:pos="180"/>
              </w:tabs>
              <w:rPr>
                <w:sz w:val="28"/>
                <w:szCs w:val="28"/>
              </w:rPr>
            </w:pPr>
            <w:r w:rsidRPr="00254A81">
              <w:rPr>
                <w:sz w:val="28"/>
                <w:szCs w:val="28"/>
              </w:rPr>
              <w:t>Không hiệu lực</w:t>
            </w:r>
          </w:p>
        </w:tc>
      </w:tr>
      <w:tr w:rsidR="00B06E63" w:rsidRPr="00254A81" w14:paraId="0892AFB8" w14:textId="77777777" w:rsidTr="00B06E63">
        <w:trPr>
          <w:jc w:val="center"/>
        </w:trPr>
        <w:tc>
          <w:tcPr>
            <w:tcW w:w="427" w:type="pct"/>
            <w:vAlign w:val="center"/>
          </w:tcPr>
          <w:p w14:paraId="7C8CFF5D" w14:textId="77777777" w:rsidR="00B06E63" w:rsidRPr="00254A81" w:rsidRDefault="00B06E63" w:rsidP="00B06E63">
            <w:pPr>
              <w:spacing w:before="240" w:after="0"/>
              <w:ind w:left="360"/>
              <w:rPr>
                <w:sz w:val="28"/>
                <w:szCs w:val="28"/>
              </w:rPr>
            </w:pPr>
          </w:p>
        </w:tc>
        <w:tc>
          <w:tcPr>
            <w:tcW w:w="1682" w:type="pct"/>
            <w:vAlign w:val="center"/>
          </w:tcPr>
          <w:p w14:paraId="482DA006" w14:textId="77777777" w:rsidR="00B06E63" w:rsidRPr="00254A81" w:rsidRDefault="00B06E63" w:rsidP="00B06E63">
            <w:pPr>
              <w:pStyle w:val="comment"/>
              <w:spacing w:before="0"/>
              <w:ind w:left="0"/>
              <w:jc w:val="both"/>
              <w:rPr>
                <w:rFonts w:ascii="Times New Roman" w:hAnsi="Times New Roman" w:cs="Times New Roman"/>
                <w:i w:val="0"/>
                <w:sz w:val="28"/>
                <w:szCs w:val="28"/>
              </w:rPr>
            </w:pPr>
            <w:r w:rsidRPr="00254A81">
              <w:rPr>
                <w:rFonts w:ascii="Times New Roman" w:hAnsi="Times New Roman" w:cs="Times New Roman"/>
                <w:i w:val="0"/>
                <w:sz w:val="28"/>
                <w:szCs w:val="28"/>
              </w:rPr>
              <w:t>Tên đầy đủ</w:t>
            </w:r>
          </w:p>
        </w:tc>
        <w:tc>
          <w:tcPr>
            <w:tcW w:w="749" w:type="pct"/>
            <w:vAlign w:val="center"/>
          </w:tcPr>
          <w:p w14:paraId="1960EF28" w14:textId="77777777" w:rsidR="00B06E63" w:rsidRPr="00254A81" w:rsidRDefault="00B06E63" w:rsidP="00B06E63">
            <w:pPr>
              <w:widowControl w:val="0"/>
              <w:tabs>
                <w:tab w:val="left" w:pos="180"/>
              </w:tabs>
              <w:jc w:val="both"/>
              <w:rPr>
                <w:sz w:val="28"/>
                <w:szCs w:val="28"/>
                <w:lang w:eastAsia="zh-CN"/>
              </w:rPr>
            </w:pPr>
            <w:r w:rsidRPr="00254A81">
              <w:rPr>
                <w:sz w:val="28"/>
                <w:szCs w:val="28"/>
                <w:lang w:eastAsia="zh-CN"/>
              </w:rPr>
              <w:t xml:space="preserve">Text </w:t>
            </w:r>
          </w:p>
        </w:tc>
        <w:tc>
          <w:tcPr>
            <w:tcW w:w="2142" w:type="pct"/>
            <w:vAlign w:val="center"/>
          </w:tcPr>
          <w:p w14:paraId="36C3975E" w14:textId="77777777" w:rsidR="00B06E63" w:rsidRPr="00254A81" w:rsidRDefault="00B06E63" w:rsidP="00B06E63">
            <w:pPr>
              <w:widowControl w:val="0"/>
              <w:tabs>
                <w:tab w:val="left" w:pos="180"/>
              </w:tabs>
              <w:jc w:val="both"/>
              <w:rPr>
                <w:sz w:val="28"/>
                <w:szCs w:val="28"/>
              </w:rPr>
            </w:pPr>
            <w:r w:rsidRPr="00254A81">
              <w:rPr>
                <w:sz w:val="28"/>
                <w:szCs w:val="28"/>
              </w:rPr>
              <w:t xml:space="preserve">Tên đầy đủ, bắt buộc nhập </w:t>
            </w:r>
          </w:p>
        </w:tc>
      </w:tr>
      <w:tr w:rsidR="00B06E63" w:rsidRPr="00254A81" w14:paraId="4C28F52C" w14:textId="77777777" w:rsidTr="00B06E63">
        <w:trPr>
          <w:jc w:val="center"/>
        </w:trPr>
        <w:tc>
          <w:tcPr>
            <w:tcW w:w="427" w:type="pct"/>
            <w:vAlign w:val="center"/>
          </w:tcPr>
          <w:p w14:paraId="7E6BCCA7" w14:textId="77777777" w:rsidR="00B06E63" w:rsidRPr="00254A81" w:rsidRDefault="00B06E63" w:rsidP="00B06E63">
            <w:pPr>
              <w:spacing w:before="240" w:after="0"/>
              <w:ind w:left="360"/>
              <w:rPr>
                <w:sz w:val="28"/>
                <w:szCs w:val="28"/>
              </w:rPr>
            </w:pPr>
          </w:p>
        </w:tc>
        <w:tc>
          <w:tcPr>
            <w:tcW w:w="1682" w:type="pct"/>
            <w:vAlign w:val="center"/>
          </w:tcPr>
          <w:p w14:paraId="08972652" w14:textId="77777777" w:rsidR="00B06E63" w:rsidRPr="00254A81" w:rsidRDefault="00B06E63" w:rsidP="00B06E63">
            <w:pPr>
              <w:pStyle w:val="comment"/>
              <w:spacing w:before="0"/>
              <w:ind w:left="0"/>
              <w:jc w:val="both"/>
              <w:rPr>
                <w:rFonts w:ascii="Times New Roman" w:hAnsi="Times New Roman" w:cs="Times New Roman"/>
                <w:i w:val="0"/>
                <w:sz w:val="28"/>
                <w:szCs w:val="28"/>
              </w:rPr>
            </w:pPr>
            <w:r w:rsidRPr="00254A81">
              <w:rPr>
                <w:rFonts w:ascii="Times New Roman" w:hAnsi="Times New Roman" w:cs="Times New Roman"/>
                <w:i w:val="0"/>
                <w:sz w:val="28"/>
                <w:szCs w:val="28"/>
              </w:rPr>
              <w:t>Ghi chú</w:t>
            </w:r>
          </w:p>
        </w:tc>
        <w:tc>
          <w:tcPr>
            <w:tcW w:w="749" w:type="pct"/>
            <w:vAlign w:val="center"/>
          </w:tcPr>
          <w:p w14:paraId="29A5D0D0" w14:textId="77777777" w:rsidR="00B06E63" w:rsidRPr="00254A81" w:rsidRDefault="00B06E63" w:rsidP="00B06E63">
            <w:pPr>
              <w:widowControl w:val="0"/>
              <w:tabs>
                <w:tab w:val="left" w:pos="180"/>
              </w:tabs>
              <w:jc w:val="both"/>
              <w:rPr>
                <w:sz w:val="28"/>
                <w:szCs w:val="28"/>
                <w:lang w:eastAsia="zh-CN"/>
              </w:rPr>
            </w:pPr>
            <w:r w:rsidRPr="00254A81">
              <w:rPr>
                <w:sz w:val="28"/>
                <w:szCs w:val="28"/>
                <w:lang w:eastAsia="zh-CN"/>
              </w:rPr>
              <w:t>Text</w:t>
            </w:r>
          </w:p>
        </w:tc>
        <w:tc>
          <w:tcPr>
            <w:tcW w:w="2142" w:type="pct"/>
            <w:vAlign w:val="center"/>
          </w:tcPr>
          <w:p w14:paraId="594877CE" w14:textId="77777777" w:rsidR="00B06E63" w:rsidRPr="00254A81" w:rsidRDefault="00B06E63" w:rsidP="00B06E63">
            <w:pPr>
              <w:widowControl w:val="0"/>
              <w:tabs>
                <w:tab w:val="left" w:pos="180"/>
              </w:tabs>
              <w:jc w:val="both"/>
              <w:rPr>
                <w:sz w:val="28"/>
                <w:szCs w:val="28"/>
              </w:rPr>
            </w:pPr>
          </w:p>
        </w:tc>
      </w:tr>
    </w:tbl>
    <w:p w14:paraId="5A5282EF" w14:textId="2A908BED" w:rsidR="00B06E63" w:rsidRDefault="00B06E63" w:rsidP="00C511A2">
      <w:pPr>
        <w:pStyle w:val="BodyText"/>
        <w:rPr>
          <w:lang w:eastAsia="zh-CN"/>
        </w:rPr>
      </w:pPr>
    </w:p>
    <w:p w14:paraId="2A75DE85" w14:textId="77777777" w:rsidR="00B06E63" w:rsidRDefault="00B06E63" w:rsidP="00B06E63">
      <w:pPr>
        <w:pStyle w:val="BodyText"/>
        <w:numPr>
          <w:ilvl w:val="0"/>
          <w:numId w:val="15"/>
        </w:numPr>
        <w:rPr>
          <w:lang w:eastAsia="zh-CN"/>
        </w:rPr>
      </w:pPr>
      <w:r>
        <w:rPr>
          <w:lang w:eastAsia="zh-CN"/>
        </w:rPr>
        <w:t>Xem chi tiết thông tin người dùng: Cho phép cán bộ nhân viên xem chi tiết, gồm các thông tin: Tên truy cập, loại NSD, trạng thái, tên đầy đủ, ghi chú.</w:t>
      </w:r>
    </w:p>
    <w:p w14:paraId="06E66A0A" w14:textId="77777777" w:rsidR="00B06E63" w:rsidRDefault="00B06E63" w:rsidP="00B06E63">
      <w:pPr>
        <w:pStyle w:val="BodyText"/>
        <w:numPr>
          <w:ilvl w:val="0"/>
          <w:numId w:val="15"/>
        </w:numPr>
        <w:rPr>
          <w:lang w:eastAsia="zh-CN"/>
        </w:rPr>
      </w:pPr>
      <w:r>
        <w:rPr>
          <w:lang w:eastAsia="zh-CN"/>
        </w:rPr>
        <w:t>Sửa thông tin người dùng, chỉ được sửa các trường trạng thái, tên đầy đủ và ghi chú</w:t>
      </w:r>
    </w:p>
    <w:p w14:paraId="507EAD51" w14:textId="77777777" w:rsidR="00B06E63" w:rsidRDefault="00B06E63" w:rsidP="00B06E63">
      <w:pPr>
        <w:pStyle w:val="BodyText"/>
        <w:numPr>
          <w:ilvl w:val="0"/>
          <w:numId w:val="15"/>
        </w:numPr>
        <w:rPr>
          <w:lang w:eastAsia="zh-CN"/>
        </w:rPr>
      </w:pPr>
      <w:r>
        <w:rPr>
          <w:lang w:eastAsia="zh-CN"/>
        </w:rPr>
        <w:lastRenderedPageBreak/>
        <w:t xml:space="preserve">Reset mật khẩu: hệ thống cho phép người dùng đặt lại mật khẩu </w:t>
      </w:r>
    </w:p>
    <w:p w14:paraId="26CBD24C" w14:textId="77777777" w:rsidR="00B06E63" w:rsidRDefault="00B06E63" w:rsidP="00B06E63">
      <w:pPr>
        <w:pStyle w:val="BodyText"/>
        <w:numPr>
          <w:ilvl w:val="0"/>
          <w:numId w:val="15"/>
        </w:numPr>
        <w:rPr>
          <w:lang w:eastAsia="zh-CN"/>
        </w:rPr>
      </w:pPr>
      <w:r>
        <w:rPr>
          <w:lang w:eastAsia="zh-CN"/>
        </w:rPr>
        <w:t xml:space="preserve">Phân quyền: phân quyền chức năng cho người sử dụng.  </w:t>
      </w:r>
    </w:p>
    <w:p w14:paraId="744F673A" w14:textId="77777777" w:rsidR="00B06E63" w:rsidRDefault="00B06E63" w:rsidP="00B06E63">
      <w:pPr>
        <w:pStyle w:val="Heading5"/>
        <w:numPr>
          <w:ilvl w:val="4"/>
          <w:numId w:val="1"/>
        </w:numPr>
      </w:pPr>
      <w:r>
        <w:t>Tiến trình đợt đấu giá</w:t>
      </w:r>
    </w:p>
    <w:p w14:paraId="25381010" w14:textId="77777777" w:rsidR="00B06E63" w:rsidRPr="00B00458" w:rsidRDefault="00B06E63" w:rsidP="00B06E63">
      <w:pPr>
        <w:pStyle w:val="BodyText"/>
        <w:rPr>
          <w:szCs w:val="28"/>
          <w:lang w:eastAsia="zh-CN"/>
        </w:rPr>
      </w:pPr>
      <w:r w:rsidRPr="00B00458">
        <w:rPr>
          <w:b/>
          <w:szCs w:val="28"/>
          <w:lang w:eastAsia="zh-CN"/>
        </w:rPr>
        <w:t xml:space="preserve">Mục đích: </w:t>
      </w:r>
      <w:r w:rsidRPr="00B00458">
        <w:rPr>
          <w:szCs w:val="28"/>
          <w:lang w:eastAsia="zh-CN"/>
        </w:rPr>
        <w:t xml:space="preserve">Quản lý tiến trình đợt đấu giá </w:t>
      </w:r>
    </w:p>
    <w:p w14:paraId="72CCF02E" w14:textId="77777777" w:rsidR="00B06E63" w:rsidRPr="00B00458" w:rsidRDefault="00B06E63" w:rsidP="00B06E63">
      <w:pPr>
        <w:pStyle w:val="BodyText"/>
        <w:rPr>
          <w:szCs w:val="28"/>
        </w:rPr>
      </w:pPr>
      <w:r w:rsidRPr="00B00458">
        <w:rPr>
          <w:b/>
          <w:szCs w:val="28"/>
          <w:lang w:eastAsia="zh-CN"/>
        </w:rPr>
        <w:t>Xử lý sự kiện:</w:t>
      </w:r>
      <w:r w:rsidRPr="00B00458">
        <w:rPr>
          <w:szCs w:val="28"/>
          <w:lang w:eastAsia="zh-CN"/>
        </w:rPr>
        <w:t xml:space="preserve"> Đăng nhập vào hệ thống </w:t>
      </w:r>
      <w:r w:rsidRPr="00B00458">
        <w:rPr>
          <w:szCs w:val="28"/>
        </w:rPr>
        <w:sym w:font="Wingdings" w:char="F0E0"/>
      </w:r>
      <w:r w:rsidRPr="00B00458">
        <w:rPr>
          <w:szCs w:val="28"/>
          <w:lang w:eastAsia="zh-CN"/>
        </w:rPr>
        <w:t xml:space="preserve"> chọn </w:t>
      </w:r>
      <w:r>
        <w:rPr>
          <w:szCs w:val="28"/>
          <w:lang w:eastAsia="zh-CN"/>
        </w:rPr>
        <w:t>menu</w:t>
      </w:r>
      <w:r w:rsidRPr="00B00458">
        <w:rPr>
          <w:szCs w:val="28"/>
          <w:lang w:eastAsia="zh-CN"/>
        </w:rPr>
        <w:t xml:space="preserve"> Quản trị </w:t>
      </w:r>
      <w:r w:rsidRPr="00B00458">
        <w:rPr>
          <w:szCs w:val="28"/>
          <w:lang w:val="vi-VN"/>
        </w:rPr>
        <w:t xml:space="preserve"> </w:t>
      </w:r>
      <w:r w:rsidRPr="00B00458">
        <w:rPr>
          <w:szCs w:val="28"/>
        </w:rPr>
        <w:sym w:font="Wingdings" w:char="F0E0"/>
      </w:r>
      <w:r w:rsidRPr="00B00458">
        <w:rPr>
          <w:szCs w:val="28"/>
        </w:rPr>
        <w:t xml:space="preserve"> chọn </w:t>
      </w:r>
      <w:r>
        <w:rPr>
          <w:szCs w:val="28"/>
        </w:rPr>
        <w:t xml:space="preserve">chức năng </w:t>
      </w:r>
      <w:r w:rsidRPr="00B00458">
        <w:rPr>
          <w:szCs w:val="28"/>
        </w:rPr>
        <w:t>Tiến trình đợt đấu giá</w:t>
      </w:r>
      <w:r w:rsidRPr="00B00458">
        <w:rPr>
          <w:szCs w:val="28"/>
        </w:rPr>
        <w:sym w:font="Wingdings" w:char="F0E0"/>
      </w:r>
      <w:r w:rsidRPr="00B00458">
        <w:rPr>
          <w:szCs w:val="28"/>
        </w:rPr>
        <w:t xml:space="preserve"> hiển thị màn hình tiến trình đợt đấu giá</w:t>
      </w:r>
    </w:p>
    <w:p w14:paraId="3B2701A8" w14:textId="77777777" w:rsidR="00B06E63" w:rsidRPr="00B00458" w:rsidRDefault="00B06E63" w:rsidP="00B06E63">
      <w:pPr>
        <w:pStyle w:val="BodyText"/>
        <w:rPr>
          <w:szCs w:val="28"/>
          <w:lang w:eastAsia="zh-CN"/>
        </w:rPr>
      </w:pPr>
      <w:r w:rsidRPr="00B00458">
        <w:rPr>
          <w:b/>
          <w:szCs w:val="28"/>
        </w:rPr>
        <w:t xml:space="preserve">Phân tích: </w:t>
      </w:r>
      <w:r w:rsidRPr="00B00458">
        <w:rPr>
          <w:szCs w:val="28"/>
          <w:lang w:eastAsia="zh-CN"/>
        </w:rPr>
        <w:t>Việc quản lý tiến trình đợt đấu giá/book building được thực hiện tại chức năng từng phân hệ hoặc được thực hiện tại chức năng quản trị hệ thống.</w:t>
      </w:r>
    </w:p>
    <w:p w14:paraId="62776811" w14:textId="77777777" w:rsidR="00B06E63" w:rsidRPr="002F0DF6" w:rsidRDefault="00B06E63" w:rsidP="00B06E63">
      <w:pPr>
        <w:pStyle w:val="BodyText"/>
        <w:numPr>
          <w:ilvl w:val="0"/>
          <w:numId w:val="15"/>
        </w:numPr>
        <w:rPr>
          <w:szCs w:val="28"/>
        </w:rPr>
      </w:pPr>
      <w:r w:rsidRPr="00B00458">
        <w:rPr>
          <w:szCs w:val="28"/>
        </w:rPr>
        <w:t>Quản lý tiến trình đợt đấu giá gồm các thông tin: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
        <w:gridCol w:w="3014"/>
        <w:gridCol w:w="1461"/>
        <w:gridCol w:w="3848"/>
      </w:tblGrid>
      <w:tr w:rsidR="00B06E63" w:rsidRPr="00CD1498" w14:paraId="0A2BD138" w14:textId="77777777" w:rsidTr="00B06E63">
        <w:trPr>
          <w:tblHeader/>
          <w:jc w:val="center"/>
        </w:trPr>
        <w:tc>
          <w:tcPr>
            <w:tcW w:w="427" w:type="pct"/>
            <w:shd w:val="clear" w:color="auto" w:fill="4F81BD"/>
            <w:vAlign w:val="center"/>
          </w:tcPr>
          <w:p w14:paraId="19E02C72" w14:textId="77777777" w:rsidR="00B06E63" w:rsidRPr="00CD1498" w:rsidRDefault="00B06E63" w:rsidP="00B06E63">
            <w:pPr>
              <w:widowControl w:val="0"/>
              <w:tabs>
                <w:tab w:val="left" w:pos="180"/>
              </w:tabs>
              <w:jc w:val="both"/>
              <w:rPr>
                <w:b/>
                <w:noProof/>
                <w:szCs w:val="26"/>
              </w:rPr>
            </w:pPr>
            <w:r w:rsidRPr="00CD1498">
              <w:rPr>
                <w:b/>
                <w:noProof/>
                <w:szCs w:val="26"/>
              </w:rPr>
              <w:t>STT</w:t>
            </w:r>
          </w:p>
        </w:tc>
        <w:tc>
          <w:tcPr>
            <w:tcW w:w="1682" w:type="pct"/>
            <w:shd w:val="clear" w:color="auto" w:fill="4F81BD"/>
            <w:vAlign w:val="center"/>
          </w:tcPr>
          <w:p w14:paraId="4815C3D7" w14:textId="77777777" w:rsidR="00B06E63" w:rsidRPr="00CD1498" w:rsidRDefault="00B06E63" w:rsidP="00B06E63">
            <w:pPr>
              <w:widowControl w:val="0"/>
              <w:tabs>
                <w:tab w:val="left" w:pos="180"/>
              </w:tabs>
              <w:jc w:val="both"/>
              <w:rPr>
                <w:b/>
                <w:noProof/>
                <w:szCs w:val="26"/>
              </w:rPr>
            </w:pPr>
            <w:r w:rsidRPr="00CD1498">
              <w:rPr>
                <w:b/>
                <w:noProof/>
                <w:szCs w:val="26"/>
              </w:rPr>
              <w:t>Tên trường</w:t>
            </w:r>
          </w:p>
        </w:tc>
        <w:tc>
          <w:tcPr>
            <w:tcW w:w="749" w:type="pct"/>
            <w:shd w:val="clear" w:color="auto" w:fill="4F81BD"/>
            <w:vAlign w:val="center"/>
          </w:tcPr>
          <w:p w14:paraId="0606F250" w14:textId="77777777" w:rsidR="00B06E63" w:rsidRPr="00CD1498" w:rsidRDefault="00B06E63" w:rsidP="00B06E63">
            <w:pPr>
              <w:widowControl w:val="0"/>
              <w:tabs>
                <w:tab w:val="left" w:pos="180"/>
              </w:tabs>
              <w:jc w:val="both"/>
              <w:rPr>
                <w:b/>
                <w:noProof/>
                <w:szCs w:val="26"/>
              </w:rPr>
            </w:pPr>
            <w:r w:rsidRPr="00CD1498">
              <w:rPr>
                <w:b/>
                <w:noProof/>
                <w:szCs w:val="26"/>
              </w:rPr>
              <w:t>Định dạng</w:t>
            </w:r>
          </w:p>
        </w:tc>
        <w:tc>
          <w:tcPr>
            <w:tcW w:w="2142" w:type="pct"/>
            <w:shd w:val="clear" w:color="auto" w:fill="4F81BD"/>
            <w:vAlign w:val="center"/>
          </w:tcPr>
          <w:p w14:paraId="538AAD6B" w14:textId="77777777" w:rsidR="00B06E63" w:rsidRPr="00CD1498" w:rsidRDefault="00B06E63" w:rsidP="00B06E63">
            <w:pPr>
              <w:widowControl w:val="0"/>
              <w:tabs>
                <w:tab w:val="left" w:pos="180"/>
              </w:tabs>
              <w:jc w:val="both"/>
              <w:rPr>
                <w:b/>
                <w:noProof/>
                <w:szCs w:val="26"/>
              </w:rPr>
            </w:pPr>
            <w:r w:rsidRPr="00CD1498">
              <w:rPr>
                <w:b/>
                <w:noProof/>
                <w:szCs w:val="26"/>
              </w:rPr>
              <w:t>Mô tả</w:t>
            </w:r>
          </w:p>
        </w:tc>
      </w:tr>
      <w:tr w:rsidR="00B06E63" w:rsidRPr="00254A81" w14:paraId="1FF200B7" w14:textId="77777777" w:rsidTr="00B06E63">
        <w:trPr>
          <w:jc w:val="center"/>
        </w:trPr>
        <w:tc>
          <w:tcPr>
            <w:tcW w:w="427" w:type="pct"/>
            <w:vAlign w:val="center"/>
          </w:tcPr>
          <w:p w14:paraId="4E0601AC" w14:textId="77777777" w:rsidR="00B06E63" w:rsidRPr="00254A81" w:rsidRDefault="00B06E63" w:rsidP="00B06E63">
            <w:pPr>
              <w:spacing w:before="240" w:after="0"/>
              <w:ind w:left="360"/>
              <w:rPr>
                <w:sz w:val="28"/>
                <w:szCs w:val="28"/>
              </w:rPr>
            </w:pPr>
            <w:r w:rsidRPr="00254A81">
              <w:rPr>
                <w:sz w:val="28"/>
                <w:szCs w:val="28"/>
              </w:rPr>
              <w:t>1</w:t>
            </w:r>
          </w:p>
        </w:tc>
        <w:tc>
          <w:tcPr>
            <w:tcW w:w="1682" w:type="pct"/>
            <w:vAlign w:val="center"/>
          </w:tcPr>
          <w:p w14:paraId="577B0364" w14:textId="77777777" w:rsidR="00B06E63" w:rsidRPr="00254A81" w:rsidRDefault="00B06E63" w:rsidP="00B06E63">
            <w:pPr>
              <w:pStyle w:val="comment"/>
              <w:spacing w:before="0"/>
              <w:ind w:left="0"/>
              <w:jc w:val="both"/>
              <w:rPr>
                <w:rFonts w:ascii="Times New Roman" w:hAnsi="Times New Roman" w:cs="Times New Roman"/>
                <w:sz w:val="28"/>
                <w:szCs w:val="28"/>
              </w:rPr>
            </w:pPr>
            <w:r w:rsidRPr="00254A81">
              <w:rPr>
                <w:rFonts w:ascii="Times New Roman" w:hAnsi="Times New Roman" w:cs="Times New Roman"/>
                <w:i w:val="0"/>
                <w:sz w:val="28"/>
                <w:szCs w:val="28"/>
              </w:rPr>
              <w:t>T</w:t>
            </w:r>
            <w:r>
              <w:rPr>
                <w:rFonts w:ascii="Times New Roman" w:hAnsi="Times New Roman" w:cs="Times New Roman"/>
                <w:i w:val="0"/>
                <w:sz w:val="28"/>
                <w:szCs w:val="28"/>
              </w:rPr>
              <w:t>iến trình</w:t>
            </w:r>
          </w:p>
        </w:tc>
        <w:tc>
          <w:tcPr>
            <w:tcW w:w="749" w:type="pct"/>
            <w:vAlign w:val="center"/>
          </w:tcPr>
          <w:p w14:paraId="253E005A" w14:textId="77777777" w:rsidR="00B06E63" w:rsidRPr="00254A81" w:rsidRDefault="00B06E63" w:rsidP="00B06E63">
            <w:pPr>
              <w:widowControl w:val="0"/>
              <w:tabs>
                <w:tab w:val="left" w:pos="180"/>
              </w:tabs>
              <w:jc w:val="both"/>
              <w:rPr>
                <w:sz w:val="28"/>
                <w:szCs w:val="28"/>
              </w:rPr>
            </w:pPr>
            <w:r>
              <w:rPr>
                <w:sz w:val="28"/>
                <w:szCs w:val="28"/>
              </w:rPr>
              <w:t>Combobox</w:t>
            </w:r>
          </w:p>
        </w:tc>
        <w:tc>
          <w:tcPr>
            <w:tcW w:w="2142" w:type="pct"/>
            <w:vAlign w:val="center"/>
          </w:tcPr>
          <w:p w14:paraId="56A03B2F" w14:textId="77777777" w:rsidR="00B06E63" w:rsidRDefault="00B06E63" w:rsidP="00B06E63">
            <w:pPr>
              <w:pStyle w:val="BodyText"/>
              <w:ind w:firstLine="0"/>
              <w:rPr>
                <w:szCs w:val="28"/>
                <w:lang w:eastAsia="zh-CN"/>
              </w:rPr>
            </w:pPr>
            <w:r>
              <w:rPr>
                <w:szCs w:val="28"/>
                <w:lang w:eastAsia="zh-CN"/>
              </w:rPr>
              <w:t>Tiến trình đợt đấu giá. Gồm:</w:t>
            </w:r>
          </w:p>
          <w:p w14:paraId="5C0B66A5" w14:textId="77777777" w:rsidR="00B06E63" w:rsidRDefault="00B06E63" w:rsidP="00B06E63">
            <w:pPr>
              <w:pStyle w:val="BodyText"/>
              <w:numPr>
                <w:ilvl w:val="0"/>
                <w:numId w:val="15"/>
              </w:numPr>
              <w:rPr>
                <w:szCs w:val="28"/>
                <w:lang w:eastAsia="zh-CN"/>
              </w:rPr>
            </w:pPr>
            <w:r>
              <w:rPr>
                <w:szCs w:val="28"/>
                <w:lang w:eastAsia="zh-CN"/>
              </w:rPr>
              <w:t>Bắt đầu nhập hồ sơ đăng kí tham dự</w:t>
            </w:r>
          </w:p>
          <w:p w14:paraId="3C6DA959" w14:textId="77777777" w:rsidR="00B06E63" w:rsidRDefault="00B06E63" w:rsidP="00B06E63">
            <w:pPr>
              <w:pStyle w:val="BodyText"/>
              <w:numPr>
                <w:ilvl w:val="0"/>
                <w:numId w:val="15"/>
              </w:numPr>
              <w:rPr>
                <w:szCs w:val="28"/>
                <w:lang w:eastAsia="zh-CN"/>
              </w:rPr>
            </w:pPr>
            <w:r>
              <w:rPr>
                <w:szCs w:val="28"/>
                <w:lang w:eastAsia="zh-CN"/>
              </w:rPr>
              <w:t xml:space="preserve">Kết thúc nhập hồ sơ đăng kí tham dự </w:t>
            </w:r>
          </w:p>
          <w:p w14:paraId="56069A44" w14:textId="77777777" w:rsidR="00B06E63" w:rsidRDefault="00B06E63" w:rsidP="00B06E63">
            <w:pPr>
              <w:pStyle w:val="BodyText"/>
              <w:numPr>
                <w:ilvl w:val="0"/>
                <w:numId w:val="15"/>
              </w:numPr>
              <w:rPr>
                <w:szCs w:val="28"/>
                <w:lang w:eastAsia="zh-CN"/>
              </w:rPr>
            </w:pPr>
            <w:r>
              <w:rPr>
                <w:szCs w:val="28"/>
                <w:lang w:eastAsia="zh-CN"/>
              </w:rPr>
              <w:t>Bắt đầu nhập lệnh đặt mua</w:t>
            </w:r>
          </w:p>
          <w:p w14:paraId="565901DC" w14:textId="77777777" w:rsidR="00B06E63" w:rsidRDefault="00B06E63" w:rsidP="00B06E63">
            <w:pPr>
              <w:pStyle w:val="BodyText"/>
              <w:numPr>
                <w:ilvl w:val="0"/>
                <w:numId w:val="15"/>
              </w:numPr>
              <w:rPr>
                <w:szCs w:val="28"/>
                <w:lang w:eastAsia="zh-CN"/>
              </w:rPr>
            </w:pPr>
            <w:r>
              <w:rPr>
                <w:szCs w:val="28"/>
                <w:lang w:eastAsia="zh-CN"/>
              </w:rPr>
              <w:t>Kết thúc nhập lệnh đặt mua</w:t>
            </w:r>
          </w:p>
          <w:p w14:paraId="0C61D340" w14:textId="567997A7" w:rsidR="00B06E63" w:rsidRPr="009417C5" w:rsidRDefault="00B06E63" w:rsidP="009417C5">
            <w:pPr>
              <w:pStyle w:val="BodyText"/>
              <w:numPr>
                <w:ilvl w:val="0"/>
                <w:numId w:val="15"/>
              </w:numPr>
              <w:rPr>
                <w:szCs w:val="28"/>
                <w:lang w:eastAsia="zh-CN"/>
              </w:rPr>
            </w:pPr>
            <w:r>
              <w:rPr>
                <w:szCs w:val="28"/>
                <w:lang w:eastAsia="zh-CN"/>
              </w:rPr>
              <w:t xml:space="preserve">Kết thúc đấu giá cổ phần </w:t>
            </w:r>
          </w:p>
        </w:tc>
      </w:tr>
      <w:tr w:rsidR="00B06E63" w:rsidRPr="00254A81" w14:paraId="342D9B7E" w14:textId="77777777" w:rsidTr="00B06E63">
        <w:trPr>
          <w:jc w:val="center"/>
        </w:trPr>
        <w:tc>
          <w:tcPr>
            <w:tcW w:w="427" w:type="pct"/>
            <w:vAlign w:val="center"/>
          </w:tcPr>
          <w:p w14:paraId="22122461" w14:textId="77777777" w:rsidR="00B06E63" w:rsidRPr="00254A81" w:rsidRDefault="00B06E63" w:rsidP="00B06E63">
            <w:pPr>
              <w:spacing w:before="240" w:after="0"/>
              <w:ind w:left="360"/>
              <w:rPr>
                <w:sz w:val="28"/>
                <w:szCs w:val="28"/>
              </w:rPr>
            </w:pPr>
            <w:r w:rsidRPr="00254A81">
              <w:rPr>
                <w:sz w:val="28"/>
                <w:szCs w:val="28"/>
              </w:rPr>
              <w:t>2</w:t>
            </w:r>
          </w:p>
        </w:tc>
        <w:tc>
          <w:tcPr>
            <w:tcW w:w="1682" w:type="pct"/>
            <w:vAlign w:val="center"/>
          </w:tcPr>
          <w:p w14:paraId="2D0A640C" w14:textId="77777777" w:rsidR="00B06E63" w:rsidRPr="00254A81" w:rsidRDefault="00B06E63" w:rsidP="00B06E63">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Đợt đấu giá</w:t>
            </w:r>
          </w:p>
        </w:tc>
        <w:tc>
          <w:tcPr>
            <w:tcW w:w="749" w:type="pct"/>
            <w:vAlign w:val="center"/>
          </w:tcPr>
          <w:p w14:paraId="02ACECCA" w14:textId="77777777" w:rsidR="00B06E63" w:rsidRPr="00254A81" w:rsidRDefault="00B06E63" w:rsidP="00B06E63">
            <w:pPr>
              <w:widowControl w:val="0"/>
              <w:tabs>
                <w:tab w:val="left" w:pos="180"/>
              </w:tabs>
              <w:jc w:val="both"/>
              <w:rPr>
                <w:sz w:val="28"/>
                <w:szCs w:val="28"/>
              </w:rPr>
            </w:pPr>
            <w:r>
              <w:rPr>
                <w:sz w:val="28"/>
                <w:szCs w:val="28"/>
              </w:rPr>
              <w:t>Combobox</w:t>
            </w:r>
          </w:p>
        </w:tc>
        <w:tc>
          <w:tcPr>
            <w:tcW w:w="2142" w:type="pct"/>
            <w:vAlign w:val="center"/>
          </w:tcPr>
          <w:p w14:paraId="3F04BF59" w14:textId="77777777" w:rsidR="00B06E63" w:rsidRPr="00254A81" w:rsidRDefault="00B06E63" w:rsidP="00B06E63">
            <w:pPr>
              <w:widowControl w:val="0"/>
              <w:tabs>
                <w:tab w:val="left" w:pos="180"/>
              </w:tabs>
              <w:jc w:val="both"/>
              <w:rPr>
                <w:sz w:val="28"/>
                <w:szCs w:val="28"/>
              </w:rPr>
            </w:pPr>
            <w:r>
              <w:rPr>
                <w:sz w:val="28"/>
                <w:szCs w:val="28"/>
              </w:rPr>
              <w:t>Hiển thị danh sách các đợt đấu giá, ứng với tiến trình thực hiện</w:t>
            </w:r>
          </w:p>
        </w:tc>
      </w:tr>
    </w:tbl>
    <w:p w14:paraId="54B2F94E" w14:textId="77777777" w:rsidR="00B06E63" w:rsidRPr="00B00458" w:rsidRDefault="00B06E63" w:rsidP="00B06E63">
      <w:pPr>
        <w:pStyle w:val="BodyText"/>
        <w:ind w:firstLine="0"/>
        <w:rPr>
          <w:szCs w:val="28"/>
        </w:rPr>
      </w:pPr>
    </w:p>
    <w:p w14:paraId="7112F894" w14:textId="77777777" w:rsidR="00B06E63" w:rsidRDefault="00B06E63" w:rsidP="00B06E63">
      <w:pPr>
        <w:pStyle w:val="Heading5"/>
        <w:numPr>
          <w:ilvl w:val="4"/>
          <w:numId w:val="1"/>
        </w:numPr>
      </w:pPr>
      <w:r>
        <w:t>Hủy đợt đấu giá</w:t>
      </w:r>
    </w:p>
    <w:p w14:paraId="7FD73E66" w14:textId="77777777" w:rsidR="00B06E63" w:rsidRDefault="00B06E63" w:rsidP="00B06E63">
      <w:pPr>
        <w:pStyle w:val="BodyText"/>
        <w:rPr>
          <w:lang w:eastAsia="zh-CN"/>
        </w:rPr>
      </w:pPr>
      <w:r w:rsidRPr="0043684A">
        <w:rPr>
          <w:b/>
          <w:lang w:eastAsia="zh-CN"/>
        </w:rPr>
        <w:lastRenderedPageBreak/>
        <w:t xml:space="preserve">Mục đích: </w:t>
      </w:r>
      <w:r>
        <w:rPr>
          <w:lang w:eastAsia="zh-CN"/>
        </w:rPr>
        <w:t xml:space="preserve">Hủy đợt đấu giá </w:t>
      </w:r>
    </w:p>
    <w:p w14:paraId="7F81B9F9" w14:textId="77777777" w:rsidR="00B06E63" w:rsidRPr="00E9799C" w:rsidRDefault="00B06E63" w:rsidP="00B06E63">
      <w:pPr>
        <w:pStyle w:val="BodyText"/>
        <w:rPr>
          <w:b/>
          <w:szCs w:val="28"/>
          <w:lang w:eastAsia="zh-CN"/>
        </w:rPr>
      </w:pPr>
      <w:r w:rsidRPr="00E9799C">
        <w:rPr>
          <w:b/>
          <w:szCs w:val="28"/>
          <w:lang w:eastAsia="zh-CN"/>
        </w:rPr>
        <w:t xml:space="preserve">Xử lý sự kiện : </w:t>
      </w:r>
      <w:r w:rsidRPr="00E9799C">
        <w:rPr>
          <w:szCs w:val="28"/>
          <w:lang w:eastAsia="zh-CN"/>
        </w:rPr>
        <w:t xml:space="preserve">Đăng nhập vào hệ thống </w:t>
      </w:r>
      <w:r w:rsidRPr="00E9799C">
        <w:rPr>
          <w:szCs w:val="28"/>
        </w:rPr>
        <w:sym w:font="Wingdings" w:char="F0E0"/>
      </w:r>
      <w:r w:rsidRPr="00E9799C">
        <w:rPr>
          <w:szCs w:val="28"/>
          <w:lang w:eastAsia="zh-CN"/>
        </w:rPr>
        <w:t xml:space="preserve"> chọn menu Quản trị </w:t>
      </w:r>
      <w:r w:rsidRPr="00E9799C">
        <w:rPr>
          <w:szCs w:val="28"/>
          <w:lang w:val="vi-VN"/>
        </w:rPr>
        <w:t xml:space="preserve"> </w:t>
      </w:r>
      <w:r w:rsidRPr="00E9799C">
        <w:rPr>
          <w:szCs w:val="28"/>
        </w:rPr>
        <w:sym w:font="Wingdings" w:char="F0E0"/>
      </w:r>
      <w:r w:rsidRPr="00E9799C">
        <w:rPr>
          <w:szCs w:val="28"/>
        </w:rPr>
        <w:t xml:space="preserve"> chọn chức năng Hủy đợt đấu giá </w:t>
      </w:r>
      <w:r w:rsidRPr="00E9799C">
        <w:rPr>
          <w:szCs w:val="28"/>
        </w:rPr>
        <w:sym w:font="Wingdings" w:char="F0E0"/>
      </w:r>
      <w:r w:rsidRPr="00E9799C">
        <w:rPr>
          <w:szCs w:val="28"/>
        </w:rPr>
        <w:t xml:space="preserve"> hiển thị màn hình hủy đợt đấu giá</w:t>
      </w:r>
    </w:p>
    <w:p w14:paraId="2EC88D74" w14:textId="77777777" w:rsidR="00B06E63" w:rsidRPr="00F82A7A" w:rsidRDefault="00B06E63" w:rsidP="00B06E63">
      <w:pPr>
        <w:pStyle w:val="BodyText"/>
        <w:rPr>
          <w:b/>
          <w:sz w:val="26"/>
          <w:szCs w:val="26"/>
        </w:rPr>
      </w:pPr>
      <w:r w:rsidRPr="0043684A">
        <w:rPr>
          <w:b/>
          <w:sz w:val="26"/>
          <w:szCs w:val="26"/>
        </w:rPr>
        <w:t>Phân tích:</w:t>
      </w:r>
      <w:r>
        <w:rPr>
          <w:b/>
          <w:sz w:val="26"/>
          <w:szCs w:val="26"/>
        </w:rPr>
        <w:t xml:space="preserve"> </w:t>
      </w:r>
      <w:r>
        <w:rPr>
          <w:lang w:eastAsia="zh-CN"/>
        </w:rPr>
        <w:t xml:space="preserve">Hệ thống Hủy đợt đấu giá khi không đủ điều kiện tổ chức đấu giá hoặc do TCPH yêu cầu hủy. Gồm các thông tin: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0"/>
        <w:gridCol w:w="3013"/>
        <w:gridCol w:w="1461"/>
        <w:gridCol w:w="3848"/>
      </w:tblGrid>
      <w:tr w:rsidR="00B06E63" w:rsidRPr="00CD1498" w14:paraId="2134B3F9" w14:textId="77777777" w:rsidTr="00B06E63">
        <w:trPr>
          <w:tblHeader/>
          <w:jc w:val="center"/>
        </w:trPr>
        <w:tc>
          <w:tcPr>
            <w:tcW w:w="415" w:type="pct"/>
            <w:shd w:val="clear" w:color="auto" w:fill="4F81BD"/>
            <w:vAlign w:val="center"/>
          </w:tcPr>
          <w:p w14:paraId="5EE768B1" w14:textId="77777777" w:rsidR="00B06E63" w:rsidRPr="00CD1498" w:rsidRDefault="00B06E63" w:rsidP="00B06E63">
            <w:pPr>
              <w:widowControl w:val="0"/>
              <w:tabs>
                <w:tab w:val="left" w:pos="180"/>
              </w:tabs>
              <w:jc w:val="both"/>
              <w:rPr>
                <w:b/>
                <w:noProof/>
                <w:szCs w:val="26"/>
              </w:rPr>
            </w:pPr>
            <w:r w:rsidRPr="00CD1498">
              <w:rPr>
                <w:b/>
                <w:noProof/>
                <w:szCs w:val="26"/>
              </w:rPr>
              <w:t>STT</w:t>
            </w:r>
          </w:p>
        </w:tc>
        <w:tc>
          <w:tcPr>
            <w:tcW w:w="1669" w:type="pct"/>
            <w:shd w:val="clear" w:color="auto" w:fill="4F81BD"/>
            <w:vAlign w:val="center"/>
          </w:tcPr>
          <w:p w14:paraId="6EA82810" w14:textId="77777777" w:rsidR="00B06E63" w:rsidRPr="00CD1498" w:rsidRDefault="00B06E63" w:rsidP="00B06E63">
            <w:pPr>
              <w:widowControl w:val="0"/>
              <w:tabs>
                <w:tab w:val="left" w:pos="180"/>
              </w:tabs>
              <w:jc w:val="both"/>
              <w:rPr>
                <w:b/>
                <w:noProof/>
                <w:szCs w:val="26"/>
              </w:rPr>
            </w:pPr>
            <w:r w:rsidRPr="00CD1498">
              <w:rPr>
                <w:b/>
                <w:noProof/>
                <w:szCs w:val="26"/>
              </w:rPr>
              <w:t>Tên trường</w:t>
            </w:r>
          </w:p>
        </w:tc>
        <w:tc>
          <w:tcPr>
            <w:tcW w:w="786" w:type="pct"/>
            <w:shd w:val="clear" w:color="auto" w:fill="4F81BD"/>
            <w:vAlign w:val="center"/>
          </w:tcPr>
          <w:p w14:paraId="4415DEE1" w14:textId="77777777" w:rsidR="00B06E63" w:rsidRPr="00CD1498" w:rsidRDefault="00B06E63" w:rsidP="00B06E63">
            <w:pPr>
              <w:widowControl w:val="0"/>
              <w:tabs>
                <w:tab w:val="left" w:pos="180"/>
              </w:tabs>
              <w:jc w:val="both"/>
              <w:rPr>
                <w:b/>
                <w:noProof/>
                <w:szCs w:val="26"/>
              </w:rPr>
            </w:pPr>
            <w:r w:rsidRPr="00CD1498">
              <w:rPr>
                <w:b/>
                <w:noProof/>
                <w:szCs w:val="26"/>
              </w:rPr>
              <w:t>Định dạng</w:t>
            </w:r>
          </w:p>
        </w:tc>
        <w:tc>
          <w:tcPr>
            <w:tcW w:w="2130" w:type="pct"/>
            <w:shd w:val="clear" w:color="auto" w:fill="4F81BD"/>
            <w:vAlign w:val="center"/>
          </w:tcPr>
          <w:p w14:paraId="16143B54" w14:textId="77777777" w:rsidR="00B06E63" w:rsidRPr="00CD1498" w:rsidRDefault="00B06E63" w:rsidP="00B06E63">
            <w:pPr>
              <w:widowControl w:val="0"/>
              <w:tabs>
                <w:tab w:val="left" w:pos="180"/>
              </w:tabs>
              <w:jc w:val="both"/>
              <w:rPr>
                <w:b/>
                <w:noProof/>
                <w:szCs w:val="26"/>
              </w:rPr>
            </w:pPr>
            <w:r w:rsidRPr="00CD1498">
              <w:rPr>
                <w:b/>
                <w:noProof/>
                <w:szCs w:val="26"/>
              </w:rPr>
              <w:t>Mô tả</w:t>
            </w:r>
          </w:p>
        </w:tc>
      </w:tr>
      <w:tr w:rsidR="00B06E63" w:rsidRPr="00CD1498" w14:paraId="7775F112" w14:textId="77777777" w:rsidTr="00B06E63">
        <w:trPr>
          <w:jc w:val="center"/>
        </w:trPr>
        <w:tc>
          <w:tcPr>
            <w:tcW w:w="415" w:type="pct"/>
            <w:vAlign w:val="center"/>
          </w:tcPr>
          <w:p w14:paraId="7DE9229B" w14:textId="77777777" w:rsidR="00B06E63" w:rsidRPr="006A16BC" w:rsidRDefault="00B06E63" w:rsidP="00B06E63">
            <w:pPr>
              <w:numPr>
                <w:ilvl w:val="0"/>
                <w:numId w:val="60"/>
              </w:numPr>
              <w:spacing w:before="240" w:after="0"/>
              <w:jc w:val="both"/>
              <w:rPr>
                <w:sz w:val="28"/>
                <w:szCs w:val="28"/>
              </w:rPr>
            </w:pPr>
          </w:p>
        </w:tc>
        <w:tc>
          <w:tcPr>
            <w:tcW w:w="1669" w:type="pct"/>
            <w:vAlign w:val="center"/>
          </w:tcPr>
          <w:p w14:paraId="73E19BA0" w14:textId="77777777" w:rsidR="00B06E63" w:rsidRPr="006A16BC" w:rsidRDefault="00B06E63" w:rsidP="00B06E63">
            <w:pPr>
              <w:widowControl w:val="0"/>
              <w:tabs>
                <w:tab w:val="left" w:pos="180"/>
              </w:tabs>
              <w:jc w:val="both"/>
              <w:rPr>
                <w:noProof/>
                <w:sz w:val="28"/>
                <w:szCs w:val="28"/>
              </w:rPr>
            </w:pPr>
            <w:r w:rsidRPr="006A16BC">
              <w:rPr>
                <w:noProof/>
                <w:sz w:val="28"/>
                <w:szCs w:val="28"/>
              </w:rPr>
              <w:t>Đợt đấu giá</w:t>
            </w:r>
          </w:p>
        </w:tc>
        <w:tc>
          <w:tcPr>
            <w:tcW w:w="786" w:type="pct"/>
            <w:vAlign w:val="center"/>
          </w:tcPr>
          <w:p w14:paraId="311C4B20" w14:textId="77777777" w:rsidR="00B06E63" w:rsidRPr="006A16BC" w:rsidRDefault="00B06E63" w:rsidP="00B06E63">
            <w:pPr>
              <w:widowControl w:val="0"/>
              <w:tabs>
                <w:tab w:val="left" w:pos="180"/>
              </w:tabs>
              <w:jc w:val="both"/>
              <w:rPr>
                <w:sz w:val="28"/>
                <w:szCs w:val="28"/>
              </w:rPr>
            </w:pPr>
            <w:r>
              <w:rPr>
                <w:sz w:val="28"/>
                <w:szCs w:val="28"/>
              </w:rPr>
              <w:t>Combobox</w:t>
            </w:r>
          </w:p>
        </w:tc>
        <w:tc>
          <w:tcPr>
            <w:tcW w:w="2130" w:type="pct"/>
            <w:vAlign w:val="center"/>
          </w:tcPr>
          <w:p w14:paraId="257AEA29" w14:textId="77777777" w:rsidR="00B06E63" w:rsidRPr="006A16BC" w:rsidRDefault="00B06E63" w:rsidP="00B06E63">
            <w:pPr>
              <w:widowControl w:val="0"/>
              <w:tabs>
                <w:tab w:val="left" w:pos="180"/>
              </w:tabs>
              <w:jc w:val="both"/>
              <w:rPr>
                <w:sz w:val="28"/>
                <w:szCs w:val="28"/>
              </w:rPr>
            </w:pPr>
            <w:r>
              <w:rPr>
                <w:sz w:val="28"/>
                <w:szCs w:val="28"/>
              </w:rPr>
              <w:t>Hiển thị danh sách đợt đấu giá trạng thái thông báo đợt đấu giá và đang nhập hồ sơ đăng ký tham dự</w:t>
            </w:r>
          </w:p>
        </w:tc>
      </w:tr>
      <w:tr w:rsidR="00B06E63" w:rsidRPr="00CD1498" w14:paraId="4531BBFA" w14:textId="77777777" w:rsidTr="00B06E63">
        <w:trPr>
          <w:jc w:val="center"/>
        </w:trPr>
        <w:tc>
          <w:tcPr>
            <w:tcW w:w="415" w:type="pct"/>
            <w:vAlign w:val="center"/>
          </w:tcPr>
          <w:p w14:paraId="02AE3900" w14:textId="77777777" w:rsidR="00B06E63" w:rsidRPr="006A16BC" w:rsidRDefault="00B06E63" w:rsidP="00B06E63">
            <w:pPr>
              <w:numPr>
                <w:ilvl w:val="0"/>
                <w:numId w:val="60"/>
              </w:numPr>
              <w:spacing w:before="240" w:after="0"/>
              <w:jc w:val="both"/>
              <w:rPr>
                <w:sz w:val="28"/>
                <w:szCs w:val="28"/>
              </w:rPr>
            </w:pPr>
          </w:p>
        </w:tc>
        <w:tc>
          <w:tcPr>
            <w:tcW w:w="1669" w:type="pct"/>
            <w:vAlign w:val="center"/>
          </w:tcPr>
          <w:p w14:paraId="70CD7968" w14:textId="77777777" w:rsidR="00B06E63" w:rsidRPr="006A16BC" w:rsidRDefault="00B06E63" w:rsidP="00B06E63">
            <w:pPr>
              <w:pStyle w:val="comment"/>
              <w:spacing w:before="0"/>
              <w:ind w:left="0"/>
              <w:jc w:val="both"/>
              <w:rPr>
                <w:rFonts w:ascii="Times New Roman" w:hAnsi="Times New Roman" w:cs="Times New Roman"/>
                <w:sz w:val="28"/>
                <w:szCs w:val="28"/>
              </w:rPr>
            </w:pPr>
            <w:r>
              <w:rPr>
                <w:rFonts w:ascii="Times New Roman" w:hAnsi="Times New Roman" w:cs="Times New Roman"/>
                <w:i w:val="0"/>
                <w:sz w:val="28"/>
                <w:szCs w:val="28"/>
              </w:rPr>
              <w:t>Số quyết định ban hành</w:t>
            </w:r>
          </w:p>
        </w:tc>
        <w:tc>
          <w:tcPr>
            <w:tcW w:w="786" w:type="pct"/>
            <w:vAlign w:val="center"/>
          </w:tcPr>
          <w:p w14:paraId="15B784C5" w14:textId="77777777" w:rsidR="00B06E63" w:rsidRPr="006A16BC" w:rsidRDefault="00B06E63" w:rsidP="00B06E63">
            <w:pPr>
              <w:widowControl w:val="0"/>
              <w:tabs>
                <w:tab w:val="left" w:pos="180"/>
              </w:tabs>
              <w:jc w:val="both"/>
              <w:rPr>
                <w:sz w:val="28"/>
                <w:szCs w:val="28"/>
              </w:rPr>
            </w:pPr>
            <w:r>
              <w:rPr>
                <w:sz w:val="28"/>
                <w:szCs w:val="28"/>
              </w:rPr>
              <w:t>Text</w:t>
            </w:r>
            <w:r w:rsidRPr="006A16BC">
              <w:rPr>
                <w:sz w:val="28"/>
                <w:szCs w:val="28"/>
              </w:rPr>
              <w:t>box</w:t>
            </w:r>
          </w:p>
        </w:tc>
        <w:tc>
          <w:tcPr>
            <w:tcW w:w="2130" w:type="pct"/>
            <w:vAlign w:val="center"/>
          </w:tcPr>
          <w:p w14:paraId="3C6D3908" w14:textId="77777777" w:rsidR="00B06E63" w:rsidRPr="006A16BC" w:rsidRDefault="00B06E63" w:rsidP="00B06E63">
            <w:pPr>
              <w:widowControl w:val="0"/>
              <w:tabs>
                <w:tab w:val="left" w:pos="180"/>
              </w:tabs>
              <w:jc w:val="both"/>
              <w:rPr>
                <w:sz w:val="28"/>
                <w:szCs w:val="28"/>
              </w:rPr>
            </w:pPr>
            <w:r>
              <w:rPr>
                <w:sz w:val="28"/>
                <w:szCs w:val="28"/>
              </w:rPr>
              <w:t>Bắt buộc nhập</w:t>
            </w:r>
          </w:p>
        </w:tc>
      </w:tr>
      <w:tr w:rsidR="00B06E63" w:rsidRPr="00CD1498" w14:paraId="5EC48E09" w14:textId="77777777" w:rsidTr="00B06E63">
        <w:trPr>
          <w:jc w:val="center"/>
        </w:trPr>
        <w:tc>
          <w:tcPr>
            <w:tcW w:w="415" w:type="pct"/>
            <w:vAlign w:val="center"/>
          </w:tcPr>
          <w:p w14:paraId="20053805" w14:textId="77777777" w:rsidR="00B06E63" w:rsidRPr="006A16BC" w:rsidRDefault="00B06E63" w:rsidP="00B06E63">
            <w:pPr>
              <w:numPr>
                <w:ilvl w:val="0"/>
                <w:numId w:val="60"/>
              </w:numPr>
              <w:spacing w:before="240" w:after="0"/>
              <w:jc w:val="both"/>
              <w:rPr>
                <w:sz w:val="28"/>
                <w:szCs w:val="28"/>
              </w:rPr>
            </w:pPr>
          </w:p>
        </w:tc>
        <w:tc>
          <w:tcPr>
            <w:tcW w:w="1669" w:type="pct"/>
            <w:vAlign w:val="center"/>
          </w:tcPr>
          <w:p w14:paraId="0342D543" w14:textId="77777777" w:rsidR="00B06E63" w:rsidRDefault="00B06E63" w:rsidP="00B06E63">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Ngày ban hành</w:t>
            </w:r>
          </w:p>
        </w:tc>
        <w:tc>
          <w:tcPr>
            <w:tcW w:w="786" w:type="pct"/>
            <w:vAlign w:val="center"/>
          </w:tcPr>
          <w:p w14:paraId="35FC1CB8" w14:textId="77777777" w:rsidR="00B06E63" w:rsidRPr="006A16BC" w:rsidRDefault="00B06E63" w:rsidP="00B06E63">
            <w:pPr>
              <w:widowControl w:val="0"/>
              <w:tabs>
                <w:tab w:val="left" w:pos="180"/>
              </w:tabs>
              <w:jc w:val="both"/>
              <w:rPr>
                <w:sz w:val="28"/>
                <w:szCs w:val="28"/>
              </w:rPr>
            </w:pPr>
            <w:r>
              <w:rPr>
                <w:sz w:val="28"/>
                <w:szCs w:val="28"/>
              </w:rPr>
              <w:t>Date</w:t>
            </w:r>
          </w:p>
        </w:tc>
        <w:tc>
          <w:tcPr>
            <w:tcW w:w="2130" w:type="pct"/>
            <w:vAlign w:val="center"/>
          </w:tcPr>
          <w:p w14:paraId="23E68D39" w14:textId="77777777" w:rsidR="00B06E63" w:rsidRPr="006A16BC" w:rsidRDefault="00B06E63" w:rsidP="00B06E63">
            <w:pPr>
              <w:widowControl w:val="0"/>
              <w:tabs>
                <w:tab w:val="left" w:pos="180"/>
              </w:tabs>
              <w:jc w:val="both"/>
              <w:rPr>
                <w:sz w:val="28"/>
                <w:szCs w:val="28"/>
              </w:rPr>
            </w:pPr>
            <w:r>
              <w:rPr>
                <w:sz w:val="28"/>
                <w:szCs w:val="28"/>
              </w:rPr>
              <w:t xml:space="preserve">Bắt buộc nhập hoặc </w:t>
            </w:r>
            <w:r w:rsidRPr="006A16BC">
              <w:rPr>
                <w:sz w:val="28"/>
                <w:szCs w:val="28"/>
              </w:rPr>
              <w:t>chọn ngày trên icon calendar</w:t>
            </w:r>
          </w:p>
        </w:tc>
      </w:tr>
      <w:tr w:rsidR="00B06E63" w:rsidRPr="00CD1498" w14:paraId="138C9CFA" w14:textId="77777777" w:rsidTr="00B06E63">
        <w:trPr>
          <w:jc w:val="center"/>
        </w:trPr>
        <w:tc>
          <w:tcPr>
            <w:tcW w:w="415" w:type="pct"/>
            <w:vAlign w:val="center"/>
          </w:tcPr>
          <w:p w14:paraId="3589D04D" w14:textId="77777777" w:rsidR="00B06E63" w:rsidRPr="006A16BC" w:rsidRDefault="00B06E63" w:rsidP="00B06E63">
            <w:pPr>
              <w:numPr>
                <w:ilvl w:val="0"/>
                <w:numId w:val="60"/>
              </w:numPr>
              <w:spacing w:before="240" w:after="0"/>
              <w:jc w:val="both"/>
              <w:rPr>
                <w:sz w:val="28"/>
                <w:szCs w:val="28"/>
              </w:rPr>
            </w:pPr>
          </w:p>
        </w:tc>
        <w:tc>
          <w:tcPr>
            <w:tcW w:w="1669" w:type="pct"/>
            <w:vAlign w:val="center"/>
          </w:tcPr>
          <w:p w14:paraId="0308FC6F" w14:textId="77777777" w:rsidR="00B06E63" w:rsidRDefault="00B06E63" w:rsidP="00B06E63">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Ngày hủy</w:t>
            </w:r>
          </w:p>
        </w:tc>
        <w:tc>
          <w:tcPr>
            <w:tcW w:w="786" w:type="pct"/>
            <w:vAlign w:val="center"/>
          </w:tcPr>
          <w:p w14:paraId="0AC8D55E" w14:textId="77777777" w:rsidR="00B06E63" w:rsidRPr="006A16BC" w:rsidRDefault="00B06E63" w:rsidP="00B06E63">
            <w:pPr>
              <w:widowControl w:val="0"/>
              <w:tabs>
                <w:tab w:val="left" w:pos="180"/>
              </w:tabs>
              <w:jc w:val="both"/>
              <w:rPr>
                <w:sz w:val="28"/>
                <w:szCs w:val="28"/>
              </w:rPr>
            </w:pPr>
            <w:r>
              <w:rPr>
                <w:sz w:val="28"/>
                <w:szCs w:val="28"/>
              </w:rPr>
              <w:t xml:space="preserve">Date </w:t>
            </w:r>
          </w:p>
        </w:tc>
        <w:tc>
          <w:tcPr>
            <w:tcW w:w="2130" w:type="pct"/>
            <w:vAlign w:val="center"/>
          </w:tcPr>
          <w:p w14:paraId="55AE1C9D" w14:textId="77777777" w:rsidR="00B06E63" w:rsidRPr="006A16BC" w:rsidRDefault="00B06E63" w:rsidP="00B06E63">
            <w:pPr>
              <w:widowControl w:val="0"/>
              <w:tabs>
                <w:tab w:val="left" w:pos="180"/>
              </w:tabs>
              <w:jc w:val="both"/>
              <w:rPr>
                <w:sz w:val="28"/>
                <w:szCs w:val="28"/>
              </w:rPr>
            </w:pPr>
            <w:r>
              <w:rPr>
                <w:sz w:val="28"/>
                <w:szCs w:val="28"/>
              </w:rPr>
              <w:t xml:space="preserve">Bắt buộc nhập hoặc </w:t>
            </w:r>
            <w:r w:rsidRPr="006A16BC">
              <w:rPr>
                <w:sz w:val="28"/>
                <w:szCs w:val="28"/>
              </w:rPr>
              <w:t>chọn ngày trên icon calendar</w:t>
            </w:r>
          </w:p>
        </w:tc>
      </w:tr>
      <w:tr w:rsidR="00B06E63" w:rsidRPr="00CD1498" w14:paraId="508AD815" w14:textId="77777777" w:rsidTr="00B06E63">
        <w:trPr>
          <w:jc w:val="center"/>
        </w:trPr>
        <w:tc>
          <w:tcPr>
            <w:tcW w:w="415" w:type="pct"/>
            <w:vAlign w:val="center"/>
          </w:tcPr>
          <w:p w14:paraId="146EE73C" w14:textId="77777777" w:rsidR="00B06E63" w:rsidRPr="006A16BC" w:rsidRDefault="00B06E63" w:rsidP="00B06E63">
            <w:pPr>
              <w:numPr>
                <w:ilvl w:val="0"/>
                <w:numId w:val="60"/>
              </w:numPr>
              <w:spacing w:before="240" w:after="0"/>
              <w:jc w:val="both"/>
              <w:rPr>
                <w:sz w:val="28"/>
                <w:szCs w:val="28"/>
              </w:rPr>
            </w:pPr>
          </w:p>
        </w:tc>
        <w:tc>
          <w:tcPr>
            <w:tcW w:w="1669" w:type="pct"/>
            <w:vAlign w:val="center"/>
          </w:tcPr>
          <w:p w14:paraId="7DA9960D" w14:textId="77777777" w:rsidR="00B06E63" w:rsidRDefault="00B06E63" w:rsidP="00B06E63">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Lý do hủy</w:t>
            </w:r>
          </w:p>
        </w:tc>
        <w:tc>
          <w:tcPr>
            <w:tcW w:w="786" w:type="pct"/>
            <w:vAlign w:val="center"/>
          </w:tcPr>
          <w:p w14:paraId="6DEE65D5" w14:textId="77777777" w:rsidR="00B06E63" w:rsidRPr="006A16BC" w:rsidRDefault="00B06E63" w:rsidP="00B06E63">
            <w:pPr>
              <w:widowControl w:val="0"/>
              <w:tabs>
                <w:tab w:val="left" w:pos="180"/>
              </w:tabs>
              <w:jc w:val="both"/>
              <w:rPr>
                <w:sz w:val="28"/>
                <w:szCs w:val="28"/>
              </w:rPr>
            </w:pPr>
            <w:r>
              <w:rPr>
                <w:sz w:val="28"/>
                <w:szCs w:val="28"/>
              </w:rPr>
              <w:t xml:space="preserve">Textbox </w:t>
            </w:r>
          </w:p>
        </w:tc>
        <w:tc>
          <w:tcPr>
            <w:tcW w:w="2130" w:type="pct"/>
            <w:vAlign w:val="center"/>
          </w:tcPr>
          <w:p w14:paraId="6DC598FB" w14:textId="77777777" w:rsidR="00B06E63" w:rsidRPr="006A16BC" w:rsidRDefault="00B06E63" w:rsidP="00B06E63">
            <w:pPr>
              <w:widowControl w:val="0"/>
              <w:tabs>
                <w:tab w:val="left" w:pos="180"/>
              </w:tabs>
              <w:jc w:val="both"/>
              <w:rPr>
                <w:sz w:val="28"/>
                <w:szCs w:val="28"/>
              </w:rPr>
            </w:pPr>
            <w:r>
              <w:rPr>
                <w:sz w:val="28"/>
                <w:szCs w:val="28"/>
              </w:rPr>
              <w:t xml:space="preserve">Bắt buộc nhập </w:t>
            </w:r>
          </w:p>
        </w:tc>
      </w:tr>
    </w:tbl>
    <w:p w14:paraId="7990840D" w14:textId="77777777" w:rsidR="00B06E63" w:rsidRDefault="00B06E63" w:rsidP="00B06E63">
      <w:pPr>
        <w:pStyle w:val="BodyText"/>
        <w:numPr>
          <w:ilvl w:val="0"/>
          <w:numId w:val="15"/>
        </w:numPr>
        <w:rPr>
          <w:lang w:eastAsia="zh-CN"/>
        </w:rPr>
      </w:pPr>
      <w:r>
        <w:rPr>
          <w:lang w:eastAsia="zh-CN"/>
        </w:rPr>
        <w:t>Nhấn hủy đợt đấu giá, đợt đấu giá trạng thái đợt đấu giá là hủy.</w:t>
      </w:r>
    </w:p>
    <w:p w14:paraId="3826F28A" w14:textId="77777777" w:rsidR="00B06E63" w:rsidRDefault="00B06E63" w:rsidP="00B06E63">
      <w:pPr>
        <w:pStyle w:val="Heading5"/>
        <w:numPr>
          <w:ilvl w:val="4"/>
          <w:numId w:val="1"/>
        </w:numPr>
      </w:pPr>
      <w:r>
        <w:t>Tạm dừng đợt đấu giá</w:t>
      </w:r>
    </w:p>
    <w:p w14:paraId="49336FE0" w14:textId="77777777" w:rsidR="00B06E63" w:rsidRPr="000B5789" w:rsidRDefault="00B06E63" w:rsidP="00B06E63">
      <w:pPr>
        <w:pStyle w:val="BodyText"/>
        <w:rPr>
          <w:szCs w:val="28"/>
          <w:lang w:eastAsia="zh-CN"/>
        </w:rPr>
      </w:pPr>
      <w:r w:rsidRPr="000B5789">
        <w:rPr>
          <w:b/>
          <w:szCs w:val="28"/>
          <w:lang w:eastAsia="zh-CN"/>
        </w:rPr>
        <w:t>Mục đích:</w:t>
      </w:r>
      <w:r w:rsidRPr="000B5789">
        <w:rPr>
          <w:szCs w:val="28"/>
          <w:lang w:eastAsia="zh-CN"/>
        </w:rPr>
        <w:t xml:space="preserve"> Tạm dừng đợt đấu giá</w:t>
      </w:r>
    </w:p>
    <w:p w14:paraId="5557B2C0" w14:textId="77777777" w:rsidR="00B06E63" w:rsidRPr="000B5789" w:rsidRDefault="00B06E63" w:rsidP="00B06E63">
      <w:pPr>
        <w:pStyle w:val="BodyText"/>
        <w:rPr>
          <w:szCs w:val="28"/>
        </w:rPr>
      </w:pPr>
      <w:r w:rsidRPr="000B5789">
        <w:rPr>
          <w:b/>
          <w:szCs w:val="28"/>
          <w:lang w:eastAsia="zh-CN"/>
        </w:rPr>
        <w:t xml:space="preserve">Xử lý sự kiện: </w:t>
      </w:r>
      <w:r w:rsidRPr="000B5789">
        <w:rPr>
          <w:szCs w:val="28"/>
          <w:lang w:eastAsia="zh-CN"/>
        </w:rPr>
        <w:t xml:space="preserve">Đăng nhập vào hệ thống </w:t>
      </w:r>
      <w:r w:rsidRPr="000B5789">
        <w:rPr>
          <w:szCs w:val="28"/>
        </w:rPr>
        <w:sym w:font="Wingdings" w:char="F0E0"/>
      </w:r>
      <w:r w:rsidRPr="000B5789">
        <w:rPr>
          <w:szCs w:val="28"/>
          <w:lang w:eastAsia="zh-CN"/>
        </w:rPr>
        <w:t xml:space="preserve"> chọn menu Quản trị </w:t>
      </w:r>
      <w:r w:rsidRPr="000B5789">
        <w:rPr>
          <w:szCs w:val="28"/>
          <w:lang w:val="vi-VN"/>
        </w:rPr>
        <w:t xml:space="preserve"> </w:t>
      </w:r>
      <w:r w:rsidRPr="000B5789">
        <w:rPr>
          <w:szCs w:val="28"/>
        </w:rPr>
        <w:sym w:font="Wingdings" w:char="F0E0"/>
      </w:r>
      <w:r w:rsidRPr="000B5789">
        <w:rPr>
          <w:szCs w:val="28"/>
        </w:rPr>
        <w:t xml:space="preserve"> chọn Tạm dừng đợt đấu giá</w:t>
      </w:r>
      <w:r w:rsidRPr="000B5789">
        <w:rPr>
          <w:szCs w:val="28"/>
        </w:rPr>
        <w:sym w:font="Wingdings" w:char="F0E0"/>
      </w:r>
      <w:r w:rsidRPr="000B5789">
        <w:rPr>
          <w:szCs w:val="28"/>
        </w:rPr>
        <w:t xml:space="preserve"> hiển thị màn hình tạm dừng đợt đấu giá</w:t>
      </w:r>
    </w:p>
    <w:p w14:paraId="20714971" w14:textId="77777777" w:rsidR="00B06E63" w:rsidRPr="000B5789" w:rsidRDefault="00B06E63" w:rsidP="00B06E63">
      <w:pPr>
        <w:pStyle w:val="BodyText"/>
        <w:rPr>
          <w:szCs w:val="28"/>
        </w:rPr>
      </w:pPr>
      <w:r w:rsidRPr="000B5789">
        <w:rPr>
          <w:b/>
          <w:szCs w:val="28"/>
        </w:rPr>
        <w:t xml:space="preserve">Phân tích: </w:t>
      </w:r>
      <w:r w:rsidRPr="000B5789">
        <w:rPr>
          <w:szCs w:val="28"/>
        </w:rPr>
        <w:t>Hệ thống cho phép tạm dừng đợt đấu giá, chức năng này chỉ dành cho ban tổ chức. Gồm các thông tin: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
        <w:gridCol w:w="3014"/>
        <w:gridCol w:w="1461"/>
        <w:gridCol w:w="3848"/>
      </w:tblGrid>
      <w:tr w:rsidR="00B06E63" w:rsidRPr="00CD1498" w14:paraId="632333B9" w14:textId="77777777" w:rsidTr="00B06E63">
        <w:trPr>
          <w:tblHeader/>
          <w:jc w:val="center"/>
        </w:trPr>
        <w:tc>
          <w:tcPr>
            <w:tcW w:w="427" w:type="pct"/>
            <w:shd w:val="clear" w:color="auto" w:fill="4F81BD"/>
            <w:vAlign w:val="center"/>
          </w:tcPr>
          <w:p w14:paraId="351B37C9" w14:textId="77777777" w:rsidR="00B06E63" w:rsidRPr="00CD1498" w:rsidRDefault="00B06E63" w:rsidP="00B06E63">
            <w:pPr>
              <w:widowControl w:val="0"/>
              <w:tabs>
                <w:tab w:val="left" w:pos="180"/>
              </w:tabs>
              <w:jc w:val="both"/>
              <w:rPr>
                <w:b/>
                <w:noProof/>
                <w:szCs w:val="26"/>
              </w:rPr>
            </w:pPr>
            <w:r w:rsidRPr="00CD1498">
              <w:rPr>
                <w:b/>
                <w:noProof/>
                <w:szCs w:val="26"/>
              </w:rPr>
              <w:lastRenderedPageBreak/>
              <w:t>STT</w:t>
            </w:r>
          </w:p>
        </w:tc>
        <w:tc>
          <w:tcPr>
            <w:tcW w:w="1682" w:type="pct"/>
            <w:shd w:val="clear" w:color="auto" w:fill="4F81BD"/>
            <w:vAlign w:val="center"/>
          </w:tcPr>
          <w:p w14:paraId="7037FBA6" w14:textId="77777777" w:rsidR="00B06E63" w:rsidRPr="00CD1498" w:rsidRDefault="00B06E63" w:rsidP="00B06E63">
            <w:pPr>
              <w:widowControl w:val="0"/>
              <w:tabs>
                <w:tab w:val="left" w:pos="180"/>
              </w:tabs>
              <w:jc w:val="both"/>
              <w:rPr>
                <w:b/>
                <w:noProof/>
                <w:szCs w:val="26"/>
              </w:rPr>
            </w:pPr>
            <w:r w:rsidRPr="00CD1498">
              <w:rPr>
                <w:b/>
                <w:noProof/>
                <w:szCs w:val="26"/>
              </w:rPr>
              <w:t>Tên trường</w:t>
            </w:r>
          </w:p>
        </w:tc>
        <w:tc>
          <w:tcPr>
            <w:tcW w:w="749" w:type="pct"/>
            <w:shd w:val="clear" w:color="auto" w:fill="4F81BD"/>
            <w:vAlign w:val="center"/>
          </w:tcPr>
          <w:p w14:paraId="2EBE0325" w14:textId="77777777" w:rsidR="00B06E63" w:rsidRPr="00CD1498" w:rsidRDefault="00B06E63" w:rsidP="00B06E63">
            <w:pPr>
              <w:widowControl w:val="0"/>
              <w:tabs>
                <w:tab w:val="left" w:pos="180"/>
              </w:tabs>
              <w:jc w:val="both"/>
              <w:rPr>
                <w:b/>
                <w:noProof/>
                <w:szCs w:val="26"/>
              </w:rPr>
            </w:pPr>
            <w:r w:rsidRPr="00CD1498">
              <w:rPr>
                <w:b/>
                <w:noProof/>
                <w:szCs w:val="26"/>
              </w:rPr>
              <w:t>Định dạng</w:t>
            </w:r>
          </w:p>
        </w:tc>
        <w:tc>
          <w:tcPr>
            <w:tcW w:w="2142" w:type="pct"/>
            <w:shd w:val="clear" w:color="auto" w:fill="4F81BD"/>
            <w:vAlign w:val="center"/>
          </w:tcPr>
          <w:p w14:paraId="4A8B7563" w14:textId="77777777" w:rsidR="00B06E63" w:rsidRPr="00CD1498" w:rsidRDefault="00B06E63" w:rsidP="00B06E63">
            <w:pPr>
              <w:widowControl w:val="0"/>
              <w:tabs>
                <w:tab w:val="left" w:pos="180"/>
              </w:tabs>
              <w:jc w:val="both"/>
              <w:rPr>
                <w:b/>
                <w:noProof/>
                <w:szCs w:val="26"/>
              </w:rPr>
            </w:pPr>
            <w:r w:rsidRPr="00CD1498">
              <w:rPr>
                <w:b/>
                <w:noProof/>
                <w:szCs w:val="26"/>
              </w:rPr>
              <w:t>Mô tả</w:t>
            </w:r>
          </w:p>
        </w:tc>
      </w:tr>
      <w:tr w:rsidR="00B06E63" w:rsidRPr="00CD1498" w14:paraId="7E5F9D10" w14:textId="77777777" w:rsidTr="00B06E63">
        <w:trPr>
          <w:jc w:val="center"/>
        </w:trPr>
        <w:tc>
          <w:tcPr>
            <w:tcW w:w="427" w:type="pct"/>
            <w:vAlign w:val="center"/>
          </w:tcPr>
          <w:p w14:paraId="58843B77" w14:textId="77777777" w:rsidR="00B06E63" w:rsidRPr="00CD1498" w:rsidRDefault="00B06E63" w:rsidP="00B06E63">
            <w:pPr>
              <w:numPr>
                <w:ilvl w:val="0"/>
                <w:numId w:val="61"/>
              </w:numPr>
              <w:spacing w:before="240" w:after="0"/>
              <w:jc w:val="both"/>
              <w:rPr>
                <w:szCs w:val="26"/>
              </w:rPr>
            </w:pPr>
          </w:p>
        </w:tc>
        <w:tc>
          <w:tcPr>
            <w:tcW w:w="1682" w:type="pct"/>
            <w:vAlign w:val="center"/>
          </w:tcPr>
          <w:p w14:paraId="63EA165A" w14:textId="77777777" w:rsidR="00B06E63" w:rsidRPr="00B81EF6" w:rsidRDefault="00B06E63" w:rsidP="00B06E63">
            <w:pPr>
              <w:widowControl w:val="0"/>
              <w:tabs>
                <w:tab w:val="left" w:pos="180"/>
              </w:tabs>
              <w:jc w:val="both"/>
              <w:rPr>
                <w:noProof/>
                <w:sz w:val="28"/>
                <w:szCs w:val="28"/>
              </w:rPr>
            </w:pPr>
            <w:r>
              <w:rPr>
                <w:noProof/>
                <w:sz w:val="28"/>
                <w:szCs w:val="28"/>
              </w:rPr>
              <w:t>Đợt</w:t>
            </w:r>
            <w:r w:rsidRPr="00B81EF6">
              <w:rPr>
                <w:noProof/>
                <w:sz w:val="28"/>
                <w:szCs w:val="28"/>
              </w:rPr>
              <w:t xml:space="preserve"> đấu giá</w:t>
            </w:r>
          </w:p>
        </w:tc>
        <w:tc>
          <w:tcPr>
            <w:tcW w:w="749" w:type="pct"/>
            <w:vAlign w:val="center"/>
          </w:tcPr>
          <w:p w14:paraId="26685789" w14:textId="77777777" w:rsidR="00B06E63" w:rsidRPr="00B81EF6" w:rsidRDefault="00B06E63" w:rsidP="00B06E63">
            <w:pPr>
              <w:widowControl w:val="0"/>
              <w:tabs>
                <w:tab w:val="left" w:pos="180"/>
              </w:tabs>
              <w:jc w:val="both"/>
              <w:rPr>
                <w:sz w:val="28"/>
                <w:szCs w:val="28"/>
                <w:lang w:val="vi-VN"/>
              </w:rPr>
            </w:pPr>
            <w:r w:rsidRPr="00B81EF6">
              <w:rPr>
                <w:sz w:val="28"/>
                <w:szCs w:val="28"/>
              </w:rPr>
              <w:t>Combobox</w:t>
            </w:r>
          </w:p>
        </w:tc>
        <w:tc>
          <w:tcPr>
            <w:tcW w:w="2142" w:type="pct"/>
            <w:vAlign w:val="center"/>
          </w:tcPr>
          <w:p w14:paraId="0BF2D846" w14:textId="77777777" w:rsidR="00B06E63" w:rsidRPr="00B81EF6" w:rsidRDefault="00B06E63" w:rsidP="00B06E63">
            <w:pPr>
              <w:widowControl w:val="0"/>
              <w:tabs>
                <w:tab w:val="left" w:pos="180"/>
              </w:tabs>
              <w:jc w:val="both"/>
              <w:rPr>
                <w:sz w:val="28"/>
                <w:szCs w:val="28"/>
              </w:rPr>
            </w:pPr>
            <w:r>
              <w:rPr>
                <w:sz w:val="28"/>
                <w:szCs w:val="28"/>
              </w:rPr>
              <w:t>Hiển thị danh sách các đợt đấu giá trạng thái thông báo đợt đấu giá và đang nhập hồ sơ đăng ký tham dự</w:t>
            </w:r>
          </w:p>
        </w:tc>
      </w:tr>
      <w:tr w:rsidR="00B06E63" w:rsidRPr="00CD1498" w14:paraId="22886892" w14:textId="77777777" w:rsidTr="00B06E63">
        <w:trPr>
          <w:jc w:val="center"/>
        </w:trPr>
        <w:tc>
          <w:tcPr>
            <w:tcW w:w="427" w:type="pct"/>
            <w:vAlign w:val="center"/>
          </w:tcPr>
          <w:p w14:paraId="35197263" w14:textId="77777777" w:rsidR="00B06E63" w:rsidRPr="00CD1498" w:rsidRDefault="00B06E63" w:rsidP="00B06E63">
            <w:pPr>
              <w:numPr>
                <w:ilvl w:val="0"/>
                <w:numId w:val="61"/>
              </w:numPr>
              <w:spacing w:before="240" w:after="0"/>
              <w:jc w:val="both"/>
              <w:rPr>
                <w:szCs w:val="26"/>
              </w:rPr>
            </w:pPr>
          </w:p>
        </w:tc>
        <w:tc>
          <w:tcPr>
            <w:tcW w:w="1682" w:type="pct"/>
            <w:vAlign w:val="center"/>
          </w:tcPr>
          <w:p w14:paraId="2C46184F" w14:textId="77777777" w:rsidR="00B06E63" w:rsidRPr="00B81EF6" w:rsidRDefault="00B06E63" w:rsidP="00B06E63">
            <w:pPr>
              <w:pStyle w:val="comment"/>
              <w:spacing w:before="0"/>
              <w:ind w:left="0"/>
              <w:jc w:val="both"/>
              <w:rPr>
                <w:rFonts w:ascii="Times New Roman" w:hAnsi="Times New Roman" w:cs="Times New Roman"/>
                <w:sz w:val="28"/>
                <w:szCs w:val="28"/>
              </w:rPr>
            </w:pPr>
            <w:r>
              <w:rPr>
                <w:rFonts w:ascii="Times New Roman" w:hAnsi="Times New Roman" w:cs="Times New Roman"/>
                <w:i w:val="0"/>
                <w:sz w:val="28"/>
                <w:szCs w:val="28"/>
              </w:rPr>
              <w:t>Ngày ban hành</w:t>
            </w:r>
          </w:p>
        </w:tc>
        <w:tc>
          <w:tcPr>
            <w:tcW w:w="749" w:type="pct"/>
            <w:vAlign w:val="center"/>
          </w:tcPr>
          <w:p w14:paraId="181F4819" w14:textId="77777777" w:rsidR="00B06E63" w:rsidRPr="00B81EF6" w:rsidRDefault="00B06E63" w:rsidP="00B06E63">
            <w:pPr>
              <w:widowControl w:val="0"/>
              <w:tabs>
                <w:tab w:val="left" w:pos="180"/>
              </w:tabs>
              <w:jc w:val="both"/>
              <w:rPr>
                <w:sz w:val="28"/>
                <w:szCs w:val="28"/>
              </w:rPr>
            </w:pPr>
            <w:r>
              <w:rPr>
                <w:sz w:val="28"/>
                <w:szCs w:val="28"/>
              </w:rPr>
              <w:t>Date</w:t>
            </w:r>
          </w:p>
        </w:tc>
        <w:tc>
          <w:tcPr>
            <w:tcW w:w="2142" w:type="pct"/>
            <w:vAlign w:val="center"/>
          </w:tcPr>
          <w:p w14:paraId="031D9FCF" w14:textId="77777777" w:rsidR="00B06E63" w:rsidRPr="00B81EF6" w:rsidRDefault="00B06E63" w:rsidP="00B06E63">
            <w:pPr>
              <w:widowControl w:val="0"/>
              <w:tabs>
                <w:tab w:val="left" w:pos="180"/>
              </w:tabs>
              <w:jc w:val="both"/>
              <w:rPr>
                <w:sz w:val="28"/>
                <w:szCs w:val="28"/>
              </w:rPr>
            </w:pPr>
            <w:r>
              <w:rPr>
                <w:sz w:val="28"/>
                <w:szCs w:val="28"/>
              </w:rPr>
              <w:t xml:space="preserve">Bắt buộc nhập hoặc </w:t>
            </w:r>
            <w:r w:rsidRPr="006A16BC">
              <w:rPr>
                <w:sz w:val="28"/>
                <w:szCs w:val="28"/>
              </w:rPr>
              <w:t>chọn ngày trên icon calendar</w:t>
            </w:r>
          </w:p>
        </w:tc>
      </w:tr>
      <w:tr w:rsidR="00B06E63" w:rsidRPr="00CD1498" w14:paraId="63C70945" w14:textId="77777777" w:rsidTr="00B06E63">
        <w:trPr>
          <w:jc w:val="center"/>
        </w:trPr>
        <w:tc>
          <w:tcPr>
            <w:tcW w:w="427" w:type="pct"/>
            <w:vAlign w:val="center"/>
          </w:tcPr>
          <w:p w14:paraId="66206E7F" w14:textId="77777777" w:rsidR="00B06E63" w:rsidRPr="00CD1498" w:rsidRDefault="00B06E63" w:rsidP="00B06E63">
            <w:pPr>
              <w:numPr>
                <w:ilvl w:val="0"/>
                <w:numId w:val="61"/>
              </w:numPr>
              <w:spacing w:before="240" w:after="0"/>
              <w:jc w:val="both"/>
              <w:rPr>
                <w:szCs w:val="26"/>
              </w:rPr>
            </w:pPr>
          </w:p>
        </w:tc>
        <w:tc>
          <w:tcPr>
            <w:tcW w:w="1682" w:type="pct"/>
            <w:vAlign w:val="center"/>
          </w:tcPr>
          <w:p w14:paraId="053BFD98" w14:textId="77777777" w:rsidR="00B06E63" w:rsidRDefault="00B06E63" w:rsidP="00B06E63">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Ngày tạm dừng</w:t>
            </w:r>
          </w:p>
        </w:tc>
        <w:tc>
          <w:tcPr>
            <w:tcW w:w="749" w:type="pct"/>
            <w:vAlign w:val="center"/>
          </w:tcPr>
          <w:p w14:paraId="697C6292" w14:textId="77777777" w:rsidR="00B06E63" w:rsidRPr="00B81EF6" w:rsidRDefault="00B06E63" w:rsidP="00B06E63">
            <w:pPr>
              <w:widowControl w:val="0"/>
              <w:tabs>
                <w:tab w:val="left" w:pos="180"/>
              </w:tabs>
              <w:jc w:val="both"/>
              <w:rPr>
                <w:sz w:val="28"/>
                <w:szCs w:val="28"/>
              </w:rPr>
            </w:pPr>
            <w:r>
              <w:rPr>
                <w:sz w:val="28"/>
                <w:szCs w:val="28"/>
              </w:rPr>
              <w:t xml:space="preserve">Date </w:t>
            </w:r>
          </w:p>
        </w:tc>
        <w:tc>
          <w:tcPr>
            <w:tcW w:w="2142" w:type="pct"/>
            <w:vAlign w:val="center"/>
          </w:tcPr>
          <w:p w14:paraId="63DE5746" w14:textId="77777777" w:rsidR="00B06E63" w:rsidRPr="00B81EF6" w:rsidRDefault="00B06E63" w:rsidP="00B06E63">
            <w:pPr>
              <w:widowControl w:val="0"/>
              <w:tabs>
                <w:tab w:val="left" w:pos="180"/>
              </w:tabs>
              <w:jc w:val="both"/>
              <w:rPr>
                <w:sz w:val="28"/>
                <w:szCs w:val="28"/>
              </w:rPr>
            </w:pPr>
            <w:r>
              <w:rPr>
                <w:sz w:val="28"/>
                <w:szCs w:val="28"/>
              </w:rPr>
              <w:t xml:space="preserve">Bắt buộc nhập hoặc </w:t>
            </w:r>
            <w:r w:rsidRPr="006A16BC">
              <w:rPr>
                <w:sz w:val="28"/>
                <w:szCs w:val="28"/>
              </w:rPr>
              <w:t>chọn ngày trên icon calendar</w:t>
            </w:r>
          </w:p>
        </w:tc>
      </w:tr>
      <w:tr w:rsidR="00B06E63" w:rsidRPr="00CD1498" w14:paraId="58FD2729" w14:textId="77777777" w:rsidTr="00B06E63">
        <w:trPr>
          <w:jc w:val="center"/>
        </w:trPr>
        <w:tc>
          <w:tcPr>
            <w:tcW w:w="427" w:type="pct"/>
            <w:vAlign w:val="center"/>
          </w:tcPr>
          <w:p w14:paraId="65BB8B09" w14:textId="77777777" w:rsidR="00B06E63" w:rsidRPr="00CD1498" w:rsidRDefault="00B06E63" w:rsidP="00B06E63">
            <w:pPr>
              <w:numPr>
                <w:ilvl w:val="0"/>
                <w:numId w:val="61"/>
              </w:numPr>
              <w:spacing w:before="240" w:after="0"/>
              <w:jc w:val="both"/>
              <w:rPr>
                <w:szCs w:val="26"/>
              </w:rPr>
            </w:pPr>
          </w:p>
        </w:tc>
        <w:tc>
          <w:tcPr>
            <w:tcW w:w="1682" w:type="pct"/>
            <w:vAlign w:val="center"/>
          </w:tcPr>
          <w:p w14:paraId="66D1B27B" w14:textId="77777777" w:rsidR="00B06E63" w:rsidRDefault="00B06E63" w:rsidP="00B06E63">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Lý do</w:t>
            </w:r>
          </w:p>
        </w:tc>
        <w:tc>
          <w:tcPr>
            <w:tcW w:w="749" w:type="pct"/>
            <w:vAlign w:val="center"/>
          </w:tcPr>
          <w:p w14:paraId="15B90D33" w14:textId="77777777" w:rsidR="00B06E63" w:rsidRPr="00B81EF6" w:rsidRDefault="00B06E63" w:rsidP="00B06E63">
            <w:pPr>
              <w:widowControl w:val="0"/>
              <w:tabs>
                <w:tab w:val="left" w:pos="180"/>
              </w:tabs>
              <w:jc w:val="both"/>
              <w:rPr>
                <w:sz w:val="28"/>
                <w:szCs w:val="28"/>
              </w:rPr>
            </w:pPr>
            <w:r w:rsidRPr="00B81EF6">
              <w:rPr>
                <w:sz w:val="28"/>
                <w:szCs w:val="28"/>
                <w:lang w:val="vi-VN"/>
              </w:rPr>
              <w:t>Textbox</w:t>
            </w:r>
          </w:p>
        </w:tc>
        <w:tc>
          <w:tcPr>
            <w:tcW w:w="2142" w:type="pct"/>
            <w:vAlign w:val="center"/>
          </w:tcPr>
          <w:p w14:paraId="773C224F" w14:textId="77777777" w:rsidR="00B06E63" w:rsidRPr="00B81EF6" w:rsidRDefault="00B06E63" w:rsidP="00B06E63">
            <w:pPr>
              <w:widowControl w:val="0"/>
              <w:tabs>
                <w:tab w:val="left" w:pos="180"/>
              </w:tabs>
              <w:jc w:val="both"/>
              <w:rPr>
                <w:sz w:val="28"/>
                <w:szCs w:val="28"/>
              </w:rPr>
            </w:pPr>
            <w:r>
              <w:rPr>
                <w:sz w:val="28"/>
                <w:szCs w:val="28"/>
              </w:rPr>
              <w:t>Bắt buộc nhập</w:t>
            </w:r>
          </w:p>
        </w:tc>
      </w:tr>
    </w:tbl>
    <w:p w14:paraId="2A4B4DC8" w14:textId="357AB0E4" w:rsidR="00B06E63" w:rsidRDefault="00B06E63" w:rsidP="00B06E63">
      <w:pPr>
        <w:pStyle w:val="BodyText"/>
        <w:numPr>
          <w:ilvl w:val="0"/>
          <w:numId w:val="15"/>
        </w:numPr>
        <w:rPr>
          <w:lang w:eastAsia="zh-CN"/>
        </w:rPr>
      </w:pPr>
      <w:r>
        <w:rPr>
          <w:lang w:eastAsia="zh-CN"/>
        </w:rPr>
        <w:t>Bấm dừng đợt đấu thực hiện dừng đợt đấu giá chọn</w:t>
      </w:r>
    </w:p>
    <w:bookmarkEnd w:id="49"/>
    <w:p w14:paraId="4AAFB13D" w14:textId="1A679CDC" w:rsidR="00FD3CC6" w:rsidRDefault="00FD3CC6" w:rsidP="001B22F1">
      <w:pPr>
        <w:pStyle w:val="Heading4"/>
      </w:pPr>
      <w:commentRangeStart w:id="51"/>
      <w:r>
        <w:t xml:space="preserve">Phân hệ </w:t>
      </w:r>
      <w:ins w:id="52" w:author="Lucy Lucy" w:date="2019-07-10T10:29:00Z">
        <w:r w:rsidR="00642A9B">
          <w:t xml:space="preserve">khai báo </w:t>
        </w:r>
      </w:ins>
      <w:del w:id="53" w:author="Lucy Lucy" w:date="2019-07-10T10:29:00Z">
        <w:r w:rsidDel="00642A9B">
          <w:delText>dùng chung</w:delText>
        </w:r>
      </w:del>
      <w:commentRangeEnd w:id="51"/>
      <w:r w:rsidR="008A091F">
        <w:rPr>
          <w:rStyle w:val="CommentReference"/>
          <w:rFonts w:eastAsia="Times New Roman"/>
          <w:b w:val="0"/>
          <w:bCs w:val="0"/>
          <w:lang w:eastAsia="en-US"/>
        </w:rPr>
        <w:commentReference w:id="51"/>
      </w:r>
    </w:p>
    <w:p w14:paraId="0A91F1A0" w14:textId="6F3EF693" w:rsidR="00FD3CC6" w:rsidRDefault="00C5035E" w:rsidP="00C5035E">
      <w:pPr>
        <w:pStyle w:val="BodyText"/>
        <w:rPr>
          <w:lang w:eastAsia="zh-CN"/>
        </w:rPr>
      </w:pPr>
      <w:r>
        <w:rPr>
          <w:lang w:eastAsia="zh-CN"/>
        </w:rPr>
        <w:t>Mục đích: Khai báo, quản lý</w:t>
      </w:r>
      <w:r w:rsidR="00877717">
        <w:rPr>
          <w:lang w:eastAsia="zh-CN"/>
        </w:rPr>
        <w:t>, cập nhập</w:t>
      </w:r>
      <w:r>
        <w:rPr>
          <w:lang w:eastAsia="zh-CN"/>
        </w:rPr>
        <w:t xml:space="preserve"> các thông tin dùng chung cho các phân hệ khác</w:t>
      </w:r>
      <w:r w:rsidR="00877717">
        <w:rPr>
          <w:lang w:eastAsia="zh-CN"/>
        </w:rPr>
        <w:t xml:space="preserve"> gồm:</w:t>
      </w:r>
    </w:p>
    <w:p w14:paraId="5D864888" w14:textId="0C03C256" w:rsidR="00877717" w:rsidRDefault="00877717" w:rsidP="00F56049">
      <w:pPr>
        <w:pStyle w:val="ListBullet"/>
      </w:pPr>
      <w:r>
        <w:t>Tổ chức phát hành</w:t>
      </w:r>
    </w:p>
    <w:p w14:paraId="07431A63" w14:textId="1E3BA96C" w:rsidR="00877717" w:rsidRDefault="00877717" w:rsidP="00F56049">
      <w:pPr>
        <w:pStyle w:val="ListBullet"/>
      </w:pPr>
      <w:r>
        <w:t>Thông tin về chứng khoán</w:t>
      </w:r>
    </w:p>
    <w:p w14:paraId="71DF5B90" w14:textId="3F5FC0A7" w:rsidR="00877717" w:rsidRDefault="00877717" w:rsidP="00F56049">
      <w:pPr>
        <w:pStyle w:val="ListBullet"/>
      </w:pPr>
      <w:r>
        <w:t>Tổ chức sở hữu</w:t>
      </w:r>
    </w:p>
    <w:p w14:paraId="576E956B" w14:textId="746E92F3" w:rsidR="00877717" w:rsidRDefault="00877717" w:rsidP="00F56049">
      <w:pPr>
        <w:pStyle w:val="ListBullet"/>
      </w:pPr>
      <w:r>
        <w:t>Đơn vị tư vấn</w:t>
      </w:r>
    </w:p>
    <w:p w14:paraId="51086A70" w14:textId="5244D426" w:rsidR="00877717" w:rsidRDefault="003A5D8E" w:rsidP="00F56049">
      <w:pPr>
        <w:pStyle w:val="ListBullet"/>
        <w:rPr>
          <w:ins w:id="54" w:author="Banh Le Van Anh" w:date="2019-07-09T16:17:00Z"/>
        </w:rPr>
      </w:pPr>
      <w:r>
        <w:t>Thành viên</w:t>
      </w:r>
    </w:p>
    <w:p w14:paraId="358B8C59" w14:textId="325664FF" w:rsidR="00446F69" w:rsidRDefault="00446F69" w:rsidP="00F56049">
      <w:pPr>
        <w:pStyle w:val="ListBullet"/>
      </w:pPr>
      <w:ins w:id="55" w:author="Banh Le Van Anh" w:date="2019-07-09T16:17:00Z">
        <w:r>
          <w:t>Tổ chức bảo l</w:t>
        </w:r>
      </w:ins>
      <w:ins w:id="56" w:author="Banh Le Van Anh" w:date="2019-07-09T16:26:00Z">
        <w:r w:rsidR="001E4840">
          <w:t>ãnh</w:t>
        </w:r>
      </w:ins>
    </w:p>
    <w:p w14:paraId="6367FB71" w14:textId="6BF32AF9" w:rsidR="009C5D27" w:rsidRDefault="009C5D27" w:rsidP="00F56049">
      <w:pPr>
        <w:pStyle w:val="ListBullet"/>
      </w:pPr>
      <w:r>
        <w:t>Nhà đầu tư</w:t>
      </w:r>
    </w:p>
    <w:p w14:paraId="4AF5C4F4" w14:textId="3DF93727" w:rsidR="008A091F" w:rsidRDefault="008A091F" w:rsidP="00F56049">
      <w:pPr>
        <w:pStyle w:val="ListBullet"/>
      </w:pPr>
      <w:r>
        <w:t>Hội đồng đấu giá</w:t>
      </w:r>
    </w:p>
    <w:p w14:paraId="495E2FD9" w14:textId="77777777" w:rsidR="00B06E63" w:rsidRDefault="00B06E63" w:rsidP="00B06E63">
      <w:pPr>
        <w:pStyle w:val="Heading5"/>
        <w:numPr>
          <w:ilvl w:val="4"/>
          <w:numId w:val="1"/>
        </w:numPr>
      </w:pPr>
      <w:r>
        <w:t>Tổ chức phát hành</w:t>
      </w:r>
    </w:p>
    <w:p w14:paraId="3D5E7275" w14:textId="77777777" w:rsidR="00B06E63" w:rsidRDefault="00B06E63" w:rsidP="00B06E63">
      <w:pPr>
        <w:pStyle w:val="BodyText"/>
        <w:rPr>
          <w:lang w:eastAsia="zh-CN"/>
        </w:rPr>
      </w:pPr>
      <w:r>
        <w:rPr>
          <w:b/>
          <w:lang w:eastAsia="zh-CN"/>
        </w:rPr>
        <w:lastRenderedPageBreak/>
        <w:t>Mục đích</w:t>
      </w:r>
      <w:r w:rsidRPr="00F93F69">
        <w:rPr>
          <w:b/>
          <w:lang w:eastAsia="zh-CN"/>
        </w:rPr>
        <w:t xml:space="preserve">: </w:t>
      </w:r>
      <w:r w:rsidRPr="00F93F69">
        <w:rPr>
          <w:lang w:eastAsia="zh-CN"/>
        </w:rPr>
        <w:t>Khai báo, quản lý, cập nhật thông tin của TCPH</w:t>
      </w:r>
    </w:p>
    <w:p w14:paraId="6B59D3C2" w14:textId="77777777" w:rsidR="00B06E63" w:rsidRDefault="00B06E63" w:rsidP="00B06E63">
      <w:pPr>
        <w:pStyle w:val="BodyText"/>
        <w:rPr>
          <w:sz w:val="26"/>
          <w:szCs w:val="26"/>
        </w:rPr>
      </w:pPr>
      <w:r w:rsidRPr="00F93F69">
        <w:rPr>
          <w:b/>
          <w:lang w:eastAsia="zh-CN"/>
        </w:rPr>
        <w:t>Xử lý sự kiện:</w:t>
      </w:r>
      <w:r>
        <w:rPr>
          <w:lang w:eastAsia="zh-CN"/>
        </w:rPr>
        <w:t xml:space="preserve"> </w:t>
      </w:r>
      <w:r w:rsidRPr="001D44A3">
        <w:rPr>
          <w:lang w:eastAsia="zh-CN"/>
        </w:rPr>
        <w:t xml:space="preserve">Đăng </w:t>
      </w:r>
      <w:r w:rsidRPr="00F82A7A">
        <w:rPr>
          <w:szCs w:val="28"/>
          <w:lang w:eastAsia="zh-CN"/>
        </w:rPr>
        <w:t xml:space="preserve">nhập vào hệ thống </w:t>
      </w:r>
      <w:r w:rsidRPr="00F82A7A">
        <w:rPr>
          <w:szCs w:val="28"/>
        </w:rPr>
        <w:sym w:font="Wingdings" w:char="F0E0"/>
      </w:r>
      <w:r w:rsidRPr="00F82A7A">
        <w:rPr>
          <w:szCs w:val="28"/>
          <w:lang w:eastAsia="zh-CN"/>
        </w:rPr>
        <w:t xml:space="preserve"> chọn menu Khai báo </w:t>
      </w:r>
      <w:r w:rsidRPr="00F82A7A">
        <w:rPr>
          <w:szCs w:val="28"/>
          <w:lang w:val="vi-VN"/>
        </w:rPr>
        <w:t xml:space="preserve"> </w:t>
      </w:r>
      <w:r w:rsidRPr="00F82A7A">
        <w:rPr>
          <w:szCs w:val="28"/>
        </w:rPr>
        <w:sym w:font="Wingdings" w:char="F0E0"/>
      </w:r>
      <w:r w:rsidRPr="00F82A7A">
        <w:rPr>
          <w:szCs w:val="28"/>
        </w:rPr>
        <w:t xml:space="preserve"> chọn chức năng Tổ chức phát hành </w:t>
      </w:r>
      <w:r w:rsidRPr="00F82A7A">
        <w:rPr>
          <w:szCs w:val="28"/>
        </w:rPr>
        <w:sym w:font="Wingdings" w:char="F0E0"/>
      </w:r>
      <w:r w:rsidRPr="00F82A7A">
        <w:rPr>
          <w:szCs w:val="28"/>
        </w:rPr>
        <w:t xml:space="preserve"> hiển thị màn hình thông tin tổ chức phát hành</w:t>
      </w:r>
    </w:p>
    <w:p w14:paraId="701DB0D6" w14:textId="77777777" w:rsidR="00B06E63" w:rsidRDefault="00B06E63" w:rsidP="00B06E63">
      <w:pPr>
        <w:pStyle w:val="BodyText"/>
        <w:rPr>
          <w:b/>
          <w:sz w:val="26"/>
          <w:szCs w:val="26"/>
        </w:rPr>
      </w:pPr>
      <w:r>
        <w:rPr>
          <w:b/>
          <w:sz w:val="26"/>
          <w:szCs w:val="26"/>
        </w:rPr>
        <w:t xml:space="preserve">Phân tích : </w:t>
      </w:r>
    </w:p>
    <w:p w14:paraId="3E15E938" w14:textId="77777777" w:rsidR="00B06E63" w:rsidRDefault="00B06E63" w:rsidP="00B06E63">
      <w:pPr>
        <w:pStyle w:val="BodyText"/>
        <w:numPr>
          <w:ilvl w:val="0"/>
          <w:numId w:val="15"/>
        </w:numPr>
        <w:rPr>
          <w:lang w:eastAsia="zh-CN"/>
        </w:rPr>
      </w:pPr>
      <w:r>
        <w:rPr>
          <w:lang w:eastAsia="zh-CN"/>
        </w:rPr>
        <w:t>Hệ thống cho phép tìm kiếm TCPH, gồm các tiêu chí tìm kiếm:</w:t>
      </w:r>
    </w:p>
    <w:tbl>
      <w:tblPr>
        <w:tblW w:w="512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3125"/>
        <w:gridCol w:w="1392"/>
        <w:gridCol w:w="3976"/>
      </w:tblGrid>
      <w:tr w:rsidR="00B06E63" w:rsidRPr="00CD1498" w14:paraId="78741249" w14:textId="77777777" w:rsidTr="00B06E63">
        <w:trPr>
          <w:trHeight w:val="707"/>
          <w:tblHeader/>
          <w:jc w:val="center"/>
        </w:trPr>
        <w:tc>
          <w:tcPr>
            <w:tcW w:w="429" w:type="pct"/>
            <w:shd w:val="clear" w:color="auto" w:fill="4F81BD"/>
            <w:vAlign w:val="center"/>
          </w:tcPr>
          <w:p w14:paraId="69A0DD56" w14:textId="77777777" w:rsidR="00B06E63" w:rsidRPr="00CD1498" w:rsidRDefault="00B06E63" w:rsidP="00B06E63">
            <w:pPr>
              <w:widowControl w:val="0"/>
              <w:tabs>
                <w:tab w:val="left" w:pos="180"/>
              </w:tabs>
              <w:rPr>
                <w:b/>
                <w:noProof/>
                <w:szCs w:val="26"/>
              </w:rPr>
            </w:pPr>
            <w:r w:rsidRPr="00CD1498">
              <w:rPr>
                <w:b/>
                <w:noProof/>
                <w:szCs w:val="26"/>
              </w:rPr>
              <w:t>STT</w:t>
            </w:r>
          </w:p>
        </w:tc>
        <w:tc>
          <w:tcPr>
            <w:tcW w:w="1682" w:type="pct"/>
            <w:shd w:val="clear" w:color="auto" w:fill="4F81BD"/>
            <w:vAlign w:val="center"/>
          </w:tcPr>
          <w:p w14:paraId="5B581DD5" w14:textId="77777777" w:rsidR="00B06E63" w:rsidRPr="00CD1498" w:rsidRDefault="00B06E63" w:rsidP="00B06E63">
            <w:pPr>
              <w:widowControl w:val="0"/>
              <w:tabs>
                <w:tab w:val="left" w:pos="180"/>
              </w:tabs>
              <w:rPr>
                <w:b/>
                <w:noProof/>
                <w:szCs w:val="26"/>
              </w:rPr>
            </w:pPr>
            <w:r w:rsidRPr="00CD1498">
              <w:rPr>
                <w:b/>
                <w:noProof/>
                <w:szCs w:val="26"/>
              </w:rPr>
              <w:t>Tên trường</w:t>
            </w:r>
          </w:p>
        </w:tc>
        <w:tc>
          <w:tcPr>
            <w:tcW w:w="749" w:type="pct"/>
            <w:shd w:val="clear" w:color="auto" w:fill="4F81BD"/>
            <w:vAlign w:val="center"/>
          </w:tcPr>
          <w:p w14:paraId="5E7D5C4E" w14:textId="77777777" w:rsidR="00B06E63" w:rsidRPr="00CD1498" w:rsidRDefault="00B06E63" w:rsidP="00B06E63">
            <w:pPr>
              <w:widowControl w:val="0"/>
              <w:tabs>
                <w:tab w:val="left" w:pos="180"/>
              </w:tabs>
              <w:rPr>
                <w:b/>
                <w:noProof/>
                <w:szCs w:val="26"/>
              </w:rPr>
            </w:pPr>
            <w:r w:rsidRPr="00CD1498">
              <w:rPr>
                <w:b/>
                <w:noProof/>
                <w:szCs w:val="26"/>
              </w:rPr>
              <w:t>Định dạng</w:t>
            </w:r>
          </w:p>
        </w:tc>
        <w:tc>
          <w:tcPr>
            <w:tcW w:w="2140" w:type="pct"/>
            <w:shd w:val="clear" w:color="auto" w:fill="4F81BD"/>
            <w:vAlign w:val="center"/>
          </w:tcPr>
          <w:p w14:paraId="0A4AF3B5" w14:textId="77777777" w:rsidR="00B06E63" w:rsidRPr="00CD1498" w:rsidRDefault="00B06E63" w:rsidP="00B06E63">
            <w:pPr>
              <w:widowControl w:val="0"/>
              <w:tabs>
                <w:tab w:val="left" w:pos="180"/>
              </w:tabs>
              <w:rPr>
                <w:b/>
                <w:noProof/>
                <w:szCs w:val="26"/>
              </w:rPr>
            </w:pPr>
            <w:r w:rsidRPr="00CD1498">
              <w:rPr>
                <w:b/>
                <w:noProof/>
                <w:szCs w:val="26"/>
              </w:rPr>
              <w:t>Mô tả</w:t>
            </w:r>
          </w:p>
        </w:tc>
      </w:tr>
      <w:tr w:rsidR="00B06E63" w:rsidRPr="00CD1498" w14:paraId="78DDDD8A" w14:textId="77777777" w:rsidTr="00B06E63">
        <w:trPr>
          <w:trHeight w:val="1215"/>
          <w:jc w:val="center"/>
        </w:trPr>
        <w:tc>
          <w:tcPr>
            <w:tcW w:w="429" w:type="pct"/>
            <w:vAlign w:val="center"/>
          </w:tcPr>
          <w:p w14:paraId="17EE68D1" w14:textId="77777777" w:rsidR="00B06E63" w:rsidRPr="00CD1498" w:rsidRDefault="00B06E63" w:rsidP="00B06E63">
            <w:pPr>
              <w:numPr>
                <w:ilvl w:val="0"/>
                <w:numId w:val="54"/>
              </w:numPr>
              <w:spacing w:before="240" w:after="0"/>
              <w:rPr>
                <w:szCs w:val="26"/>
              </w:rPr>
            </w:pPr>
          </w:p>
        </w:tc>
        <w:tc>
          <w:tcPr>
            <w:tcW w:w="1682" w:type="pct"/>
            <w:vAlign w:val="center"/>
          </w:tcPr>
          <w:p w14:paraId="3037DBCA" w14:textId="77777777" w:rsidR="00B06E63" w:rsidRPr="005A15D5" w:rsidRDefault="00B06E63" w:rsidP="00B06E63">
            <w:pPr>
              <w:widowControl w:val="0"/>
              <w:tabs>
                <w:tab w:val="left" w:pos="180"/>
              </w:tabs>
              <w:rPr>
                <w:noProof/>
                <w:sz w:val="28"/>
                <w:szCs w:val="28"/>
              </w:rPr>
            </w:pPr>
            <w:r>
              <w:rPr>
                <w:noProof/>
                <w:sz w:val="28"/>
                <w:szCs w:val="28"/>
              </w:rPr>
              <w:t>Tên TCPH/ Tên viết tắt</w:t>
            </w:r>
          </w:p>
        </w:tc>
        <w:tc>
          <w:tcPr>
            <w:tcW w:w="749" w:type="pct"/>
            <w:vAlign w:val="center"/>
          </w:tcPr>
          <w:p w14:paraId="69F7A142" w14:textId="77777777" w:rsidR="00B06E63" w:rsidRPr="005A15D5" w:rsidRDefault="00B06E63" w:rsidP="00B06E63">
            <w:pPr>
              <w:widowControl w:val="0"/>
              <w:tabs>
                <w:tab w:val="left" w:pos="180"/>
              </w:tabs>
              <w:rPr>
                <w:sz w:val="28"/>
                <w:szCs w:val="28"/>
              </w:rPr>
            </w:pPr>
            <w:r>
              <w:rPr>
                <w:sz w:val="28"/>
                <w:szCs w:val="28"/>
              </w:rPr>
              <w:t>Textbox</w:t>
            </w:r>
          </w:p>
        </w:tc>
        <w:tc>
          <w:tcPr>
            <w:tcW w:w="2140" w:type="pct"/>
            <w:vAlign w:val="center"/>
          </w:tcPr>
          <w:p w14:paraId="5BF248C0" w14:textId="77777777" w:rsidR="00B06E63" w:rsidRPr="005A15D5" w:rsidRDefault="00B06E63" w:rsidP="00B06E63">
            <w:pPr>
              <w:widowControl w:val="0"/>
              <w:tabs>
                <w:tab w:val="left" w:pos="180"/>
              </w:tabs>
              <w:rPr>
                <w:sz w:val="28"/>
                <w:szCs w:val="28"/>
              </w:rPr>
            </w:pPr>
            <w:r>
              <w:rPr>
                <w:sz w:val="28"/>
                <w:szCs w:val="28"/>
              </w:rPr>
              <w:t>Nhập tìm kiếm bằng tên tổ chức phát hành hoặc tên viết tắt</w:t>
            </w:r>
          </w:p>
        </w:tc>
      </w:tr>
      <w:tr w:rsidR="00B06E63" w:rsidRPr="00CD1498" w14:paraId="6F7FED7A" w14:textId="77777777" w:rsidTr="00B06E63">
        <w:trPr>
          <w:trHeight w:val="744"/>
          <w:jc w:val="center"/>
        </w:trPr>
        <w:tc>
          <w:tcPr>
            <w:tcW w:w="429" w:type="pct"/>
            <w:vAlign w:val="center"/>
          </w:tcPr>
          <w:p w14:paraId="7288F7A2" w14:textId="77777777" w:rsidR="00B06E63" w:rsidRPr="00CD1498" w:rsidRDefault="00B06E63" w:rsidP="00B06E63">
            <w:pPr>
              <w:numPr>
                <w:ilvl w:val="0"/>
                <w:numId w:val="54"/>
              </w:numPr>
              <w:spacing w:before="240" w:after="0"/>
              <w:rPr>
                <w:szCs w:val="26"/>
              </w:rPr>
            </w:pPr>
          </w:p>
        </w:tc>
        <w:tc>
          <w:tcPr>
            <w:tcW w:w="1682" w:type="pct"/>
            <w:vAlign w:val="center"/>
          </w:tcPr>
          <w:p w14:paraId="0B90EF7A" w14:textId="77777777" w:rsidR="00B06E63" w:rsidRPr="005A15D5" w:rsidRDefault="00B06E63" w:rsidP="00B06E63">
            <w:pPr>
              <w:pStyle w:val="comment"/>
              <w:spacing w:before="0"/>
              <w:ind w:left="0"/>
              <w:rPr>
                <w:rFonts w:ascii="Times New Roman" w:hAnsi="Times New Roman" w:cs="Times New Roman"/>
                <w:i w:val="0"/>
                <w:sz w:val="28"/>
                <w:szCs w:val="28"/>
              </w:rPr>
            </w:pPr>
            <w:r>
              <w:rPr>
                <w:rFonts w:ascii="Times New Roman" w:hAnsi="Times New Roman" w:cs="Times New Roman"/>
                <w:i w:val="0"/>
                <w:sz w:val="28"/>
                <w:szCs w:val="28"/>
              </w:rPr>
              <w:t>Ngành nghề KD</w:t>
            </w:r>
          </w:p>
        </w:tc>
        <w:tc>
          <w:tcPr>
            <w:tcW w:w="749" w:type="pct"/>
            <w:vAlign w:val="center"/>
          </w:tcPr>
          <w:p w14:paraId="523FC4E8" w14:textId="77777777" w:rsidR="00B06E63" w:rsidRPr="005A15D5" w:rsidRDefault="00B06E63" w:rsidP="00B06E63">
            <w:pPr>
              <w:widowControl w:val="0"/>
              <w:tabs>
                <w:tab w:val="left" w:pos="180"/>
              </w:tabs>
              <w:rPr>
                <w:sz w:val="28"/>
                <w:szCs w:val="28"/>
              </w:rPr>
            </w:pPr>
            <w:r>
              <w:rPr>
                <w:sz w:val="28"/>
                <w:szCs w:val="28"/>
              </w:rPr>
              <w:t>Textbox</w:t>
            </w:r>
          </w:p>
        </w:tc>
        <w:tc>
          <w:tcPr>
            <w:tcW w:w="2140" w:type="pct"/>
            <w:vAlign w:val="center"/>
          </w:tcPr>
          <w:p w14:paraId="7371CAD9" w14:textId="77777777" w:rsidR="00B06E63" w:rsidRPr="005A15D5" w:rsidRDefault="00B06E63" w:rsidP="00B06E63">
            <w:pPr>
              <w:widowControl w:val="0"/>
              <w:tabs>
                <w:tab w:val="left" w:pos="180"/>
              </w:tabs>
              <w:rPr>
                <w:sz w:val="28"/>
                <w:szCs w:val="28"/>
              </w:rPr>
            </w:pPr>
            <w:r>
              <w:rPr>
                <w:sz w:val="28"/>
                <w:szCs w:val="28"/>
              </w:rPr>
              <w:t>Ngành nghề kinh doanh</w:t>
            </w:r>
          </w:p>
        </w:tc>
      </w:tr>
    </w:tbl>
    <w:p w14:paraId="19C64AE6" w14:textId="77777777" w:rsidR="00B06E63" w:rsidRPr="000B5789" w:rsidRDefault="00B06E63" w:rsidP="00B06E63">
      <w:pPr>
        <w:pStyle w:val="BodyText"/>
        <w:ind w:firstLine="0"/>
        <w:rPr>
          <w:b/>
          <w:szCs w:val="28"/>
        </w:rPr>
      </w:pPr>
    </w:p>
    <w:p w14:paraId="67340A7B" w14:textId="77777777" w:rsidR="00B06E63" w:rsidRPr="000B5789" w:rsidRDefault="00B06E63" w:rsidP="00B06E63">
      <w:pPr>
        <w:pStyle w:val="BodyText"/>
        <w:numPr>
          <w:ilvl w:val="0"/>
          <w:numId w:val="15"/>
        </w:numPr>
        <w:rPr>
          <w:b/>
          <w:szCs w:val="28"/>
          <w:lang w:eastAsia="zh-CN"/>
        </w:rPr>
      </w:pPr>
      <w:r w:rsidRPr="000B5789">
        <w:rPr>
          <w:szCs w:val="28"/>
        </w:rPr>
        <w:t>Hệ thống hiện thị danh sách các TCPH, gồm các thông tin</w:t>
      </w:r>
      <w:r w:rsidRPr="000B5789">
        <w:rPr>
          <w:b/>
          <w:szCs w:val="28"/>
          <w:lang w:eastAsia="zh-CN"/>
        </w:rPr>
        <w:t xml:space="preserve">: </w:t>
      </w:r>
    </w:p>
    <w:p w14:paraId="528301F9" w14:textId="77777777" w:rsidR="00B06E63" w:rsidRPr="000B5789" w:rsidRDefault="00B06E63" w:rsidP="00B06E63">
      <w:pPr>
        <w:pStyle w:val="BodyText"/>
        <w:numPr>
          <w:ilvl w:val="0"/>
          <w:numId w:val="53"/>
        </w:numPr>
        <w:rPr>
          <w:szCs w:val="28"/>
          <w:lang w:eastAsia="zh-CN"/>
        </w:rPr>
      </w:pPr>
      <w:r w:rsidRPr="000B5789">
        <w:rPr>
          <w:szCs w:val="28"/>
          <w:lang w:eastAsia="zh-CN"/>
        </w:rPr>
        <w:t xml:space="preserve">STT:Số thứ tự </w:t>
      </w:r>
    </w:p>
    <w:p w14:paraId="06EF9FE0" w14:textId="77777777" w:rsidR="00B06E63" w:rsidRPr="000B5789" w:rsidRDefault="00B06E63" w:rsidP="00B06E63">
      <w:pPr>
        <w:pStyle w:val="BodyText"/>
        <w:numPr>
          <w:ilvl w:val="0"/>
          <w:numId w:val="53"/>
        </w:numPr>
        <w:rPr>
          <w:szCs w:val="28"/>
          <w:lang w:eastAsia="zh-CN"/>
        </w:rPr>
      </w:pPr>
      <w:r w:rsidRPr="000B5789">
        <w:rPr>
          <w:szCs w:val="28"/>
          <w:lang w:eastAsia="zh-CN"/>
        </w:rPr>
        <w:t>Tên TCPH: Tên tổ chức phát hành</w:t>
      </w:r>
    </w:p>
    <w:p w14:paraId="31D515DD" w14:textId="77777777" w:rsidR="00B06E63" w:rsidRPr="000B5789" w:rsidRDefault="00B06E63" w:rsidP="00B06E63">
      <w:pPr>
        <w:pStyle w:val="BodyText"/>
        <w:numPr>
          <w:ilvl w:val="0"/>
          <w:numId w:val="53"/>
        </w:numPr>
        <w:rPr>
          <w:szCs w:val="28"/>
          <w:lang w:eastAsia="zh-CN"/>
        </w:rPr>
      </w:pPr>
      <w:r w:rsidRPr="000B5789">
        <w:rPr>
          <w:szCs w:val="28"/>
          <w:lang w:eastAsia="zh-CN"/>
        </w:rPr>
        <w:t>Tên viết tắt</w:t>
      </w:r>
    </w:p>
    <w:p w14:paraId="56B48FAF" w14:textId="77777777" w:rsidR="00B06E63" w:rsidRPr="000B5789" w:rsidRDefault="00B06E63" w:rsidP="00B06E63">
      <w:pPr>
        <w:pStyle w:val="BodyText"/>
        <w:numPr>
          <w:ilvl w:val="0"/>
          <w:numId w:val="53"/>
        </w:numPr>
        <w:rPr>
          <w:szCs w:val="28"/>
          <w:lang w:eastAsia="zh-CN"/>
        </w:rPr>
      </w:pPr>
      <w:r w:rsidRPr="000B5789">
        <w:rPr>
          <w:szCs w:val="28"/>
          <w:lang w:eastAsia="zh-CN"/>
        </w:rPr>
        <w:t>Số điện thoại</w:t>
      </w:r>
    </w:p>
    <w:p w14:paraId="67F90297" w14:textId="77777777" w:rsidR="00B06E63" w:rsidRPr="000B5789" w:rsidRDefault="00B06E63" w:rsidP="00B06E63">
      <w:pPr>
        <w:pStyle w:val="BodyText"/>
        <w:numPr>
          <w:ilvl w:val="0"/>
          <w:numId w:val="53"/>
        </w:numPr>
        <w:rPr>
          <w:szCs w:val="28"/>
          <w:lang w:eastAsia="zh-CN"/>
        </w:rPr>
      </w:pPr>
      <w:r w:rsidRPr="000B5789">
        <w:rPr>
          <w:szCs w:val="28"/>
          <w:lang w:eastAsia="zh-CN"/>
        </w:rPr>
        <w:t>Số Fax</w:t>
      </w:r>
    </w:p>
    <w:p w14:paraId="56E548C6" w14:textId="77777777" w:rsidR="00B06E63" w:rsidRPr="000B5789" w:rsidRDefault="00B06E63" w:rsidP="00B06E63">
      <w:pPr>
        <w:pStyle w:val="BodyText"/>
        <w:numPr>
          <w:ilvl w:val="0"/>
          <w:numId w:val="53"/>
        </w:numPr>
        <w:rPr>
          <w:szCs w:val="28"/>
          <w:lang w:eastAsia="zh-CN"/>
        </w:rPr>
      </w:pPr>
      <w:r w:rsidRPr="000B5789">
        <w:rPr>
          <w:szCs w:val="28"/>
          <w:lang w:eastAsia="zh-CN"/>
        </w:rPr>
        <w:t>Giấy ĐKKD: giấy đăng kí kinh doanh</w:t>
      </w:r>
    </w:p>
    <w:p w14:paraId="3525BFAD" w14:textId="77777777" w:rsidR="00B06E63" w:rsidRPr="000B5789" w:rsidRDefault="00B06E63" w:rsidP="00B06E63">
      <w:pPr>
        <w:pStyle w:val="BodyText"/>
        <w:numPr>
          <w:ilvl w:val="0"/>
          <w:numId w:val="53"/>
        </w:numPr>
        <w:rPr>
          <w:szCs w:val="28"/>
          <w:lang w:eastAsia="zh-CN"/>
        </w:rPr>
      </w:pPr>
      <w:r w:rsidRPr="000B5789">
        <w:rPr>
          <w:szCs w:val="28"/>
          <w:lang w:eastAsia="zh-CN"/>
        </w:rPr>
        <w:t>Ngành nghề KD: ngành nghề kinh doanh</w:t>
      </w:r>
    </w:p>
    <w:p w14:paraId="04373155" w14:textId="77777777" w:rsidR="00B06E63" w:rsidRPr="000B5789" w:rsidRDefault="00B06E63" w:rsidP="00B06E63">
      <w:pPr>
        <w:pStyle w:val="BodyText"/>
        <w:numPr>
          <w:ilvl w:val="0"/>
          <w:numId w:val="53"/>
        </w:numPr>
        <w:rPr>
          <w:szCs w:val="28"/>
          <w:lang w:eastAsia="zh-CN"/>
        </w:rPr>
      </w:pPr>
      <w:r w:rsidRPr="000B5789">
        <w:rPr>
          <w:szCs w:val="28"/>
          <w:lang w:eastAsia="zh-CN"/>
        </w:rPr>
        <w:t>Vốn điều lệ</w:t>
      </w:r>
    </w:p>
    <w:p w14:paraId="546C496B" w14:textId="77777777" w:rsidR="00B06E63" w:rsidRPr="000B5789" w:rsidRDefault="00B06E63" w:rsidP="00B06E63">
      <w:pPr>
        <w:pStyle w:val="BodyText"/>
        <w:numPr>
          <w:ilvl w:val="0"/>
          <w:numId w:val="53"/>
        </w:numPr>
        <w:rPr>
          <w:szCs w:val="28"/>
          <w:lang w:eastAsia="zh-CN"/>
        </w:rPr>
      </w:pPr>
      <w:r w:rsidRPr="000B5789">
        <w:rPr>
          <w:szCs w:val="28"/>
          <w:lang w:eastAsia="zh-CN"/>
        </w:rPr>
        <w:t>Chức năng: Gồm chi tiết, sửa , xóa</w:t>
      </w:r>
    </w:p>
    <w:p w14:paraId="594968E8" w14:textId="77777777" w:rsidR="00B06E63" w:rsidRPr="000B5789" w:rsidRDefault="00B06E63" w:rsidP="00B06E63">
      <w:pPr>
        <w:pStyle w:val="BodyText"/>
        <w:numPr>
          <w:ilvl w:val="0"/>
          <w:numId w:val="15"/>
        </w:numPr>
        <w:rPr>
          <w:szCs w:val="28"/>
          <w:lang w:eastAsia="zh-CN"/>
        </w:rPr>
      </w:pPr>
      <w:r w:rsidRPr="000B5789">
        <w:rPr>
          <w:szCs w:val="28"/>
          <w:lang w:eastAsia="zh-CN"/>
        </w:rPr>
        <w:t xml:space="preserve"> Hệ thống cho phép khai báo tổ chức phát hành mới, gồm các thông tin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5"/>
        <w:gridCol w:w="3048"/>
        <w:gridCol w:w="1357"/>
        <w:gridCol w:w="3882"/>
      </w:tblGrid>
      <w:tr w:rsidR="00B06E63" w:rsidRPr="00CD1498" w14:paraId="16DC18C4" w14:textId="77777777" w:rsidTr="00B06E63">
        <w:trPr>
          <w:tblHeader/>
          <w:jc w:val="center"/>
        </w:trPr>
        <w:tc>
          <w:tcPr>
            <w:tcW w:w="427" w:type="pct"/>
            <w:shd w:val="clear" w:color="auto" w:fill="4F81BD"/>
            <w:vAlign w:val="center"/>
          </w:tcPr>
          <w:p w14:paraId="704A80B8" w14:textId="77777777" w:rsidR="00B06E63" w:rsidRPr="00CD1498" w:rsidRDefault="00B06E63" w:rsidP="00B06E63">
            <w:pPr>
              <w:widowControl w:val="0"/>
              <w:tabs>
                <w:tab w:val="left" w:pos="180"/>
              </w:tabs>
              <w:jc w:val="both"/>
              <w:rPr>
                <w:b/>
                <w:noProof/>
                <w:szCs w:val="26"/>
              </w:rPr>
            </w:pPr>
            <w:r w:rsidRPr="00CD1498">
              <w:rPr>
                <w:b/>
                <w:noProof/>
                <w:szCs w:val="26"/>
              </w:rPr>
              <w:lastRenderedPageBreak/>
              <w:t>STT</w:t>
            </w:r>
          </w:p>
        </w:tc>
        <w:tc>
          <w:tcPr>
            <w:tcW w:w="1682" w:type="pct"/>
            <w:shd w:val="clear" w:color="auto" w:fill="4F81BD"/>
            <w:vAlign w:val="center"/>
          </w:tcPr>
          <w:p w14:paraId="7538F705" w14:textId="77777777" w:rsidR="00B06E63" w:rsidRPr="00CD1498" w:rsidRDefault="00B06E63" w:rsidP="00B06E63">
            <w:pPr>
              <w:widowControl w:val="0"/>
              <w:tabs>
                <w:tab w:val="left" w:pos="180"/>
              </w:tabs>
              <w:jc w:val="both"/>
              <w:rPr>
                <w:b/>
                <w:noProof/>
                <w:szCs w:val="26"/>
              </w:rPr>
            </w:pPr>
            <w:r w:rsidRPr="00CD1498">
              <w:rPr>
                <w:b/>
                <w:noProof/>
                <w:szCs w:val="26"/>
              </w:rPr>
              <w:t>Tên trường</w:t>
            </w:r>
          </w:p>
        </w:tc>
        <w:tc>
          <w:tcPr>
            <w:tcW w:w="749" w:type="pct"/>
            <w:shd w:val="clear" w:color="auto" w:fill="4F81BD"/>
            <w:vAlign w:val="center"/>
          </w:tcPr>
          <w:p w14:paraId="2569757A" w14:textId="77777777" w:rsidR="00B06E63" w:rsidRPr="00CD1498" w:rsidRDefault="00B06E63" w:rsidP="00B06E63">
            <w:pPr>
              <w:widowControl w:val="0"/>
              <w:tabs>
                <w:tab w:val="left" w:pos="180"/>
              </w:tabs>
              <w:jc w:val="both"/>
              <w:rPr>
                <w:b/>
                <w:noProof/>
                <w:szCs w:val="26"/>
              </w:rPr>
            </w:pPr>
            <w:r w:rsidRPr="00CD1498">
              <w:rPr>
                <w:b/>
                <w:noProof/>
                <w:szCs w:val="26"/>
              </w:rPr>
              <w:t>Định dạng</w:t>
            </w:r>
          </w:p>
        </w:tc>
        <w:tc>
          <w:tcPr>
            <w:tcW w:w="2142" w:type="pct"/>
            <w:shd w:val="clear" w:color="auto" w:fill="4F81BD"/>
            <w:vAlign w:val="center"/>
          </w:tcPr>
          <w:p w14:paraId="59CC8A22" w14:textId="77777777" w:rsidR="00B06E63" w:rsidRPr="00CD1498" w:rsidRDefault="00B06E63" w:rsidP="00B06E63">
            <w:pPr>
              <w:widowControl w:val="0"/>
              <w:tabs>
                <w:tab w:val="left" w:pos="180"/>
              </w:tabs>
              <w:jc w:val="both"/>
              <w:rPr>
                <w:b/>
                <w:noProof/>
                <w:szCs w:val="26"/>
              </w:rPr>
            </w:pPr>
            <w:r w:rsidRPr="00CD1498">
              <w:rPr>
                <w:b/>
                <w:noProof/>
                <w:szCs w:val="26"/>
              </w:rPr>
              <w:t>Mô tả</w:t>
            </w:r>
          </w:p>
        </w:tc>
      </w:tr>
      <w:tr w:rsidR="00B06E63" w:rsidRPr="00CD1498" w14:paraId="109A93AA" w14:textId="77777777" w:rsidTr="00B06E63">
        <w:trPr>
          <w:jc w:val="center"/>
        </w:trPr>
        <w:tc>
          <w:tcPr>
            <w:tcW w:w="427" w:type="pct"/>
            <w:vAlign w:val="center"/>
          </w:tcPr>
          <w:p w14:paraId="14AEC596" w14:textId="77777777" w:rsidR="00B06E63" w:rsidRPr="00CD1498" w:rsidRDefault="00B06E63" w:rsidP="00B06E63">
            <w:pPr>
              <w:numPr>
                <w:ilvl w:val="0"/>
                <w:numId w:val="55"/>
              </w:numPr>
              <w:spacing w:before="240" w:after="0"/>
              <w:jc w:val="both"/>
              <w:rPr>
                <w:szCs w:val="26"/>
              </w:rPr>
            </w:pPr>
          </w:p>
        </w:tc>
        <w:tc>
          <w:tcPr>
            <w:tcW w:w="1682" w:type="pct"/>
            <w:vAlign w:val="center"/>
          </w:tcPr>
          <w:p w14:paraId="0FDECFAE" w14:textId="77777777" w:rsidR="00B06E63" w:rsidRPr="00820B1D" w:rsidRDefault="00B06E63" w:rsidP="00B06E63">
            <w:pPr>
              <w:widowControl w:val="0"/>
              <w:tabs>
                <w:tab w:val="left" w:pos="180"/>
              </w:tabs>
              <w:jc w:val="both"/>
              <w:rPr>
                <w:noProof/>
                <w:sz w:val="28"/>
                <w:szCs w:val="28"/>
              </w:rPr>
            </w:pPr>
            <w:r>
              <w:rPr>
                <w:noProof/>
                <w:sz w:val="28"/>
                <w:szCs w:val="28"/>
              </w:rPr>
              <w:t>Tên TCPH</w:t>
            </w:r>
          </w:p>
        </w:tc>
        <w:tc>
          <w:tcPr>
            <w:tcW w:w="749" w:type="pct"/>
            <w:vAlign w:val="center"/>
          </w:tcPr>
          <w:p w14:paraId="71D204EC" w14:textId="77777777" w:rsidR="00B06E63" w:rsidRPr="00820B1D" w:rsidRDefault="00B06E63" w:rsidP="00B06E63">
            <w:pPr>
              <w:widowControl w:val="0"/>
              <w:tabs>
                <w:tab w:val="left" w:pos="180"/>
              </w:tabs>
              <w:jc w:val="both"/>
              <w:rPr>
                <w:sz w:val="28"/>
                <w:szCs w:val="28"/>
              </w:rPr>
            </w:pPr>
            <w:r>
              <w:rPr>
                <w:sz w:val="28"/>
                <w:szCs w:val="28"/>
              </w:rPr>
              <w:t>Textbox</w:t>
            </w:r>
          </w:p>
        </w:tc>
        <w:tc>
          <w:tcPr>
            <w:tcW w:w="2142" w:type="pct"/>
            <w:vAlign w:val="center"/>
          </w:tcPr>
          <w:p w14:paraId="2113D336" w14:textId="77777777" w:rsidR="00B06E63" w:rsidRPr="00820B1D" w:rsidRDefault="00B06E63" w:rsidP="00B06E63">
            <w:pPr>
              <w:widowControl w:val="0"/>
              <w:tabs>
                <w:tab w:val="left" w:pos="180"/>
              </w:tabs>
              <w:jc w:val="both"/>
              <w:rPr>
                <w:sz w:val="28"/>
                <w:szCs w:val="28"/>
              </w:rPr>
            </w:pPr>
            <w:r>
              <w:rPr>
                <w:sz w:val="28"/>
                <w:szCs w:val="28"/>
              </w:rPr>
              <w:t xml:space="preserve">Bắt buộc nhập, không được nhập trùng với tên TCPH đã có trong hệ thống </w:t>
            </w:r>
          </w:p>
        </w:tc>
      </w:tr>
      <w:tr w:rsidR="00B06E63" w:rsidRPr="00CD1498" w14:paraId="7F664B4E" w14:textId="77777777" w:rsidTr="00B06E63">
        <w:trPr>
          <w:jc w:val="center"/>
        </w:trPr>
        <w:tc>
          <w:tcPr>
            <w:tcW w:w="427" w:type="pct"/>
            <w:vAlign w:val="center"/>
          </w:tcPr>
          <w:p w14:paraId="151F9A75" w14:textId="77777777" w:rsidR="00B06E63" w:rsidRPr="00CD1498" w:rsidRDefault="00B06E63" w:rsidP="00B06E63">
            <w:pPr>
              <w:numPr>
                <w:ilvl w:val="0"/>
                <w:numId w:val="55"/>
              </w:numPr>
              <w:spacing w:before="240" w:after="0"/>
              <w:jc w:val="both"/>
              <w:rPr>
                <w:szCs w:val="26"/>
              </w:rPr>
            </w:pPr>
          </w:p>
        </w:tc>
        <w:tc>
          <w:tcPr>
            <w:tcW w:w="1682" w:type="pct"/>
            <w:vAlign w:val="center"/>
          </w:tcPr>
          <w:p w14:paraId="787528BB" w14:textId="77777777" w:rsidR="00B06E63" w:rsidRPr="00820B1D" w:rsidRDefault="00B06E63" w:rsidP="00B06E63">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Tên viết tắt</w:t>
            </w:r>
          </w:p>
        </w:tc>
        <w:tc>
          <w:tcPr>
            <w:tcW w:w="749" w:type="pct"/>
            <w:vAlign w:val="center"/>
          </w:tcPr>
          <w:p w14:paraId="41A890E9" w14:textId="77777777" w:rsidR="00B06E63" w:rsidRPr="00820B1D" w:rsidRDefault="00B06E63" w:rsidP="00B06E63">
            <w:pPr>
              <w:widowControl w:val="0"/>
              <w:tabs>
                <w:tab w:val="left" w:pos="180"/>
              </w:tabs>
              <w:jc w:val="both"/>
              <w:rPr>
                <w:sz w:val="28"/>
                <w:szCs w:val="28"/>
              </w:rPr>
            </w:pPr>
            <w:r>
              <w:rPr>
                <w:sz w:val="28"/>
                <w:szCs w:val="28"/>
              </w:rPr>
              <w:t>Textbox</w:t>
            </w:r>
          </w:p>
        </w:tc>
        <w:tc>
          <w:tcPr>
            <w:tcW w:w="2142" w:type="pct"/>
            <w:vAlign w:val="center"/>
          </w:tcPr>
          <w:p w14:paraId="7ACC0199" w14:textId="77777777" w:rsidR="00B06E63" w:rsidRPr="00820B1D" w:rsidRDefault="00B06E63" w:rsidP="00B06E63">
            <w:pPr>
              <w:widowControl w:val="0"/>
              <w:tabs>
                <w:tab w:val="left" w:pos="180"/>
              </w:tabs>
              <w:jc w:val="both"/>
              <w:rPr>
                <w:sz w:val="28"/>
                <w:szCs w:val="28"/>
              </w:rPr>
            </w:pPr>
            <w:r>
              <w:rPr>
                <w:sz w:val="28"/>
                <w:szCs w:val="28"/>
              </w:rPr>
              <w:t>Tên viết tắt của TCPH</w:t>
            </w:r>
          </w:p>
        </w:tc>
      </w:tr>
      <w:tr w:rsidR="00B06E63" w:rsidRPr="00CD1498" w14:paraId="56F2A05F" w14:textId="77777777" w:rsidTr="00B06E63">
        <w:trPr>
          <w:jc w:val="center"/>
        </w:trPr>
        <w:tc>
          <w:tcPr>
            <w:tcW w:w="427" w:type="pct"/>
            <w:vAlign w:val="center"/>
          </w:tcPr>
          <w:p w14:paraId="1263F1F0" w14:textId="77777777" w:rsidR="00B06E63" w:rsidRPr="00CD1498" w:rsidRDefault="00B06E63" w:rsidP="00B06E63">
            <w:pPr>
              <w:numPr>
                <w:ilvl w:val="0"/>
                <w:numId w:val="55"/>
              </w:numPr>
              <w:spacing w:before="240" w:after="0"/>
              <w:jc w:val="both"/>
              <w:rPr>
                <w:szCs w:val="26"/>
              </w:rPr>
            </w:pPr>
          </w:p>
        </w:tc>
        <w:tc>
          <w:tcPr>
            <w:tcW w:w="1682" w:type="pct"/>
            <w:vAlign w:val="center"/>
          </w:tcPr>
          <w:p w14:paraId="1F454EBE" w14:textId="77777777" w:rsidR="00B06E63" w:rsidRPr="00820B1D" w:rsidRDefault="00B06E63" w:rsidP="00B06E63">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Trụ sở chính</w:t>
            </w:r>
          </w:p>
        </w:tc>
        <w:tc>
          <w:tcPr>
            <w:tcW w:w="749" w:type="pct"/>
            <w:vAlign w:val="center"/>
          </w:tcPr>
          <w:p w14:paraId="40EA9E99" w14:textId="77777777" w:rsidR="00B06E63" w:rsidRPr="00820B1D" w:rsidRDefault="00B06E63" w:rsidP="00B06E63">
            <w:pPr>
              <w:widowControl w:val="0"/>
              <w:tabs>
                <w:tab w:val="left" w:pos="180"/>
              </w:tabs>
              <w:jc w:val="both"/>
              <w:rPr>
                <w:sz w:val="28"/>
                <w:szCs w:val="28"/>
              </w:rPr>
            </w:pPr>
            <w:r>
              <w:rPr>
                <w:sz w:val="28"/>
                <w:szCs w:val="28"/>
              </w:rPr>
              <w:t>Textbox</w:t>
            </w:r>
          </w:p>
        </w:tc>
        <w:tc>
          <w:tcPr>
            <w:tcW w:w="2142" w:type="pct"/>
            <w:vAlign w:val="center"/>
          </w:tcPr>
          <w:p w14:paraId="03D329AE" w14:textId="77777777" w:rsidR="00B06E63" w:rsidRPr="00820B1D" w:rsidRDefault="00B06E63" w:rsidP="00B06E63">
            <w:pPr>
              <w:widowControl w:val="0"/>
              <w:tabs>
                <w:tab w:val="left" w:pos="180"/>
              </w:tabs>
              <w:jc w:val="both"/>
              <w:rPr>
                <w:sz w:val="28"/>
                <w:szCs w:val="28"/>
              </w:rPr>
            </w:pPr>
            <w:r>
              <w:rPr>
                <w:sz w:val="28"/>
                <w:szCs w:val="28"/>
              </w:rPr>
              <w:t>Bắt buộc nhập</w:t>
            </w:r>
          </w:p>
        </w:tc>
      </w:tr>
      <w:tr w:rsidR="00B06E63" w:rsidRPr="00CD1498" w14:paraId="3F68B012" w14:textId="77777777" w:rsidTr="00B06E63">
        <w:trPr>
          <w:jc w:val="center"/>
        </w:trPr>
        <w:tc>
          <w:tcPr>
            <w:tcW w:w="427" w:type="pct"/>
            <w:vAlign w:val="center"/>
          </w:tcPr>
          <w:p w14:paraId="34FF4423" w14:textId="77777777" w:rsidR="00B06E63" w:rsidRPr="00CD1498" w:rsidRDefault="00B06E63" w:rsidP="00B06E63">
            <w:pPr>
              <w:numPr>
                <w:ilvl w:val="0"/>
                <w:numId w:val="55"/>
              </w:numPr>
              <w:spacing w:before="240" w:after="0"/>
              <w:jc w:val="both"/>
              <w:rPr>
                <w:szCs w:val="26"/>
              </w:rPr>
            </w:pPr>
          </w:p>
        </w:tc>
        <w:tc>
          <w:tcPr>
            <w:tcW w:w="1682" w:type="pct"/>
            <w:vAlign w:val="center"/>
          </w:tcPr>
          <w:p w14:paraId="3FE5D492" w14:textId="77777777" w:rsidR="00B06E63" w:rsidRPr="00820B1D" w:rsidRDefault="00B06E63" w:rsidP="00B06E63">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Số điện thoại</w:t>
            </w:r>
          </w:p>
        </w:tc>
        <w:tc>
          <w:tcPr>
            <w:tcW w:w="749" w:type="pct"/>
            <w:vAlign w:val="center"/>
          </w:tcPr>
          <w:p w14:paraId="6F18C76B" w14:textId="77777777" w:rsidR="00B06E63" w:rsidRPr="00820B1D" w:rsidRDefault="00B06E63" w:rsidP="00B06E63">
            <w:pPr>
              <w:widowControl w:val="0"/>
              <w:tabs>
                <w:tab w:val="left" w:pos="180"/>
              </w:tabs>
              <w:jc w:val="both"/>
              <w:rPr>
                <w:sz w:val="28"/>
                <w:szCs w:val="28"/>
              </w:rPr>
            </w:pPr>
            <w:r>
              <w:rPr>
                <w:sz w:val="28"/>
                <w:szCs w:val="28"/>
              </w:rPr>
              <w:t>Number</w:t>
            </w:r>
          </w:p>
        </w:tc>
        <w:tc>
          <w:tcPr>
            <w:tcW w:w="2142" w:type="pct"/>
            <w:vAlign w:val="center"/>
          </w:tcPr>
          <w:p w14:paraId="24A740AB" w14:textId="77777777" w:rsidR="00B06E63" w:rsidRPr="00820B1D" w:rsidRDefault="00B06E63" w:rsidP="00B06E63">
            <w:pPr>
              <w:widowControl w:val="0"/>
              <w:tabs>
                <w:tab w:val="left" w:pos="180"/>
              </w:tabs>
              <w:jc w:val="both"/>
              <w:rPr>
                <w:sz w:val="28"/>
                <w:szCs w:val="28"/>
              </w:rPr>
            </w:pPr>
            <w:r>
              <w:rPr>
                <w:sz w:val="28"/>
                <w:szCs w:val="28"/>
              </w:rPr>
              <w:t xml:space="preserve">Bắt buộc nhập </w:t>
            </w:r>
          </w:p>
        </w:tc>
      </w:tr>
      <w:tr w:rsidR="00B06E63" w:rsidRPr="00CD1498" w14:paraId="005A462D" w14:textId="77777777" w:rsidTr="00B06E63">
        <w:trPr>
          <w:jc w:val="center"/>
        </w:trPr>
        <w:tc>
          <w:tcPr>
            <w:tcW w:w="427" w:type="pct"/>
            <w:vAlign w:val="center"/>
          </w:tcPr>
          <w:p w14:paraId="2E37751D" w14:textId="77777777" w:rsidR="00B06E63" w:rsidRPr="00CD1498" w:rsidRDefault="00B06E63" w:rsidP="00B06E63">
            <w:pPr>
              <w:numPr>
                <w:ilvl w:val="0"/>
                <w:numId w:val="55"/>
              </w:numPr>
              <w:spacing w:before="240" w:after="0"/>
              <w:jc w:val="both"/>
              <w:rPr>
                <w:szCs w:val="26"/>
              </w:rPr>
            </w:pPr>
          </w:p>
        </w:tc>
        <w:tc>
          <w:tcPr>
            <w:tcW w:w="1682" w:type="pct"/>
            <w:vAlign w:val="center"/>
          </w:tcPr>
          <w:p w14:paraId="20949375" w14:textId="77777777" w:rsidR="00B06E63" w:rsidRPr="00820B1D" w:rsidRDefault="00B06E63" w:rsidP="00B06E63">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Số fax</w:t>
            </w:r>
          </w:p>
        </w:tc>
        <w:tc>
          <w:tcPr>
            <w:tcW w:w="749" w:type="pct"/>
            <w:vAlign w:val="center"/>
          </w:tcPr>
          <w:p w14:paraId="7EE9B2A3" w14:textId="77777777" w:rsidR="00B06E63" w:rsidRPr="00820B1D" w:rsidRDefault="00B06E63" w:rsidP="00B06E63">
            <w:pPr>
              <w:widowControl w:val="0"/>
              <w:tabs>
                <w:tab w:val="left" w:pos="180"/>
              </w:tabs>
              <w:jc w:val="both"/>
              <w:rPr>
                <w:sz w:val="28"/>
                <w:szCs w:val="28"/>
              </w:rPr>
            </w:pPr>
            <w:r>
              <w:rPr>
                <w:sz w:val="28"/>
                <w:szCs w:val="28"/>
              </w:rPr>
              <w:t xml:space="preserve">Number </w:t>
            </w:r>
          </w:p>
        </w:tc>
        <w:tc>
          <w:tcPr>
            <w:tcW w:w="2142" w:type="pct"/>
            <w:vAlign w:val="center"/>
          </w:tcPr>
          <w:p w14:paraId="66770DD3" w14:textId="77777777" w:rsidR="00B06E63" w:rsidRPr="00820B1D" w:rsidRDefault="00B06E63" w:rsidP="00B06E63">
            <w:pPr>
              <w:widowControl w:val="0"/>
              <w:tabs>
                <w:tab w:val="left" w:pos="180"/>
              </w:tabs>
              <w:jc w:val="both"/>
              <w:rPr>
                <w:sz w:val="28"/>
                <w:szCs w:val="28"/>
              </w:rPr>
            </w:pPr>
            <w:r>
              <w:rPr>
                <w:sz w:val="28"/>
                <w:szCs w:val="28"/>
              </w:rPr>
              <w:t xml:space="preserve">Bắt buộc nhập </w:t>
            </w:r>
          </w:p>
        </w:tc>
      </w:tr>
      <w:tr w:rsidR="00B06E63" w:rsidRPr="00CD1498" w14:paraId="51E7DBD6" w14:textId="77777777" w:rsidTr="00B06E63">
        <w:trPr>
          <w:jc w:val="center"/>
        </w:trPr>
        <w:tc>
          <w:tcPr>
            <w:tcW w:w="427" w:type="pct"/>
            <w:vAlign w:val="center"/>
          </w:tcPr>
          <w:p w14:paraId="2242DCC1" w14:textId="77777777" w:rsidR="00B06E63" w:rsidRPr="00CD1498" w:rsidRDefault="00B06E63" w:rsidP="00B06E63">
            <w:pPr>
              <w:numPr>
                <w:ilvl w:val="0"/>
                <w:numId w:val="55"/>
              </w:numPr>
              <w:spacing w:before="240" w:after="0"/>
              <w:jc w:val="both"/>
              <w:rPr>
                <w:szCs w:val="26"/>
              </w:rPr>
            </w:pPr>
          </w:p>
        </w:tc>
        <w:tc>
          <w:tcPr>
            <w:tcW w:w="1682" w:type="pct"/>
            <w:vAlign w:val="center"/>
          </w:tcPr>
          <w:p w14:paraId="7A1B98A0" w14:textId="77777777" w:rsidR="00B06E63" w:rsidRPr="00820B1D" w:rsidRDefault="00B06E63" w:rsidP="00B06E63">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 xml:space="preserve">Số tài khoản </w:t>
            </w:r>
          </w:p>
        </w:tc>
        <w:tc>
          <w:tcPr>
            <w:tcW w:w="749" w:type="pct"/>
            <w:vAlign w:val="center"/>
          </w:tcPr>
          <w:p w14:paraId="0FBB296A" w14:textId="77777777" w:rsidR="00B06E63" w:rsidRPr="00820B1D" w:rsidRDefault="00B06E63" w:rsidP="00B06E63">
            <w:pPr>
              <w:widowControl w:val="0"/>
              <w:tabs>
                <w:tab w:val="left" w:pos="180"/>
              </w:tabs>
              <w:jc w:val="both"/>
              <w:rPr>
                <w:sz w:val="28"/>
                <w:szCs w:val="28"/>
              </w:rPr>
            </w:pPr>
            <w:r>
              <w:rPr>
                <w:sz w:val="28"/>
                <w:szCs w:val="28"/>
              </w:rPr>
              <w:t>Number</w:t>
            </w:r>
          </w:p>
        </w:tc>
        <w:tc>
          <w:tcPr>
            <w:tcW w:w="2142" w:type="pct"/>
            <w:vAlign w:val="center"/>
          </w:tcPr>
          <w:p w14:paraId="1A308194" w14:textId="77777777" w:rsidR="00B06E63" w:rsidRPr="00820B1D" w:rsidRDefault="00B06E63" w:rsidP="00B06E63">
            <w:pPr>
              <w:widowControl w:val="0"/>
              <w:tabs>
                <w:tab w:val="left" w:pos="180"/>
              </w:tabs>
              <w:jc w:val="both"/>
              <w:rPr>
                <w:sz w:val="28"/>
                <w:szCs w:val="28"/>
              </w:rPr>
            </w:pPr>
            <w:r>
              <w:rPr>
                <w:sz w:val="28"/>
                <w:szCs w:val="28"/>
              </w:rPr>
              <w:t>Không được trùng với số tài khoản của TCPH đã khai báo trên hệ thông</w:t>
            </w:r>
          </w:p>
        </w:tc>
      </w:tr>
      <w:tr w:rsidR="00B06E63" w:rsidRPr="00CD1498" w14:paraId="2289D873" w14:textId="77777777" w:rsidTr="00B06E63">
        <w:trPr>
          <w:jc w:val="center"/>
        </w:trPr>
        <w:tc>
          <w:tcPr>
            <w:tcW w:w="427" w:type="pct"/>
            <w:vAlign w:val="center"/>
          </w:tcPr>
          <w:p w14:paraId="46E98F1D" w14:textId="77777777" w:rsidR="00B06E63" w:rsidRPr="00CD1498" w:rsidRDefault="00B06E63" w:rsidP="00B06E63">
            <w:pPr>
              <w:numPr>
                <w:ilvl w:val="0"/>
                <w:numId w:val="55"/>
              </w:numPr>
              <w:spacing w:before="240" w:after="0"/>
              <w:jc w:val="both"/>
              <w:rPr>
                <w:szCs w:val="26"/>
              </w:rPr>
            </w:pPr>
          </w:p>
        </w:tc>
        <w:tc>
          <w:tcPr>
            <w:tcW w:w="1682" w:type="pct"/>
            <w:vAlign w:val="center"/>
          </w:tcPr>
          <w:p w14:paraId="0924145E" w14:textId="77777777" w:rsidR="00B06E63" w:rsidRPr="00820B1D" w:rsidRDefault="00B06E63" w:rsidP="00B06E63">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 xml:space="preserve">NH mở tài khoản </w:t>
            </w:r>
          </w:p>
        </w:tc>
        <w:tc>
          <w:tcPr>
            <w:tcW w:w="749" w:type="pct"/>
            <w:vAlign w:val="center"/>
          </w:tcPr>
          <w:p w14:paraId="482E22E7" w14:textId="77777777" w:rsidR="00B06E63" w:rsidRPr="00820B1D" w:rsidRDefault="00B06E63" w:rsidP="00B06E63">
            <w:pPr>
              <w:widowControl w:val="0"/>
              <w:tabs>
                <w:tab w:val="left" w:pos="180"/>
              </w:tabs>
              <w:jc w:val="both"/>
              <w:rPr>
                <w:sz w:val="28"/>
                <w:szCs w:val="28"/>
              </w:rPr>
            </w:pPr>
            <w:r>
              <w:rPr>
                <w:sz w:val="28"/>
                <w:szCs w:val="28"/>
              </w:rPr>
              <w:t>Textbox</w:t>
            </w:r>
          </w:p>
        </w:tc>
        <w:tc>
          <w:tcPr>
            <w:tcW w:w="2142" w:type="pct"/>
            <w:vAlign w:val="center"/>
          </w:tcPr>
          <w:p w14:paraId="2CFDE012" w14:textId="77777777" w:rsidR="00B06E63" w:rsidRPr="00820B1D" w:rsidRDefault="00B06E63" w:rsidP="00B06E63">
            <w:pPr>
              <w:widowControl w:val="0"/>
              <w:tabs>
                <w:tab w:val="left" w:pos="180"/>
              </w:tabs>
              <w:jc w:val="both"/>
              <w:rPr>
                <w:sz w:val="28"/>
                <w:szCs w:val="28"/>
              </w:rPr>
            </w:pPr>
            <w:r>
              <w:rPr>
                <w:sz w:val="28"/>
                <w:szCs w:val="28"/>
              </w:rPr>
              <w:t>Ngân hàng mở tài khoản</w:t>
            </w:r>
          </w:p>
        </w:tc>
      </w:tr>
      <w:tr w:rsidR="00B06E63" w:rsidRPr="00CD1498" w14:paraId="3155416F" w14:textId="77777777" w:rsidTr="00B06E63">
        <w:trPr>
          <w:jc w:val="center"/>
        </w:trPr>
        <w:tc>
          <w:tcPr>
            <w:tcW w:w="427" w:type="pct"/>
            <w:vAlign w:val="center"/>
          </w:tcPr>
          <w:p w14:paraId="1D417950" w14:textId="77777777" w:rsidR="00B06E63" w:rsidRPr="00CD1498" w:rsidRDefault="00B06E63" w:rsidP="00B06E63">
            <w:pPr>
              <w:numPr>
                <w:ilvl w:val="0"/>
                <w:numId w:val="55"/>
              </w:numPr>
              <w:spacing w:before="240" w:after="0"/>
              <w:jc w:val="both"/>
              <w:rPr>
                <w:szCs w:val="26"/>
              </w:rPr>
            </w:pPr>
          </w:p>
        </w:tc>
        <w:tc>
          <w:tcPr>
            <w:tcW w:w="1682" w:type="pct"/>
            <w:vAlign w:val="center"/>
          </w:tcPr>
          <w:p w14:paraId="73D7BB1D" w14:textId="77777777" w:rsidR="00B06E63" w:rsidRPr="00820B1D" w:rsidRDefault="00B06E63" w:rsidP="00B06E63">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Giấy phép thành lập</w:t>
            </w:r>
          </w:p>
        </w:tc>
        <w:tc>
          <w:tcPr>
            <w:tcW w:w="749" w:type="pct"/>
            <w:vAlign w:val="center"/>
          </w:tcPr>
          <w:p w14:paraId="36324B8F" w14:textId="77777777" w:rsidR="00B06E63" w:rsidRPr="00820B1D" w:rsidRDefault="00B06E63" w:rsidP="00B06E63">
            <w:pPr>
              <w:widowControl w:val="0"/>
              <w:tabs>
                <w:tab w:val="left" w:pos="180"/>
              </w:tabs>
              <w:jc w:val="both"/>
              <w:rPr>
                <w:sz w:val="28"/>
                <w:szCs w:val="28"/>
              </w:rPr>
            </w:pPr>
            <w:r>
              <w:rPr>
                <w:sz w:val="28"/>
                <w:szCs w:val="28"/>
              </w:rPr>
              <w:t>Number</w:t>
            </w:r>
          </w:p>
        </w:tc>
        <w:tc>
          <w:tcPr>
            <w:tcW w:w="2142" w:type="pct"/>
            <w:vAlign w:val="center"/>
          </w:tcPr>
          <w:p w14:paraId="428988E3" w14:textId="77777777" w:rsidR="00B06E63" w:rsidRPr="00820B1D" w:rsidRDefault="00B06E63" w:rsidP="00B06E63">
            <w:pPr>
              <w:widowControl w:val="0"/>
              <w:tabs>
                <w:tab w:val="left" w:pos="180"/>
              </w:tabs>
              <w:jc w:val="both"/>
              <w:rPr>
                <w:sz w:val="28"/>
                <w:szCs w:val="28"/>
              </w:rPr>
            </w:pPr>
            <w:r>
              <w:rPr>
                <w:sz w:val="28"/>
                <w:szCs w:val="28"/>
              </w:rPr>
              <w:t>Số giấy phép thành lập</w:t>
            </w:r>
          </w:p>
        </w:tc>
      </w:tr>
      <w:tr w:rsidR="00B06E63" w:rsidRPr="00CD1498" w14:paraId="5DFC61CC" w14:textId="77777777" w:rsidTr="00B06E63">
        <w:trPr>
          <w:jc w:val="center"/>
        </w:trPr>
        <w:tc>
          <w:tcPr>
            <w:tcW w:w="427" w:type="pct"/>
            <w:vAlign w:val="center"/>
          </w:tcPr>
          <w:p w14:paraId="2EBC186A" w14:textId="77777777" w:rsidR="00B06E63" w:rsidRPr="00CD1498" w:rsidRDefault="00B06E63" w:rsidP="00B06E63">
            <w:pPr>
              <w:numPr>
                <w:ilvl w:val="0"/>
                <w:numId w:val="55"/>
              </w:numPr>
              <w:spacing w:before="240" w:after="0"/>
              <w:jc w:val="both"/>
              <w:rPr>
                <w:szCs w:val="26"/>
              </w:rPr>
            </w:pPr>
          </w:p>
        </w:tc>
        <w:tc>
          <w:tcPr>
            <w:tcW w:w="1682" w:type="pct"/>
            <w:vAlign w:val="center"/>
          </w:tcPr>
          <w:p w14:paraId="0101733A" w14:textId="77777777" w:rsidR="00B06E63" w:rsidRPr="00820B1D" w:rsidRDefault="00B06E63" w:rsidP="00B06E63">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Ngày cấp</w:t>
            </w:r>
          </w:p>
        </w:tc>
        <w:tc>
          <w:tcPr>
            <w:tcW w:w="749" w:type="pct"/>
            <w:vAlign w:val="center"/>
          </w:tcPr>
          <w:p w14:paraId="2FAE2DF2" w14:textId="77777777" w:rsidR="00B06E63" w:rsidRPr="00820B1D" w:rsidRDefault="00B06E63" w:rsidP="00B06E63">
            <w:pPr>
              <w:widowControl w:val="0"/>
              <w:tabs>
                <w:tab w:val="left" w:pos="180"/>
              </w:tabs>
              <w:jc w:val="both"/>
              <w:rPr>
                <w:sz w:val="28"/>
                <w:szCs w:val="28"/>
              </w:rPr>
            </w:pPr>
            <w:r>
              <w:rPr>
                <w:sz w:val="28"/>
                <w:szCs w:val="28"/>
              </w:rPr>
              <w:t>Date</w:t>
            </w:r>
          </w:p>
        </w:tc>
        <w:tc>
          <w:tcPr>
            <w:tcW w:w="2142" w:type="pct"/>
            <w:vAlign w:val="center"/>
          </w:tcPr>
          <w:p w14:paraId="48256765" w14:textId="77777777" w:rsidR="00B06E63" w:rsidRPr="00820B1D" w:rsidRDefault="00B06E63" w:rsidP="00B06E63">
            <w:pPr>
              <w:widowControl w:val="0"/>
              <w:tabs>
                <w:tab w:val="left" w:pos="180"/>
              </w:tabs>
              <w:jc w:val="both"/>
              <w:rPr>
                <w:sz w:val="28"/>
                <w:szCs w:val="28"/>
              </w:rPr>
            </w:pPr>
            <w:r>
              <w:rPr>
                <w:sz w:val="28"/>
                <w:szCs w:val="28"/>
              </w:rPr>
              <w:t>Ngày cấp giấy phép thành lập. có thể nhâp hoặc chọn từ icon lịch</w:t>
            </w:r>
          </w:p>
        </w:tc>
      </w:tr>
      <w:tr w:rsidR="00B06E63" w:rsidRPr="00CD1498" w14:paraId="0346DAFF" w14:textId="77777777" w:rsidTr="00B06E63">
        <w:trPr>
          <w:jc w:val="center"/>
        </w:trPr>
        <w:tc>
          <w:tcPr>
            <w:tcW w:w="427" w:type="pct"/>
            <w:vAlign w:val="center"/>
          </w:tcPr>
          <w:p w14:paraId="3640B803" w14:textId="77777777" w:rsidR="00B06E63" w:rsidRPr="00CD1498" w:rsidRDefault="00B06E63" w:rsidP="00B06E63">
            <w:pPr>
              <w:numPr>
                <w:ilvl w:val="0"/>
                <w:numId w:val="55"/>
              </w:numPr>
              <w:spacing w:before="240" w:after="0"/>
              <w:jc w:val="both"/>
              <w:rPr>
                <w:szCs w:val="26"/>
              </w:rPr>
            </w:pPr>
          </w:p>
        </w:tc>
        <w:tc>
          <w:tcPr>
            <w:tcW w:w="1682" w:type="pct"/>
            <w:vAlign w:val="center"/>
          </w:tcPr>
          <w:p w14:paraId="6BE009F4" w14:textId="77777777" w:rsidR="00B06E63" w:rsidRPr="00820B1D" w:rsidRDefault="00B06E63" w:rsidP="00B06E63">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Đơn vị cấp giấy phép</w:t>
            </w:r>
          </w:p>
        </w:tc>
        <w:tc>
          <w:tcPr>
            <w:tcW w:w="749" w:type="pct"/>
            <w:vAlign w:val="center"/>
          </w:tcPr>
          <w:p w14:paraId="0CEABEB2" w14:textId="77777777" w:rsidR="00B06E63" w:rsidRPr="00820B1D" w:rsidRDefault="00B06E63" w:rsidP="00B06E63">
            <w:pPr>
              <w:widowControl w:val="0"/>
              <w:tabs>
                <w:tab w:val="left" w:pos="180"/>
              </w:tabs>
              <w:jc w:val="both"/>
              <w:rPr>
                <w:sz w:val="28"/>
                <w:szCs w:val="28"/>
              </w:rPr>
            </w:pPr>
            <w:r>
              <w:rPr>
                <w:sz w:val="28"/>
                <w:szCs w:val="28"/>
              </w:rPr>
              <w:t>Textbox</w:t>
            </w:r>
          </w:p>
        </w:tc>
        <w:tc>
          <w:tcPr>
            <w:tcW w:w="2142" w:type="pct"/>
            <w:vAlign w:val="center"/>
          </w:tcPr>
          <w:p w14:paraId="24A25941" w14:textId="77777777" w:rsidR="00B06E63" w:rsidRPr="00820B1D" w:rsidRDefault="00B06E63" w:rsidP="00B06E63">
            <w:pPr>
              <w:widowControl w:val="0"/>
              <w:tabs>
                <w:tab w:val="left" w:pos="180"/>
              </w:tabs>
              <w:jc w:val="both"/>
              <w:rPr>
                <w:sz w:val="28"/>
                <w:szCs w:val="28"/>
              </w:rPr>
            </w:pPr>
            <w:r>
              <w:rPr>
                <w:sz w:val="28"/>
                <w:szCs w:val="28"/>
              </w:rPr>
              <w:t xml:space="preserve">Đơn vị cấp giấy phép thành lập </w:t>
            </w:r>
          </w:p>
        </w:tc>
      </w:tr>
      <w:tr w:rsidR="00B06E63" w:rsidRPr="00CD1498" w14:paraId="7FE023A0" w14:textId="77777777" w:rsidTr="00B06E63">
        <w:trPr>
          <w:jc w:val="center"/>
        </w:trPr>
        <w:tc>
          <w:tcPr>
            <w:tcW w:w="427" w:type="pct"/>
            <w:vAlign w:val="center"/>
          </w:tcPr>
          <w:p w14:paraId="504C2DF2" w14:textId="77777777" w:rsidR="00B06E63" w:rsidRPr="00CD1498" w:rsidRDefault="00B06E63" w:rsidP="00B06E63">
            <w:pPr>
              <w:numPr>
                <w:ilvl w:val="0"/>
                <w:numId w:val="55"/>
              </w:numPr>
              <w:spacing w:before="240" w:after="0"/>
              <w:jc w:val="both"/>
              <w:rPr>
                <w:szCs w:val="26"/>
              </w:rPr>
            </w:pPr>
          </w:p>
        </w:tc>
        <w:tc>
          <w:tcPr>
            <w:tcW w:w="1682" w:type="pct"/>
            <w:vAlign w:val="center"/>
          </w:tcPr>
          <w:p w14:paraId="158B776F" w14:textId="77777777" w:rsidR="00B06E63" w:rsidRPr="00820B1D" w:rsidRDefault="00B06E63" w:rsidP="00B06E63">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Vốn điều lệ</w:t>
            </w:r>
          </w:p>
        </w:tc>
        <w:tc>
          <w:tcPr>
            <w:tcW w:w="749" w:type="pct"/>
            <w:vAlign w:val="center"/>
          </w:tcPr>
          <w:p w14:paraId="227191A0" w14:textId="77777777" w:rsidR="00B06E63" w:rsidRPr="00820B1D" w:rsidRDefault="00B06E63" w:rsidP="00B06E63">
            <w:pPr>
              <w:widowControl w:val="0"/>
              <w:tabs>
                <w:tab w:val="left" w:pos="180"/>
              </w:tabs>
              <w:jc w:val="both"/>
              <w:rPr>
                <w:sz w:val="28"/>
                <w:szCs w:val="28"/>
              </w:rPr>
            </w:pPr>
            <w:r>
              <w:rPr>
                <w:sz w:val="28"/>
                <w:szCs w:val="28"/>
              </w:rPr>
              <w:t>Number</w:t>
            </w:r>
          </w:p>
        </w:tc>
        <w:tc>
          <w:tcPr>
            <w:tcW w:w="2142" w:type="pct"/>
            <w:vAlign w:val="center"/>
          </w:tcPr>
          <w:p w14:paraId="79EC78B8" w14:textId="77777777" w:rsidR="00B06E63" w:rsidRPr="00820B1D" w:rsidRDefault="00B06E63" w:rsidP="00B06E63">
            <w:pPr>
              <w:widowControl w:val="0"/>
              <w:tabs>
                <w:tab w:val="left" w:pos="180"/>
              </w:tabs>
              <w:jc w:val="both"/>
              <w:rPr>
                <w:sz w:val="28"/>
                <w:szCs w:val="28"/>
              </w:rPr>
            </w:pPr>
            <w:r>
              <w:rPr>
                <w:sz w:val="28"/>
                <w:szCs w:val="28"/>
              </w:rPr>
              <w:t>Bắt buộc nhập</w:t>
            </w:r>
          </w:p>
        </w:tc>
      </w:tr>
      <w:tr w:rsidR="00B06E63" w:rsidRPr="00CD1498" w14:paraId="316ECF52" w14:textId="77777777" w:rsidTr="00B06E63">
        <w:trPr>
          <w:jc w:val="center"/>
        </w:trPr>
        <w:tc>
          <w:tcPr>
            <w:tcW w:w="427" w:type="pct"/>
            <w:vAlign w:val="center"/>
          </w:tcPr>
          <w:p w14:paraId="54C3A9D5" w14:textId="77777777" w:rsidR="00B06E63" w:rsidRPr="00CD1498" w:rsidRDefault="00B06E63" w:rsidP="00B06E63">
            <w:pPr>
              <w:numPr>
                <w:ilvl w:val="0"/>
                <w:numId w:val="55"/>
              </w:numPr>
              <w:spacing w:before="240" w:after="0"/>
              <w:jc w:val="both"/>
              <w:rPr>
                <w:szCs w:val="26"/>
              </w:rPr>
            </w:pPr>
          </w:p>
        </w:tc>
        <w:tc>
          <w:tcPr>
            <w:tcW w:w="1682" w:type="pct"/>
            <w:vAlign w:val="center"/>
          </w:tcPr>
          <w:p w14:paraId="71574231" w14:textId="77777777" w:rsidR="00B06E63" w:rsidRPr="00820B1D" w:rsidRDefault="00B06E63" w:rsidP="00B06E63">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Ngành nghề KD</w:t>
            </w:r>
          </w:p>
        </w:tc>
        <w:tc>
          <w:tcPr>
            <w:tcW w:w="749" w:type="pct"/>
            <w:vAlign w:val="center"/>
          </w:tcPr>
          <w:p w14:paraId="3B934EA2" w14:textId="77777777" w:rsidR="00B06E63" w:rsidRPr="00820B1D" w:rsidRDefault="00B06E63" w:rsidP="00B06E63">
            <w:pPr>
              <w:widowControl w:val="0"/>
              <w:tabs>
                <w:tab w:val="left" w:pos="180"/>
              </w:tabs>
              <w:jc w:val="both"/>
              <w:rPr>
                <w:sz w:val="28"/>
                <w:szCs w:val="28"/>
              </w:rPr>
            </w:pPr>
            <w:r>
              <w:rPr>
                <w:sz w:val="28"/>
                <w:szCs w:val="28"/>
              </w:rPr>
              <w:t>Textbox</w:t>
            </w:r>
          </w:p>
        </w:tc>
        <w:tc>
          <w:tcPr>
            <w:tcW w:w="2142" w:type="pct"/>
            <w:vAlign w:val="center"/>
          </w:tcPr>
          <w:p w14:paraId="1D3C6802" w14:textId="77777777" w:rsidR="00B06E63" w:rsidRPr="00820B1D" w:rsidRDefault="00B06E63" w:rsidP="00B06E63">
            <w:pPr>
              <w:widowControl w:val="0"/>
              <w:tabs>
                <w:tab w:val="left" w:pos="180"/>
              </w:tabs>
              <w:jc w:val="both"/>
              <w:rPr>
                <w:sz w:val="28"/>
                <w:szCs w:val="28"/>
              </w:rPr>
            </w:pPr>
            <w:r>
              <w:rPr>
                <w:sz w:val="28"/>
                <w:szCs w:val="28"/>
              </w:rPr>
              <w:t>Bắt buộc nhập, ngành nghề kinh doanh</w:t>
            </w:r>
          </w:p>
        </w:tc>
      </w:tr>
      <w:tr w:rsidR="00B06E63" w:rsidRPr="00CD1498" w14:paraId="24AEC98E" w14:textId="77777777" w:rsidTr="00B06E63">
        <w:trPr>
          <w:jc w:val="center"/>
        </w:trPr>
        <w:tc>
          <w:tcPr>
            <w:tcW w:w="427" w:type="pct"/>
            <w:vAlign w:val="center"/>
          </w:tcPr>
          <w:p w14:paraId="03145848" w14:textId="77777777" w:rsidR="00B06E63" w:rsidRPr="00CD1498" w:rsidRDefault="00B06E63" w:rsidP="00B06E63">
            <w:pPr>
              <w:numPr>
                <w:ilvl w:val="0"/>
                <w:numId w:val="55"/>
              </w:numPr>
              <w:spacing w:before="240" w:after="0"/>
              <w:jc w:val="both"/>
              <w:rPr>
                <w:szCs w:val="26"/>
              </w:rPr>
            </w:pPr>
          </w:p>
        </w:tc>
        <w:tc>
          <w:tcPr>
            <w:tcW w:w="1682" w:type="pct"/>
            <w:vAlign w:val="center"/>
          </w:tcPr>
          <w:p w14:paraId="3E8B6D51" w14:textId="77777777" w:rsidR="00B06E63" w:rsidRDefault="00B06E63" w:rsidP="00B06E63">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Ghi chú</w:t>
            </w:r>
          </w:p>
        </w:tc>
        <w:tc>
          <w:tcPr>
            <w:tcW w:w="749" w:type="pct"/>
            <w:vAlign w:val="center"/>
          </w:tcPr>
          <w:p w14:paraId="05ED87E3" w14:textId="77777777" w:rsidR="00B06E63" w:rsidRPr="00820B1D" w:rsidRDefault="00B06E63" w:rsidP="00B06E63">
            <w:pPr>
              <w:widowControl w:val="0"/>
              <w:tabs>
                <w:tab w:val="left" w:pos="180"/>
              </w:tabs>
              <w:jc w:val="both"/>
              <w:rPr>
                <w:sz w:val="28"/>
                <w:szCs w:val="28"/>
              </w:rPr>
            </w:pPr>
            <w:r>
              <w:rPr>
                <w:sz w:val="28"/>
                <w:szCs w:val="28"/>
              </w:rPr>
              <w:t>Textbox</w:t>
            </w:r>
          </w:p>
        </w:tc>
        <w:tc>
          <w:tcPr>
            <w:tcW w:w="2142" w:type="pct"/>
            <w:vAlign w:val="center"/>
          </w:tcPr>
          <w:p w14:paraId="0482B036" w14:textId="77777777" w:rsidR="00B06E63" w:rsidRPr="00820B1D" w:rsidRDefault="00B06E63" w:rsidP="00B06E63">
            <w:pPr>
              <w:widowControl w:val="0"/>
              <w:tabs>
                <w:tab w:val="left" w:pos="180"/>
              </w:tabs>
              <w:jc w:val="both"/>
              <w:rPr>
                <w:sz w:val="28"/>
                <w:szCs w:val="28"/>
              </w:rPr>
            </w:pPr>
            <w:r>
              <w:rPr>
                <w:sz w:val="28"/>
                <w:szCs w:val="28"/>
              </w:rPr>
              <w:t>Ghi chú</w:t>
            </w:r>
          </w:p>
        </w:tc>
      </w:tr>
      <w:tr w:rsidR="00B06E63" w:rsidRPr="00CD1498" w14:paraId="7BED3B2A" w14:textId="77777777" w:rsidTr="00B06E63">
        <w:trPr>
          <w:jc w:val="center"/>
        </w:trPr>
        <w:tc>
          <w:tcPr>
            <w:tcW w:w="427" w:type="pct"/>
            <w:vAlign w:val="center"/>
          </w:tcPr>
          <w:p w14:paraId="6077206E" w14:textId="77777777" w:rsidR="00B06E63" w:rsidRPr="00CD1498" w:rsidRDefault="00B06E63" w:rsidP="00B06E63">
            <w:pPr>
              <w:numPr>
                <w:ilvl w:val="0"/>
                <w:numId w:val="55"/>
              </w:numPr>
              <w:spacing w:before="240" w:after="0"/>
              <w:jc w:val="both"/>
              <w:rPr>
                <w:szCs w:val="26"/>
              </w:rPr>
            </w:pPr>
          </w:p>
        </w:tc>
        <w:tc>
          <w:tcPr>
            <w:tcW w:w="1682" w:type="pct"/>
            <w:vAlign w:val="center"/>
          </w:tcPr>
          <w:p w14:paraId="5523FF9D" w14:textId="77777777" w:rsidR="00B06E63" w:rsidRDefault="00B06E63" w:rsidP="00B06E63">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Thông tin kèm theo</w:t>
            </w:r>
          </w:p>
        </w:tc>
        <w:tc>
          <w:tcPr>
            <w:tcW w:w="749" w:type="pct"/>
            <w:vAlign w:val="center"/>
          </w:tcPr>
          <w:p w14:paraId="61121A33" w14:textId="77777777" w:rsidR="00B06E63" w:rsidRPr="00820B1D" w:rsidRDefault="00B06E63" w:rsidP="00B06E63">
            <w:pPr>
              <w:widowControl w:val="0"/>
              <w:tabs>
                <w:tab w:val="left" w:pos="180"/>
              </w:tabs>
              <w:rPr>
                <w:sz w:val="28"/>
                <w:szCs w:val="28"/>
              </w:rPr>
            </w:pPr>
            <w:r>
              <w:rPr>
                <w:sz w:val="28"/>
                <w:szCs w:val="28"/>
              </w:rPr>
              <w:t>File đính kèm</w:t>
            </w:r>
          </w:p>
        </w:tc>
        <w:tc>
          <w:tcPr>
            <w:tcW w:w="2142" w:type="pct"/>
            <w:vAlign w:val="center"/>
          </w:tcPr>
          <w:p w14:paraId="0E841383" w14:textId="77777777" w:rsidR="00B06E63" w:rsidRPr="00820B1D" w:rsidRDefault="00B06E63" w:rsidP="00B06E63">
            <w:pPr>
              <w:widowControl w:val="0"/>
              <w:tabs>
                <w:tab w:val="left" w:pos="180"/>
              </w:tabs>
              <w:jc w:val="both"/>
              <w:rPr>
                <w:sz w:val="28"/>
                <w:szCs w:val="28"/>
              </w:rPr>
            </w:pPr>
            <w:r>
              <w:rPr>
                <w:sz w:val="28"/>
                <w:szCs w:val="28"/>
              </w:rPr>
              <w:t xml:space="preserve">Các thông tin kèm theo đúng định dạng và kích thước </w:t>
            </w:r>
          </w:p>
        </w:tc>
      </w:tr>
    </w:tbl>
    <w:p w14:paraId="5703AB66" w14:textId="77777777" w:rsidR="00B06E63" w:rsidRDefault="00B06E63" w:rsidP="00B06E63">
      <w:pPr>
        <w:pStyle w:val="BodyText"/>
        <w:numPr>
          <w:ilvl w:val="0"/>
          <w:numId w:val="15"/>
        </w:numPr>
        <w:rPr>
          <w:lang w:eastAsia="zh-CN"/>
        </w:rPr>
      </w:pPr>
      <w:r>
        <w:rPr>
          <w:lang w:eastAsia="zh-CN"/>
        </w:rPr>
        <w:t xml:space="preserve">Chức năng kết xuất: hệ thống cho phép kết xuất danh sách thông tin TCPH theo tiêu chí tìm kiếm </w:t>
      </w:r>
    </w:p>
    <w:p w14:paraId="42D34CAF" w14:textId="77777777" w:rsidR="00B06E63" w:rsidRPr="00BE0996" w:rsidRDefault="00B06E63" w:rsidP="00B06E63">
      <w:pPr>
        <w:pStyle w:val="BodyText"/>
        <w:numPr>
          <w:ilvl w:val="0"/>
          <w:numId w:val="15"/>
        </w:numPr>
        <w:rPr>
          <w:lang w:eastAsia="zh-CN"/>
        </w:rPr>
      </w:pPr>
      <w:r>
        <w:rPr>
          <w:lang w:eastAsia="zh-CN"/>
        </w:rPr>
        <w:t>Chức năng xem chi tiết: xem chi tiết thông tin của TCPH, tại màn hình chi tiết có thể thực hiện chức năng sửa, xóa TCPH.</w:t>
      </w:r>
    </w:p>
    <w:p w14:paraId="3F31AD3E" w14:textId="77777777" w:rsidR="00B06E63" w:rsidRDefault="00B06E63" w:rsidP="00B06E63">
      <w:pPr>
        <w:pStyle w:val="Heading5"/>
        <w:numPr>
          <w:ilvl w:val="4"/>
          <w:numId w:val="1"/>
        </w:numPr>
      </w:pPr>
      <w:r>
        <w:t>Chứng khoán</w:t>
      </w:r>
    </w:p>
    <w:p w14:paraId="6FCFEAED" w14:textId="77777777" w:rsidR="00B06E63" w:rsidRPr="00F82A7A" w:rsidRDefault="00B06E63" w:rsidP="00B06E63">
      <w:pPr>
        <w:pStyle w:val="BodyText"/>
        <w:rPr>
          <w:szCs w:val="28"/>
          <w:lang w:eastAsia="zh-CN"/>
        </w:rPr>
      </w:pPr>
      <w:r w:rsidRPr="00F82A7A">
        <w:rPr>
          <w:b/>
          <w:szCs w:val="28"/>
          <w:lang w:eastAsia="zh-CN"/>
        </w:rPr>
        <w:t xml:space="preserve">Mục đích: </w:t>
      </w:r>
      <w:r w:rsidRPr="00F82A7A">
        <w:rPr>
          <w:szCs w:val="28"/>
          <w:lang w:eastAsia="zh-CN"/>
        </w:rPr>
        <w:t xml:space="preserve">Khai báo, quản lý, cập nhật thông tin chứng khoán </w:t>
      </w:r>
    </w:p>
    <w:p w14:paraId="16748A46" w14:textId="77777777" w:rsidR="00B06E63" w:rsidRPr="00F82A7A" w:rsidRDefault="00B06E63" w:rsidP="00B06E63">
      <w:pPr>
        <w:pStyle w:val="BodyText"/>
        <w:rPr>
          <w:szCs w:val="28"/>
        </w:rPr>
      </w:pPr>
      <w:r w:rsidRPr="00F82A7A">
        <w:rPr>
          <w:b/>
          <w:szCs w:val="28"/>
          <w:lang w:eastAsia="zh-CN"/>
        </w:rPr>
        <w:t>Xử lý sự kiện:</w:t>
      </w:r>
      <w:r w:rsidRPr="00F82A7A">
        <w:rPr>
          <w:szCs w:val="28"/>
          <w:lang w:eastAsia="zh-CN"/>
        </w:rPr>
        <w:t xml:space="preserve"> Đăng nhập vào hệ thống </w:t>
      </w:r>
      <w:r w:rsidRPr="00F82A7A">
        <w:rPr>
          <w:szCs w:val="28"/>
        </w:rPr>
        <w:sym w:font="Wingdings" w:char="F0E0"/>
      </w:r>
      <w:r w:rsidRPr="00F82A7A">
        <w:rPr>
          <w:szCs w:val="28"/>
          <w:lang w:eastAsia="zh-CN"/>
        </w:rPr>
        <w:t xml:space="preserve"> chọn menu Khai báo </w:t>
      </w:r>
      <w:r w:rsidRPr="00F82A7A">
        <w:rPr>
          <w:szCs w:val="28"/>
          <w:lang w:val="vi-VN"/>
        </w:rPr>
        <w:t xml:space="preserve"> </w:t>
      </w:r>
      <w:r w:rsidRPr="00F82A7A">
        <w:rPr>
          <w:szCs w:val="28"/>
        </w:rPr>
        <w:sym w:font="Wingdings" w:char="F0E0"/>
      </w:r>
      <w:r w:rsidRPr="00F82A7A">
        <w:rPr>
          <w:szCs w:val="28"/>
        </w:rPr>
        <w:t xml:space="preserve"> chọn chức năng Chứng khoán </w:t>
      </w:r>
      <w:r w:rsidRPr="00F82A7A">
        <w:rPr>
          <w:szCs w:val="28"/>
        </w:rPr>
        <w:sym w:font="Wingdings" w:char="F0E0"/>
      </w:r>
      <w:r w:rsidRPr="00F82A7A">
        <w:rPr>
          <w:szCs w:val="28"/>
        </w:rPr>
        <w:t xml:space="preserve"> vào màn hình thông tin chứng khoán</w:t>
      </w:r>
    </w:p>
    <w:p w14:paraId="0FE962CB" w14:textId="77777777" w:rsidR="00B06E63" w:rsidRPr="00F82A7A" w:rsidRDefault="00B06E63" w:rsidP="00B06E63">
      <w:pPr>
        <w:pStyle w:val="BodyText"/>
        <w:rPr>
          <w:b/>
          <w:szCs w:val="28"/>
        </w:rPr>
      </w:pPr>
      <w:r w:rsidRPr="00F82A7A">
        <w:rPr>
          <w:b/>
          <w:szCs w:val="28"/>
        </w:rPr>
        <w:t xml:space="preserve">Phân tích : </w:t>
      </w:r>
    </w:p>
    <w:p w14:paraId="077FC48A" w14:textId="77777777" w:rsidR="00B06E63" w:rsidRPr="00F82A7A" w:rsidRDefault="00B06E63" w:rsidP="00B06E63">
      <w:pPr>
        <w:pStyle w:val="BodyText"/>
        <w:numPr>
          <w:ilvl w:val="0"/>
          <w:numId w:val="15"/>
        </w:numPr>
        <w:rPr>
          <w:szCs w:val="28"/>
        </w:rPr>
      </w:pPr>
      <w:r w:rsidRPr="00F82A7A">
        <w:rPr>
          <w:szCs w:val="28"/>
        </w:rPr>
        <w:t xml:space="preserve">Hệ thống cho phép tìm kiếm chứng khoán, qua các tiêu chí tìm kiếm gồm: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0"/>
        <w:gridCol w:w="3013"/>
        <w:gridCol w:w="1461"/>
        <w:gridCol w:w="3848"/>
      </w:tblGrid>
      <w:tr w:rsidR="00B06E63" w:rsidRPr="00CD1498" w14:paraId="2CAFC1A6" w14:textId="77777777" w:rsidTr="00B06E63">
        <w:trPr>
          <w:tblHeader/>
          <w:jc w:val="center"/>
        </w:trPr>
        <w:tc>
          <w:tcPr>
            <w:tcW w:w="415" w:type="pct"/>
            <w:shd w:val="clear" w:color="auto" w:fill="4F81BD"/>
            <w:vAlign w:val="center"/>
          </w:tcPr>
          <w:p w14:paraId="4BA39DDA" w14:textId="77777777" w:rsidR="00B06E63" w:rsidRPr="00CD1498" w:rsidRDefault="00B06E63" w:rsidP="00B06E63">
            <w:pPr>
              <w:widowControl w:val="0"/>
              <w:tabs>
                <w:tab w:val="left" w:pos="180"/>
              </w:tabs>
              <w:jc w:val="both"/>
              <w:rPr>
                <w:b/>
                <w:noProof/>
                <w:szCs w:val="26"/>
              </w:rPr>
            </w:pPr>
            <w:r w:rsidRPr="00CD1498">
              <w:rPr>
                <w:b/>
                <w:noProof/>
                <w:szCs w:val="26"/>
              </w:rPr>
              <w:t>STT</w:t>
            </w:r>
          </w:p>
        </w:tc>
        <w:tc>
          <w:tcPr>
            <w:tcW w:w="1669" w:type="pct"/>
            <w:shd w:val="clear" w:color="auto" w:fill="4F81BD"/>
            <w:vAlign w:val="center"/>
          </w:tcPr>
          <w:p w14:paraId="5EEB851E" w14:textId="77777777" w:rsidR="00B06E63" w:rsidRPr="00CD1498" w:rsidRDefault="00B06E63" w:rsidP="00B06E63">
            <w:pPr>
              <w:widowControl w:val="0"/>
              <w:tabs>
                <w:tab w:val="left" w:pos="180"/>
              </w:tabs>
              <w:jc w:val="both"/>
              <w:rPr>
                <w:b/>
                <w:noProof/>
                <w:szCs w:val="26"/>
              </w:rPr>
            </w:pPr>
            <w:r w:rsidRPr="00CD1498">
              <w:rPr>
                <w:b/>
                <w:noProof/>
                <w:szCs w:val="26"/>
              </w:rPr>
              <w:t>Tên trường</w:t>
            </w:r>
          </w:p>
        </w:tc>
        <w:tc>
          <w:tcPr>
            <w:tcW w:w="786" w:type="pct"/>
            <w:shd w:val="clear" w:color="auto" w:fill="4F81BD"/>
            <w:vAlign w:val="center"/>
          </w:tcPr>
          <w:p w14:paraId="0C5EB056" w14:textId="77777777" w:rsidR="00B06E63" w:rsidRPr="00CD1498" w:rsidRDefault="00B06E63" w:rsidP="00B06E63">
            <w:pPr>
              <w:widowControl w:val="0"/>
              <w:tabs>
                <w:tab w:val="left" w:pos="180"/>
              </w:tabs>
              <w:jc w:val="both"/>
              <w:rPr>
                <w:b/>
                <w:noProof/>
                <w:szCs w:val="26"/>
              </w:rPr>
            </w:pPr>
            <w:r w:rsidRPr="00CD1498">
              <w:rPr>
                <w:b/>
                <w:noProof/>
                <w:szCs w:val="26"/>
              </w:rPr>
              <w:t>Định dạng</w:t>
            </w:r>
          </w:p>
        </w:tc>
        <w:tc>
          <w:tcPr>
            <w:tcW w:w="2130" w:type="pct"/>
            <w:shd w:val="clear" w:color="auto" w:fill="4F81BD"/>
            <w:vAlign w:val="center"/>
          </w:tcPr>
          <w:p w14:paraId="279F7DF4" w14:textId="77777777" w:rsidR="00B06E63" w:rsidRPr="00CD1498" w:rsidRDefault="00B06E63" w:rsidP="00B06E63">
            <w:pPr>
              <w:widowControl w:val="0"/>
              <w:tabs>
                <w:tab w:val="left" w:pos="180"/>
              </w:tabs>
              <w:jc w:val="both"/>
              <w:rPr>
                <w:b/>
                <w:noProof/>
                <w:szCs w:val="26"/>
              </w:rPr>
            </w:pPr>
            <w:r w:rsidRPr="00CD1498">
              <w:rPr>
                <w:b/>
                <w:noProof/>
                <w:szCs w:val="26"/>
              </w:rPr>
              <w:t>Mô tả</w:t>
            </w:r>
          </w:p>
        </w:tc>
      </w:tr>
      <w:tr w:rsidR="00B06E63" w:rsidRPr="00CD1498" w14:paraId="733F4808" w14:textId="77777777" w:rsidTr="00B06E63">
        <w:trPr>
          <w:jc w:val="center"/>
        </w:trPr>
        <w:tc>
          <w:tcPr>
            <w:tcW w:w="415" w:type="pct"/>
            <w:vAlign w:val="center"/>
          </w:tcPr>
          <w:p w14:paraId="6DA4C622" w14:textId="77777777" w:rsidR="00B06E63" w:rsidRPr="001C1BC8" w:rsidRDefault="00B06E63" w:rsidP="00B06E63">
            <w:pPr>
              <w:numPr>
                <w:ilvl w:val="0"/>
                <w:numId w:val="57"/>
              </w:numPr>
              <w:spacing w:before="240" w:after="0"/>
              <w:jc w:val="both"/>
              <w:rPr>
                <w:sz w:val="28"/>
                <w:szCs w:val="28"/>
              </w:rPr>
            </w:pPr>
          </w:p>
        </w:tc>
        <w:tc>
          <w:tcPr>
            <w:tcW w:w="1669" w:type="pct"/>
            <w:vAlign w:val="center"/>
          </w:tcPr>
          <w:p w14:paraId="6551F578" w14:textId="77777777" w:rsidR="00B06E63" w:rsidRPr="001C1BC8" w:rsidRDefault="00B06E63" w:rsidP="00B06E63">
            <w:pPr>
              <w:widowControl w:val="0"/>
              <w:tabs>
                <w:tab w:val="left" w:pos="180"/>
              </w:tabs>
              <w:jc w:val="both"/>
              <w:rPr>
                <w:noProof/>
                <w:sz w:val="28"/>
                <w:szCs w:val="28"/>
              </w:rPr>
            </w:pPr>
            <w:r>
              <w:rPr>
                <w:noProof/>
                <w:sz w:val="28"/>
                <w:szCs w:val="28"/>
              </w:rPr>
              <w:t>Loại CK</w:t>
            </w:r>
          </w:p>
        </w:tc>
        <w:tc>
          <w:tcPr>
            <w:tcW w:w="786" w:type="pct"/>
            <w:vAlign w:val="center"/>
          </w:tcPr>
          <w:p w14:paraId="1442E4D2" w14:textId="77777777" w:rsidR="00B06E63" w:rsidRPr="001C1BC8" w:rsidRDefault="00B06E63" w:rsidP="00B06E63">
            <w:pPr>
              <w:widowControl w:val="0"/>
              <w:tabs>
                <w:tab w:val="left" w:pos="180"/>
              </w:tabs>
              <w:jc w:val="both"/>
              <w:rPr>
                <w:sz w:val="28"/>
                <w:szCs w:val="28"/>
              </w:rPr>
            </w:pPr>
            <w:r w:rsidRPr="001C1BC8">
              <w:rPr>
                <w:sz w:val="28"/>
                <w:szCs w:val="28"/>
              </w:rPr>
              <w:t>Combobox</w:t>
            </w:r>
          </w:p>
        </w:tc>
        <w:tc>
          <w:tcPr>
            <w:tcW w:w="2130" w:type="pct"/>
            <w:vAlign w:val="center"/>
          </w:tcPr>
          <w:p w14:paraId="6551192A" w14:textId="77777777" w:rsidR="00B06E63" w:rsidRPr="001C1BC8" w:rsidRDefault="00B06E63" w:rsidP="00B06E63">
            <w:pPr>
              <w:widowControl w:val="0"/>
              <w:tabs>
                <w:tab w:val="left" w:pos="180"/>
              </w:tabs>
              <w:jc w:val="both"/>
              <w:rPr>
                <w:sz w:val="28"/>
                <w:szCs w:val="28"/>
              </w:rPr>
            </w:pPr>
            <w:r>
              <w:rPr>
                <w:sz w:val="28"/>
                <w:szCs w:val="28"/>
              </w:rPr>
              <w:t>Loại chứng khoán</w:t>
            </w:r>
          </w:p>
        </w:tc>
      </w:tr>
      <w:tr w:rsidR="00B06E63" w:rsidRPr="00CD1498" w14:paraId="6DDF7690" w14:textId="77777777" w:rsidTr="00B06E63">
        <w:trPr>
          <w:jc w:val="center"/>
        </w:trPr>
        <w:tc>
          <w:tcPr>
            <w:tcW w:w="415" w:type="pct"/>
            <w:vAlign w:val="center"/>
          </w:tcPr>
          <w:p w14:paraId="5DBB4AB3" w14:textId="77777777" w:rsidR="00B06E63" w:rsidRPr="001C1BC8" w:rsidRDefault="00B06E63" w:rsidP="00B06E63">
            <w:pPr>
              <w:numPr>
                <w:ilvl w:val="0"/>
                <w:numId w:val="57"/>
              </w:numPr>
              <w:spacing w:before="240" w:after="0"/>
              <w:jc w:val="both"/>
              <w:rPr>
                <w:sz w:val="28"/>
                <w:szCs w:val="28"/>
              </w:rPr>
            </w:pPr>
          </w:p>
        </w:tc>
        <w:tc>
          <w:tcPr>
            <w:tcW w:w="1669" w:type="pct"/>
            <w:vAlign w:val="center"/>
          </w:tcPr>
          <w:p w14:paraId="752D8F2A" w14:textId="77777777" w:rsidR="00B06E63" w:rsidRPr="001C1BC8" w:rsidRDefault="00B06E63" w:rsidP="00B06E63">
            <w:pPr>
              <w:widowControl w:val="0"/>
              <w:tabs>
                <w:tab w:val="left" w:pos="180"/>
              </w:tabs>
              <w:jc w:val="both"/>
              <w:rPr>
                <w:noProof/>
                <w:sz w:val="28"/>
                <w:szCs w:val="28"/>
              </w:rPr>
            </w:pPr>
            <w:r>
              <w:rPr>
                <w:noProof/>
                <w:sz w:val="28"/>
                <w:szCs w:val="28"/>
              </w:rPr>
              <w:t>Mã sơ cấp</w:t>
            </w:r>
          </w:p>
        </w:tc>
        <w:tc>
          <w:tcPr>
            <w:tcW w:w="786" w:type="pct"/>
            <w:vAlign w:val="center"/>
          </w:tcPr>
          <w:p w14:paraId="6FDA2BCD" w14:textId="77777777" w:rsidR="00B06E63" w:rsidRPr="001C1BC8" w:rsidRDefault="00B06E63" w:rsidP="00B06E63">
            <w:pPr>
              <w:widowControl w:val="0"/>
              <w:tabs>
                <w:tab w:val="left" w:pos="180"/>
              </w:tabs>
              <w:jc w:val="both"/>
              <w:rPr>
                <w:sz w:val="28"/>
                <w:szCs w:val="28"/>
              </w:rPr>
            </w:pPr>
            <w:r>
              <w:rPr>
                <w:sz w:val="28"/>
                <w:szCs w:val="28"/>
              </w:rPr>
              <w:t>Textbox</w:t>
            </w:r>
          </w:p>
        </w:tc>
        <w:tc>
          <w:tcPr>
            <w:tcW w:w="2130" w:type="pct"/>
            <w:vAlign w:val="center"/>
          </w:tcPr>
          <w:p w14:paraId="1FCF46E5" w14:textId="77777777" w:rsidR="00B06E63" w:rsidRPr="001C1BC8" w:rsidRDefault="00B06E63" w:rsidP="00B06E63">
            <w:pPr>
              <w:widowControl w:val="0"/>
              <w:tabs>
                <w:tab w:val="left" w:pos="180"/>
              </w:tabs>
              <w:jc w:val="both"/>
              <w:rPr>
                <w:sz w:val="28"/>
                <w:szCs w:val="28"/>
              </w:rPr>
            </w:pPr>
            <w:r>
              <w:rPr>
                <w:sz w:val="28"/>
                <w:szCs w:val="28"/>
              </w:rPr>
              <w:t xml:space="preserve">Mã sơ cấp </w:t>
            </w:r>
          </w:p>
        </w:tc>
      </w:tr>
      <w:tr w:rsidR="00B06E63" w:rsidRPr="00CD1498" w14:paraId="4406E8DB" w14:textId="77777777" w:rsidTr="00B06E63">
        <w:trPr>
          <w:jc w:val="center"/>
        </w:trPr>
        <w:tc>
          <w:tcPr>
            <w:tcW w:w="415" w:type="pct"/>
            <w:vAlign w:val="center"/>
          </w:tcPr>
          <w:p w14:paraId="30D45512" w14:textId="77777777" w:rsidR="00B06E63" w:rsidRPr="001C1BC8" w:rsidRDefault="00B06E63" w:rsidP="00B06E63">
            <w:pPr>
              <w:numPr>
                <w:ilvl w:val="0"/>
                <w:numId w:val="57"/>
              </w:numPr>
              <w:spacing w:before="240" w:after="0"/>
              <w:jc w:val="both"/>
              <w:rPr>
                <w:sz w:val="28"/>
                <w:szCs w:val="28"/>
              </w:rPr>
            </w:pPr>
          </w:p>
        </w:tc>
        <w:tc>
          <w:tcPr>
            <w:tcW w:w="1669" w:type="pct"/>
            <w:vAlign w:val="center"/>
          </w:tcPr>
          <w:p w14:paraId="5CD05699" w14:textId="77777777" w:rsidR="00B06E63" w:rsidRDefault="00B06E63" w:rsidP="00B06E63">
            <w:pPr>
              <w:widowControl w:val="0"/>
              <w:tabs>
                <w:tab w:val="left" w:pos="180"/>
              </w:tabs>
              <w:jc w:val="both"/>
              <w:rPr>
                <w:noProof/>
                <w:sz w:val="28"/>
                <w:szCs w:val="28"/>
              </w:rPr>
            </w:pPr>
            <w:r>
              <w:rPr>
                <w:noProof/>
                <w:sz w:val="28"/>
                <w:szCs w:val="28"/>
              </w:rPr>
              <w:t>Tên TCPH</w:t>
            </w:r>
          </w:p>
        </w:tc>
        <w:tc>
          <w:tcPr>
            <w:tcW w:w="786" w:type="pct"/>
            <w:vAlign w:val="center"/>
          </w:tcPr>
          <w:p w14:paraId="3F971B3A" w14:textId="77777777" w:rsidR="00B06E63" w:rsidRPr="001C1BC8" w:rsidRDefault="00B06E63" w:rsidP="00B06E63">
            <w:pPr>
              <w:widowControl w:val="0"/>
              <w:tabs>
                <w:tab w:val="left" w:pos="180"/>
              </w:tabs>
              <w:jc w:val="both"/>
              <w:rPr>
                <w:sz w:val="28"/>
                <w:szCs w:val="28"/>
              </w:rPr>
            </w:pPr>
            <w:r>
              <w:rPr>
                <w:sz w:val="28"/>
                <w:szCs w:val="28"/>
              </w:rPr>
              <w:t>Textbox</w:t>
            </w:r>
          </w:p>
        </w:tc>
        <w:tc>
          <w:tcPr>
            <w:tcW w:w="2130" w:type="pct"/>
            <w:vAlign w:val="center"/>
          </w:tcPr>
          <w:p w14:paraId="22FC4C46" w14:textId="77777777" w:rsidR="00B06E63" w:rsidRPr="001C1BC8" w:rsidRDefault="00B06E63" w:rsidP="00B06E63">
            <w:pPr>
              <w:widowControl w:val="0"/>
              <w:tabs>
                <w:tab w:val="left" w:pos="180"/>
              </w:tabs>
              <w:jc w:val="both"/>
              <w:rPr>
                <w:sz w:val="28"/>
                <w:szCs w:val="28"/>
              </w:rPr>
            </w:pPr>
            <w:r>
              <w:rPr>
                <w:sz w:val="28"/>
                <w:szCs w:val="28"/>
              </w:rPr>
              <w:t>Tên TCPH</w:t>
            </w:r>
          </w:p>
        </w:tc>
      </w:tr>
    </w:tbl>
    <w:p w14:paraId="581FE1B7" w14:textId="77777777" w:rsidR="00B06E63" w:rsidRDefault="00B06E63" w:rsidP="00B06E63">
      <w:pPr>
        <w:pStyle w:val="BodyText"/>
        <w:rPr>
          <w:b/>
          <w:sz w:val="26"/>
          <w:szCs w:val="26"/>
        </w:rPr>
      </w:pPr>
    </w:p>
    <w:p w14:paraId="5A23003F" w14:textId="77777777" w:rsidR="00B06E63" w:rsidRPr="00F82A7A" w:rsidRDefault="00B06E63" w:rsidP="00B06E63">
      <w:pPr>
        <w:pStyle w:val="BodyText"/>
        <w:numPr>
          <w:ilvl w:val="0"/>
          <w:numId w:val="15"/>
        </w:numPr>
        <w:rPr>
          <w:szCs w:val="28"/>
        </w:rPr>
      </w:pPr>
      <w:r w:rsidRPr="00F82A7A">
        <w:rPr>
          <w:szCs w:val="28"/>
        </w:rPr>
        <w:t xml:space="preserve">Hệ thống hiển thị danh sách chứng khoán, gồm các thông tin: </w:t>
      </w:r>
    </w:p>
    <w:p w14:paraId="0BCD57C4" w14:textId="77777777" w:rsidR="00B06E63" w:rsidRPr="00F82A7A" w:rsidRDefault="00B06E63" w:rsidP="00B06E63">
      <w:pPr>
        <w:pStyle w:val="BodyText"/>
        <w:numPr>
          <w:ilvl w:val="0"/>
          <w:numId w:val="56"/>
        </w:numPr>
        <w:rPr>
          <w:szCs w:val="28"/>
        </w:rPr>
      </w:pPr>
      <w:r w:rsidRPr="00F82A7A">
        <w:rPr>
          <w:szCs w:val="28"/>
        </w:rPr>
        <w:t>STT: số thứ tự</w:t>
      </w:r>
    </w:p>
    <w:p w14:paraId="5FACBCBD" w14:textId="77777777" w:rsidR="00B06E63" w:rsidRPr="00F82A7A" w:rsidRDefault="00B06E63" w:rsidP="00B06E63">
      <w:pPr>
        <w:pStyle w:val="BodyText"/>
        <w:numPr>
          <w:ilvl w:val="0"/>
          <w:numId w:val="56"/>
        </w:numPr>
        <w:rPr>
          <w:szCs w:val="28"/>
        </w:rPr>
      </w:pPr>
      <w:r w:rsidRPr="00F82A7A">
        <w:rPr>
          <w:szCs w:val="28"/>
        </w:rPr>
        <w:t>Mã sơ cấp</w:t>
      </w:r>
    </w:p>
    <w:p w14:paraId="00D183E4" w14:textId="77777777" w:rsidR="00B06E63" w:rsidRPr="00F82A7A" w:rsidRDefault="00B06E63" w:rsidP="00B06E63">
      <w:pPr>
        <w:pStyle w:val="BodyText"/>
        <w:numPr>
          <w:ilvl w:val="0"/>
          <w:numId w:val="56"/>
        </w:numPr>
        <w:rPr>
          <w:szCs w:val="28"/>
        </w:rPr>
      </w:pPr>
      <w:r w:rsidRPr="00F82A7A">
        <w:rPr>
          <w:szCs w:val="28"/>
        </w:rPr>
        <w:lastRenderedPageBreak/>
        <w:t>Tên chứng khoán</w:t>
      </w:r>
    </w:p>
    <w:p w14:paraId="00BD8485" w14:textId="77777777" w:rsidR="00B06E63" w:rsidRPr="00F82A7A" w:rsidRDefault="00B06E63" w:rsidP="00B06E63">
      <w:pPr>
        <w:pStyle w:val="BodyText"/>
        <w:numPr>
          <w:ilvl w:val="0"/>
          <w:numId w:val="56"/>
        </w:numPr>
        <w:rPr>
          <w:szCs w:val="28"/>
        </w:rPr>
      </w:pPr>
      <w:r w:rsidRPr="00F82A7A">
        <w:rPr>
          <w:szCs w:val="28"/>
        </w:rPr>
        <w:t>Tên TCPH: tên tổ chức phát hành</w:t>
      </w:r>
    </w:p>
    <w:p w14:paraId="019188C3" w14:textId="77777777" w:rsidR="00B06E63" w:rsidRPr="00F82A7A" w:rsidRDefault="00B06E63" w:rsidP="00B06E63">
      <w:pPr>
        <w:pStyle w:val="BodyText"/>
        <w:numPr>
          <w:ilvl w:val="0"/>
          <w:numId w:val="56"/>
        </w:numPr>
        <w:rPr>
          <w:szCs w:val="28"/>
        </w:rPr>
      </w:pPr>
      <w:r w:rsidRPr="00F82A7A">
        <w:rPr>
          <w:szCs w:val="28"/>
        </w:rPr>
        <w:t>Loại chứng khoán</w:t>
      </w:r>
    </w:p>
    <w:p w14:paraId="4738406B" w14:textId="77777777" w:rsidR="00B06E63" w:rsidRPr="00F82A7A" w:rsidRDefault="00B06E63" w:rsidP="00B06E63">
      <w:pPr>
        <w:pStyle w:val="BodyText"/>
        <w:numPr>
          <w:ilvl w:val="0"/>
          <w:numId w:val="56"/>
        </w:numPr>
        <w:rPr>
          <w:szCs w:val="28"/>
        </w:rPr>
      </w:pPr>
      <w:r w:rsidRPr="00F82A7A">
        <w:rPr>
          <w:szCs w:val="28"/>
        </w:rPr>
        <w:t>Ngày phát hành</w:t>
      </w:r>
    </w:p>
    <w:p w14:paraId="540C3470" w14:textId="77777777" w:rsidR="00B06E63" w:rsidRPr="00F82A7A" w:rsidRDefault="00B06E63" w:rsidP="00B06E63">
      <w:pPr>
        <w:pStyle w:val="BodyText"/>
        <w:numPr>
          <w:ilvl w:val="0"/>
          <w:numId w:val="56"/>
        </w:numPr>
        <w:rPr>
          <w:szCs w:val="28"/>
        </w:rPr>
      </w:pPr>
      <w:r w:rsidRPr="00F82A7A">
        <w:rPr>
          <w:szCs w:val="28"/>
        </w:rPr>
        <w:t>Mệnh giá/ giá trị vốn góp ban đầu</w:t>
      </w:r>
    </w:p>
    <w:p w14:paraId="734493B6" w14:textId="77777777" w:rsidR="00B06E63" w:rsidRPr="00F82A7A" w:rsidRDefault="00B06E63" w:rsidP="00B06E63">
      <w:pPr>
        <w:pStyle w:val="BodyText"/>
        <w:numPr>
          <w:ilvl w:val="0"/>
          <w:numId w:val="56"/>
        </w:numPr>
        <w:rPr>
          <w:szCs w:val="28"/>
        </w:rPr>
      </w:pPr>
      <w:r w:rsidRPr="00F82A7A">
        <w:rPr>
          <w:szCs w:val="28"/>
        </w:rPr>
        <w:t>Mã giao dịch</w:t>
      </w:r>
    </w:p>
    <w:p w14:paraId="28E3A3F5" w14:textId="77777777" w:rsidR="00B06E63" w:rsidRPr="00F82A7A" w:rsidRDefault="00B06E63" w:rsidP="00B06E63">
      <w:pPr>
        <w:pStyle w:val="BodyText"/>
        <w:numPr>
          <w:ilvl w:val="0"/>
          <w:numId w:val="56"/>
        </w:numPr>
        <w:rPr>
          <w:szCs w:val="28"/>
        </w:rPr>
      </w:pPr>
      <w:r w:rsidRPr="00F82A7A">
        <w:rPr>
          <w:szCs w:val="28"/>
        </w:rPr>
        <w:t>Chức năng: chi tiết, sửa, xóa</w:t>
      </w:r>
    </w:p>
    <w:p w14:paraId="4015A4C7" w14:textId="77777777" w:rsidR="00B06E63" w:rsidRPr="00F82A7A" w:rsidRDefault="00B06E63" w:rsidP="00B06E63">
      <w:pPr>
        <w:pStyle w:val="BodyText"/>
        <w:numPr>
          <w:ilvl w:val="0"/>
          <w:numId w:val="15"/>
        </w:numPr>
        <w:rPr>
          <w:szCs w:val="28"/>
          <w:lang w:eastAsia="zh-CN"/>
        </w:rPr>
      </w:pPr>
      <w:r w:rsidRPr="00F82A7A">
        <w:rPr>
          <w:szCs w:val="28"/>
          <w:lang w:eastAsia="zh-CN"/>
        </w:rPr>
        <w:t>Thêm mới chứng khoán: sau khi thêm mới/ chọn được TCPH, nhận tiếp tục để thêm mới chứng khoán. Thêm mới chứng khoán gồm các thông tin: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
        <w:gridCol w:w="2998"/>
        <w:gridCol w:w="1461"/>
        <w:gridCol w:w="3880"/>
      </w:tblGrid>
      <w:tr w:rsidR="00B06E63" w:rsidRPr="00CD1498" w14:paraId="022647C3" w14:textId="77777777" w:rsidTr="00B06E63">
        <w:trPr>
          <w:tblHeader/>
          <w:jc w:val="center"/>
        </w:trPr>
        <w:tc>
          <w:tcPr>
            <w:tcW w:w="399" w:type="pct"/>
            <w:shd w:val="clear" w:color="auto" w:fill="4F81BD"/>
            <w:vAlign w:val="center"/>
          </w:tcPr>
          <w:p w14:paraId="195F37AB" w14:textId="77777777" w:rsidR="00B06E63" w:rsidRPr="00CD1498" w:rsidRDefault="00B06E63" w:rsidP="00B06E63">
            <w:pPr>
              <w:widowControl w:val="0"/>
              <w:tabs>
                <w:tab w:val="left" w:pos="180"/>
              </w:tabs>
              <w:jc w:val="both"/>
              <w:rPr>
                <w:b/>
                <w:noProof/>
                <w:szCs w:val="26"/>
              </w:rPr>
            </w:pPr>
            <w:r w:rsidRPr="00CD1498">
              <w:rPr>
                <w:b/>
                <w:noProof/>
                <w:szCs w:val="26"/>
              </w:rPr>
              <w:t>STT</w:t>
            </w:r>
          </w:p>
        </w:tc>
        <w:tc>
          <w:tcPr>
            <w:tcW w:w="1654" w:type="pct"/>
            <w:shd w:val="clear" w:color="auto" w:fill="4F81BD"/>
            <w:vAlign w:val="center"/>
          </w:tcPr>
          <w:p w14:paraId="74E758A2" w14:textId="77777777" w:rsidR="00B06E63" w:rsidRPr="00CD1498" w:rsidRDefault="00B06E63" w:rsidP="00B06E63">
            <w:pPr>
              <w:widowControl w:val="0"/>
              <w:tabs>
                <w:tab w:val="left" w:pos="180"/>
              </w:tabs>
              <w:jc w:val="both"/>
              <w:rPr>
                <w:b/>
                <w:noProof/>
                <w:szCs w:val="26"/>
              </w:rPr>
            </w:pPr>
            <w:r w:rsidRPr="00CD1498">
              <w:rPr>
                <w:b/>
                <w:noProof/>
                <w:szCs w:val="26"/>
              </w:rPr>
              <w:t>Tên trường</w:t>
            </w:r>
          </w:p>
        </w:tc>
        <w:tc>
          <w:tcPr>
            <w:tcW w:w="806" w:type="pct"/>
            <w:tcBorders>
              <w:bottom w:val="single" w:sz="4" w:space="0" w:color="auto"/>
            </w:tcBorders>
            <w:shd w:val="clear" w:color="auto" w:fill="4F81BD"/>
            <w:vAlign w:val="center"/>
          </w:tcPr>
          <w:p w14:paraId="6A4043EC" w14:textId="77777777" w:rsidR="00B06E63" w:rsidRPr="00CD1498" w:rsidRDefault="00B06E63" w:rsidP="00B06E63">
            <w:pPr>
              <w:widowControl w:val="0"/>
              <w:tabs>
                <w:tab w:val="left" w:pos="180"/>
              </w:tabs>
              <w:jc w:val="both"/>
              <w:rPr>
                <w:b/>
                <w:noProof/>
                <w:szCs w:val="26"/>
                <w:lang w:val="vi-VN"/>
              </w:rPr>
            </w:pPr>
            <w:r w:rsidRPr="00CD1498">
              <w:rPr>
                <w:b/>
                <w:noProof/>
                <w:szCs w:val="26"/>
                <w:lang w:val="vi-VN"/>
              </w:rPr>
              <w:t>Định dạng</w:t>
            </w:r>
          </w:p>
        </w:tc>
        <w:tc>
          <w:tcPr>
            <w:tcW w:w="2141" w:type="pct"/>
            <w:tcBorders>
              <w:bottom w:val="single" w:sz="4" w:space="0" w:color="auto"/>
            </w:tcBorders>
            <w:shd w:val="clear" w:color="auto" w:fill="4F81BD"/>
            <w:vAlign w:val="center"/>
          </w:tcPr>
          <w:p w14:paraId="3E7AA55A" w14:textId="77777777" w:rsidR="00B06E63" w:rsidRPr="00CD1498" w:rsidRDefault="00B06E63" w:rsidP="00B06E63">
            <w:pPr>
              <w:widowControl w:val="0"/>
              <w:tabs>
                <w:tab w:val="left" w:pos="180"/>
              </w:tabs>
              <w:jc w:val="both"/>
              <w:rPr>
                <w:b/>
                <w:noProof/>
                <w:szCs w:val="26"/>
              </w:rPr>
            </w:pPr>
            <w:r w:rsidRPr="00CD1498">
              <w:rPr>
                <w:b/>
                <w:noProof/>
                <w:szCs w:val="26"/>
              </w:rPr>
              <w:t>Mô tả</w:t>
            </w:r>
          </w:p>
        </w:tc>
      </w:tr>
      <w:tr w:rsidR="00B06E63" w:rsidRPr="00CD1498" w14:paraId="77168FFD" w14:textId="77777777" w:rsidTr="00B06E63">
        <w:trPr>
          <w:jc w:val="center"/>
        </w:trPr>
        <w:tc>
          <w:tcPr>
            <w:tcW w:w="399" w:type="pct"/>
            <w:vAlign w:val="center"/>
          </w:tcPr>
          <w:p w14:paraId="119BC40E" w14:textId="77777777" w:rsidR="00B06E63" w:rsidRPr="005C07CC" w:rsidRDefault="00B06E63" w:rsidP="00B06E63">
            <w:pPr>
              <w:numPr>
                <w:ilvl w:val="0"/>
                <w:numId w:val="58"/>
              </w:numPr>
              <w:spacing w:before="240" w:after="0"/>
              <w:jc w:val="both"/>
              <w:rPr>
                <w:sz w:val="28"/>
                <w:szCs w:val="28"/>
              </w:rPr>
            </w:pPr>
          </w:p>
        </w:tc>
        <w:tc>
          <w:tcPr>
            <w:tcW w:w="1654" w:type="pct"/>
            <w:vAlign w:val="center"/>
          </w:tcPr>
          <w:p w14:paraId="1FBD1A1E" w14:textId="77777777" w:rsidR="00B06E63" w:rsidRPr="005C07CC" w:rsidRDefault="00B06E63" w:rsidP="00B06E63">
            <w:pPr>
              <w:widowControl w:val="0"/>
              <w:tabs>
                <w:tab w:val="left" w:pos="180"/>
              </w:tabs>
              <w:jc w:val="both"/>
              <w:rPr>
                <w:noProof/>
                <w:sz w:val="28"/>
                <w:szCs w:val="28"/>
              </w:rPr>
            </w:pPr>
            <w:r w:rsidRPr="005C07CC">
              <w:rPr>
                <w:noProof/>
                <w:sz w:val="28"/>
                <w:szCs w:val="28"/>
              </w:rPr>
              <w:t>TCPH</w:t>
            </w:r>
          </w:p>
        </w:tc>
        <w:tc>
          <w:tcPr>
            <w:tcW w:w="806" w:type="pct"/>
            <w:tcBorders>
              <w:top w:val="single" w:sz="4" w:space="0" w:color="auto"/>
            </w:tcBorders>
            <w:vAlign w:val="center"/>
          </w:tcPr>
          <w:p w14:paraId="349FB0E3" w14:textId="77777777" w:rsidR="00B06E63" w:rsidRPr="005C07CC" w:rsidRDefault="00B06E63" w:rsidP="00B06E63">
            <w:pPr>
              <w:widowControl w:val="0"/>
              <w:tabs>
                <w:tab w:val="left" w:pos="180"/>
              </w:tabs>
              <w:jc w:val="both"/>
              <w:rPr>
                <w:sz w:val="28"/>
                <w:szCs w:val="28"/>
                <w:lang w:val="vi-VN"/>
              </w:rPr>
            </w:pPr>
            <w:r w:rsidRPr="005C07CC">
              <w:rPr>
                <w:sz w:val="28"/>
                <w:szCs w:val="28"/>
                <w:lang w:val="vi-VN"/>
              </w:rPr>
              <w:t>Combobox</w:t>
            </w:r>
          </w:p>
        </w:tc>
        <w:tc>
          <w:tcPr>
            <w:tcW w:w="2141" w:type="pct"/>
            <w:tcBorders>
              <w:top w:val="single" w:sz="4" w:space="0" w:color="auto"/>
            </w:tcBorders>
            <w:vAlign w:val="center"/>
          </w:tcPr>
          <w:p w14:paraId="6D51D2F2" w14:textId="77777777" w:rsidR="00B06E63" w:rsidRPr="0026546E" w:rsidRDefault="00B06E63" w:rsidP="00B06E63">
            <w:pPr>
              <w:widowControl w:val="0"/>
              <w:tabs>
                <w:tab w:val="left" w:pos="180"/>
              </w:tabs>
              <w:jc w:val="both"/>
              <w:rPr>
                <w:sz w:val="28"/>
                <w:szCs w:val="28"/>
              </w:rPr>
            </w:pPr>
            <w:r>
              <w:rPr>
                <w:sz w:val="28"/>
                <w:szCs w:val="28"/>
              </w:rPr>
              <w:t>Hiện thị tên TCPH đã chọn tạo chứng khoán, có thể thay đổi được tên TCPH khác trong danh sách TCPH.</w:t>
            </w:r>
          </w:p>
        </w:tc>
      </w:tr>
      <w:tr w:rsidR="00B06E63" w:rsidRPr="00CD1498" w14:paraId="794867A4" w14:textId="77777777" w:rsidTr="00B06E63">
        <w:trPr>
          <w:jc w:val="center"/>
        </w:trPr>
        <w:tc>
          <w:tcPr>
            <w:tcW w:w="399" w:type="pct"/>
            <w:vAlign w:val="center"/>
          </w:tcPr>
          <w:p w14:paraId="379EC357" w14:textId="77777777" w:rsidR="00B06E63" w:rsidRPr="005C07CC" w:rsidRDefault="00B06E63" w:rsidP="00B06E63">
            <w:pPr>
              <w:numPr>
                <w:ilvl w:val="0"/>
                <w:numId w:val="58"/>
              </w:numPr>
              <w:spacing w:before="240" w:after="0"/>
              <w:jc w:val="both"/>
              <w:rPr>
                <w:sz w:val="28"/>
                <w:szCs w:val="28"/>
              </w:rPr>
            </w:pPr>
          </w:p>
        </w:tc>
        <w:tc>
          <w:tcPr>
            <w:tcW w:w="1654" w:type="pct"/>
            <w:vAlign w:val="center"/>
          </w:tcPr>
          <w:p w14:paraId="60B89FC5" w14:textId="77777777" w:rsidR="00B06E63" w:rsidRPr="005C07CC" w:rsidRDefault="00B06E63" w:rsidP="00B06E63">
            <w:pPr>
              <w:pStyle w:val="comment"/>
              <w:spacing w:before="0"/>
              <w:ind w:left="0"/>
              <w:jc w:val="both"/>
              <w:rPr>
                <w:rFonts w:ascii="Times New Roman" w:hAnsi="Times New Roman" w:cs="Times New Roman"/>
                <w:i w:val="0"/>
                <w:sz w:val="28"/>
                <w:szCs w:val="28"/>
              </w:rPr>
            </w:pPr>
            <w:r w:rsidRPr="005C07CC">
              <w:rPr>
                <w:rFonts w:ascii="Times New Roman" w:hAnsi="Times New Roman" w:cs="Times New Roman"/>
                <w:i w:val="0"/>
                <w:sz w:val="28"/>
                <w:szCs w:val="28"/>
              </w:rPr>
              <w:t>Mã sơ cấp</w:t>
            </w:r>
          </w:p>
        </w:tc>
        <w:tc>
          <w:tcPr>
            <w:tcW w:w="806" w:type="pct"/>
            <w:vAlign w:val="center"/>
          </w:tcPr>
          <w:p w14:paraId="25D62721" w14:textId="77777777" w:rsidR="00B06E63" w:rsidRPr="005C07CC" w:rsidRDefault="00B06E63" w:rsidP="00B06E63">
            <w:pPr>
              <w:widowControl w:val="0"/>
              <w:tabs>
                <w:tab w:val="left" w:pos="180"/>
              </w:tabs>
              <w:jc w:val="both"/>
              <w:rPr>
                <w:sz w:val="28"/>
                <w:szCs w:val="28"/>
                <w:lang w:val="vi-VN"/>
              </w:rPr>
            </w:pPr>
            <w:r w:rsidRPr="005C07CC">
              <w:rPr>
                <w:sz w:val="28"/>
                <w:szCs w:val="28"/>
                <w:lang w:val="vi-VN"/>
              </w:rPr>
              <w:t>Textbox</w:t>
            </w:r>
          </w:p>
        </w:tc>
        <w:tc>
          <w:tcPr>
            <w:tcW w:w="2141" w:type="pct"/>
            <w:vAlign w:val="center"/>
          </w:tcPr>
          <w:p w14:paraId="23A7D94F" w14:textId="77777777" w:rsidR="00B06E63" w:rsidRPr="0026546E" w:rsidRDefault="00B06E63" w:rsidP="00B06E63">
            <w:pPr>
              <w:widowControl w:val="0"/>
              <w:tabs>
                <w:tab w:val="left" w:pos="180"/>
              </w:tabs>
              <w:jc w:val="both"/>
              <w:rPr>
                <w:sz w:val="28"/>
                <w:szCs w:val="28"/>
              </w:rPr>
            </w:pPr>
            <w:r>
              <w:rPr>
                <w:sz w:val="28"/>
                <w:szCs w:val="28"/>
              </w:rPr>
              <w:t>Mã sơ cấp không được trùng với mã sơ cấp đã có trên hệ thống, hệ thống cho phép nhập mã hoặc hệ thống tự động sinh mã sơ cấp theo nguyên tắc ( DG/BB+hai số cuối năm +STT đợt đấu giá/bookbuilding)</w:t>
            </w:r>
          </w:p>
        </w:tc>
      </w:tr>
      <w:tr w:rsidR="00B06E63" w:rsidRPr="00034F3E" w14:paraId="6146F64B" w14:textId="77777777" w:rsidTr="00B06E63">
        <w:trPr>
          <w:jc w:val="center"/>
        </w:trPr>
        <w:tc>
          <w:tcPr>
            <w:tcW w:w="399" w:type="pct"/>
            <w:vAlign w:val="center"/>
          </w:tcPr>
          <w:p w14:paraId="69BCE467" w14:textId="77777777" w:rsidR="00B06E63" w:rsidRPr="005C07CC" w:rsidRDefault="00B06E63" w:rsidP="00B06E63">
            <w:pPr>
              <w:numPr>
                <w:ilvl w:val="0"/>
                <w:numId w:val="58"/>
              </w:numPr>
              <w:spacing w:before="240" w:after="0"/>
              <w:jc w:val="both"/>
              <w:rPr>
                <w:sz w:val="28"/>
                <w:szCs w:val="28"/>
              </w:rPr>
            </w:pPr>
          </w:p>
        </w:tc>
        <w:tc>
          <w:tcPr>
            <w:tcW w:w="1654" w:type="pct"/>
            <w:vAlign w:val="center"/>
          </w:tcPr>
          <w:p w14:paraId="0E933DEE" w14:textId="77777777" w:rsidR="00B06E63" w:rsidRPr="005C07CC" w:rsidRDefault="00B06E63" w:rsidP="00B06E63">
            <w:pPr>
              <w:pStyle w:val="comment"/>
              <w:spacing w:before="0"/>
              <w:ind w:left="0"/>
              <w:jc w:val="both"/>
              <w:rPr>
                <w:rFonts w:ascii="Times New Roman" w:hAnsi="Times New Roman" w:cs="Times New Roman"/>
                <w:i w:val="0"/>
                <w:sz w:val="28"/>
                <w:szCs w:val="28"/>
              </w:rPr>
            </w:pPr>
            <w:r w:rsidRPr="005C07CC">
              <w:rPr>
                <w:rFonts w:ascii="Times New Roman" w:hAnsi="Times New Roman" w:cs="Times New Roman"/>
                <w:i w:val="0"/>
                <w:sz w:val="28"/>
                <w:szCs w:val="28"/>
              </w:rPr>
              <w:t xml:space="preserve">Tên </w:t>
            </w:r>
            <w:r>
              <w:rPr>
                <w:rFonts w:ascii="Times New Roman" w:hAnsi="Times New Roman" w:cs="Times New Roman"/>
                <w:i w:val="0"/>
                <w:sz w:val="28"/>
                <w:szCs w:val="28"/>
              </w:rPr>
              <w:t>CK</w:t>
            </w:r>
          </w:p>
        </w:tc>
        <w:tc>
          <w:tcPr>
            <w:tcW w:w="806" w:type="pct"/>
            <w:vAlign w:val="center"/>
          </w:tcPr>
          <w:p w14:paraId="41BB8643" w14:textId="77777777" w:rsidR="00B06E63" w:rsidRPr="005C07CC" w:rsidRDefault="00B06E63" w:rsidP="00B06E63">
            <w:pPr>
              <w:widowControl w:val="0"/>
              <w:tabs>
                <w:tab w:val="left" w:pos="180"/>
              </w:tabs>
              <w:jc w:val="both"/>
              <w:rPr>
                <w:sz w:val="28"/>
                <w:szCs w:val="28"/>
                <w:lang w:val="vi-VN"/>
              </w:rPr>
            </w:pPr>
            <w:r w:rsidRPr="005C07CC">
              <w:rPr>
                <w:sz w:val="28"/>
                <w:szCs w:val="28"/>
                <w:lang w:val="vi-VN"/>
              </w:rPr>
              <w:t>Textbox</w:t>
            </w:r>
          </w:p>
        </w:tc>
        <w:tc>
          <w:tcPr>
            <w:tcW w:w="2141" w:type="pct"/>
            <w:vAlign w:val="center"/>
          </w:tcPr>
          <w:p w14:paraId="521A9806" w14:textId="77777777" w:rsidR="00B06E63" w:rsidRPr="005C07CC" w:rsidRDefault="00B06E63" w:rsidP="00B06E63">
            <w:pPr>
              <w:widowControl w:val="0"/>
              <w:tabs>
                <w:tab w:val="left" w:pos="180"/>
              </w:tabs>
              <w:jc w:val="both"/>
              <w:rPr>
                <w:sz w:val="28"/>
                <w:szCs w:val="28"/>
              </w:rPr>
            </w:pPr>
            <w:r>
              <w:rPr>
                <w:sz w:val="28"/>
                <w:szCs w:val="28"/>
              </w:rPr>
              <w:t>Tên chứng khoán, bắt buộc nhập</w:t>
            </w:r>
          </w:p>
        </w:tc>
      </w:tr>
      <w:tr w:rsidR="00B06E63" w:rsidRPr="00034F3E" w14:paraId="3DF60E91" w14:textId="77777777" w:rsidTr="00B06E63">
        <w:trPr>
          <w:jc w:val="center"/>
        </w:trPr>
        <w:tc>
          <w:tcPr>
            <w:tcW w:w="399" w:type="pct"/>
            <w:vAlign w:val="center"/>
          </w:tcPr>
          <w:p w14:paraId="7A638C76" w14:textId="77777777" w:rsidR="00B06E63" w:rsidRPr="005C07CC" w:rsidRDefault="00B06E63" w:rsidP="00B06E63">
            <w:pPr>
              <w:numPr>
                <w:ilvl w:val="0"/>
                <w:numId w:val="58"/>
              </w:numPr>
              <w:spacing w:before="240" w:after="0"/>
              <w:jc w:val="both"/>
              <w:rPr>
                <w:sz w:val="28"/>
                <w:szCs w:val="28"/>
              </w:rPr>
            </w:pPr>
          </w:p>
        </w:tc>
        <w:tc>
          <w:tcPr>
            <w:tcW w:w="1654" w:type="pct"/>
            <w:vAlign w:val="center"/>
          </w:tcPr>
          <w:p w14:paraId="58107650" w14:textId="77777777" w:rsidR="00B06E63" w:rsidRPr="005C07CC" w:rsidRDefault="00B06E63" w:rsidP="00B06E63">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Hình thức đấu giá</w:t>
            </w:r>
          </w:p>
        </w:tc>
        <w:tc>
          <w:tcPr>
            <w:tcW w:w="806" w:type="pct"/>
            <w:vAlign w:val="center"/>
          </w:tcPr>
          <w:p w14:paraId="0A97C730" w14:textId="77777777" w:rsidR="00B06E63" w:rsidRPr="005C07CC" w:rsidRDefault="00B06E63" w:rsidP="00B06E63">
            <w:pPr>
              <w:widowControl w:val="0"/>
              <w:tabs>
                <w:tab w:val="left" w:pos="180"/>
              </w:tabs>
              <w:jc w:val="both"/>
              <w:rPr>
                <w:sz w:val="28"/>
                <w:szCs w:val="28"/>
                <w:lang w:val="vi-VN"/>
              </w:rPr>
            </w:pPr>
            <w:r w:rsidRPr="005C07CC">
              <w:rPr>
                <w:sz w:val="28"/>
                <w:szCs w:val="28"/>
                <w:lang w:val="vi-VN"/>
              </w:rPr>
              <w:t>Combobox</w:t>
            </w:r>
          </w:p>
        </w:tc>
        <w:tc>
          <w:tcPr>
            <w:tcW w:w="2141" w:type="pct"/>
            <w:vAlign w:val="center"/>
          </w:tcPr>
          <w:p w14:paraId="7BC13408" w14:textId="77777777" w:rsidR="00B06E63" w:rsidRPr="005C07CC" w:rsidRDefault="00B06E63" w:rsidP="00B06E63">
            <w:pPr>
              <w:widowControl w:val="0"/>
              <w:tabs>
                <w:tab w:val="left" w:pos="180"/>
              </w:tabs>
              <w:jc w:val="both"/>
              <w:rPr>
                <w:sz w:val="28"/>
                <w:szCs w:val="28"/>
              </w:rPr>
            </w:pPr>
            <w:r>
              <w:rPr>
                <w:sz w:val="28"/>
                <w:szCs w:val="28"/>
              </w:rPr>
              <w:t xml:space="preserve">Gồm: đấu giá và bookbuilding </w:t>
            </w:r>
          </w:p>
        </w:tc>
      </w:tr>
      <w:tr w:rsidR="00B06E63" w:rsidRPr="00034F3E" w14:paraId="3869CCDC" w14:textId="77777777" w:rsidTr="00B06E63">
        <w:trPr>
          <w:jc w:val="center"/>
        </w:trPr>
        <w:tc>
          <w:tcPr>
            <w:tcW w:w="399" w:type="pct"/>
            <w:vAlign w:val="center"/>
          </w:tcPr>
          <w:p w14:paraId="2399ADAA" w14:textId="77777777" w:rsidR="00B06E63" w:rsidRPr="005C07CC" w:rsidRDefault="00B06E63" w:rsidP="00B06E63">
            <w:pPr>
              <w:numPr>
                <w:ilvl w:val="0"/>
                <w:numId w:val="58"/>
              </w:numPr>
              <w:spacing w:before="240" w:after="0"/>
              <w:jc w:val="both"/>
              <w:rPr>
                <w:sz w:val="28"/>
                <w:szCs w:val="28"/>
              </w:rPr>
            </w:pPr>
          </w:p>
        </w:tc>
        <w:tc>
          <w:tcPr>
            <w:tcW w:w="1654" w:type="pct"/>
            <w:vAlign w:val="center"/>
          </w:tcPr>
          <w:p w14:paraId="59A81631" w14:textId="77777777" w:rsidR="00B06E63" w:rsidRDefault="00B06E63" w:rsidP="00B06E63">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Loại chứng khoán</w:t>
            </w:r>
          </w:p>
        </w:tc>
        <w:tc>
          <w:tcPr>
            <w:tcW w:w="806" w:type="pct"/>
            <w:vAlign w:val="center"/>
          </w:tcPr>
          <w:p w14:paraId="206841ED" w14:textId="77777777" w:rsidR="00B06E63" w:rsidRPr="005C07CC" w:rsidRDefault="00B06E63" w:rsidP="00B06E63">
            <w:pPr>
              <w:widowControl w:val="0"/>
              <w:tabs>
                <w:tab w:val="left" w:pos="180"/>
              </w:tabs>
              <w:jc w:val="both"/>
              <w:rPr>
                <w:sz w:val="28"/>
                <w:szCs w:val="28"/>
                <w:lang w:val="vi-VN"/>
              </w:rPr>
            </w:pPr>
            <w:r w:rsidRPr="005C07CC">
              <w:rPr>
                <w:sz w:val="28"/>
                <w:szCs w:val="28"/>
                <w:lang w:val="vi-VN"/>
              </w:rPr>
              <w:t>Combobox</w:t>
            </w:r>
          </w:p>
        </w:tc>
        <w:tc>
          <w:tcPr>
            <w:tcW w:w="2141" w:type="pct"/>
            <w:vAlign w:val="center"/>
          </w:tcPr>
          <w:p w14:paraId="5AB5D8B1" w14:textId="77777777" w:rsidR="00B06E63" w:rsidRDefault="00B06E63" w:rsidP="00B06E63">
            <w:pPr>
              <w:widowControl w:val="0"/>
              <w:tabs>
                <w:tab w:val="left" w:pos="180"/>
              </w:tabs>
              <w:jc w:val="both"/>
              <w:rPr>
                <w:sz w:val="28"/>
                <w:szCs w:val="28"/>
              </w:rPr>
            </w:pPr>
            <w:r>
              <w:rPr>
                <w:sz w:val="28"/>
                <w:szCs w:val="28"/>
              </w:rPr>
              <w:t xml:space="preserve">Gồm: </w:t>
            </w:r>
          </w:p>
          <w:p w14:paraId="0D46F5F7" w14:textId="77777777" w:rsidR="00B06E63" w:rsidRPr="002B509B" w:rsidRDefault="00B06E63" w:rsidP="00B06E63">
            <w:pPr>
              <w:pStyle w:val="ListParagraph"/>
              <w:widowControl w:val="0"/>
              <w:numPr>
                <w:ilvl w:val="0"/>
                <w:numId w:val="15"/>
              </w:numPr>
              <w:tabs>
                <w:tab w:val="left" w:pos="180"/>
              </w:tabs>
              <w:rPr>
                <w:sz w:val="28"/>
                <w:szCs w:val="28"/>
              </w:rPr>
            </w:pPr>
            <w:r w:rsidRPr="002B509B">
              <w:rPr>
                <w:sz w:val="28"/>
                <w:szCs w:val="28"/>
              </w:rPr>
              <w:t xml:space="preserve"> Cổ phần</w:t>
            </w:r>
          </w:p>
          <w:p w14:paraId="7656BB46" w14:textId="77777777" w:rsidR="00B06E63" w:rsidRDefault="00B06E63" w:rsidP="00B06E63">
            <w:pPr>
              <w:pStyle w:val="ListParagraph"/>
              <w:widowControl w:val="0"/>
              <w:numPr>
                <w:ilvl w:val="0"/>
                <w:numId w:val="15"/>
              </w:numPr>
              <w:tabs>
                <w:tab w:val="left" w:pos="180"/>
              </w:tabs>
              <w:rPr>
                <w:sz w:val="28"/>
                <w:szCs w:val="28"/>
              </w:rPr>
            </w:pPr>
            <w:r>
              <w:rPr>
                <w:sz w:val="28"/>
                <w:szCs w:val="28"/>
              </w:rPr>
              <w:t>Trái phiếu</w:t>
            </w:r>
          </w:p>
          <w:p w14:paraId="785B759F" w14:textId="77777777" w:rsidR="00B06E63" w:rsidRDefault="00B06E63" w:rsidP="00B06E63">
            <w:pPr>
              <w:pStyle w:val="ListParagraph"/>
              <w:widowControl w:val="0"/>
              <w:numPr>
                <w:ilvl w:val="0"/>
                <w:numId w:val="15"/>
              </w:numPr>
              <w:tabs>
                <w:tab w:val="left" w:pos="180"/>
              </w:tabs>
              <w:rPr>
                <w:sz w:val="28"/>
                <w:szCs w:val="28"/>
              </w:rPr>
            </w:pPr>
            <w:r>
              <w:rPr>
                <w:sz w:val="28"/>
                <w:szCs w:val="28"/>
              </w:rPr>
              <w:t>Quyền mua</w:t>
            </w:r>
          </w:p>
          <w:p w14:paraId="67BC4514" w14:textId="77777777" w:rsidR="00B06E63" w:rsidRDefault="00B06E63" w:rsidP="00B06E63">
            <w:pPr>
              <w:pStyle w:val="ListParagraph"/>
              <w:widowControl w:val="0"/>
              <w:numPr>
                <w:ilvl w:val="0"/>
                <w:numId w:val="15"/>
              </w:numPr>
              <w:tabs>
                <w:tab w:val="left" w:pos="180"/>
              </w:tabs>
              <w:rPr>
                <w:sz w:val="28"/>
                <w:szCs w:val="28"/>
              </w:rPr>
            </w:pPr>
            <w:r>
              <w:rPr>
                <w:sz w:val="28"/>
                <w:szCs w:val="28"/>
              </w:rPr>
              <w:t>Phần vốn góp</w:t>
            </w:r>
          </w:p>
          <w:p w14:paraId="3CB2F4E5" w14:textId="77777777" w:rsidR="00B06E63" w:rsidRPr="0026546E" w:rsidRDefault="00B06E63" w:rsidP="00B06E63">
            <w:pPr>
              <w:pStyle w:val="ListParagraph"/>
              <w:widowControl w:val="0"/>
              <w:numPr>
                <w:ilvl w:val="0"/>
                <w:numId w:val="15"/>
              </w:numPr>
              <w:tabs>
                <w:tab w:val="left" w:pos="180"/>
              </w:tabs>
              <w:rPr>
                <w:sz w:val="28"/>
                <w:szCs w:val="28"/>
              </w:rPr>
            </w:pPr>
            <w:r>
              <w:rPr>
                <w:sz w:val="28"/>
                <w:szCs w:val="28"/>
              </w:rPr>
              <w:t xml:space="preserve">Lô cổ phần </w:t>
            </w:r>
          </w:p>
        </w:tc>
      </w:tr>
      <w:tr w:rsidR="00B06E63" w:rsidRPr="00034F3E" w14:paraId="5734EB1F" w14:textId="77777777" w:rsidTr="00B06E63">
        <w:trPr>
          <w:jc w:val="center"/>
        </w:trPr>
        <w:tc>
          <w:tcPr>
            <w:tcW w:w="399" w:type="pct"/>
            <w:vAlign w:val="center"/>
          </w:tcPr>
          <w:p w14:paraId="4DE4DB54" w14:textId="77777777" w:rsidR="00B06E63" w:rsidRPr="005C07CC" w:rsidRDefault="00B06E63" w:rsidP="00B06E63">
            <w:pPr>
              <w:numPr>
                <w:ilvl w:val="0"/>
                <w:numId w:val="58"/>
              </w:numPr>
              <w:spacing w:before="240" w:after="0"/>
              <w:jc w:val="both"/>
              <w:rPr>
                <w:sz w:val="28"/>
                <w:szCs w:val="28"/>
              </w:rPr>
            </w:pPr>
          </w:p>
        </w:tc>
        <w:tc>
          <w:tcPr>
            <w:tcW w:w="1654" w:type="pct"/>
            <w:vAlign w:val="center"/>
          </w:tcPr>
          <w:p w14:paraId="5FBF0353" w14:textId="77777777" w:rsidR="00B06E63" w:rsidRDefault="00B06E63" w:rsidP="00B06E63">
            <w:pPr>
              <w:pStyle w:val="comment"/>
              <w:spacing w:before="0"/>
              <w:ind w:left="0"/>
              <w:jc w:val="both"/>
              <w:rPr>
                <w:rFonts w:ascii="Times New Roman" w:hAnsi="Times New Roman" w:cs="Times New Roman"/>
                <w:i w:val="0"/>
                <w:sz w:val="28"/>
                <w:szCs w:val="28"/>
              </w:rPr>
            </w:pPr>
            <w:r w:rsidRPr="005C07CC">
              <w:rPr>
                <w:rFonts w:ascii="Times New Roman" w:hAnsi="Times New Roman" w:cs="Times New Roman"/>
                <w:i w:val="0"/>
                <w:sz w:val="28"/>
                <w:szCs w:val="28"/>
              </w:rPr>
              <w:t>Mệnh giá/GT vốn góp BD</w:t>
            </w:r>
          </w:p>
        </w:tc>
        <w:tc>
          <w:tcPr>
            <w:tcW w:w="806" w:type="pct"/>
            <w:vAlign w:val="center"/>
          </w:tcPr>
          <w:p w14:paraId="3DEF70E0" w14:textId="77777777" w:rsidR="00B06E63" w:rsidRPr="005C07CC" w:rsidRDefault="00B06E63" w:rsidP="00B06E63">
            <w:pPr>
              <w:widowControl w:val="0"/>
              <w:tabs>
                <w:tab w:val="left" w:pos="180"/>
              </w:tabs>
              <w:jc w:val="both"/>
              <w:rPr>
                <w:sz w:val="28"/>
                <w:szCs w:val="28"/>
                <w:lang w:val="vi-VN"/>
              </w:rPr>
            </w:pPr>
            <w:r w:rsidRPr="005C07CC">
              <w:rPr>
                <w:sz w:val="28"/>
                <w:szCs w:val="28"/>
                <w:lang w:val="vi-VN"/>
              </w:rPr>
              <w:t>Textbox</w:t>
            </w:r>
          </w:p>
        </w:tc>
        <w:tc>
          <w:tcPr>
            <w:tcW w:w="2141" w:type="pct"/>
            <w:vAlign w:val="center"/>
          </w:tcPr>
          <w:p w14:paraId="25CA2688" w14:textId="77777777" w:rsidR="00B06E63" w:rsidRPr="005C07CC" w:rsidRDefault="00B06E63" w:rsidP="00B06E63">
            <w:pPr>
              <w:widowControl w:val="0"/>
              <w:tabs>
                <w:tab w:val="left" w:pos="180"/>
              </w:tabs>
              <w:jc w:val="both"/>
              <w:rPr>
                <w:sz w:val="28"/>
                <w:szCs w:val="28"/>
              </w:rPr>
            </w:pPr>
            <w:r>
              <w:rPr>
                <w:sz w:val="28"/>
                <w:szCs w:val="28"/>
              </w:rPr>
              <w:t xml:space="preserve">Mệnh giá/ giá trị vốn góp ban đầu </w:t>
            </w:r>
          </w:p>
        </w:tc>
      </w:tr>
      <w:tr w:rsidR="00B06E63" w:rsidRPr="00034F3E" w14:paraId="238277AF" w14:textId="77777777" w:rsidTr="00B06E63">
        <w:trPr>
          <w:jc w:val="center"/>
        </w:trPr>
        <w:tc>
          <w:tcPr>
            <w:tcW w:w="399" w:type="pct"/>
            <w:vAlign w:val="center"/>
          </w:tcPr>
          <w:p w14:paraId="242CFB8D" w14:textId="77777777" w:rsidR="00B06E63" w:rsidRPr="005C07CC" w:rsidRDefault="00B06E63" w:rsidP="00B06E63">
            <w:pPr>
              <w:numPr>
                <w:ilvl w:val="0"/>
                <w:numId w:val="58"/>
              </w:numPr>
              <w:spacing w:before="240" w:after="0"/>
              <w:jc w:val="both"/>
              <w:rPr>
                <w:sz w:val="28"/>
                <w:szCs w:val="28"/>
              </w:rPr>
            </w:pPr>
          </w:p>
        </w:tc>
        <w:tc>
          <w:tcPr>
            <w:tcW w:w="1654" w:type="pct"/>
            <w:vAlign w:val="center"/>
          </w:tcPr>
          <w:p w14:paraId="6CBB0A4A" w14:textId="77777777" w:rsidR="00B06E63" w:rsidRPr="005C07CC" w:rsidRDefault="00B06E63" w:rsidP="00B06E63">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Mã giao dịch</w:t>
            </w:r>
          </w:p>
        </w:tc>
        <w:tc>
          <w:tcPr>
            <w:tcW w:w="806" w:type="pct"/>
            <w:vAlign w:val="center"/>
          </w:tcPr>
          <w:p w14:paraId="5E86B051" w14:textId="77777777" w:rsidR="00B06E63" w:rsidRPr="005C07CC" w:rsidRDefault="00B06E63" w:rsidP="00B06E63">
            <w:pPr>
              <w:widowControl w:val="0"/>
              <w:tabs>
                <w:tab w:val="left" w:pos="180"/>
              </w:tabs>
              <w:jc w:val="both"/>
              <w:rPr>
                <w:sz w:val="28"/>
                <w:szCs w:val="28"/>
                <w:lang w:val="vi-VN"/>
              </w:rPr>
            </w:pPr>
            <w:r w:rsidRPr="005C07CC">
              <w:rPr>
                <w:sz w:val="28"/>
                <w:szCs w:val="28"/>
                <w:lang w:val="vi-VN"/>
              </w:rPr>
              <w:t>Textbox</w:t>
            </w:r>
          </w:p>
        </w:tc>
        <w:tc>
          <w:tcPr>
            <w:tcW w:w="2141" w:type="pct"/>
            <w:vAlign w:val="center"/>
          </w:tcPr>
          <w:p w14:paraId="702701F1" w14:textId="77777777" w:rsidR="00B06E63" w:rsidRPr="009B387B" w:rsidRDefault="00B06E63" w:rsidP="00B06E63">
            <w:pPr>
              <w:widowControl w:val="0"/>
              <w:tabs>
                <w:tab w:val="left" w:pos="180"/>
              </w:tabs>
              <w:jc w:val="both"/>
              <w:rPr>
                <w:sz w:val="28"/>
                <w:szCs w:val="28"/>
              </w:rPr>
            </w:pPr>
            <w:r>
              <w:rPr>
                <w:sz w:val="28"/>
                <w:szCs w:val="28"/>
              </w:rPr>
              <w:t>Mã giao dịch</w:t>
            </w:r>
          </w:p>
        </w:tc>
      </w:tr>
      <w:tr w:rsidR="00B06E63" w:rsidRPr="00034F3E" w14:paraId="745C4D40" w14:textId="77777777" w:rsidTr="00B06E63">
        <w:trPr>
          <w:jc w:val="center"/>
        </w:trPr>
        <w:tc>
          <w:tcPr>
            <w:tcW w:w="399" w:type="pct"/>
            <w:vAlign w:val="center"/>
          </w:tcPr>
          <w:p w14:paraId="5F36353C" w14:textId="77777777" w:rsidR="00B06E63" w:rsidRPr="005C07CC" w:rsidRDefault="00B06E63" w:rsidP="00B06E63">
            <w:pPr>
              <w:numPr>
                <w:ilvl w:val="0"/>
                <w:numId w:val="58"/>
              </w:numPr>
              <w:spacing w:before="240" w:after="0"/>
              <w:jc w:val="both"/>
              <w:rPr>
                <w:sz w:val="28"/>
                <w:szCs w:val="28"/>
              </w:rPr>
            </w:pPr>
          </w:p>
        </w:tc>
        <w:tc>
          <w:tcPr>
            <w:tcW w:w="1654" w:type="pct"/>
            <w:vAlign w:val="center"/>
          </w:tcPr>
          <w:p w14:paraId="3DA535A2" w14:textId="77777777" w:rsidR="00B06E63" w:rsidRPr="005C07CC" w:rsidRDefault="00B06E63" w:rsidP="00B06E63">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Ghi chú</w:t>
            </w:r>
          </w:p>
        </w:tc>
        <w:tc>
          <w:tcPr>
            <w:tcW w:w="806" w:type="pct"/>
            <w:vAlign w:val="center"/>
          </w:tcPr>
          <w:p w14:paraId="060764D7" w14:textId="77777777" w:rsidR="00B06E63" w:rsidRPr="005C07CC" w:rsidRDefault="00B06E63" w:rsidP="00B06E63">
            <w:pPr>
              <w:widowControl w:val="0"/>
              <w:tabs>
                <w:tab w:val="left" w:pos="180"/>
              </w:tabs>
              <w:jc w:val="both"/>
              <w:rPr>
                <w:sz w:val="28"/>
                <w:szCs w:val="28"/>
                <w:lang w:val="vi-VN"/>
              </w:rPr>
            </w:pPr>
            <w:r w:rsidRPr="005C07CC">
              <w:rPr>
                <w:sz w:val="28"/>
                <w:szCs w:val="28"/>
                <w:lang w:val="vi-VN"/>
              </w:rPr>
              <w:t>Textbox</w:t>
            </w:r>
          </w:p>
        </w:tc>
        <w:tc>
          <w:tcPr>
            <w:tcW w:w="2141" w:type="pct"/>
            <w:vAlign w:val="center"/>
          </w:tcPr>
          <w:p w14:paraId="64B44F8A" w14:textId="77777777" w:rsidR="00B06E63" w:rsidRPr="005C07CC" w:rsidRDefault="00B06E63" w:rsidP="00B06E63">
            <w:pPr>
              <w:widowControl w:val="0"/>
              <w:tabs>
                <w:tab w:val="left" w:pos="180"/>
              </w:tabs>
              <w:jc w:val="both"/>
              <w:rPr>
                <w:sz w:val="28"/>
                <w:szCs w:val="28"/>
              </w:rPr>
            </w:pPr>
            <w:r>
              <w:rPr>
                <w:sz w:val="28"/>
                <w:szCs w:val="28"/>
              </w:rPr>
              <w:t>Ghi chú</w:t>
            </w:r>
          </w:p>
        </w:tc>
      </w:tr>
    </w:tbl>
    <w:p w14:paraId="140C9494" w14:textId="77777777" w:rsidR="00B06E63" w:rsidRDefault="00B06E63" w:rsidP="00B06E63">
      <w:pPr>
        <w:pStyle w:val="BodyText"/>
        <w:ind w:firstLine="0"/>
        <w:rPr>
          <w:lang w:eastAsia="zh-CN"/>
        </w:rPr>
      </w:pPr>
    </w:p>
    <w:p w14:paraId="41AC9CDA" w14:textId="77777777" w:rsidR="00B06E63" w:rsidRDefault="00B06E63" w:rsidP="00B06E63">
      <w:pPr>
        <w:pStyle w:val="BodyText"/>
        <w:numPr>
          <w:ilvl w:val="0"/>
          <w:numId w:val="15"/>
        </w:numPr>
        <w:rPr>
          <w:lang w:eastAsia="zh-CN"/>
        </w:rPr>
      </w:pPr>
      <w:r>
        <w:rPr>
          <w:lang w:eastAsia="zh-CN"/>
        </w:rPr>
        <w:t xml:space="preserve">Hệ thống cho phép sửa các thông tin chứng khoán: mã giao dịch, TCPH, tên chứng khoán, loại chứng khoán. Không cho phép sửa trường mã sơ cấp. </w:t>
      </w:r>
    </w:p>
    <w:p w14:paraId="160A1BAF" w14:textId="77777777" w:rsidR="00B06E63" w:rsidRDefault="00B06E63" w:rsidP="00B06E63">
      <w:pPr>
        <w:pStyle w:val="BodyText"/>
        <w:numPr>
          <w:ilvl w:val="0"/>
          <w:numId w:val="15"/>
        </w:numPr>
        <w:rPr>
          <w:lang w:eastAsia="zh-CN"/>
        </w:rPr>
      </w:pPr>
      <w:r>
        <w:rPr>
          <w:lang w:eastAsia="zh-CN"/>
        </w:rPr>
        <w:t xml:space="preserve">Chức năng kết xuất: hệ thống cho phép kết xuất danh sách chứng khoán theo tiêu chí tìm kiếm </w:t>
      </w:r>
    </w:p>
    <w:p w14:paraId="1CD4BCCD" w14:textId="77777777" w:rsidR="00B06E63" w:rsidRDefault="00B06E63" w:rsidP="00B06E63">
      <w:pPr>
        <w:pStyle w:val="Heading5"/>
        <w:numPr>
          <w:ilvl w:val="4"/>
          <w:numId w:val="1"/>
        </w:numPr>
      </w:pPr>
      <w:r>
        <w:t>Tổ chức sở hữu</w:t>
      </w:r>
    </w:p>
    <w:p w14:paraId="285BCF1A" w14:textId="77777777" w:rsidR="00B06E63" w:rsidRDefault="00B06E63" w:rsidP="00B06E63">
      <w:pPr>
        <w:pStyle w:val="BodyText"/>
        <w:rPr>
          <w:lang w:eastAsia="zh-CN"/>
        </w:rPr>
      </w:pPr>
      <w:r>
        <w:rPr>
          <w:b/>
          <w:lang w:eastAsia="zh-CN"/>
        </w:rPr>
        <w:t>Mục đích</w:t>
      </w:r>
      <w:r w:rsidRPr="00F93F69">
        <w:rPr>
          <w:b/>
          <w:lang w:eastAsia="zh-CN"/>
        </w:rPr>
        <w:t xml:space="preserve">: </w:t>
      </w:r>
      <w:r w:rsidRPr="00F93F69">
        <w:rPr>
          <w:lang w:eastAsia="zh-CN"/>
        </w:rPr>
        <w:t>Khai báo, quản lý, cập nhậ</w:t>
      </w:r>
      <w:r>
        <w:rPr>
          <w:lang w:eastAsia="zh-CN"/>
        </w:rPr>
        <w:t xml:space="preserve">t thông tin Tổ chức sở hữu </w:t>
      </w:r>
    </w:p>
    <w:p w14:paraId="6524EEFC" w14:textId="77777777" w:rsidR="00B06E63" w:rsidRDefault="00B06E63" w:rsidP="00B06E63">
      <w:pPr>
        <w:pStyle w:val="BodyText"/>
        <w:rPr>
          <w:sz w:val="26"/>
          <w:szCs w:val="26"/>
        </w:rPr>
      </w:pPr>
      <w:r w:rsidRPr="00F93F69">
        <w:rPr>
          <w:b/>
          <w:lang w:eastAsia="zh-CN"/>
        </w:rPr>
        <w:t>Xử lý sự kiện:</w:t>
      </w:r>
      <w:r>
        <w:rPr>
          <w:lang w:eastAsia="zh-CN"/>
        </w:rPr>
        <w:t xml:space="preserve"> </w:t>
      </w:r>
      <w:r w:rsidRPr="001D44A3">
        <w:rPr>
          <w:lang w:eastAsia="zh-CN"/>
        </w:rPr>
        <w:t>Đăng nhập vào hệ thống</w:t>
      </w:r>
      <w:r>
        <w:rPr>
          <w:lang w:eastAsia="zh-CN"/>
        </w:rPr>
        <w:t xml:space="preserve"> </w:t>
      </w:r>
      <w:r w:rsidRPr="00C75788">
        <w:rPr>
          <w:sz w:val="26"/>
          <w:szCs w:val="26"/>
        </w:rPr>
        <w:sym w:font="Wingdings" w:char="F0E0"/>
      </w:r>
      <w:r>
        <w:rPr>
          <w:lang w:eastAsia="zh-CN"/>
        </w:rPr>
        <w:t xml:space="preserve"> chọn menu Khai báo </w:t>
      </w:r>
      <w:r>
        <w:rPr>
          <w:sz w:val="26"/>
          <w:szCs w:val="26"/>
          <w:lang w:val="vi-VN"/>
        </w:rPr>
        <w:t xml:space="preserve"> </w:t>
      </w:r>
      <w:r w:rsidRPr="00C75788">
        <w:rPr>
          <w:sz w:val="26"/>
          <w:szCs w:val="26"/>
        </w:rPr>
        <w:sym w:font="Wingdings" w:char="F0E0"/>
      </w:r>
      <w:r>
        <w:rPr>
          <w:sz w:val="26"/>
          <w:szCs w:val="26"/>
        </w:rPr>
        <w:t xml:space="preserve"> chọn chức năng Tổ chức sở hữu</w:t>
      </w:r>
      <w:r>
        <w:rPr>
          <w:lang w:eastAsia="zh-CN"/>
        </w:rPr>
        <w:t xml:space="preserve"> </w:t>
      </w:r>
      <w:r w:rsidRPr="00C75788">
        <w:rPr>
          <w:sz w:val="26"/>
          <w:szCs w:val="26"/>
        </w:rPr>
        <w:sym w:font="Wingdings" w:char="F0E0"/>
      </w:r>
      <w:r>
        <w:rPr>
          <w:sz w:val="26"/>
          <w:szCs w:val="26"/>
        </w:rPr>
        <w:t xml:space="preserve"> vào màn hình thông tin tổ chức sở hữu </w:t>
      </w:r>
    </w:p>
    <w:p w14:paraId="54F131E1" w14:textId="77777777" w:rsidR="00B06E63" w:rsidRDefault="00B06E63" w:rsidP="00B06E63">
      <w:pPr>
        <w:pStyle w:val="BodyText"/>
        <w:rPr>
          <w:b/>
          <w:sz w:val="26"/>
          <w:szCs w:val="26"/>
        </w:rPr>
      </w:pPr>
      <w:r>
        <w:rPr>
          <w:b/>
          <w:sz w:val="26"/>
          <w:szCs w:val="26"/>
        </w:rPr>
        <w:t xml:space="preserve">Phân tích : </w:t>
      </w:r>
    </w:p>
    <w:p w14:paraId="44137A00" w14:textId="77777777" w:rsidR="00B06E63" w:rsidRPr="003665DB" w:rsidRDefault="00B06E63" w:rsidP="00B06E63">
      <w:pPr>
        <w:pStyle w:val="BodyText"/>
        <w:numPr>
          <w:ilvl w:val="0"/>
          <w:numId w:val="15"/>
        </w:numPr>
        <w:rPr>
          <w:szCs w:val="28"/>
        </w:rPr>
      </w:pPr>
      <w:r w:rsidRPr="003665DB">
        <w:rPr>
          <w:szCs w:val="28"/>
        </w:rPr>
        <w:t>Hệ thống hiển thị danh sách tổ chức sở hữu, gồm các thông tin:</w:t>
      </w:r>
    </w:p>
    <w:p w14:paraId="3A3C361B" w14:textId="77777777" w:rsidR="00B06E63" w:rsidRPr="003665DB" w:rsidRDefault="00B06E63" w:rsidP="00B06E63">
      <w:pPr>
        <w:pStyle w:val="BodyText"/>
        <w:numPr>
          <w:ilvl w:val="0"/>
          <w:numId w:val="63"/>
        </w:numPr>
        <w:rPr>
          <w:szCs w:val="28"/>
        </w:rPr>
      </w:pPr>
      <w:r w:rsidRPr="003665DB">
        <w:rPr>
          <w:szCs w:val="28"/>
        </w:rPr>
        <w:t>STT: Số thứ tự</w:t>
      </w:r>
    </w:p>
    <w:p w14:paraId="32F47710" w14:textId="77777777" w:rsidR="00B06E63" w:rsidRPr="003665DB" w:rsidRDefault="00B06E63" w:rsidP="00B06E63">
      <w:pPr>
        <w:pStyle w:val="BodyText"/>
        <w:numPr>
          <w:ilvl w:val="0"/>
          <w:numId w:val="63"/>
        </w:numPr>
        <w:rPr>
          <w:szCs w:val="28"/>
        </w:rPr>
      </w:pPr>
      <w:r w:rsidRPr="003665DB">
        <w:rPr>
          <w:szCs w:val="28"/>
        </w:rPr>
        <w:t>Tên TCSH: tên tổ chức sở hữu</w:t>
      </w:r>
    </w:p>
    <w:p w14:paraId="67885EB4" w14:textId="77777777" w:rsidR="00B06E63" w:rsidRPr="003665DB" w:rsidRDefault="00B06E63" w:rsidP="00B06E63">
      <w:pPr>
        <w:pStyle w:val="BodyText"/>
        <w:numPr>
          <w:ilvl w:val="0"/>
          <w:numId w:val="63"/>
        </w:numPr>
        <w:rPr>
          <w:szCs w:val="28"/>
        </w:rPr>
      </w:pPr>
      <w:r w:rsidRPr="003665DB">
        <w:rPr>
          <w:szCs w:val="28"/>
        </w:rPr>
        <w:lastRenderedPageBreak/>
        <w:t>Tên viết tắt</w:t>
      </w:r>
    </w:p>
    <w:p w14:paraId="75A5FA93" w14:textId="77777777" w:rsidR="00B06E63" w:rsidRPr="003665DB" w:rsidRDefault="00B06E63" w:rsidP="00B06E63">
      <w:pPr>
        <w:pStyle w:val="BodyText"/>
        <w:numPr>
          <w:ilvl w:val="0"/>
          <w:numId w:val="63"/>
        </w:numPr>
        <w:rPr>
          <w:szCs w:val="28"/>
        </w:rPr>
      </w:pPr>
      <w:r w:rsidRPr="003665DB">
        <w:rPr>
          <w:szCs w:val="28"/>
        </w:rPr>
        <w:t>Số điện thoại</w:t>
      </w:r>
    </w:p>
    <w:p w14:paraId="7B8ADBC6" w14:textId="77777777" w:rsidR="00B06E63" w:rsidRPr="003665DB" w:rsidRDefault="00B06E63" w:rsidP="00B06E63">
      <w:pPr>
        <w:pStyle w:val="BodyText"/>
        <w:numPr>
          <w:ilvl w:val="0"/>
          <w:numId w:val="63"/>
        </w:numPr>
        <w:rPr>
          <w:szCs w:val="28"/>
        </w:rPr>
      </w:pPr>
      <w:r w:rsidRPr="003665DB">
        <w:rPr>
          <w:szCs w:val="28"/>
        </w:rPr>
        <w:t>Địa chỉ</w:t>
      </w:r>
    </w:p>
    <w:p w14:paraId="191E3D3C" w14:textId="77777777" w:rsidR="00B06E63" w:rsidRPr="003665DB" w:rsidRDefault="00B06E63" w:rsidP="00B06E63">
      <w:pPr>
        <w:pStyle w:val="BodyText"/>
        <w:numPr>
          <w:ilvl w:val="0"/>
          <w:numId w:val="63"/>
        </w:numPr>
        <w:rPr>
          <w:szCs w:val="28"/>
        </w:rPr>
      </w:pPr>
      <w:r w:rsidRPr="003665DB">
        <w:rPr>
          <w:szCs w:val="28"/>
        </w:rPr>
        <w:t>Số fax</w:t>
      </w:r>
    </w:p>
    <w:p w14:paraId="381FD57A" w14:textId="77777777" w:rsidR="00B06E63" w:rsidRPr="003665DB" w:rsidRDefault="00B06E63" w:rsidP="00B06E63">
      <w:pPr>
        <w:pStyle w:val="BodyText"/>
        <w:numPr>
          <w:ilvl w:val="0"/>
          <w:numId w:val="63"/>
        </w:numPr>
        <w:rPr>
          <w:szCs w:val="28"/>
        </w:rPr>
      </w:pPr>
      <w:r w:rsidRPr="003665DB">
        <w:rPr>
          <w:szCs w:val="28"/>
        </w:rPr>
        <w:t xml:space="preserve">Chức năng: gồm sửa, xóa, chi tiết </w:t>
      </w:r>
    </w:p>
    <w:p w14:paraId="384D8961" w14:textId="77777777" w:rsidR="00B06E63" w:rsidRPr="003665DB" w:rsidRDefault="00B06E63" w:rsidP="00B06E63">
      <w:pPr>
        <w:pStyle w:val="BodyText"/>
        <w:numPr>
          <w:ilvl w:val="0"/>
          <w:numId w:val="15"/>
        </w:numPr>
        <w:rPr>
          <w:szCs w:val="28"/>
        </w:rPr>
      </w:pPr>
      <w:r>
        <w:rPr>
          <w:szCs w:val="28"/>
        </w:rPr>
        <w:t xml:space="preserve">Thêm mới tổ chức sở hữu, gồm các thông tin: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
        <w:gridCol w:w="2998"/>
        <w:gridCol w:w="1461"/>
        <w:gridCol w:w="3880"/>
      </w:tblGrid>
      <w:tr w:rsidR="00B06E63" w:rsidRPr="00CD1498" w14:paraId="71762F32" w14:textId="77777777" w:rsidTr="00B06E63">
        <w:trPr>
          <w:tblHeader/>
          <w:jc w:val="center"/>
        </w:trPr>
        <w:tc>
          <w:tcPr>
            <w:tcW w:w="399" w:type="pct"/>
            <w:shd w:val="clear" w:color="auto" w:fill="4F81BD"/>
            <w:vAlign w:val="center"/>
          </w:tcPr>
          <w:p w14:paraId="119C22D6" w14:textId="77777777" w:rsidR="00B06E63" w:rsidRPr="00CD1498" w:rsidRDefault="00B06E63" w:rsidP="00B06E63">
            <w:pPr>
              <w:widowControl w:val="0"/>
              <w:tabs>
                <w:tab w:val="left" w:pos="180"/>
              </w:tabs>
              <w:jc w:val="both"/>
              <w:rPr>
                <w:b/>
                <w:noProof/>
                <w:szCs w:val="26"/>
              </w:rPr>
            </w:pPr>
            <w:r w:rsidRPr="00CD1498">
              <w:rPr>
                <w:b/>
                <w:noProof/>
                <w:szCs w:val="26"/>
              </w:rPr>
              <w:t>STT</w:t>
            </w:r>
          </w:p>
        </w:tc>
        <w:tc>
          <w:tcPr>
            <w:tcW w:w="1654" w:type="pct"/>
            <w:shd w:val="clear" w:color="auto" w:fill="4F81BD"/>
            <w:vAlign w:val="center"/>
          </w:tcPr>
          <w:p w14:paraId="2DF121FE" w14:textId="77777777" w:rsidR="00B06E63" w:rsidRPr="00CD1498" w:rsidRDefault="00B06E63" w:rsidP="00B06E63">
            <w:pPr>
              <w:widowControl w:val="0"/>
              <w:tabs>
                <w:tab w:val="left" w:pos="180"/>
              </w:tabs>
              <w:jc w:val="both"/>
              <w:rPr>
                <w:b/>
                <w:noProof/>
                <w:szCs w:val="26"/>
              </w:rPr>
            </w:pPr>
            <w:r w:rsidRPr="00CD1498">
              <w:rPr>
                <w:b/>
                <w:noProof/>
                <w:szCs w:val="26"/>
              </w:rPr>
              <w:t>Tên trường</w:t>
            </w:r>
          </w:p>
        </w:tc>
        <w:tc>
          <w:tcPr>
            <w:tcW w:w="806" w:type="pct"/>
            <w:tcBorders>
              <w:bottom w:val="single" w:sz="4" w:space="0" w:color="auto"/>
            </w:tcBorders>
            <w:shd w:val="clear" w:color="auto" w:fill="4F81BD"/>
            <w:vAlign w:val="center"/>
          </w:tcPr>
          <w:p w14:paraId="16B1D43C" w14:textId="77777777" w:rsidR="00B06E63" w:rsidRPr="00CD1498" w:rsidRDefault="00B06E63" w:rsidP="00B06E63">
            <w:pPr>
              <w:widowControl w:val="0"/>
              <w:tabs>
                <w:tab w:val="left" w:pos="180"/>
              </w:tabs>
              <w:jc w:val="both"/>
              <w:rPr>
                <w:b/>
                <w:noProof/>
                <w:szCs w:val="26"/>
                <w:lang w:val="vi-VN"/>
              </w:rPr>
            </w:pPr>
            <w:r w:rsidRPr="00CD1498">
              <w:rPr>
                <w:b/>
                <w:noProof/>
                <w:szCs w:val="26"/>
                <w:lang w:val="vi-VN"/>
              </w:rPr>
              <w:t>Định dạng</w:t>
            </w:r>
          </w:p>
        </w:tc>
        <w:tc>
          <w:tcPr>
            <w:tcW w:w="2141" w:type="pct"/>
            <w:tcBorders>
              <w:bottom w:val="single" w:sz="4" w:space="0" w:color="auto"/>
            </w:tcBorders>
            <w:shd w:val="clear" w:color="auto" w:fill="4F81BD"/>
            <w:vAlign w:val="center"/>
          </w:tcPr>
          <w:p w14:paraId="3F27B5CC" w14:textId="77777777" w:rsidR="00B06E63" w:rsidRPr="00CD1498" w:rsidRDefault="00B06E63" w:rsidP="00B06E63">
            <w:pPr>
              <w:widowControl w:val="0"/>
              <w:tabs>
                <w:tab w:val="left" w:pos="180"/>
              </w:tabs>
              <w:jc w:val="both"/>
              <w:rPr>
                <w:b/>
                <w:noProof/>
                <w:szCs w:val="26"/>
              </w:rPr>
            </w:pPr>
            <w:r w:rsidRPr="00CD1498">
              <w:rPr>
                <w:b/>
                <w:noProof/>
                <w:szCs w:val="26"/>
              </w:rPr>
              <w:t>Mô tả</w:t>
            </w:r>
          </w:p>
        </w:tc>
      </w:tr>
      <w:tr w:rsidR="00B06E63" w:rsidRPr="00CD1498" w14:paraId="6CEBDD29" w14:textId="77777777" w:rsidTr="00B06E63">
        <w:trPr>
          <w:jc w:val="center"/>
        </w:trPr>
        <w:tc>
          <w:tcPr>
            <w:tcW w:w="399" w:type="pct"/>
            <w:vAlign w:val="center"/>
          </w:tcPr>
          <w:p w14:paraId="5DFD7411" w14:textId="77777777" w:rsidR="00B06E63" w:rsidRPr="003665DB" w:rsidRDefault="00B06E63" w:rsidP="00B06E63">
            <w:pPr>
              <w:numPr>
                <w:ilvl w:val="0"/>
                <w:numId w:val="62"/>
              </w:numPr>
              <w:spacing w:before="240" w:after="0"/>
              <w:jc w:val="both"/>
              <w:rPr>
                <w:sz w:val="28"/>
                <w:szCs w:val="28"/>
              </w:rPr>
            </w:pPr>
          </w:p>
        </w:tc>
        <w:tc>
          <w:tcPr>
            <w:tcW w:w="1654" w:type="pct"/>
            <w:vAlign w:val="center"/>
          </w:tcPr>
          <w:p w14:paraId="5F5AA763" w14:textId="77777777" w:rsidR="00B06E63" w:rsidRPr="003665DB" w:rsidRDefault="00B06E63" w:rsidP="00B06E63">
            <w:pPr>
              <w:widowControl w:val="0"/>
              <w:tabs>
                <w:tab w:val="left" w:pos="180"/>
              </w:tabs>
              <w:jc w:val="both"/>
              <w:rPr>
                <w:noProof/>
                <w:sz w:val="28"/>
                <w:szCs w:val="28"/>
              </w:rPr>
            </w:pPr>
            <w:r>
              <w:rPr>
                <w:noProof/>
                <w:sz w:val="28"/>
                <w:szCs w:val="28"/>
              </w:rPr>
              <w:t>Tên TCSH</w:t>
            </w:r>
          </w:p>
        </w:tc>
        <w:tc>
          <w:tcPr>
            <w:tcW w:w="806" w:type="pct"/>
            <w:tcBorders>
              <w:top w:val="single" w:sz="4" w:space="0" w:color="auto"/>
            </w:tcBorders>
            <w:vAlign w:val="center"/>
          </w:tcPr>
          <w:p w14:paraId="33D45A6E" w14:textId="77777777" w:rsidR="00B06E63" w:rsidRPr="003665DB" w:rsidRDefault="00B06E63" w:rsidP="00B06E63">
            <w:pPr>
              <w:widowControl w:val="0"/>
              <w:tabs>
                <w:tab w:val="left" w:pos="180"/>
              </w:tabs>
              <w:jc w:val="both"/>
              <w:rPr>
                <w:sz w:val="28"/>
                <w:szCs w:val="28"/>
                <w:lang w:val="vi-VN"/>
              </w:rPr>
            </w:pPr>
            <w:r w:rsidRPr="003665DB">
              <w:rPr>
                <w:sz w:val="28"/>
                <w:szCs w:val="28"/>
                <w:lang w:val="vi-VN"/>
              </w:rPr>
              <w:t>Textbox</w:t>
            </w:r>
          </w:p>
        </w:tc>
        <w:tc>
          <w:tcPr>
            <w:tcW w:w="2141" w:type="pct"/>
            <w:tcBorders>
              <w:top w:val="single" w:sz="4" w:space="0" w:color="auto"/>
            </w:tcBorders>
            <w:vAlign w:val="center"/>
          </w:tcPr>
          <w:p w14:paraId="749E0327" w14:textId="77777777" w:rsidR="00B06E63" w:rsidRPr="00E67206" w:rsidRDefault="00B06E63" w:rsidP="00B06E63">
            <w:pPr>
              <w:widowControl w:val="0"/>
              <w:tabs>
                <w:tab w:val="left" w:pos="180"/>
              </w:tabs>
              <w:jc w:val="both"/>
              <w:rPr>
                <w:sz w:val="28"/>
                <w:szCs w:val="28"/>
              </w:rPr>
            </w:pPr>
            <w:r>
              <w:rPr>
                <w:sz w:val="28"/>
                <w:szCs w:val="28"/>
              </w:rPr>
              <w:t xml:space="preserve">Tên tổ chức sở hữu bắt buộc nhập, không được trùng với tên tổ chức sở hữu đã có trong hệ thống </w:t>
            </w:r>
          </w:p>
        </w:tc>
      </w:tr>
      <w:tr w:rsidR="00B06E63" w:rsidRPr="00CD1498" w14:paraId="135F21E5" w14:textId="77777777" w:rsidTr="00B06E63">
        <w:trPr>
          <w:jc w:val="center"/>
        </w:trPr>
        <w:tc>
          <w:tcPr>
            <w:tcW w:w="399" w:type="pct"/>
            <w:vAlign w:val="center"/>
          </w:tcPr>
          <w:p w14:paraId="2F90609C" w14:textId="77777777" w:rsidR="00B06E63" w:rsidRPr="003665DB" w:rsidRDefault="00B06E63" w:rsidP="00B06E63">
            <w:pPr>
              <w:numPr>
                <w:ilvl w:val="0"/>
                <w:numId w:val="62"/>
              </w:numPr>
              <w:spacing w:before="240" w:after="0"/>
              <w:jc w:val="both"/>
              <w:rPr>
                <w:sz w:val="28"/>
                <w:szCs w:val="28"/>
              </w:rPr>
            </w:pPr>
          </w:p>
        </w:tc>
        <w:tc>
          <w:tcPr>
            <w:tcW w:w="1654" w:type="pct"/>
            <w:vAlign w:val="center"/>
          </w:tcPr>
          <w:p w14:paraId="50D71E1B" w14:textId="77777777" w:rsidR="00B06E63" w:rsidRPr="00E67206" w:rsidRDefault="00B06E63" w:rsidP="00B06E63">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Tên viết tắt</w:t>
            </w:r>
          </w:p>
        </w:tc>
        <w:tc>
          <w:tcPr>
            <w:tcW w:w="806" w:type="pct"/>
            <w:vAlign w:val="center"/>
          </w:tcPr>
          <w:p w14:paraId="67AADF0D" w14:textId="77777777" w:rsidR="00B06E63" w:rsidRPr="003665DB" w:rsidRDefault="00B06E63" w:rsidP="00B06E63">
            <w:pPr>
              <w:widowControl w:val="0"/>
              <w:tabs>
                <w:tab w:val="left" w:pos="180"/>
              </w:tabs>
              <w:jc w:val="both"/>
              <w:rPr>
                <w:sz w:val="28"/>
                <w:szCs w:val="28"/>
                <w:lang w:val="vi-VN"/>
              </w:rPr>
            </w:pPr>
            <w:r w:rsidRPr="003665DB">
              <w:rPr>
                <w:sz w:val="28"/>
                <w:szCs w:val="28"/>
                <w:lang w:val="vi-VN"/>
              </w:rPr>
              <w:t>Textbox</w:t>
            </w:r>
          </w:p>
        </w:tc>
        <w:tc>
          <w:tcPr>
            <w:tcW w:w="2141" w:type="pct"/>
            <w:vAlign w:val="center"/>
          </w:tcPr>
          <w:p w14:paraId="213BEF7C" w14:textId="77777777" w:rsidR="00B06E63" w:rsidRPr="00E67206" w:rsidRDefault="00B06E63" w:rsidP="00B06E63">
            <w:pPr>
              <w:widowControl w:val="0"/>
              <w:tabs>
                <w:tab w:val="left" w:pos="180"/>
              </w:tabs>
              <w:jc w:val="both"/>
              <w:rPr>
                <w:sz w:val="28"/>
                <w:szCs w:val="28"/>
              </w:rPr>
            </w:pPr>
            <w:r>
              <w:rPr>
                <w:sz w:val="28"/>
                <w:szCs w:val="28"/>
              </w:rPr>
              <w:t>Tên viết tắt</w:t>
            </w:r>
          </w:p>
        </w:tc>
      </w:tr>
      <w:tr w:rsidR="00B06E63" w:rsidRPr="00034F3E" w14:paraId="69A70F1B" w14:textId="77777777" w:rsidTr="00B06E63">
        <w:trPr>
          <w:jc w:val="center"/>
        </w:trPr>
        <w:tc>
          <w:tcPr>
            <w:tcW w:w="399" w:type="pct"/>
            <w:vAlign w:val="center"/>
          </w:tcPr>
          <w:p w14:paraId="43A40A5C" w14:textId="77777777" w:rsidR="00B06E63" w:rsidRPr="003665DB" w:rsidRDefault="00B06E63" w:rsidP="00B06E63">
            <w:pPr>
              <w:numPr>
                <w:ilvl w:val="0"/>
                <w:numId w:val="62"/>
              </w:numPr>
              <w:spacing w:before="240" w:after="0"/>
              <w:jc w:val="both"/>
              <w:rPr>
                <w:sz w:val="28"/>
                <w:szCs w:val="28"/>
              </w:rPr>
            </w:pPr>
          </w:p>
        </w:tc>
        <w:tc>
          <w:tcPr>
            <w:tcW w:w="1654" w:type="pct"/>
            <w:vAlign w:val="center"/>
          </w:tcPr>
          <w:p w14:paraId="072E3FCC" w14:textId="77777777" w:rsidR="00B06E63" w:rsidRPr="00E67206" w:rsidRDefault="00B06E63" w:rsidP="00B06E63">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Số điện thoại</w:t>
            </w:r>
          </w:p>
        </w:tc>
        <w:tc>
          <w:tcPr>
            <w:tcW w:w="806" w:type="pct"/>
            <w:vAlign w:val="center"/>
          </w:tcPr>
          <w:p w14:paraId="14521675" w14:textId="77777777" w:rsidR="00B06E63" w:rsidRPr="003665DB" w:rsidRDefault="00B06E63" w:rsidP="00B06E63">
            <w:pPr>
              <w:widowControl w:val="0"/>
              <w:tabs>
                <w:tab w:val="left" w:pos="180"/>
              </w:tabs>
              <w:jc w:val="both"/>
              <w:rPr>
                <w:sz w:val="28"/>
                <w:szCs w:val="28"/>
                <w:lang w:val="vi-VN"/>
              </w:rPr>
            </w:pPr>
            <w:r w:rsidRPr="003665DB">
              <w:rPr>
                <w:sz w:val="28"/>
                <w:szCs w:val="28"/>
                <w:lang w:val="vi-VN"/>
              </w:rPr>
              <w:t>Textbox</w:t>
            </w:r>
          </w:p>
        </w:tc>
        <w:tc>
          <w:tcPr>
            <w:tcW w:w="2141" w:type="pct"/>
            <w:vAlign w:val="center"/>
          </w:tcPr>
          <w:p w14:paraId="2C343376" w14:textId="77777777" w:rsidR="00B06E63" w:rsidRPr="003665DB" w:rsidRDefault="00B06E63" w:rsidP="00B06E63">
            <w:pPr>
              <w:widowControl w:val="0"/>
              <w:tabs>
                <w:tab w:val="left" w:pos="180"/>
              </w:tabs>
              <w:jc w:val="both"/>
              <w:rPr>
                <w:sz w:val="28"/>
                <w:szCs w:val="28"/>
              </w:rPr>
            </w:pPr>
            <w:r>
              <w:rPr>
                <w:sz w:val="28"/>
                <w:szCs w:val="28"/>
              </w:rPr>
              <w:t>Số điện thoại</w:t>
            </w:r>
          </w:p>
        </w:tc>
      </w:tr>
      <w:tr w:rsidR="00B06E63" w:rsidRPr="00034F3E" w14:paraId="3B625452" w14:textId="77777777" w:rsidTr="00B06E63">
        <w:trPr>
          <w:jc w:val="center"/>
        </w:trPr>
        <w:tc>
          <w:tcPr>
            <w:tcW w:w="399" w:type="pct"/>
            <w:vAlign w:val="center"/>
          </w:tcPr>
          <w:p w14:paraId="48FB6576" w14:textId="77777777" w:rsidR="00B06E63" w:rsidRPr="003665DB" w:rsidRDefault="00B06E63" w:rsidP="00B06E63">
            <w:pPr>
              <w:numPr>
                <w:ilvl w:val="0"/>
                <w:numId w:val="62"/>
              </w:numPr>
              <w:spacing w:before="240" w:after="0"/>
              <w:jc w:val="both"/>
              <w:rPr>
                <w:sz w:val="28"/>
                <w:szCs w:val="28"/>
              </w:rPr>
            </w:pPr>
          </w:p>
        </w:tc>
        <w:tc>
          <w:tcPr>
            <w:tcW w:w="1654" w:type="pct"/>
            <w:vAlign w:val="center"/>
          </w:tcPr>
          <w:p w14:paraId="6F7033DC" w14:textId="77777777" w:rsidR="00B06E63" w:rsidRDefault="00B06E63" w:rsidP="00B06E63">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 xml:space="preserve">Địa chỉ </w:t>
            </w:r>
          </w:p>
        </w:tc>
        <w:tc>
          <w:tcPr>
            <w:tcW w:w="806" w:type="pct"/>
            <w:vAlign w:val="center"/>
          </w:tcPr>
          <w:p w14:paraId="3E827083" w14:textId="77777777" w:rsidR="00B06E63" w:rsidRPr="003665DB" w:rsidRDefault="00B06E63" w:rsidP="00B06E63">
            <w:pPr>
              <w:widowControl w:val="0"/>
              <w:tabs>
                <w:tab w:val="left" w:pos="180"/>
              </w:tabs>
              <w:jc w:val="both"/>
              <w:rPr>
                <w:sz w:val="28"/>
                <w:szCs w:val="28"/>
                <w:lang w:val="vi-VN"/>
              </w:rPr>
            </w:pPr>
            <w:r w:rsidRPr="003665DB">
              <w:rPr>
                <w:sz w:val="28"/>
                <w:szCs w:val="28"/>
                <w:lang w:val="vi-VN"/>
              </w:rPr>
              <w:t>Textbox</w:t>
            </w:r>
          </w:p>
        </w:tc>
        <w:tc>
          <w:tcPr>
            <w:tcW w:w="2141" w:type="pct"/>
            <w:vAlign w:val="center"/>
          </w:tcPr>
          <w:p w14:paraId="2D233984" w14:textId="77777777" w:rsidR="00B06E63" w:rsidRPr="003665DB" w:rsidRDefault="00B06E63" w:rsidP="00B06E63">
            <w:pPr>
              <w:widowControl w:val="0"/>
              <w:tabs>
                <w:tab w:val="left" w:pos="180"/>
              </w:tabs>
              <w:jc w:val="both"/>
              <w:rPr>
                <w:sz w:val="28"/>
                <w:szCs w:val="28"/>
              </w:rPr>
            </w:pPr>
            <w:r>
              <w:rPr>
                <w:sz w:val="28"/>
                <w:szCs w:val="28"/>
              </w:rPr>
              <w:t>Địa chỉ</w:t>
            </w:r>
          </w:p>
        </w:tc>
      </w:tr>
      <w:tr w:rsidR="00B06E63" w:rsidRPr="00034F3E" w14:paraId="42EEC32D" w14:textId="77777777" w:rsidTr="00B06E63">
        <w:trPr>
          <w:jc w:val="center"/>
        </w:trPr>
        <w:tc>
          <w:tcPr>
            <w:tcW w:w="399" w:type="pct"/>
            <w:vAlign w:val="center"/>
          </w:tcPr>
          <w:p w14:paraId="46499FB0" w14:textId="77777777" w:rsidR="00B06E63" w:rsidRPr="003665DB" w:rsidRDefault="00B06E63" w:rsidP="00B06E63">
            <w:pPr>
              <w:numPr>
                <w:ilvl w:val="0"/>
                <w:numId w:val="62"/>
              </w:numPr>
              <w:spacing w:before="240" w:after="0"/>
              <w:jc w:val="both"/>
              <w:rPr>
                <w:sz w:val="28"/>
                <w:szCs w:val="28"/>
              </w:rPr>
            </w:pPr>
          </w:p>
        </w:tc>
        <w:tc>
          <w:tcPr>
            <w:tcW w:w="1654" w:type="pct"/>
            <w:vAlign w:val="center"/>
          </w:tcPr>
          <w:p w14:paraId="117FEADF" w14:textId="77777777" w:rsidR="00B06E63" w:rsidRDefault="00B06E63" w:rsidP="00B06E63">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Số fax</w:t>
            </w:r>
          </w:p>
        </w:tc>
        <w:tc>
          <w:tcPr>
            <w:tcW w:w="806" w:type="pct"/>
            <w:vAlign w:val="center"/>
          </w:tcPr>
          <w:p w14:paraId="73622EDF" w14:textId="77777777" w:rsidR="00B06E63" w:rsidRPr="003665DB" w:rsidRDefault="00B06E63" w:rsidP="00B06E63">
            <w:pPr>
              <w:widowControl w:val="0"/>
              <w:tabs>
                <w:tab w:val="left" w:pos="180"/>
              </w:tabs>
              <w:jc w:val="both"/>
              <w:rPr>
                <w:sz w:val="28"/>
                <w:szCs w:val="28"/>
                <w:lang w:val="vi-VN"/>
              </w:rPr>
            </w:pPr>
            <w:r w:rsidRPr="003665DB">
              <w:rPr>
                <w:sz w:val="28"/>
                <w:szCs w:val="28"/>
                <w:lang w:val="vi-VN"/>
              </w:rPr>
              <w:t>Textbox</w:t>
            </w:r>
          </w:p>
        </w:tc>
        <w:tc>
          <w:tcPr>
            <w:tcW w:w="2141" w:type="pct"/>
            <w:vAlign w:val="center"/>
          </w:tcPr>
          <w:p w14:paraId="18AD1441" w14:textId="77777777" w:rsidR="00B06E63" w:rsidRPr="003665DB" w:rsidRDefault="00B06E63" w:rsidP="00B06E63">
            <w:pPr>
              <w:widowControl w:val="0"/>
              <w:tabs>
                <w:tab w:val="left" w:pos="180"/>
              </w:tabs>
              <w:jc w:val="both"/>
              <w:rPr>
                <w:sz w:val="28"/>
                <w:szCs w:val="28"/>
              </w:rPr>
            </w:pPr>
            <w:r>
              <w:rPr>
                <w:sz w:val="28"/>
                <w:szCs w:val="28"/>
              </w:rPr>
              <w:t>Số fax</w:t>
            </w:r>
          </w:p>
        </w:tc>
      </w:tr>
      <w:tr w:rsidR="00B06E63" w:rsidRPr="00034F3E" w14:paraId="3911A1B6" w14:textId="77777777" w:rsidTr="00B06E63">
        <w:trPr>
          <w:jc w:val="center"/>
        </w:trPr>
        <w:tc>
          <w:tcPr>
            <w:tcW w:w="399" w:type="pct"/>
            <w:vAlign w:val="center"/>
          </w:tcPr>
          <w:p w14:paraId="5CC26CB6" w14:textId="77777777" w:rsidR="00B06E63" w:rsidRPr="003665DB" w:rsidRDefault="00B06E63" w:rsidP="00B06E63">
            <w:pPr>
              <w:numPr>
                <w:ilvl w:val="0"/>
                <w:numId w:val="62"/>
              </w:numPr>
              <w:spacing w:before="240" w:after="0"/>
              <w:jc w:val="both"/>
              <w:rPr>
                <w:sz w:val="28"/>
                <w:szCs w:val="28"/>
              </w:rPr>
            </w:pPr>
          </w:p>
        </w:tc>
        <w:tc>
          <w:tcPr>
            <w:tcW w:w="1654" w:type="pct"/>
            <w:vAlign w:val="center"/>
          </w:tcPr>
          <w:p w14:paraId="29D17A61" w14:textId="77777777" w:rsidR="00B06E63" w:rsidRDefault="00B06E63" w:rsidP="00B06E63">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Cơ quan nhà nước QL</w:t>
            </w:r>
          </w:p>
        </w:tc>
        <w:tc>
          <w:tcPr>
            <w:tcW w:w="806" w:type="pct"/>
            <w:vAlign w:val="center"/>
          </w:tcPr>
          <w:p w14:paraId="6450A32B" w14:textId="77777777" w:rsidR="00B06E63" w:rsidRPr="003665DB" w:rsidRDefault="00B06E63" w:rsidP="00B06E63">
            <w:pPr>
              <w:widowControl w:val="0"/>
              <w:tabs>
                <w:tab w:val="left" w:pos="180"/>
              </w:tabs>
              <w:jc w:val="both"/>
              <w:rPr>
                <w:sz w:val="28"/>
                <w:szCs w:val="28"/>
                <w:lang w:val="vi-VN"/>
              </w:rPr>
            </w:pPr>
            <w:r w:rsidRPr="003665DB">
              <w:rPr>
                <w:sz w:val="28"/>
                <w:szCs w:val="28"/>
                <w:lang w:val="vi-VN"/>
              </w:rPr>
              <w:t>Textbox</w:t>
            </w:r>
          </w:p>
        </w:tc>
        <w:tc>
          <w:tcPr>
            <w:tcW w:w="2141" w:type="pct"/>
            <w:vAlign w:val="center"/>
          </w:tcPr>
          <w:p w14:paraId="049090DA" w14:textId="77777777" w:rsidR="00B06E63" w:rsidRPr="003665DB" w:rsidRDefault="00B06E63" w:rsidP="00B06E63">
            <w:pPr>
              <w:widowControl w:val="0"/>
              <w:tabs>
                <w:tab w:val="left" w:pos="180"/>
              </w:tabs>
              <w:jc w:val="both"/>
              <w:rPr>
                <w:sz w:val="28"/>
                <w:szCs w:val="28"/>
              </w:rPr>
            </w:pPr>
            <w:r>
              <w:rPr>
                <w:sz w:val="28"/>
                <w:szCs w:val="28"/>
              </w:rPr>
              <w:t>Cơ quan nhà nước quản lý</w:t>
            </w:r>
          </w:p>
        </w:tc>
      </w:tr>
      <w:tr w:rsidR="00B06E63" w:rsidRPr="00034F3E" w14:paraId="3ECEFC52" w14:textId="77777777" w:rsidTr="00B06E63">
        <w:trPr>
          <w:jc w:val="center"/>
        </w:trPr>
        <w:tc>
          <w:tcPr>
            <w:tcW w:w="399" w:type="pct"/>
            <w:vAlign w:val="center"/>
          </w:tcPr>
          <w:p w14:paraId="74758487" w14:textId="77777777" w:rsidR="00B06E63" w:rsidRPr="003665DB" w:rsidRDefault="00B06E63" w:rsidP="00B06E63">
            <w:pPr>
              <w:numPr>
                <w:ilvl w:val="0"/>
                <w:numId w:val="62"/>
              </w:numPr>
              <w:spacing w:before="240" w:after="0"/>
              <w:jc w:val="both"/>
              <w:rPr>
                <w:sz w:val="28"/>
                <w:szCs w:val="28"/>
              </w:rPr>
            </w:pPr>
          </w:p>
        </w:tc>
        <w:tc>
          <w:tcPr>
            <w:tcW w:w="1654" w:type="pct"/>
            <w:vAlign w:val="center"/>
          </w:tcPr>
          <w:p w14:paraId="5B6A1ED6" w14:textId="77777777" w:rsidR="00B06E63" w:rsidRDefault="00B06E63" w:rsidP="00B06E63">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 xml:space="preserve">Người liên hệ </w:t>
            </w:r>
          </w:p>
        </w:tc>
        <w:tc>
          <w:tcPr>
            <w:tcW w:w="806" w:type="pct"/>
            <w:vAlign w:val="center"/>
          </w:tcPr>
          <w:p w14:paraId="112DD1E2" w14:textId="77777777" w:rsidR="00B06E63" w:rsidRPr="003665DB" w:rsidRDefault="00B06E63" w:rsidP="00B06E63">
            <w:pPr>
              <w:widowControl w:val="0"/>
              <w:tabs>
                <w:tab w:val="left" w:pos="180"/>
              </w:tabs>
              <w:jc w:val="both"/>
              <w:rPr>
                <w:sz w:val="28"/>
                <w:szCs w:val="28"/>
                <w:lang w:val="vi-VN"/>
              </w:rPr>
            </w:pPr>
            <w:r w:rsidRPr="003665DB">
              <w:rPr>
                <w:sz w:val="28"/>
                <w:szCs w:val="28"/>
                <w:lang w:val="vi-VN"/>
              </w:rPr>
              <w:t>Textbox</w:t>
            </w:r>
          </w:p>
        </w:tc>
        <w:tc>
          <w:tcPr>
            <w:tcW w:w="2141" w:type="pct"/>
            <w:vAlign w:val="center"/>
          </w:tcPr>
          <w:p w14:paraId="25D99249" w14:textId="77777777" w:rsidR="00B06E63" w:rsidRDefault="00B06E63" w:rsidP="00B06E63">
            <w:pPr>
              <w:widowControl w:val="0"/>
              <w:tabs>
                <w:tab w:val="left" w:pos="180"/>
              </w:tabs>
              <w:jc w:val="both"/>
              <w:rPr>
                <w:sz w:val="28"/>
                <w:szCs w:val="28"/>
              </w:rPr>
            </w:pPr>
            <w:r>
              <w:rPr>
                <w:sz w:val="28"/>
                <w:szCs w:val="28"/>
              </w:rPr>
              <w:t xml:space="preserve">Người liên hệ </w:t>
            </w:r>
          </w:p>
          <w:p w14:paraId="26CDC36D" w14:textId="77777777" w:rsidR="00B06E63" w:rsidRPr="003665DB" w:rsidRDefault="00B06E63" w:rsidP="00B06E63">
            <w:pPr>
              <w:widowControl w:val="0"/>
              <w:tabs>
                <w:tab w:val="left" w:pos="180"/>
              </w:tabs>
              <w:jc w:val="both"/>
              <w:rPr>
                <w:sz w:val="28"/>
                <w:szCs w:val="28"/>
              </w:rPr>
            </w:pPr>
          </w:p>
        </w:tc>
      </w:tr>
    </w:tbl>
    <w:p w14:paraId="25B2B9D2" w14:textId="77777777" w:rsidR="00B06E63" w:rsidRPr="000B5789" w:rsidRDefault="00B06E63" w:rsidP="00B06E63">
      <w:pPr>
        <w:pStyle w:val="BodyText"/>
        <w:numPr>
          <w:ilvl w:val="0"/>
          <w:numId w:val="15"/>
        </w:numPr>
        <w:rPr>
          <w:szCs w:val="28"/>
          <w:lang w:eastAsia="zh-CN"/>
        </w:rPr>
      </w:pPr>
      <w:r w:rsidRPr="000B5789">
        <w:rPr>
          <w:szCs w:val="28"/>
        </w:rPr>
        <w:t>Hệ thống cho phép tìm kiếm TCSH bằng tên TCSH hoặc tên viết tắt.</w:t>
      </w:r>
    </w:p>
    <w:p w14:paraId="548F7392" w14:textId="77777777" w:rsidR="00B06E63" w:rsidRPr="000B5789" w:rsidRDefault="00B06E63" w:rsidP="00B06E63">
      <w:pPr>
        <w:pStyle w:val="BodyText"/>
        <w:numPr>
          <w:ilvl w:val="0"/>
          <w:numId w:val="15"/>
        </w:numPr>
        <w:rPr>
          <w:szCs w:val="28"/>
          <w:lang w:eastAsia="zh-CN"/>
        </w:rPr>
      </w:pPr>
      <w:r w:rsidRPr="000B5789">
        <w:rPr>
          <w:szCs w:val="28"/>
        </w:rPr>
        <w:t>Hệ thống cho phép sửa thông tin TCSH, cỏ thể sửa tất cả các trường thông tin.</w:t>
      </w:r>
    </w:p>
    <w:p w14:paraId="1E51906B" w14:textId="77777777" w:rsidR="00B06E63" w:rsidRPr="000B5789" w:rsidRDefault="00B06E63" w:rsidP="00B06E63">
      <w:pPr>
        <w:pStyle w:val="BodyText"/>
        <w:numPr>
          <w:ilvl w:val="0"/>
          <w:numId w:val="15"/>
        </w:numPr>
        <w:rPr>
          <w:szCs w:val="28"/>
          <w:lang w:eastAsia="zh-CN"/>
        </w:rPr>
      </w:pPr>
      <w:r w:rsidRPr="000B5789">
        <w:rPr>
          <w:szCs w:val="28"/>
        </w:rPr>
        <w:lastRenderedPageBreak/>
        <w:t xml:space="preserve">Hệ thống cho phép kết xuất thông tin TCSH, có thể kết xuất toàn bộ hoặc kết xuất thông tin các TCSH theo tiêu chí tìm kiếm </w:t>
      </w:r>
    </w:p>
    <w:p w14:paraId="3A1E0D52" w14:textId="77777777" w:rsidR="00B06E63" w:rsidRPr="009B387B" w:rsidRDefault="00B06E63" w:rsidP="00B06E63">
      <w:pPr>
        <w:pStyle w:val="Heading5"/>
        <w:numPr>
          <w:ilvl w:val="4"/>
          <w:numId w:val="1"/>
        </w:numPr>
      </w:pPr>
      <w:r>
        <w:t xml:space="preserve">Đơn vị tư vấn </w:t>
      </w:r>
    </w:p>
    <w:p w14:paraId="2DF1E253" w14:textId="77777777" w:rsidR="00B06E63" w:rsidRPr="000B5789" w:rsidRDefault="00B06E63" w:rsidP="00B06E63">
      <w:pPr>
        <w:pStyle w:val="BodyText"/>
        <w:rPr>
          <w:szCs w:val="28"/>
          <w:lang w:eastAsia="zh-CN"/>
        </w:rPr>
      </w:pPr>
      <w:r w:rsidRPr="000B5789">
        <w:rPr>
          <w:b/>
          <w:szCs w:val="28"/>
          <w:lang w:eastAsia="zh-CN"/>
        </w:rPr>
        <w:t xml:space="preserve">Mục đích: </w:t>
      </w:r>
      <w:r w:rsidRPr="000B5789">
        <w:rPr>
          <w:szCs w:val="28"/>
          <w:lang w:eastAsia="zh-CN"/>
        </w:rPr>
        <w:t xml:space="preserve">Khai báo, quản lý, cập nhật thông tin Đơn vị tư vấn </w:t>
      </w:r>
    </w:p>
    <w:p w14:paraId="33845455" w14:textId="77777777" w:rsidR="00B06E63" w:rsidRPr="000B5789" w:rsidRDefault="00B06E63" w:rsidP="00B06E63">
      <w:pPr>
        <w:pStyle w:val="BodyText"/>
        <w:rPr>
          <w:szCs w:val="28"/>
        </w:rPr>
      </w:pPr>
      <w:r w:rsidRPr="000B5789">
        <w:rPr>
          <w:b/>
          <w:szCs w:val="28"/>
          <w:lang w:eastAsia="zh-CN"/>
        </w:rPr>
        <w:t>Xử lý sự kiện:</w:t>
      </w:r>
      <w:r w:rsidRPr="000B5789">
        <w:rPr>
          <w:szCs w:val="28"/>
          <w:lang w:eastAsia="zh-CN"/>
        </w:rPr>
        <w:t xml:space="preserve"> Đăng nhập vào hệ thống </w:t>
      </w:r>
      <w:r w:rsidRPr="000B5789">
        <w:rPr>
          <w:szCs w:val="28"/>
        </w:rPr>
        <w:sym w:font="Wingdings" w:char="F0E0"/>
      </w:r>
      <w:r w:rsidRPr="000B5789">
        <w:rPr>
          <w:szCs w:val="28"/>
          <w:lang w:eastAsia="zh-CN"/>
        </w:rPr>
        <w:t xml:space="preserve"> chọn menu Khai báo </w:t>
      </w:r>
      <w:r w:rsidRPr="000B5789">
        <w:rPr>
          <w:szCs w:val="28"/>
          <w:lang w:val="vi-VN"/>
        </w:rPr>
        <w:t xml:space="preserve"> </w:t>
      </w:r>
      <w:r w:rsidRPr="000B5789">
        <w:rPr>
          <w:szCs w:val="28"/>
        </w:rPr>
        <w:sym w:font="Wingdings" w:char="F0E0"/>
      </w:r>
      <w:r w:rsidRPr="000B5789">
        <w:rPr>
          <w:szCs w:val="28"/>
        </w:rPr>
        <w:t xml:space="preserve"> chọn chức năng Đơn vị tư vấn</w:t>
      </w:r>
      <w:r w:rsidRPr="000B5789">
        <w:rPr>
          <w:szCs w:val="28"/>
          <w:lang w:eastAsia="zh-CN"/>
        </w:rPr>
        <w:t xml:space="preserve"> </w:t>
      </w:r>
      <w:r w:rsidRPr="000B5789">
        <w:rPr>
          <w:szCs w:val="28"/>
        </w:rPr>
        <w:sym w:font="Wingdings" w:char="F0E0"/>
      </w:r>
      <w:r w:rsidRPr="000B5789">
        <w:rPr>
          <w:szCs w:val="28"/>
        </w:rPr>
        <w:t xml:space="preserve"> vào màn hình thông tin đơn vị tư vấn </w:t>
      </w:r>
    </w:p>
    <w:p w14:paraId="76A413F9" w14:textId="77777777" w:rsidR="00B06E63" w:rsidRPr="000B5789" w:rsidRDefault="00B06E63" w:rsidP="00B06E63">
      <w:pPr>
        <w:pStyle w:val="BodyText"/>
        <w:rPr>
          <w:b/>
          <w:szCs w:val="28"/>
        </w:rPr>
      </w:pPr>
      <w:r w:rsidRPr="000B5789">
        <w:rPr>
          <w:b/>
          <w:szCs w:val="28"/>
        </w:rPr>
        <w:t xml:space="preserve"> Phân tích : </w:t>
      </w:r>
    </w:p>
    <w:p w14:paraId="0F9F2228" w14:textId="77777777" w:rsidR="00B06E63" w:rsidRPr="000B5789" w:rsidRDefault="00B06E63" w:rsidP="00B06E63">
      <w:pPr>
        <w:pStyle w:val="BodyText"/>
        <w:numPr>
          <w:ilvl w:val="0"/>
          <w:numId w:val="15"/>
        </w:numPr>
        <w:rPr>
          <w:szCs w:val="28"/>
        </w:rPr>
      </w:pPr>
      <w:r w:rsidRPr="000B5789">
        <w:rPr>
          <w:szCs w:val="28"/>
        </w:rPr>
        <w:t>Hệ thống hiển thị danh sách đơn vị tư vấn, gồm các thông tin:</w:t>
      </w:r>
    </w:p>
    <w:p w14:paraId="66EE252E" w14:textId="77777777" w:rsidR="00B06E63" w:rsidRPr="000B5789" w:rsidRDefault="00B06E63" w:rsidP="00B06E63">
      <w:pPr>
        <w:pStyle w:val="BodyText"/>
        <w:numPr>
          <w:ilvl w:val="0"/>
          <w:numId w:val="64"/>
        </w:numPr>
        <w:rPr>
          <w:szCs w:val="28"/>
        </w:rPr>
      </w:pPr>
      <w:r w:rsidRPr="000B5789">
        <w:rPr>
          <w:szCs w:val="28"/>
        </w:rPr>
        <w:t>STT: số thứ tự</w:t>
      </w:r>
    </w:p>
    <w:p w14:paraId="59154EF2" w14:textId="77777777" w:rsidR="00B06E63" w:rsidRPr="000B5789" w:rsidRDefault="00B06E63" w:rsidP="00B06E63">
      <w:pPr>
        <w:pStyle w:val="BodyText"/>
        <w:numPr>
          <w:ilvl w:val="0"/>
          <w:numId w:val="64"/>
        </w:numPr>
        <w:rPr>
          <w:szCs w:val="28"/>
        </w:rPr>
      </w:pPr>
      <w:r w:rsidRPr="000B5789">
        <w:rPr>
          <w:szCs w:val="28"/>
        </w:rPr>
        <w:t xml:space="preserve">Tên ĐV tư vấn: tên đơn vị tư vấn </w:t>
      </w:r>
    </w:p>
    <w:p w14:paraId="21826FB6" w14:textId="77777777" w:rsidR="00B06E63" w:rsidRPr="000B5789" w:rsidRDefault="00B06E63" w:rsidP="00B06E63">
      <w:pPr>
        <w:pStyle w:val="BodyText"/>
        <w:numPr>
          <w:ilvl w:val="0"/>
          <w:numId w:val="64"/>
        </w:numPr>
        <w:rPr>
          <w:szCs w:val="28"/>
        </w:rPr>
      </w:pPr>
      <w:r w:rsidRPr="000B5789">
        <w:rPr>
          <w:szCs w:val="28"/>
        </w:rPr>
        <w:t>Tên viết tắt</w:t>
      </w:r>
    </w:p>
    <w:p w14:paraId="24044BC5" w14:textId="77777777" w:rsidR="00B06E63" w:rsidRPr="000B5789" w:rsidRDefault="00B06E63" w:rsidP="00B06E63">
      <w:pPr>
        <w:pStyle w:val="BodyText"/>
        <w:numPr>
          <w:ilvl w:val="0"/>
          <w:numId w:val="64"/>
        </w:numPr>
        <w:rPr>
          <w:szCs w:val="28"/>
        </w:rPr>
      </w:pPr>
      <w:r w:rsidRPr="000B5789">
        <w:rPr>
          <w:szCs w:val="28"/>
        </w:rPr>
        <w:t>Số điện thoại</w:t>
      </w:r>
    </w:p>
    <w:p w14:paraId="53DB9650" w14:textId="77777777" w:rsidR="00B06E63" w:rsidRPr="000B5789" w:rsidRDefault="00B06E63" w:rsidP="00B06E63">
      <w:pPr>
        <w:pStyle w:val="BodyText"/>
        <w:numPr>
          <w:ilvl w:val="0"/>
          <w:numId w:val="64"/>
        </w:numPr>
        <w:rPr>
          <w:szCs w:val="28"/>
        </w:rPr>
      </w:pPr>
      <w:r w:rsidRPr="000B5789">
        <w:rPr>
          <w:szCs w:val="28"/>
        </w:rPr>
        <w:t>Số fax</w:t>
      </w:r>
    </w:p>
    <w:p w14:paraId="2A225B6C" w14:textId="77777777" w:rsidR="00B06E63" w:rsidRPr="000B5789" w:rsidRDefault="00B06E63" w:rsidP="00B06E63">
      <w:pPr>
        <w:pStyle w:val="BodyText"/>
        <w:numPr>
          <w:ilvl w:val="0"/>
          <w:numId w:val="64"/>
        </w:numPr>
        <w:rPr>
          <w:szCs w:val="28"/>
        </w:rPr>
      </w:pPr>
      <w:r w:rsidRPr="000B5789">
        <w:rPr>
          <w:szCs w:val="28"/>
        </w:rPr>
        <w:t>Chức năng: gồm chi tiết, sửa, xóa</w:t>
      </w:r>
    </w:p>
    <w:p w14:paraId="031A0858" w14:textId="77777777" w:rsidR="00B06E63" w:rsidRPr="000B5789" w:rsidRDefault="00B06E63" w:rsidP="00B06E63">
      <w:pPr>
        <w:pStyle w:val="BodyText"/>
        <w:numPr>
          <w:ilvl w:val="0"/>
          <w:numId w:val="15"/>
        </w:numPr>
        <w:rPr>
          <w:szCs w:val="28"/>
        </w:rPr>
      </w:pPr>
      <w:r w:rsidRPr="000B5789">
        <w:rPr>
          <w:szCs w:val="28"/>
        </w:rPr>
        <w:t xml:space="preserve">Thêm mới đơn vị tư vấn, gồm các thông tin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1"/>
        <w:gridCol w:w="3036"/>
        <w:gridCol w:w="1348"/>
        <w:gridCol w:w="3917"/>
      </w:tblGrid>
      <w:tr w:rsidR="00B06E63" w:rsidRPr="00CD1498" w14:paraId="70AA4CAC" w14:textId="77777777" w:rsidTr="00B06E63">
        <w:trPr>
          <w:tblHeader/>
          <w:jc w:val="center"/>
        </w:trPr>
        <w:tc>
          <w:tcPr>
            <w:tcW w:w="420" w:type="pct"/>
            <w:shd w:val="clear" w:color="auto" w:fill="4F81BD"/>
            <w:vAlign w:val="center"/>
          </w:tcPr>
          <w:p w14:paraId="18BEBDBC" w14:textId="77777777" w:rsidR="00B06E63" w:rsidRPr="00CD1498" w:rsidRDefault="00B06E63" w:rsidP="00B06E63">
            <w:pPr>
              <w:widowControl w:val="0"/>
              <w:tabs>
                <w:tab w:val="left" w:pos="180"/>
              </w:tabs>
              <w:jc w:val="both"/>
              <w:rPr>
                <w:b/>
                <w:noProof/>
                <w:szCs w:val="26"/>
              </w:rPr>
            </w:pPr>
            <w:r w:rsidRPr="00CD1498">
              <w:rPr>
                <w:b/>
                <w:noProof/>
                <w:szCs w:val="26"/>
              </w:rPr>
              <w:t>STT</w:t>
            </w:r>
          </w:p>
        </w:tc>
        <w:tc>
          <w:tcPr>
            <w:tcW w:w="1675" w:type="pct"/>
            <w:shd w:val="clear" w:color="auto" w:fill="4F81BD"/>
            <w:vAlign w:val="center"/>
          </w:tcPr>
          <w:p w14:paraId="68819DC1" w14:textId="77777777" w:rsidR="00B06E63" w:rsidRPr="00CD1498" w:rsidRDefault="00B06E63" w:rsidP="00B06E63">
            <w:pPr>
              <w:widowControl w:val="0"/>
              <w:tabs>
                <w:tab w:val="left" w:pos="180"/>
              </w:tabs>
              <w:jc w:val="both"/>
              <w:rPr>
                <w:b/>
                <w:noProof/>
                <w:szCs w:val="26"/>
              </w:rPr>
            </w:pPr>
            <w:r w:rsidRPr="00CD1498">
              <w:rPr>
                <w:b/>
                <w:noProof/>
                <w:szCs w:val="26"/>
              </w:rPr>
              <w:t>Tên trường</w:t>
            </w:r>
          </w:p>
        </w:tc>
        <w:tc>
          <w:tcPr>
            <w:tcW w:w="744" w:type="pct"/>
            <w:tcBorders>
              <w:bottom w:val="single" w:sz="4" w:space="0" w:color="auto"/>
            </w:tcBorders>
            <w:shd w:val="clear" w:color="auto" w:fill="4F81BD"/>
            <w:vAlign w:val="center"/>
          </w:tcPr>
          <w:p w14:paraId="4F8DD865" w14:textId="77777777" w:rsidR="00B06E63" w:rsidRPr="00CD1498" w:rsidRDefault="00B06E63" w:rsidP="00B06E63">
            <w:pPr>
              <w:widowControl w:val="0"/>
              <w:tabs>
                <w:tab w:val="left" w:pos="180"/>
              </w:tabs>
              <w:jc w:val="both"/>
              <w:rPr>
                <w:b/>
                <w:noProof/>
                <w:szCs w:val="26"/>
                <w:lang w:val="vi-VN"/>
              </w:rPr>
            </w:pPr>
            <w:r w:rsidRPr="00CD1498">
              <w:rPr>
                <w:b/>
                <w:noProof/>
                <w:szCs w:val="26"/>
                <w:lang w:val="vi-VN"/>
              </w:rPr>
              <w:t>Định dạng</w:t>
            </w:r>
          </w:p>
        </w:tc>
        <w:tc>
          <w:tcPr>
            <w:tcW w:w="2161" w:type="pct"/>
            <w:tcBorders>
              <w:bottom w:val="single" w:sz="4" w:space="0" w:color="auto"/>
            </w:tcBorders>
            <w:shd w:val="clear" w:color="auto" w:fill="4F81BD"/>
            <w:vAlign w:val="center"/>
          </w:tcPr>
          <w:p w14:paraId="0FB36805" w14:textId="77777777" w:rsidR="00B06E63" w:rsidRPr="00CD1498" w:rsidRDefault="00B06E63" w:rsidP="00B06E63">
            <w:pPr>
              <w:widowControl w:val="0"/>
              <w:tabs>
                <w:tab w:val="left" w:pos="180"/>
              </w:tabs>
              <w:jc w:val="both"/>
              <w:rPr>
                <w:b/>
                <w:noProof/>
                <w:szCs w:val="26"/>
              </w:rPr>
            </w:pPr>
            <w:r w:rsidRPr="00CD1498">
              <w:rPr>
                <w:b/>
                <w:noProof/>
                <w:szCs w:val="26"/>
              </w:rPr>
              <w:t>Mô tả</w:t>
            </w:r>
          </w:p>
        </w:tc>
      </w:tr>
      <w:tr w:rsidR="00B06E63" w:rsidRPr="00F82A7A" w14:paraId="29BF3024" w14:textId="77777777" w:rsidTr="00B06E63">
        <w:trPr>
          <w:jc w:val="center"/>
        </w:trPr>
        <w:tc>
          <w:tcPr>
            <w:tcW w:w="420" w:type="pct"/>
            <w:vAlign w:val="center"/>
          </w:tcPr>
          <w:p w14:paraId="504C5FEA" w14:textId="77777777" w:rsidR="00B06E63" w:rsidRPr="00F82A7A" w:rsidRDefault="00B06E63" w:rsidP="00B06E63">
            <w:pPr>
              <w:numPr>
                <w:ilvl w:val="0"/>
                <w:numId w:val="65"/>
              </w:numPr>
              <w:spacing w:before="240" w:after="0"/>
              <w:jc w:val="both"/>
              <w:rPr>
                <w:sz w:val="28"/>
                <w:szCs w:val="28"/>
              </w:rPr>
            </w:pPr>
          </w:p>
        </w:tc>
        <w:tc>
          <w:tcPr>
            <w:tcW w:w="1675" w:type="pct"/>
            <w:vAlign w:val="center"/>
          </w:tcPr>
          <w:p w14:paraId="1D08708C" w14:textId="77777777" w:rsidR="00B06E63" w:rsidRPr="00F82A7A" w:rsidRDefault="00B06E63" w:rsidP="00B06E63">
            <w:pPr>
              <w:widowControl w:val="0"/>
              <w:tabs>
                <w:tab w:val="left" w:pos="180"/>
              </w:tabs>
              <w:jc w:val="both"/>
              <w:rPr>
                <w:noProof/>
                <w:sz w:val="28"/>
                <w:szCs w:val="28"/>
              </w:rPr>
            </w:pPr>
            <w:r w:rsidRPr="00F82A7A">
              <w:rPr>
                <w:noProof/>
                <w:sz w:val="28"/>
                <w:szCs w:val="28"/>
              </w:rPr>
              <w:t>Tên ĐVTV</w:t>
            </w:r>
          </w:p>
        </w:tc>
        <w:tc>
          <w:tcPr>
            <w:tcW w:w="744" w:type="pct"/>
            <w:tcBorders>
              <w:top w:val="single" w:sz="4" w:space="0" w:color="auto"/>
            </w:tcBorders>
            <w:vAlign w:val="center"/>
          </w:tcPr>
          <w:p w14:paraId="67D26AD9" w14:textId="77777777" w:rsidR="00B06E63" w:rsidRPr="00F82A7A" w:rsidRDefault="00B06E63" w:rsidP="00B06E63">
            <w:pPr>
              <w:widowControl w:val="0"/>
              <w:tabs>
                <w:tab w:val="left" w:pos="180"/>
              </w:tabs>
              <w:jc w:val="both"/>
              <w:rPr>
                <w:sz w:val="28"/>
                <w:szCs w:val="28"/>
                <w:lang w:val="vi-VN"/>
              </w:rPr>
            </w:pPr>
            <w:r w:rsidRPr="00F82A7A">
              <w:rPr>
                <w:sz w:val="28"/>
                <w:szCs w:val="28"/>
                <w:lang w:val="vi-VN"/>
              </w:rPr>
              <w:t>Textbox</w:t>
            </w:r>
          </w:p>
        </w:tc>
        <w:tc>
          <w:tcPr>
            <w:tcW w:w="2161" w:type="pct"/>
            <w:tcBorders>
              <w:top w:val="single" w:sz="4" w:space="0" w:color="auto"/>
            </w:tcBorders>
            <w:vAlign w:val="center"/>
          </w:tcPr>
          <w:p w14:paraId="0E59E552" w14:textId="77777777" w:rsidR="00B06E63" w:rsidRPr="00F82A7A" w:rsidRDefault="00B06E63" w:rsidP="00B06E63">
            <w:pPr>
              <w:widowControl w:val="0"/>
              <w:tabs>
                <w:tab w:val="left" w:pos="180"/>
              </w:tabs>
              <w:jc w:val="both"/>
              <w:rPr>
                <w:sz w:val="28"/>
                <w:szCs w:val="28"/>
              </w:rPr>
            </w:pPr>
            <w:r w:rsidRPr="00F82A7A">
              <w:rPr>
                <w:sz w:val="28"/>
                <w:szCs w:val="28"/>
              </w:rPr>
              <w:t xml:space="preserve">Bắt buộc nhập, tên đơn vị tư vấn </w:t>
            </w:r>
          </w:p>
        </w:tc>
      </w:tr>
      <w:tr w:rsidR="00B06E63" w:rsidRPr="00F82A7A" w14:paraId="3188429F" w14:textId="77777777" w:rsidTr="00B06E63">
        <w:trPr>
          <w:jc w:val="center"/>
        </w:trPr>
        <w:tc>
          <w:tcPr>
            <w:tcW w:w="420" w:type="pct"/>
            <w:vAlign w:val="center"/>
          </w:tcPr>
          <w:p w14:paraId="26A69525" w14:textId="77777777" w:rsidR="00B06E63" w:rsidRPr="00F82A7A" w:rsidRDefault="00B06E63" w:rsidP="00B06E63">
            <w:pPr>
              <w:numPr>
                <w:ilvl w:val="0"/>
                <w:numId w:val="65"/>
              </w:numPr>
              <w:spacing w:before="240" w:after="0"/>
              <w:jc w:val="both"/>
              <w:rPr>
                <w:sz w:val="28"/>
                <w:szCs w:val="28"/>
              </w:rPr>
            </w:pPr>
          </w:p>
        </w:tc>
        <w:tc>
          <w:tcPr>
            <w:tcW w:w="1675" w:type="pct"/>
            <w:vAlign w:val="center"/>
          </w:tcPr>
          <w:p w14:paraId="5FB46B88" w14:textId="77777777" w:rsidR="00B06E63" w:rsidRPr="00F82A7A" w:rsidRDefault="00B06E63" w:rsidP="00B06E63">
            <w:pPr>
              <w:widowControl w:val="0"/>
              <w:tabs>
                <w:tab w:val="left" w:pos="180"/>
              </w:tabs>
              <w:jc w:val="both"/>
              <w:rPr>
                <w:noProof/>
                <w:sz w:val="28"/>
                <w:szCs w:val="28"/>
              </w:rPr>
            </w:pPr>
            <w:r w:rsidRPr="00F82A7A">
              <w:rPr>
                <w:noProof/>
                <w:sz w:val="28"/>
                <w:szCs w:val="28"/>
              </w:rPr>
              <w:t>Tên viết tắt</w:t>
            </w:r>
          </w:p>
        </w:tc>
        <w:tc>
          <w:tcPr>
            <w:tcW w:w="744" w:type="pct"/>
            <w:tcBorders>
              <w:top w:val="single" w:sz="4" w:space="0" w:color="auto"/>
            </w:tcBorders>
            <w:vAlign w:val="center"/>
          </w:tcPr>
          <w:p w14:paraId="278E1800" w14:textId="77777777" w:rsidR="00B06E63" w:rsidRPr="00F82A7A" w:rsidRDefault="00B06E63" w:rsidP="00B06E63">
            <w:pPr>
              <w:widowControl w:val="0"/>
              <w:tabs>
                <w:tab w:val="left" w:pos="180"/>
              </w:tabs>
              <w:jc w:val="both"/>
              <w:rPr>
                <w:sz w:val="28"/>
                <w:szCs w:val="28"/>
                <w:lang w:val="vi-VN"/>
              </w:rPr>
            </w:pPr>
            <w:r w:rsidRPr="00F82A7A">
              <w:rPr>
                <w:sz w:val="28"/>
                <w:szCs w:val="28"/>
                <w:lang w:val="vi-VN"/>
              </w:rPr>
              <w:t>Textbox</w:t>
            </w:r>
          </w:p>
        </w:tc>
        <w:tc>
          <w:tcPr>
            <w:tcW w:w="2161" w:type="pct"/>
            <w:tcBorders>
              <w:top w:val="single" w:sz="4" w:space="0" w:color="auto"/>
            </w:tcBorders>
            <w:vAlign w:val="center"/>
          </w:tcPr>
          <w:p w14:paraId="113B7871" w14:textId="77777777" w:rsidR="00B06E63" w:rsidRPr="00F82A7A" w:rsidRDefault="00B06E63" w:rsidP="00B06E63">
            <w:pPr>
              <w:widowControl w:val="0"/>
              <w:tabs>
                <w:tab w:val="left" w:pos="180"/>
              </w:tabs>
              <w:jc w:val="both"/>
              <w:rPr>
                <w:sz w:val="28"/>
                <w:szCs w:val="28"/>
                <w:lang w:val="vi-VN"/>
              </w:rPr>
            </w:pPr>
            <w:r w:rsidRPr="00F82A7A">
              <w:rPr>
                <w:noProof/>
                <w:sz w:val="28"/>
                <w:szCs w:val="28"/>
              </w:rPr>
              <w:t>Tên viết tắt của đơn vị tư vấn</w:t>
            </w:r>
          </w:p>
        </w:tc>
      </w:tr>
      <w:tr w:rsidR="00B06E63" w:rsidRPr="00F82A7A" w14:paraId="5D5B81E1" w14:textId="77777777" w:rsidTr="00B06E63">
        <w:trPr>
          <w:jc w:val="center"/>
        </w:trPr>
        <w:tc>
          <w:tcPr>
            <w:tcW w:w="420" w:type="pct"/>
            <w:vAlign w:val="center"/>
          </w:tcPr>
          <w:p w14:paraId="537090BF" w14:textId="77777777" w:rsidR="00B06E63" w:rsidRPr="00F82A7A" w:rsidRDefault="00B06E63" w:rsidP="00B06E63">
            <w:pPr>
              <w:numPr>
                <w:ilvl w:val="0"/>
                <w:numId w:val="65"/>
              </w:numPr>
              <w:spacing w:before="240" w:after="0"/>
              <w:jc w:val="both"/>
              <w:rPr>
                <w:sz w:val="28"/>
                <w:szCs w:val="28"/>
              </w:rPr>
            </w:pPr>
          </w:p>
        </w:tc>
        <w:tc>
          <w:tcPr>
            <w:tcW w:w="1675" w:type="pct"/>
            <w:vAlign w:val="center"/>
          </w:tcPr>
          <w:p w14:paraId="206DD810" w14:textId="77777777" w:rsidR="00B06E63" w:rsidRPr="00F82A7A" w:rsidRDefault="00B06E63" w:rsidP="00B06E63">
            <w:pPr>
              <w:pStyle w:val="comment"/>
              <w:spacing w:before="0"/>
              <w:ind w:left="0"/>
              <w:jc w:val="both"/>
              <w:rPr>
                <w:rFonts w:ascii="Times New Roman" w:hAnsi="Times New Roman" w:cs="Times New Roman"/>
                <w:i w:val="0"/>
                <w:sz w:val="28"/>
                <w:szCs w:val="28"/>
              </w:rPr>
            </w:pPr>
            <w:r w:rsidRPr="00F82A7A">
              <w:rPr>
                <w:rFonts w:ascii="Times New Roman" w:hAnsi="Times New Roman" w:cs="Times New Roman"/>
                <w:i w:val="0"/>
                <w:sz w:val="28"/>
                <w:szCs w:val="28"/>
              </w:rPr>
              <w:t>Số điện thoại</w:t>
            </w:r>
          </w:p>
        </w:tc>
        <w:tc>
          <w:tcPr>
            <w:tcW w:w="744" w:type="pct"/>
            <w:vAlign w:val="center"/>
          </w:tcPr>
          <w:p w14:paraId="3106AE23" w14:textId="77777777" w:rsidR="00B06E63" w:rsidRPr="00F82A7A" w:rsidRDefault="00B06E63" w:rsidP="00B06E63">
            <w:pPr>
              <w:widowControl w:val="0"/>
              <w:tabs>
                <w:tab w:val="left" w:pos="180"/>
              </w:tabs>
              <w:jc w:val="both"/>
              <w:rPr>
                <w:sz w:val="28"/>
                <w:szCs w:val="28"/>
                <w:lang w:val="vi-VN"/>
              </w:rPr>
            </w:pPr>
            <w:r w:rsidRPr="00F82A7A">
              <w:rPr>
                <w:sz w:val="28"/>
                <w:szCs w:val="28"/>
                <w:lang w:val="vi-VN"/>
              </w:rPr>
              <w:t>Textbox</w:t>
            </w:r>
          </w:p>
        </w:tc>
        <w:tc>
          <w:tcPr>
            <w:tcW w:w="2161" w:type="pct"/>
            <w:vAlign w:val="center"/>
          </w:tcPr>
          <w:p w14:paraId="685343C3" w14:textId="77777777" w:rsidR="00B06E63" w:rsidRPr="00F82A7A" w:rsidRDefault="00B06E63" w:rsidP="00B06E63">
            <w:pPr>
              <w:widowControl w:val="0"/>
              <w:tabs>
                <w:tab w:val="left" w:pos="180"/>
              </w:tabs>
              <w:jc w:val="both"/>
              <w:rPr>
                <w:sz w:val="28"/>
                <w:szCs w:val="28"/>
              </w:rPr>
            </w:pPr>
            <w:r w:rsidRPr="00F82A7A">
              <w:rPr>
                <w:sz w:val="28"/>
                <w:szCs w:val="28"/>
              </w:rPr>
              <w:t>Số điện thoại</w:t>
            </w:r>
          </w:p>
        </w:tc>
      </w:tr>
      <w:tr w:rsidR="00B06E63" w:rsidRPr="00F82A7A" w14:paraId="47E30969" w14:textId="77777777" w:rsidTr="00B06E63">
        <w:trPr>
          <w:jc w:val="center"/>
        </w:trPr>
        <w:tc>
          <w:tcPr>
            <w:tcW w:w="420" w:type="pct"/>
            <w:vAlign w:val="center"/>
          </w:tcPr>
          <w:p w14:paraId="1A92801D" w14:textId="77777777" w:rsidR="00B06E63" w:rsidRPr="00F82A7A" w:rsidRDefault="00B06E63" w:rsidP="00B06E63">
            <w:pPr>
              <w:numPr>
                <w:ilvl w:val="0"/>
                <w:numId w:val="65"/>
              </w:numPr>
              <w:spacing w:before="240" w:after="0"/>
              <w:jc w:val="both"/>
              <w:rPr>
                <w:sz w:val="28"/>
                <w:szCs w:val="28"/>
              </w:rPr>
            </w:pPr>
          </w:p>
        </w:tc>
        <w:tc>
          <w:tcPr>
            <w:tcW w:w="1675" w:type="pct"/>
            <w:vAlign w:val="center"/>
          </w:tcPr>
          <w:p w14:paraId="0149972E" w14:textId="77777777" w:rsidR="00B06E63" w:rsidRPr="00F82A7A" w:rsidRDefault="00B06E63" w:rsidP="00B06E63">
            <w:pPr>
              <w:pStyle w:val="comment"/>
              <w:spacing w:before="0"/>
              <w:ind w:left="0"/>
              <w:jc w:val="both"/>
              <w:rPr>
                <w:rFonts w:ascii="Times New Roman" w:hAnsi="Times New Roman" w:cs="Times New Roman"/>
                <w:i w:val="0"/>
                <w:sz w:val="28"/>
                <w:szCs w:val="28"/>
              </w:rPr>
            </w:pPr>
            <w:r w:rsidRPr="00F82A7A">
              <w:rPr>
                <w:rFonts w:ascii="Times New Roman" w:hAnsi="Times New Roman" w:cs="Times New Roman"/>
                <w:i w:val="0"/>
                <w:sz w:val="28"/>
                <w:szCs w:val="28"/>
              </w:rPr>
              <w:t>Địa chỉ</w:t>
            </w:r>
          </w:p>
        </w:tc>
        <w:tc>
          <w:tcPr>
            <w:tcW w:w="744" w:type="pct"/>
            <w:vAlign w:val="center"/>
          </w:tcPr>
          <w:p w14:paraId="7F396D7D" w14:textId="77777777" w:rsidR="00B06E63" w:rsidRPr="00F82A7A" w:rsidRDefault="00B06E63" w:rsidP="00B06E63">
            <w:pPr>
              <w:widowControl w:val="0"/>
              <w:tabs>
                <w:tab w:val="left" w:pos="180"/>
              </w:tabs>
              <w:jc w:val="both"/>
              <w:rPr>
                <w:sz w:val="28"/>
                <w:szCs w:val="28"/>
                <w:lang w:val="vi-VN"/>
              </w:rPr>
            </w:pPr>
            <w:r w:rsidRPr="00F82A7A">
              <w:rPr>
                <w:sz w:val="28"/>
                <w:szCs w:val="28"/>
                <w:lang w:val="vi-VN"/>
              </w:rPr>
              <w:t>Textbox</w:t>
            </w:r>
          </w:p>
        </w:tc>
        <w:tc>
          <w:tcPr>
            <w:tcW w:w="2161" w:type="pct"/>
            <w:vAlign w:val="center"/>
          </w:tcPr>
          <w:p w14:paraId="592A53F0" w14:textId="77777777" w:rsidR="00B06E63" w:rsidRPr="00F82A7A" w:rsidRDefault="00B06E63" w:rsidP="00B06E63">
            <w:pPr>
              <w:widowControl w:val="0"/>
              <w:tabs>
                <w:tab w:val="left" w:pos="180"/>
              </w:tabs>
              <w:jc w:val="both"/>
              <w:rPr>
                <w:sz w:val="28"/>
                <w:szCs w:val="28"/>
              </w:rPr>
            </w:pPr>
            <w:r w:rsidRPr="00F82A7A">
              <w:rPr>
                <w:sz w:val="28"/>
                <w:szCs w:val="28"/>
              </w:rPr>
              <w:t>Địa chỉ</w:t>
            </w:r>
          </w:p>
        </w:tc>
      </w:tr>
      <w:tr w:rsidR="00B06E63" w:rsidRPr="00F82A7A" w14:paraId="7F58A38A" w14:textId="77777777" w:rsidTr="00B06E63">
        <w:trPr>
          <w:jc w:val="center"/>
        </w:trPr>
        <w:tc>
          <w:tcPr>
            <w:tcW w:w="420" w:type="pct"/>
            <w:vAlign w:val="center"/>
          </w:tcPr>
          <w:p w14:paraId="6BECD835" w14:textId="77777777" w:rsidR="00B06E63" w:rsidRPr="00F82A7A" w:rsidRDefault="00B06E63" w:rsidP="00B06E63">
            <w:pPr>
              <w:numPr>
                <w:ilvl w:val="0"/>
                <w:numId w:val="65"/>
              </w:numPr>
              <w:spacing w:before="240" w:after="0"/>
              <w:jc w:val="both"/>
              <w:rPr>
                <w:sz w:val="28"/>
                <w:szCs w:val="28"/>
              </w:rPr>
            </w:pPr>
          </w:p>
        </w:tc>
        <w:tc>
          <w:tcPr>
            <w:tcW w:w="1675" w:type="pct"/>
            <w:vAlign w:val="center"/>
          </w:tcPr>
          <w:p w14:paraId="782F6C00" w14:textId="77777777" w:rsidR="00B06E63" w:rsidRPr="00F82A7A" w:rsidRDefault="00B06E63" w:rsidP="00B06E63">
            <w:pPr>
              <w:pStyle w:val="comment"/>
              <w:spacing w:before="0"/>
              <w:ind w:left="0"/>
              <w:jc w:val="both"/>
              <w:rPr>
                <w:rFonts w:ascii="Times New Roman" w:hAnsi="Times New Roman" w:cs="Times New Roman"/>
                <w:i w:val="0"/>
                <w:sz w:val="28"/>
                <w:szCs w:val="28"/>
              </w:rPr>
            </w:pPr>
            <w:r w:rsidRPr="00F82A7A">
              <w:rPr>
                <w:rFonts w:ascii="Times New Roman" w:hAnsi="Times New Roman" w:cs="Times New Roman"/>
                <w:i w:val="0"/>
                <w:sz w:val="28"/>
                <w:szCs w:val="28"/>
              </w:rPr>
              <w:t>Fax</w:t>
            </w:r>
          </w:p>
        </w:tc>
        <w:tc>
          <w:tcPr>
            <w:tcW w:w="744" w:type="pct"/>
            <w:vAlign w:val="center"/>
          </w:tcPr>
          <w:p w14:paraId="4E4F3ADA" w14:textId="77777777" w:rsidR="00B06E63" w:rsidRPr="00F82A7A" w:rsidRDefault="00B06E63" w:rsidP="00B06E63">
            <w:pPr>
              <w:widowControl w:val="0"/>
              <w:tabs>
                <w:tab w:val="left" w:pos="180"/>
              </w:tabs>
              <w:jc w:val="both"/>
              <w:rPr>
                <w:sz w:val="28"/>
                <w:szCs w:val="28"/>
                <w:lang w:val="vi-VN"/>
              </w:rPr>
            </w:pPr>
            <w:r w:rsidRPr="00F82A7A">
              <w:rPr>
                <w:sz w:val="28"/>
                <w:szCs w:val="28"/>
                <w:lang w:val="vi-VN"/>
              </w:rPr>
              <w:t>Textbox</w:t>
            </w:r>
          </w:p>
        </w:tc>
        <w:tc>
          <w:tcPr>
            <w:tcW w:w="2161" w:type="pct"/>
            <w:vAlign w:val="center"/>
          </w:tcPr>
          <w:p w14:paraId="5091AAF7" w14:textId="77777777" w:rsidR="00B06E63" w:rsidRPr="00F82A7A" w:rsidRDefault="00B06E63" w:rsidP="00B06E63">
            <w:pPr>
              <w:widowControl w:val="0"/>
              <w:tabs>
                <w:tab w:val="left" w:pos="180"/>
              </w:tabs>
              <w:jc w:val="both"/>
              <w:rPr>
                <w:sz w:val="28"/>
                <w:szCs w:val="28"/>
              </w:rPr>
            </w:pPr>
            <w:r w:rsidRPr="00F82A7A">
              <w:rPr>
                <w:sz w:val="28"/>
                <w:szCs w:val="28"/>
              </w:rPr>
              <w:t xml:space="preserve">Fax </w:t>
            </w:r>
          </w:p>
        </w:tc>
      </w:tr>
    </w:tbl>
    <w:p w14:paraId="0686CEDC" w14:textId="77777777" w:rsidR="00B06E63" w:rsidRPr="00F82A7A" w:rsidRDefault="00B06E63" w:rsidP="00B06E63">
      <w:pPr>
        <w:pStyle w:val="BodyText"/>
        <w:numPr>
          <w:ilvl w:val="0"/>
          <w:numId w:val="15"/>
        </w:numPr>
        <w:rPr>
          <w:szCs w:val="28"/>
          <w:lang w:eastAsia="zh-CN"/>
        </w:rPr>
      </w:pPr>
      <w:r w:rsidRPr="00F82A7A">
        <w:rPr>
          <w:szCs w:val="28"/>
        </w:rPr>
        <w:lastRenderedPageBreak/>
        <w:t>Hệ thống cho phép tìm kiếm thông tin ĐVTV bằng tên đơn vị tư vấn, cho phép tìm kiếm theo giống như.</w:t>
      </w:r>
    </w:p>
    <w:p w14:paraId="7CBA8CC9" w14:textId="77777777" w:rsidR="00B06E63" w:rsidRPr="00F82A7A" w:rsidRDefault="00B06E63" w:rsidP="00B06E63">
      <w:pPr>
        <w:pStyle w:val="BodyText"/>
        <w:numPr>
          <w:ilvl w:val="0"/>
          <w:numId w:val="15"/>
        </w:numPr>
        <w:rPr>
          <w:szCs w:val="28"/>
          <w:lang w:eastAsia="zh-CN"/>
        </w:rPr>
      </w:pPr>
      <w:r w:rsidRPr="00F82A7A">
        <w:rPr>
          <w:szCs w:val="28"/>
        </w:rPr>
        <w:t>Hệ thống cho phép sửa thông tin đơn vị tư vấn , cỏ thể sửa tất cả các trường thông tin.</w:t>
      </w:r>
    </w:p>
    <w:p w14:paraId="1BB7E412" w14:textId="77777777" w:rsidR="00B06E63" w:rsidRPr="00F82A7A" w:rsidRDefault="00B06E63" w:rsidP="00B06E63">
      <w:pPr>
        <w:pStyle w:val="BodyText"/>
        <w:numPr>
          <w:ilvl w:val="0"/>
          <w:numId w:val="15"/>
        </w:numPr>
        <w:rPr>
          <w:szCs w:val="28"/>
          <w:lang w:eastAsia="zh-CN"/>
        </w:rPr>
      </w:pPr>
      <w:r w:rsidRPr="00F82A7A">
        <w:rPr>
          <w:szCs w:val="28"/>
        </w:rPr>
        <w:t xml:space="preserve">Hệ thống cho phép kết xuất thông tin đươn vị tư vấn, có thể kết xuất toàn bộ hoặc kết xuất thông tin các đơn vị tư vấn theo tìm kiếm </w:t>
      </w:r>
    </w:p>
    <w:p w14:paraId="78B5537D" w14:textId="77777777" w:rsidR="00B06E63" w:rsidRDefault="00B06E63" w:rsidP="00B06E63">
      <w:pPr>
        <w:pStyle w:val="Heading5"/>
        <w:numPr>
          <w:ilvl w:val="4"/>
          <w:numId w:val="1"/>
        </w:numPr>
      </w:pPr>
      <w:r>
        <w:t>Thành viên đấu giá</w:t>
      </w:r>
    </w:p>
    <w:p w14:paraId="5F50D127" w14:textId="77777777" w:rsidR="00B06E63" w:rsidRPr="000B5789" w:rsidRDefault="00B06E63" w:rsidP="00B06E63">
      <w:pPr>
        <w:pStyle w:val="BodyText"/>
        <w:rPr>
          <w:szCs w:val="28"/>
          <w:lang w:eastAsia="zh-CN"/>
        </w:rPr>
      </w:pPr>
      <w:r w:rsidRPr="000B5789">
        <w:rPr>
          <w:b/>
          <w:szCs w:val="28"/>
          <w:lang w:eastAsia="zh-CN"/>
        </w:rPr>
        <w:t xml:space="preserve">Mục đích: </w:t>
      </w:r>
      <w:r w:rsidRPr="000B5789">
        <w:rPr>
          <w:szCs w:val="28"/>
          <w:lang w:eastAsia="zh-CN"/>
        </w:rPr>
        <w:t xml:space="preserve">Khai báo, quản lý, cập nhật thông tin thành viên đấu giá </w:t>
      </w:r>
    </w:p>
    <w:p w14:paraId="3A74B0FE" w14:textId="77777777" w:rsidR="00B06E63" w:rsidRPr="000B5789" w:rsidRDefault="00B06E63" w:rsidP="00B06E63">
      <w:pPr>
        <w:pStyle w:val="BodyText"/>
        <w:rPr>
          <w:szCs w:val="28"/>
        </w:rPr>
      </w:pPr>
      <w:r w:rsidRPr="000B5789">
        <w:rPr>
          <w:b/>
          <w:szCs w:val="28"/>
          <w:lang w:eastAsia="zh-CN"/>
        </w:rPr>
        <w:t>Xử lý sự kiện:</w:t>
      </w:r>
      <w:r w:rsidRPr="000B5789">
        <w:rPr>
          <w:szCs w:val="28"/>
          <w:lang w:eastAsia="zh-CN"/>
        </w:rPr>
        <w:t xml:space="preserve"> Đăng nhập vào hệ thống </w:t>
      </w:r>
      <w:r w:rsidRPr="000B5789">
        <w:rPr>
          <w:szCs w:val="28"/>
        </w:rPr>
        <w:sym w:font="Wingdings" w:char="F0E0"/>
      </w:r>
      <w:r w:rsidRPr="000B5789">
        <w:rPr>
          <w:szCs w:val="28"/>
          <w:lang w:eastAsia="zh-CN"/>
        </w:rPr>
        <w:t xml:space="preserve"> chọn menu Khai báo </w:t>
      </w:r>
      <w:r w:rsidRPr="000B5789">
        <w:rPr>
          <w:szCs w:val="28"/>
          <w:lang w:val="vi-VN"/>
        </w:rPr>
        <w:t xml:space="preserve"> </w:t>
      </w:r>
      <w:r w:rsidRPr="000B5789">
        <w:rPr>
          <w:szCs w:val="28"/>
        </w:rPr>
        <w:sym w:font="Wingdings" w:char="F0E0"/>
      </w:r>
      <w:r w:rsidRPr="000B5789">
        <w:rPr>
          <w:szCs w:val="28"/>
        </w:rPr>
        <w:t xml:space="preserve"> chọn  chức năng thành viên đấu giá</w:t>
      </w:r>
      <w:r w:rsidRPr="000B5789">
        <w:rPr>
          <w:szCs w:val="28"/>
          <w:lang w:eastAsia="zh-CN"/>
        </w:rPr>
        <w:t xml:space="preserve"> </w:t>
      </w:r>
      <w:r w:rsidRPr="000B5789">
        <w:rPr>
          <w:szCs w:val="28"/>
        </w:rPr>
        <w:sym w:font="Wingdings" w:char="F0E0"/>
      </w:r>
      <w:r w:rsidRPr="000B5789">
        <w:rPr>
          <w:szCs w:val="28"/>
        </w:rPr>
        <w:t xml:space="preserve"> vào màn hình thành viên đấu giá</w:t>
      </w:r>
    </w:p>
    <w:p w14:paraId="29B6C25D" w14:textId="77777777" w:rsidR="00B06E63" w:rsidRPr="000B5789" w:rsidRDefault="00B06E63" w:rsidP="00B06E63">
      <w:pPr>
        <w:pStyle w:val="BodyText"/>
        <w:rPr>
          <w:b/>
          <w:szCs w:val="28"/>
        </w:rPr>
      </w:pPr>
      <w:r w:rsidRPr="000B5789">
        <w:rPr>
          <w:b/>
          <w:szCs w:val="28"/>
        </w:rPr>
        <w:t xml:space="preserve">Phân tích : </w:t>
      </w:r>
    </w:p>
    <w:p w14:paraId="634B2534" w14:textId="77777777" w:rsidR="00B06E63" w:rsidRPr="000B5789" w:rsidRDefault="00B06E63" w:rsidP="00B06E63">
      <w:pPr>
        <w:pStyle w:val="BodyText"/>
        <w:numPr>
          <w:ilvl w:val="0"/>
          <w:numId w:val="15"/>
        </w:numPr>
        <w:rPr>
          <w:szCs w:val="28"/>
        </w:rPr>
      </w:pPr>
      <w:r w:rsidRPr="000B5789">
        <w:rPr>
          <w:szCs w:val="28"/>
        </w:rPr>
        <w:t>Hệ thống hiển thị danh sách các thành viên đấu giá, gồm các thông tin:</w:t>
      </w:r>
    </w:p>
    <w:p w14:paraId="54DF174D" w14:textId="77777777" w:rsidR="00B06E63" w:rsidRPr="000B5789" w:rsidRDefault="00B06E63" w:rsidP="00B06E63">
      <w:pPr>
        <w:pStyle w:val="BodyText"/>
        <w:numPr>
          <w:ilvl w:val="0"/>
          <w:numId w:val="66"/>
        </w:numPr>
        <w:rPr>
          <w:szCs w:val="28"/>
        </w:rPr>
      </w:pPr>
      <w:r w:rsidRPr="000B5789">
        <w:rPr>
          <w:szCs w:val="28"/>
        </w:rPr>
        <w:t xml:space="preserve">Số thứ tự </w:t>
      </w:r>
    </w:p>
    <w:p w14:paraId="0D8DD5E5" w14:textId="77777777" w:rsidR="00B06E63" w:rsidRPr="000B5789" w:rsidRDefault="00B06E63" w:rsidP="00B06E63">
      <w:pPr>
        <w:pStyle w:val="BodyText"/>
        <w:numPr>
          <w:ilvl w:val="0"/>
          <w:numId w:val="66"/>
        </w:numPr>
        <w:rPr>
          <w:szCs w:val="28"/>
        </w:rPr>
      </w:pPr>
      <w:r w:rsidRPr="000B5789">
        <w:rPr>
          <w:szCs w:val="28"/>
        </w:rPr>
        <w:t>Mã thành viên</w:t>
      </w:r>
    </w:p>
    <w:p w14:paraId="15535B68" w14:textId="77777777" w:rsidR="00B06E63" w:rsidRPr="000B5789" w:rsidRDefault="00B06E63" w:rsidP="00B06E63">
      <w:pPr>
        <w:pStyle w:val="BodyText"/>
        <w:numPr>
          <w:ilvl w:val="0"/>
          <w:numId w:val="66"/>
        </w:numPr>
        <w:rPr>
          <w:szCs w:val="28"/>
        </w:rPr>
      </w:pPr>
      <w:r w:rsidRPr="000B5789">
        <w:rPr>
          <w:szCs w:val="28"/>
        </w:rPr>
        <w:t xml:space="preserve">Tên thành viên </w:t>
      </w:r>
    </w:p>
    <w:p w14:paraId="39E65483" w14:textId="77777777" w:rsidR="00B06E63" w:rsidRPr="000B5789" w:rsidRDefault="00B06E63" w:rsidP="00B06E63">
      <w:pPr>
        <w:pStyle w:val="BodyText"/>
        <w:numPr>
          <w:ilvl w:val="0"/>
          <w:numId w:val="66"/>
        </w:numPr>
        <w:rPr>
          <w:szCs w:val="28"/>
        </w:rPr>
      </w:pPr>
      <w:r w:rsidRPr="000B5789">
        <w:rPr>
          <w:szCs w:val="28"/>
        </w:rPr>
        <w:t>Tên viết tắt</w:t>
      </w:r>
    </w:p>
    <w:p w14:paraId="5444F41D" w14:textId="77777777" w:rsidR="00B06E63" w:rsidRPr="000B5789" w:rsidRDefault="00B06E63" w:rsidP="00B06E63">
      <w:pPr>
        <w:pStyle w:val="BodyText"/>
        <w:numPr>
          <w:ilvl w:val="0"/>
          <w:numId w:val="66"/>
        </w:numPr>
        <w:rPr>
          <w:szCs w:val="28"/>
        </w:rPr>
      </w:pPr>
      <w:r w:rsidRPr="000B5789">
        <w:rPr>
          <w:szCs w:val="28"/>
        </w:rPr>
        <w:t>Địa chỉ</w:t>
      </w:r>
    </w:p>
    <w:p w14:paraId="7455E428" w14:textId="77777777" w:rsidR="00B06E63" w:rsidRPr="000B5789" w:rsidRDefault="00B06E63" w:rsidP="00B06E63">
      <w:pPr>
        <w:pStyle w:val="BodyText"/>
        <w:numPr>
          <w:ilvl w:val="0"/>
          <w:numId w:val="66"/>
        </w:numPr>
        <w:rPr>
          <w:szCs w:val="28"/>
        </w:rPr>
      </w:pPr>
      <w:r w:rsidRPr="000B5789">
        <w:rPr>
          <w:szCs w:val="28"/>
        </w:rPr>
        <w:t>Số điện thoại</w:t>
      </w:r>
    </w:p>
    <w:p w14:paraId="1E1EDAC1" w14:textId="77777777" w:rsidR="00B06E63" w:rsidRPr="000B5789" w:rsidRDefault="00B06E63" w:rsidP="00B06E63">
      <w:pPr>
        <w:pStyle w:val="BodyText"/>
        <w:numPr>
          <w:ilvl w:val="0"/>
          <w:numId w:val="66"/>
        </w:numPr>
        <w:rPr>
          <w:szCs w:val="28"/>
        </w:rPr>
      </w:pPr>
      <w:r w:rsidRPr="000B5789">
        <w:rPr>
          <w:szCs w:val="28"/>
        </w:rPr>
        <w:t xml:space="preserve">Trạng thái </w:t>
      </w:r>
    </w:p>
    <w:p w14:paraId="20BADA48" w14:textId="77777777" w:rsidR="00B06E63" w:rsidRPr="000B5789" w:rsidRDefault="00B06E63" w:rsidP="00B06E63">
      <w:pPr>
        <w:pStyle w:val="BodyText"/>
        <w:numPr>
          <w:ilvl w:val="0"/>
          <w:numId w:val="66"/>
        </w:numPr>
        <w:rPr>
          <w:szCs w:val="28"/>
        </w:rPr>
      </w:pPr>
      <w:r w:rsidRPr="000B5789">
        <w:rPr>
          <w:szCs w:val="28"/>
        </w:rPr>
        <w:t>Loại hình</w:t>
      </w:r>
    </w:p>
    <w:p w14:paraId="3B54D087" w14:textId="77777777" w:rsidR="00B06E63" w:rsidRPr="000B5789" w:rsidRDefault="00B06E63" w:rsidP="00B06E63">
      <w:pPr>
        <w:pStyle w:val="BodyText"/>
        <w:numPr>
          <w:ilvl w:val="0"/>
          <w:numId w:val="66"/>
        </w:numPr>
        <w:rPr>
          <w:szCs w:val="28"/>
        </w:rPr>
      </w:pPr>
      <w:r w:rsidRPr="000B5789">
        <w:rPr>
          <w:szCs w:val="28"/>
        </w:rPr>
        <w:t>Số tài khoản liên kết</w:t>
      </w:r>
    </w:p>
    <w:p w14:paraId="3FD092C0" w14:textId="77777777" w:rsidR="00B06E63" w:rsidRPr="000B5789" w:rsidRDefault="00B06E63" w:rsidP="00B06E63">
      <w:pPr>
        <w:pStyle w:val="BodyText"/>
        <w:numPr>
          <w:ilvl w:val="0"/>
          <w:numId w:val="66"/>
        </w:numPr>
        <w:rPr>
          <w:szCs w:val="28"/>
        </w:rPr>
      </w:pPr>
      <w:r w:rsidRPr="000B5789">
        <w:rPr>
          <w:szCs w:val="28"/>
        </w:rPr>
        <w:t xml:space="preserve">Chức năng: gồm chi tiết, sửa, xóa </w:t>
      </w:r>
    </w:p>
    <w:p w14:paraId="3F9AA312" w14:textId="77777777" w:rsidR="00B06E63" w:rsidRPr="000B5789" w:rsidRDefault="00B06E63" w:rsidP="00B06E63">
      <w:pPr>
        <w:pStyle w:val="BodyText"/>
        <w:numPr>
          <w:ilvl w:val="0"/>
          <w:numId w:val="15"/>
        </w:numPr>
        <w:rPr>
          <w:szCs w:val="28"/>
        </w:rPr>
      </w:pPr>
      <w:r w:rsidRPr="000B5789">
        <w:rPr>
          <w:szCs w:val="28"/>
        </w:rPr>
        <w:t xml:space="preserve">Hệ thống cho phép tìm kiếm thành viên, qua các tiêu chí tìm kiếm: </w:t>
      </w:r>
    </w:p>
    <w:p w14:paraId="2A6EC2C8" w14:textId="77777777" w:rsidR="00B06E63" w:rsidRPr="000B5789" w:rsidRDefault="00B06E63" w:rsidP="00B06E63">
      <w:pPr>
        <w:pStyle w:val="BodyText"/>
        <w:numPr>
          <w:ilvl w:val="0"/>
          <w:numId w:val="67"/>
        </w:numPr>
        <w:rPr>
          <w:szCs w:val="28"/>
        </w:rPr>
      </w:pPr>
      <w:r w:rsidRPr="000B5789">
        <w:rPr>
          <w:szCs w:val="28"/>
        </w:rPr>
        <w:lastRenderedPageBreak/>
        <w:t xml:space="preserve">Tên thành viên: cho phép tìm kiếm thành viên theo giống như tên thành viên </w:t>
      </w:r>
    </w:p>
    <w:p w14:paraId="763332F1" w14:textId="77777777" w:rsidR="00B06E63" w:rsidRPr="000B5789" w:rsidRDefault="00B06E63" w:rsidP="00B06E63">
      <w:pPr>
        <w:pStyle w:val="BodyText"/>
        <w:numPr>
          <w:ilvl w:val="0"/>
          <w:numId w:val="67"/>
        </w:numPr>
        <w:rPr>
          <w:szCs w:val="28"/>
        </w:rPr>
      </w:pPr>
      <w:r w:rsidRPr="000B5789">
        <w:rPr>
          <w:szCs w:val="28"/>
        </w:rPr>
        <w:t>TN/NN: combobox chọn tất cả, trong nước hoặc nước ngoài .</w:t>
      </w:r>
    </w:p>
    <w:p w14:paraId="253641E9" w14:textId="77777777" w:rsidR="00B06E63" w:rsidRPr="000B5789" w:rsidRDefault="00B06E63" w:rsidP="00B06E63">
      <w:pPr>
        <w:pStyle w:val="BodyText"/>
        <w:numPr>
          <w:ilvl w:val="0"/>
          <w:numId w:val="15"/>
        </w:numPr>
        <w:rPr>
          <w:szCs w:val="28"/>
        </w:rPr>
      </w:pPr>
      <w:r w:rsidRPr="000B5789">
        <w:rPr>
          <w:szCs w:val="28"/>
        </w:rPr>
        <w:t xml:space="preserve">Thêm mới thành viên đấu gia, gồm các thông tin: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
        <w:gridCol w:w="2998"/>
        <w:gridCol w:w="1461"/>
        <w:gridCol w:w="3880"/>
      </w:tblGrid>
      <w:tr w:rsidR="00B06E63" w:rsidRPr="00CD1498" w14:paraId="6AF49358" w14:textId="77777777" w:rsidTr="00B06E63">
        <w:trPr>
          <w:tblHeader/>
          <w:jc w:val="center"/>
        </w:trPr>
        <w:tc>
          <w:tcPr>
            <w:tcW w:w="399" w:type="pct"/>
            <w:shd w:val="clear" w:color="auto" w:fill="4F81BD"/>
            <w:vAlign w:val="center"/>
          </w:tcPr>
          <w:p w14:paraId="2D8B52F3" w14:textId="77777777" w:rsidR="00B06E63" w:rsidRPr="00CD1498" w:rsidRDefault="00B06E63" w:rsidP="00B06E63">
            <w:pPr>
              <w:widowControl w:val="0"/>
              <w:tabs>
                <w:tab w:val="left" w:pos="180"/>
              </w:tabs>
              <w:jc w:val="both"/>
              <w:rPr>
                <w:b/>
                <w:noProof/>
                <w:szCs w:val="26"/>
              </w:rPr>
            </w:pPr>
            <w:r w:rsidRPr="00CD1498">
              <w:rPr>
                <w:b/>
                <w:noProof/>
                <w:szCs w:val="26"/>
              </w:rPr>
              <w:t>STT</w:t>
            </w:r>
          </w:p>
        </w:tc>
        <w:tc>
          <w:tcPr>
            <w:tcW w:w="1654" w:type="pct"/>
            <w:shd w:val="clear" w:color="auto" w:fill="4F81BD"/>
            <w:vAlign w:val="center"/>
          </w:tcPr>
          <w:p w14:paraId="54F9FCCF" w14:textId="77777777" w:rsidR="00B06E63" w:rsidRPr="00CD1498" w:rsidRDefault="00B06E63" w:rsidP="00B06E63">
            <w:pPr>
              <w:widowControl w:val="0"/>
              <w:tabs>
                <w:tab w:val="left" w:pos="180"/>
              </w:tabs>
              <w:jc w:val="both"/>
              <w:rPr>
                <w:b/>
                <w:noProof/>
                <w:szCs w:val="26"/>
              </w:rPr>
            </w:pPr>
            <w:r w:rsidRPr="00CD1498">
              <w:rPr>
                <w:b/>
                <w:noProof/>
                <w:szCs w:val="26"/>
              </w:rPr>
              <w:t>Tên trường</w:t>
            </w:r>
          </w:p>
        </w:tc>
        <w:tc>
          <w:tcPr>
            <w:tcW w:w="806" w:type="pct"/>
            <w:tcBorders>
              <w:bottom w:val="single" w:sz="4" w:space="0" w:color="auto"/>
            </w:tcBorders>
            <w:shd w:val="clear" w:color="auto" w:fill="4F81BD"/>
            <w:vAlign w:val="center"/>
          </w:tcPr>
          <w:p w14:paraId="15646473" w14:textId="77777777" w:rsidR="00B06E63" w:rsidRPr="00CD1498" w:rsidRDefault="00B06E63" w:rsidP="00B06E63">
            <w:pPr>
              <w:widowControl w:val="0"/>
              <w:tabs>
                <w:tab w:val="left" w:pos="180"/>
              </w:tabs>
              <w:jc w:val="both"/>
              <w:rPr>
                <w:b/>
                <w:noProof/>
                <w:szCs w:val="26"/>
                <w:lang w:val="vi-VN"/>
              </w:rPr>
            </w:pPr>
            <w:r w:rsidRPr="00CD1498">
              <w:rPr>
                <w:b/>
                <w:noProof/>
                <w:szCs w:val="26"/>
                <w:lang w:val="vi-VN"/>
              </w:rPr>
              <w:t>Định dạng</w:t>
            </w:r>
          </w:p>
        </w:tc>
        <w:tc>
          <w:tcPr>
            <w:tcW w:w="2141" w:type="pct"/>
            <w:tcBorders>
              <w:bottom w:val="single" w:sz="4" w:space="0" w:color="auto"/>
            </w:tcBorders>
            <w:shd w:val="clear" w:color="auto" w:fill="4F81BD"/>
            <w:vAlign w:val="center"/>
          </w:tcPr>
          <w:p w14:paraId="476E3BAF" w14:textId="77777777" w:rsidR="00B06E63" w:rsidRPr="00CD1498" w:rsidRDefault="00B06E63" w:rsidP="00B06E63">
            <w:pPr>
              <w:widowControl w:val="0"/>
              <w:tabs>
                <w:tab w:val="left" w:pos="180"/>
              </w:tabs>
              <w:jc w:val="both"/>
              <w:rPr>
                <w:b/>
                <w:noProof/>
                <w:szCs w:val="26"/>
              </w:rPr>
            </w:pPr>
            <w:r w:rsidRPr="00CD1498">
              <w:rPr>
                <w:b/>
                <w:noProof/>
                <w:szCs w:val="26"/>
              </w:rPr>
              <w:t>Mô tả</w:t>
            </w:r>
          </w:p>
        </w:tc>
      </w:tr>
      <w:tr w:rsidR="00B06E63" w:rsidRPr="00CD1498" w14:paraId="69D199FE" w14:textId="77777777" w:rsidTr="00B06E63">
        <w:trPr>
          <w:jc w:val="center"/>
        </w:trPr>
        <w:tc>
          <w:tcPr>
            <w:tcW w:w="399" w:type="pct"/>
            <w:vAlign w:val="center"/>
          </w:tcPr>
          <w:p w14:paraId="43C590F4" w14:textId="77777777" w:rsidR="00B06E63" w:rsidRPr="00D66E64" w:rsidRDefault="00B06E63" w:rsidP="00B06E63">
            <w:pPr>
              <w:numPr>
                <w:ilvl w:val="0"/>
                <w:numId w:val="68"/>
              </w:numPr>
              <w:spacing w:before="240" w:after="0"/>
              <w:jc w:val="both"/>
              <w:rPr>
                <w:sz w:val="28"/>
                <w:szCs w:val="28"/>
              </w:rPr>
            </w:pPr>
          </w:p>
        </w:tc>
        <w:tc>
          <w:tcPr>
            <w:tcW w:w="1654" w:type="pct"/>
            <w:vAlign w:val="center"/>
          </w:tcPr>
          <w:p w14:paraId="0D56AF65" w14:textId="77777777" w:rsidR="00B06E63" w:rsidRPr="004A4512" w:rsidRDefault="00B06E63" w:rsidP="00B06E63">
            <w:pPr>
              <w:widowControl w:val="0"/>
              <w:tabs>
                <w:tab w:val="left" w:pos="180"/>
              </w:tabs>
              <w:jc w:val="both"/>
              <w:rPr>
                <w:noProof/>
                <w:sz w:val="28"/>
                <w:szCs w:val="28"/>
              </w:rPr>
            </w:pPr>
            <w:r>
              <w:rPr>
                <w:noProof/>
                <w:sz w:val="28"/>
                <w:szCs w:val="28"/>
              </w:rPr>
              <w:t xml:space="preserve">Mã thành viên </w:t>
            </w:r>
          </w:p>
        </w:tc>
        <w:tc>
          <w:tcPr>
            <w:tcW w:w="806" w:type="pct"/>
            <w:tcBorders>
              <w:top w:val="single" w:sz="4" w:space="0" w:color="auto"/>
              <w:bottom w:val="single" w:sz="4" w:space="0" w:color="auto"/>
            </w:tcBorders>
            <w:vAlign w:val="center"/>
          </w:tcPr>
          <w:p w14:paraId="5193657F" w14:textId="77777777" w:rsidR="00B06E63" w:rsidRPr="00D66E64" w:rsidRDefault="00B06E63" w:rsidP="00B06E63">
            <w:pPr>
              <w:widowControl w:val="0"/>
              <w:tabs>
                <w:tab w:val="left" w:pos="180"/>
              </w:tabs>
              <w:jc w:val="both"/>
              <w:rPr>
                <w:sz w:val="28"/>
                <w:szCs w:val="28"/>
                <w:lang w:val="vi-VN"/>
              </w:rPr>
            </w:pPr>
            <w:r>
              <w:rPr>
                <w:sz w:val="28"/>
                <w:szCs w:val="28"/>
              </w:rPr>
              <w:t>Text</w:t>
            </w:r>
            <w:r w:rsidRPr="00D66E64">
              <w:rPr>
                <w:sz w:val="28"/>
                <w:szCs w:val="28"/>
                <w:lang w:val="vi-VN"/>
              </w:rPr>
              <w:t>box</w:t>
            </w:r>
          </w:p>
        </w:tc>
        <w:tc>
          <w:tcPr>
            <w:tcW w:w="2141" w:type="pct"/>
            <w:tcBorders>
              <w:top w:val="single" w:sz="4" w:space="0" w:color="auto"/>
              <w:bottom w:val="single" w:sz="4" w:space="0" w:color="auto"/>
            </w:tcBorders>
            <w:vAlign w:val="center"/>
          </w:tcPr>
          <w:p w14:paraId="1EA98EA2" w14:textId="77777777" w:rsidR="00B06E63" w:rsidRPr="009C6900" w:rsidRDefault="00B06E63" w:rsidP="00B06E63">
            <w:pPr>
              <w:widowControl w:val="0"/>
              <w:tabs>
                <w:tab w:val="left" w:pos="180"/>
              </w:tabs>
              <w:jc w:val="both"/>
              <w:rPr>
                <w:sz w:val="28"/>
                <w:szCs w:val="28"/>
              </w:rPr>
            </w:pPr>
            <w:r>
              <w:rPr>
                <w:sz w:val="28"/>
                <w:szCs w:val="28"/>
              </w:rPr>
              <w:t xml:space="preserve">Bắt buộc nhập, không được trùng với mã thành viên đã có trong hệ thống. </w:t>
            </w:r>
          </w:p>
        </w:tc>
      </w:tr>
      <w:tr w:rsidR="00B06E63" w:rsidRPr="00CD1498" w14:paraId="22FBF9B4" w14:textId="77777777" w:rsidTr="00B06E63">
        <w:trPr>
          <w:jc w:val="center"/>
        </w:trPr>
        <w:tc>
          <w:tcPr>
            <w:tcW w:w="399" w:type="pct"/>
            <w:vAlign w:val="center"/>
          </w:tcPr>
          <w:p w14:paraId="290D8782" w14:textId="77777777" w:rsidR="00B06E63" w:rsidRPr="00D66E64" w:rsidRDefault="00B06E63" w:rsidP="00B06E63">
            <w:pPr>
              <w:numPr>
                <w:ilvl w:val="0"/>
                <w:numId w:val="68"/>
              </w:numPr>
              <w:spacing w:before="240" w:after="0"/>
              <w:jc w:val="both"/>
              <w:rPr>
                <w:sz w:val="28"/>
                <w:szCs w:val="28"/>
              </w:rPr>
            </w:pPr>
          </w:p>
        </w:tc>
        <w:tc>
          <w:tcPr>
            <w:tcW w:w="1654" w:type="pct"/>
            <w:vAlign w:val="center"/>
          </w:tcPr>
          <w:p w14:paraId="07143EBA" w14:textId="77777777" w:rsidR="00B06E63" w:rsidRPr="004A4512" w:rsidRDefault="00B06E63" w:rsidP="00B06E63">
            <w:pPr>
              <w:widowControl w:val="0"/>
              <w:tabs>
                <w:tab w:val="left" w:pos="180"/>
              </w:tabs>
              <w:jc w:val="both"/>
              <w:rPr>
                <w:noProof/>
                <w:sz w:val="28"/>
                <w:szCs w:val="28"/>
              </w:rPr>
            </w:pPr>
            <w:r>
              <w:rPr>
                <w:noProof/>
                <w:sz w:val="28"/>
                <w:szCs w:val="28"/>
              </w:rPr>
              <w:t xml:space="preserve">Tên thành viên </w:t>
            </w:r>
          </w:p>
        </w:tc>
        <w:tc>
          <w:tcPr>
            <w:tcW w:w="806" w:type="pct"/>
            <w:tcBorders>
              <w:top w:val="single" w:sz="4" w:space="0" w:color="auto"/>
              <w:bottom w:val="single" w:sz="4" w:space="0" w:color="auto"/>
            </w:tcBorders>
            <w:vAlign w:val="center"/>
          </w:tcPr>
          <w:p w14:paraId="2EB71766" w14:textId="77777777" w:rsidR="00B06E63" w:rsidRPr="00D66E64" w:rsidRDefault="00B06E63" w:rsidP="00B06E63">
            <w:pPr>
              <w:widowControl w:val="0"/>
              <w:tabs>
                <w:tab w:val="left" w:pos="180"/>
              </w:tabs>
              <w:jc w:val="both"/>
              <w:rPr>
                <w:sz w:val="28"/>
                <w:szCs w:val="28"/>
                <w:lang w:val="vi-VN"/>
              </w:rPr>
            </w:pPr>
            <w:r>
              <w:rPr>
                <w:sz w:val="28"/>
                <w:szCs w:val="28"/>
              </w:rPr>
              <w:t>Text</w:t>
            </w:r>
            <w:r w:rsidRPr="00D66E64">
              <w:rPr>
                <w:sz w:val="28"/>
                <w:szCs w:val="28"/>
                <w:lang w:val="vi-VN"/>
              </w:rPr>
              <w:t>box</w:t>
            </w:r>
          </w:p>
        </w:tc>
        <w:tc>
          <w:tcPr>
            <w:tcW w:w="2141" w:type="pct"/>
            <w:tcBorders>
              <w:top w:val="single" w:sz="4" w:space="0" w:color="auto"/>
              <w:bottom w:val="single" w:sz="4" w:space="0" w:color="auto"/>
            </w:tcBorders>
            <w:vAlign w:val="center"/>
          </w:tcPr>
          <w:p w14:paraId="410975E0" w14:textId="77777777" w:rsidR="00B06E63" w:rsidRPr="009C6900" w:rsidRDefault="00B06E63" w:rsidP="00B06E63">
            <w:pPr>
              <w:widowControl w:val="0"/>
              <w:tabs>
                <w:tab w:val="left" w:pos="180"/>
              </w:tabs>
              <w:jc w:val="both"/>
              <w:rPr>
                <w:sz w:val="28"/>
                <w:szCs w:val="28"/>
              </w:rPr>
            </w:pPr>
            <w:r>
              <w:rPr>
                <w:sz w:val="28"/>
                <w:szCs w:val="28"/>
              </w:rPr>
              <w:t xml:space="preserve">Bắt buộc nhập </w:t>
            </w:r>
          </w:p>
        </w:tc>
      </w:tr>
      <w:tr w:rsidR="00B06E63" w:rsidRPr="00CD1498" w14:paraId="2E571329" w14:textId="77777777" w:rsidTr="00B06E63">
        <w:trPr>
          <w:jc w:val="center"/>
        </w:trPr>
        <w:tc>
          <w:tcPr>
            <w:tcW w:w="399" w:type="pct"/>
            <w:vAlign w:val="center"/>
          </w:tcPr>
          <w:p w14:paraId="37A73460" w14:textId="77777777" w:rsidR="00B06E63" w:rsidRPr="00D66E64" w:rsidRDefault="00B06E63" w:rsidP="00B06E63">
            <w:pPr>
              <w:numPr>
                <w:ilvl w:val="0"/>
                <w:numId w:val="68"/>
              </w:numPr>
              <w:spacing w:before="240" w:after="0"/>
              <w:jc w:val="both"/>
              <w:rPr>
                <w:sz w:val="28"/>
                <w:szCs w:val="28"/>
              </w:rPr>
            </w:pPr>
          </w:p>
        </w:tc>
        <w:tc>
          <w:tcPr>
            <w:tcW w:w="1654" w:type="pct"/>
            <w:vAlign w:val="center"/>
          </w:tcPr>
          <w:p w14:paraId="24911361" w14:textId="77777777" w:rsidR="00B06E63" w:rsidRPr="004A4512" w:rsidRDefault="00B06E63" w:rsidP="00B06E63">
            <w:pPr>
              <w:widowControl w:val="0"/>
              <w:tabs>
                <w:tab w:val="left" w:pos="180"/>
              </w:tabs>
              <w:jc w:val="both"/>
              <w:rPr>
                <w:noProof/>
                <w:sz w:val="28"/>
                <w:szCs w:val="28"/>
              </w:rPr>
            </w:pPr>
            <w:r>
              <w:rPr>
                <w:noProof/>
                <w:sz w:val="28"/>
                <w:szCs w:val="28"/>
              </w:rPr>
              <w:t>Tên viết tắt</w:t>
            </w:r>
          </w:p>
        </w:tc>
        <w:tc>
          <w:tcPr>
            <w:tcW w:w="806" w:type="pct"/>
            <w:tcBorders>
              <w:top w:val="single" w:sz="4" w:space="0" w:color="auto"/>
              <w:bottom w:val="single" w:sz="4" w:space="0" w:color="auto"/>
            </w:tcBorders>
            <w:vAlign w:val="center"/>
          </w:tcPr>
          <w:p w14:paraId="6CA1352B" w14:textId="77777777" w:rsidR="00B06E63" w:rsidRPr="00D66E64" w:rsidRDefault="00B06E63" w:rsidP="00B06E63">
            <w:pPr>
              <w:widowControl w:val="0"/>
              <w:tabs>
                <w:tab w:val="left" w:pos="180"/>
              </w:tabs>
              <w:jc w:val="both"/>
              <w:rPr>
                <w:sz w:val="28"/>
                <w:szCs w:val="28"/>
                <w:lang w:val="vi-VN"/>
              </w:rPr>
            </w:pPr>
            <w:r>
              <w:rPr>
                <w:sz w:val="28"/>
                <w:szCs w:val="28"/>
              </w:rPr>
              <w:t>Text</w:t>
            </w:r>
            <w:r w:rsidRPr="00D66E64">
              <w:rPr>
                <w:sz w:val="28"/>
                <w:szCs w:val="28"/>
                <w:lang w:val="vi-VN"/>
              </w:rPr>
              <w:t>box</w:t>
            </w:r>
          </w:p>
        </w:tc>
        <w:tc>
          <w:tcPr>
            <w:tcW w:w="2141" w:type="pct"/>
            <w:tcBorders>
              <w:top w:val="single" w:sz="4" w:space="0" w:color="auto"/>
              <w:bottom w:val="single" w:sz="4" w:space="0" w:color="auto"/>
            </w:tcBorders>
            <w:vAlign w:val="center"/>
          </w:tcPr>
          <w:p w14:paraId="7F81B704" w14:textId="77777777" w:rsidR="00B06E63" w:rsidRPr="009C6900" w:rsidRDefault="00B06E63" w:rsidP="00B06E63">
            <w:pPr>
              <w:widowControl w:val="0"/>
              <w:tabs>
                <w:tab w:val="left" w:pos="180"/>
              </w:tabs>
              <w:jc w:val="both"/>
              <w:rPr>
                <w:sz w:val="28"/>
                <w:szCs w:val="28"/>
              </w:rPr>
            </w:pPr>
            <w:r>
              <w:rPr>
                <w:sz w:val="28"/>
                <w:szCs w:val="28"/>
              </w:rPr>
              <w:t xml:space="preserve">Bắt buộc nhập </w:t>
            </w:r>
          </w:p>
        </w:tc>
      </w:tr>
      <w:tr w:rsidR="00B06E63" w:rsidRPr="00CD1498" w14:paraId="47F911C7" w14:textId="77777777" w:rsidTr="00B06E63">
        <w:trPr>
          <w:jc w:val="center"/>
        </w:trPr>
        <w:tc>
          <w:tcPr>
            <w:tcW w:w="399" w:type="pct"/>
            <w:vAlign w:val="center"/>
          </w:tcPr>
          <w:p w14:paraId="5D86C55D" w14:textId="77777777" w:rsidR="00B06E63" w:rsidRPr="00D66E64" w:rsidRDefault="00B06E63" w:rsidP="00B06E63">
            <w:pPr>
              <w:numPr>
                <w:ilvl w:val="0"/>
                <w:numId w:val="68"/>
              </w:numPr>
              <w:spacing w:before="240" w:after="0"/>
              <w:jc w:val="both"/>
              <w:rPr>
                <w:sz w:val="28"/>
                <w:szCs w:val="28"/>
              </w:rPr>
            </w:pPr>
          </w:p>
        </w:tc>
        <w:tc>
          <w:tcPr>
            <w:tcW w:w="1654" w:type="pct"/>
            <w:vAlign w:val="center"/>
          </w:tcPr>
          <w:p w14:paraId="164E66D7" w14:textId="77777777" w:rsidR="00B06E63" w:rsidRPr="004A4512" w:rsidRDefault="00B06E63" w:rsidP="00B06E63">
            <w:pPr>
              <w:widowControl w:val="0"/>
              <w:tabs>
                <w:tab w:val="left" w:pos="180"/>
              </w:tabs>
              <w:jc w:val="both"/>
              <w:rPr>
                <w:noProof/>
                <w:sz w:val="28"/>
                <w:szCs w:val="28"/>
              </w:rPr>
            </w:pPr>
            <w:r>
              <w:rPr>
                <w:noProof/>
                <w:sz w:val="28"/>
                <w:szCs w:val="28"/>
              </w:rPr>
              <w:t xml:space="preserve">Địa chỉ trụ sở chính </w:t>
            </w:r>
          </w:p>
        </w:tc>
        <w:tc>
          <w:tcPr>
            <w:tcW w:w="806" w:type="pct"/>
            <w:tcBorders>
              <w:top w:val="single" w:sz="4" w:space="0" w:color="auto"/>
              <w:bottom w:val="single" w:sz="4" w:space="0" w:color="auto"/>
            </w:tcBorders>
            <w:vAlign w:val="center"/>
          </w:tcPr>
          <w:p w14:paraId="58CC08B7" w14:textId="77777777" w:rsidR="00B06E63" w:rsidRPr="00D66E64" w:rsidRDefault="00B06E63" w:rsidP="00B06E63">
            <w:pPr>
              <w:widowControl w:val="0"/>
              <w:tabs>
                <w:tab w:val="left" w:pos="180"/>
              </w:tabs>
              <w:jc w:val="both"/>
              <w:rPr>
                <w:sz w:val="28"/>
                <w:szCs w:val="28"/>
                <w:lang w:val="vi-VN"/>
              </w:rPr>
            </w:pPr>
            <w:r w:rsidRPr="004A4512">
              <w:rPr>
                <w:sz w:val="28"/>
                <w:szCs w:val="28"/>
              </w:rPr>
              <w:t>Text</w:t>
            </w:r>
            <w:r w:rsidRPr="004A4512">
              <w:rPr>
                <w:sz w:val="28"/>
                <w:szCs w:val="28"/>
                <w:lang w:val="vi-VN"/>
              </w:rPr>
              <w:t>box</w:t>
            </w:r>
          </w:p>
        </w:tc>
        <w:tc>
          <w:tcPr>
            <w:tcW w:w="2141" w:type="pct"/>
            <w:tcBorders>
              <w:top w:val="single" w:sz="4" w:space="0" w:color="auto"/>
              <w:bottom w:val="single" w:sz="4" w:space="0" w:color="auto"/>
            </w:tcBorders>
            <w:vAlign w:val="center"/>
          </w:tcPr>
          <w:p w14:paraId="267740AE" w14:textId="77777777" w:rsidR="00B06E63" w:rsidRPr="009C6900" w:rsidRDefault="00B06E63" w:rsidP="00B06E63">
            <w:pPr>
              <w:widowControl w:val="0"/>
              <w:tabs>
                <w:tab w:val="left" w:pos="180"/>
              </w:tabs>
              <w:jc w:val="both"/>
              <w:rPr>
                <w:sz w:val="28"/>
                <w:szCs w:val="28"/>
              </w:rPr>
            </w:pPr>
            <w:r>
              <w:rPr>
                <w:sz w:val="28"/>
                <w:szCs w:val="28"/>
              </w:rPr>
              <w:t>Đại chỉ trụ sở chính</w:t>
            </w:r>
          </w:p>
        </w:tc>
      </w:tr>
      <w:tr w:rsidR="00B06E63" w:rsidRPr="00CD1498" w14:paraId="768F142B" w14:textId="77777777" w:rsidTr="00B06E63">
        <w:trPr>
          <w:jc w:val="center"/>
        </w:trPr>
        <w:tc>
          <w:tcPr>
            <w:tcW w:w="399" w:type="pct"/>
            <w:vAlign w:val="center"/>
          </w:tcPr>
          <w:p w14:paraId="392BCC78" w14:textId="77777777" w:rsidR="00B06E63" w:rsidRPr="00D66E64" w:rsidRDefault="00B06E63" w:rsidP="00B06E63">
            <w:pPr>
              <w:numPr>
                <w:ilvl w:val="0"/>
                <w:numId w:val="68"/>
              </w:numPr>
              <w:spacing w:before="240" w:after="0"/>
              <w:jc w:val="both"/>
              <w:rPr>
                <w:sz w:val="28"/>
                <w:szCs w:val="28"/>
              </w:rPr>
            </w:pPr>
          </w:p>
        </w:tc>
        <w:tc>
          <w:tcPr>
            <w:tcW w:w="1654" w:type="pct"/>
            <w:vAlign w:val="center"/>
          </w:tcPr>
          <w:p w14:paraId="604FF4E1" w14:textId="77777777" w:rsidR="00B06E63" w:rsidRPr="004A4512" w:rsidRDefault="00B06E63" w:rsidP="00B06E63">
            <w:pPr>
              <w:widowControl w:val="0"/>
              <w:tabs>
                <w:tab w:val="left" w:pos="180"/>
              </w:tabs>
              <w:jc w:val="both"/>
              <w:rPr>
                <w:noProof/>
                <w:sz w:val="28"/>
                <w:szCs w:val="28"/>
              </w:rPr>
            </w:pPr>
            <w:r>
              <w:rPr>
                <w:noProof/>
                <w:sz w:val="28"/>
                <w:szCs w:val="28"/>
              </w:rPr>
              <w:t>Số điện thoại</w:t>
            </w:r>
          </w:p>
        </w:tc>
        <w:tc>
          <w:tcPr>
            <w:tcW w:w="806" w:type="pct"/>
            <w:tcBorders>
              <w:top w:val="single" w:sz="4" w:space="0" w:color="auto"/>
              <w:bottom w:val="single" w:sz="4" w:space="0" w:color="auto"/>
            </w:tcBorders>
            <w:vAlign w:val="center"/>
          </w:tcPr>
          <w:p w14:paraId="76723B0B" w14:textId="77777777" w:rsidR="00B06E63" w:rsidRPr="004A4512" w:rsidRDefault="00B06E63" w:rsidP="00B06E63">
            <w:pPr>
              <w:widowControl w:val="0"/>
              <w:tabs>
                <w:tab w:val="left" w:pos="180"/>
              </w:tabs>
              <w:jc w:val="both"/>
              <w:rPr>
                <w:sz w:val="28"/>
                <w:szCs w:val="28"/>
              </w:rPr>
            </w:pPr>
            <w:r>
              <w:rPr>
                <w:sz w:val="28"/>
                <w:szCs w:val="28"/>
              </w:rPr>
              <w:t xml:space="preserve">Number </w:t>
            </w:r>
          </w:p>
        </w:tc>
        <w:tc>
          <w:tcPr>
            <w:tcW w:w="2141" w:type="pct"/>
            <w:tcBorders>
              <w:top w:val="single" w:sz="4" w:space="0" w:color="auto"/>
              <w:bottom w:val="single" w:sz="4" w:space="0" w:color="auto"/>
            </w:tcBorders>
            <w:vAlign w:val="center"/>
          </w:tcPr>
          <w:p w14:paraId="17501700" w14:textId="77777777" w:rsidR="00B06E63" w:rsidRPr="009C6900" w:rsidRDefault="00B06E63" w:rsidP="00B06E63">
            <w:pPr>
              <w:widowControl w:val="0"/>
              <w:tabs>
                <w:tab w:val="left" w:pos="180"/>
              </w:tabs>
              <w:jc w:val="both"/>
              <w:rPr>
                <w:sz w:val="28"/>
                <w:szCs w:val="28"/>
              </w:rPr>
            </w:pPr>
            <w:r>
              <w:rPr>
                <w:sz w:val="28"/>
                <w:szCs w:val="28"/>
              </w:rPr>
              <w:t>Số điện thoại</w:t>
            </w:r>
          </w:p>
        </w:tc>
      </w:tr>
      <w:tr w:rsidR="00B06E63" w:rsidRPr="00CD1498" w14:paraId="045430FE" w14:textId="77777777" w:rsidTr="00B06E63">
        <w:trPr>
          <w:jc w:val="center"/>
        </w:trPr>
        <w:tc>
          <w:tcPr>
            <w:tcW w:w="399" w:type="pct"/>
            <w:vAlign w:val="center"/>
          </w:tcPr>
          <w:p w14:paraId="6A05A629" w14:textId="77777777" w:rsidR="00B06E63" w:rsidRPr="00D66E64" w:rsidRDefault="00B06E63" w:rsidP="00B06E63">
            <w:pPr>
              <w:numPr>
                <w:ilvl w:val="0"/>
                <w:numId w:val="68"/>
              </w:numPr>
              <w:spacing w:before="240" w:after="0"/>
              <w:jc w:val="both"/>
              <w:rPr>
                <w:sz w:val="28"/>
                <w:szCs w:val="28"/>
              </w:rPr>
            </w:pPr>
          </w:p>
        </w:tc>
        <w:tc>
          <w:tcPr>
            <w:tcW w:w="1654" w:type="pct"/>
            <w:vAlign w:val="center"/>
          </w:tcPr>
          <w:p w14:paraId="75C46C80" w14:textId="77777777" w:rsidR="00B06E63" w:rsidRPr="004A4512" w:rsidRDefault="00B06E63" w:rsidP="00B06E63">
            <w:pPr>
              <w:widowControl w:val="0"/>
              <w:tabs>
                <w:tab w:val="left" w:pos="180"/>
              </w:tabs>
              <w:jc w:val="both"/>
              <w:rPr>
                <w:noProof/>
                <w:sz w:val="28"/>
                <w:szCs w:val="28"/>
              </w:rPr>
            </w:pPr>
            <w:r>
              <w:rPr>
                <w:noProof/>
                <w:sz w:val="28"/>
                <w:szCs w:val="28"/>
              </w:rPr>
              <w:t>Số fax</w:t>
            </w:r>
          </w:p>
        </w:tc>
        <w:tc>
          <w:tcPr>
            <w:tcW w:w="806" w:type="pct"/>
            <w:tcBorders>
              <w:top w:val="single" w:sz="4" w:space="0" w:color="auto"/>
              <w:bottom w:val="single" w:sz="4" w:space="0" w:color="auto"/>
            </w:tcBorders>
            <w:vAlign w:val="center"/>
          </w:tcPr>
          <w:p w14:paraId="0B836323" w14:textId="77777777" w:rsidR="00B06E63" w:rsidRPr="00D66E64" w:rsidRDefault="00B06E63" w:rsidP="00B06E63">
            <w:pPr>
              <w:widowControl w:val="0"/>
              <w:tabs>
                <w:tab w:val="left" w:pos="180"/>
              </w:tabs>
              <w:jc w:val="both"/>
              <w:rPr>
                <w:sz w:val="28"/>
                <w:szCs w:val="28"/>
                <w:lang w:val="vi-VN"/>
              </w:rPr>
            </w:pPr>
            <w:r>
              <w:rPr>
                <w:sz w:val="28"/>
                <w:szCs w:val="28"/>
              </w:rPr>
              <w:t>Number</w:t>
            </w:r>
          </w:p>
        </w:tc>
        <w:tc>
          <w:tcPr>
            <w:tcW w:w="2141" w:type="pct"/>
            <w:tcBorders>
              <w:top w:val="single" w:sz="4" w:space="0" w:color="auto"/>
              <w:bottom w:val="single" w:sz="4" w:space="0" w:color="auto"/>
            </w:tcBorders>
            <w:vAlign w:val="center"/>
          </w:tcPr>
          <w:p w14:paraId="4A7EFA46" w14:textId="77777777" w:rsidR="00B06E63" w:rsidRPr="009C6900" w:rsidRDefault="00B06E63" w:rsidP="00B06E63">
            <w:pPr>
              <w:widowControl w:val="0"/>
              <w:tabs>
                <w:tab w:val="left" w:pos="180"/>
              </w:tabs>
              <w:jc w:val="both"/>
              <w:rPr>
                <w:sz w:val="28"/>
                <w:szCs w:val="28"/>
              </w:rPr>
            </w:pPr>
            <w:r>
              <w:rPr>
                <w:sz w:val="28"/>
                <w:szCs w:val="28"/>
              </w:rPr>
              <w:t xml:space="preserve">Số fax </w:t>
            </w:r>
          </w:p>
        </w:tc>
      </w:tr>
      <w:tr w:rsidR="00B06E63" w:rsidRPr="00CD1498" w14:paraId="609FC13F" w14:textId="77777777" w:rsidTr="00B06E63">
        <w:trPr>
          <w:jc w:val="center"/>
        </w:trPr>
        <w:tc>
          <w:tcPr>
            <w:tcW w:w="399" w:type="pct"/>
            <w:vAlign w:val="center"/>
          </w:tcPr>
          <w:p w14:paraId="2CE8206B" w14:textId="77777777" w:rsidR="00B06E63" w:rsidRPr="00D66E64" w:rsidRDefault="00B06E63" w:rsidP="00B06E63">
            <w:pPr>
              <w:numPr>
                <w:ilvl w:val="0"/>
                <w:numId w:val="68"/>
              </w:numPr>
              <w:spacing w:before="240" w:after="0"/>
              <w:jc w:val="both"/>
              <w:rPr>
                <w:sz w:val="28"/>
                <w:szCs w:val="28"/>
              </w:rPr>
            </w:pPr>
          </w:p>
        </w:tc>
        <w:tc>
          <w:tcPr>
            <w:tcW w:w="1654" w:type="pct"/>
            <w:vAlign w:val="center"/>
          </w:tcPr>
          <w:p w14:paraId="60307FC9" w14:textId="77777777" w:rsidR="00B06E63" w:rsidRPr="004A4512" w:rsidRDefault="00B06E63" w:rsidP="00B06E63">
            <w:pPr>
              <w:widowControl w:val="0"/>
              <w:tabs>
                <w:tab w:val="left" w:pos="180"/>
              </w:tabs>
              <w:jc w:val="both"/>
              <w:rPr>
                <w:noProof/>
                <w:sz w:val="28"/>
                <w:szCs w:val="28"/>
              </w:rPr>
            </w:pPr>
            <w:r>
              <w:rPr>
                <w:noProof/>
                <w:sz w:val="28"/>
                <w:szCs w:val="28"/>
              </w:rPr>
              <w:t>Số TELEX</w:t>
            </w:r>
          </w:p>
        </w:tc>
        <w:tc>
          <w:tcPr>
            <w:tcW w:w="806" w:type="pct"/>
            <w:tcBorders>
              <w:top w:val="single" w:sz="4" w:space="0" w:color="auto"/>
              <w:bottom w:val="single" w:sz="4" w:space="0" w:color="auto"/>
            </w:tcBorders>
            <w:vAlign w:val="center"/>
          </w:tcPr>
          <w:p w14:paraId="3FA336D5" w14:textId="77777777" w:rsidR="00B06E63" w:rsidRPr="00D66E64" w:rsidRDefault="00B06E63" w:rsidP="00B06E63">
            <w:pPr>
              <w:widowControl w:val="0"/>
              <w:tabs>
                <w:tab w:val="left" w:pos="180"/>
              </w:tabs>
              <w:jc w:val="both"/>
              <w:rPr>
                <w:sz w:val="28"/>
                <w:szCs w:val="28"/>
                <w:lang w:val="vi-VN"/>
              </w:rPr>
            </w:pPr>
            <w:r>
              <w:rPr>
                <w:sz w:val="28"/>
                <w:szCs w:val="28"/>
              </w:rPr>
              <w:t>Number</w:t>
            </w:r>
          </w:p>
        </w:tc>
        <w:tc>
          <w:tcPr>
            <w:tcW w:w="2141" w:type="pct"/>
            <w:tcBorders>
              <w:top w:val="single" w:sz="4" w:space="0" w:color="auto"/>
              <w:bottom w:val="single" w:sz="4" w:space="0" w:color="auto"/>
            </w:tcBorders>
            <w:vAlign w:val="center"/>
          </w:tcPr>
          <w:p w14:paraId="737B6A09" w14:textId="77777777" w:rsidR="00B06E63" w:rsidRPr="009C6900" w:rsidRDefault="00B06E63" w:rsidP="00B06E63">
            <w:pPr>
              <w:widowControl w:val="0"/>
              <w:tabs>
                <w:tab w:val="left" w:pos="180"/>
              </w:tabs>
              <w:jc w:val="both"/>
              <w:rPr>
                <w:sz w:val="28"/>
                <w:szCs w:val="28"/>
              </w:rPr>
            </w:pPr>
            <w:r>
              <w:rPr>
                <w:sz w:val="28"/>
                <w:szCs w:val="28"/>
              </w:rPr>
              <w:t xml:space="preserve">Số </w:t>
            </w:r>
            <w:r>
              <w:rPr>
                <w:noProof/>
                <w:sz w:val="28"/>
                <w:szCs w:val="28"/>
              </w:rPr>
              <w:t>TELEX</w:t>
            </w:r>
          </w:p>
        </w:tc>
      </w:tr>
      <w:tr w:rsidR="00B06E63" w:rsidRPr="00CD1498" w14:paraId="26965E24" w14:textId="77777777" w:rsidTr="00B06E63">
        <w:trPr>
          <w:jc w:val="center"/>
        </w:trPr>
        <w:tc>
          <w:tcPr>
            <w:tcW w:w="399" w:type="pct"/>
            <w:vAlign w:val="center"/>
          </w:tcPr>
          <w:p w14:paraId="6BC56FF7" w14:textId="77777777" w:rsidR="00B06E63" w:rsidRPr="00D66E64" w:rsidRDefault="00B06E63" w:rsidP="00B06E63">
            <w:pPr>
              <w:numPr>
                <w:ilvl w:val="0"/>
                <w:numId w:val="68"/>
              </w:numPr>
              <w:spacing w:before="240" w:after="0"/>
              <w:jc w:val="both"/>
              <w:rPr>
                <w:sz w:val="28"/>
                <w:szCs w:val="28"/>
              </w:rPr>
            </w:pPr>
          </w:p>
        </w:tc>
        <w:tc>
          <w:tcPr>
            <w:tcW w:w="1654" w:type="pct"/>
            <w:vAlign w:val="center"/>
          </w:tcPr>
          <w:p w14:paraId="10654E05" w14:textId="77777777" w:rsidR="00B06E63" w:rsidRPr="004A4512" w:rsidRDefault="00B06E63" w:rsidP="00B06E63">
            <w:pPr>
              <w:widowControl w:val="0"/>
              <w:tabs>
                <w:tab w:val="left" w:pos="180"/>
              </w:tabs>
              <w:jc w:val="both"/>
              <w:rPr>
                <w:noProof/>
                <w:sz w:val="28"/>
                <w:szCs w:val="28"/>
              </w:rPr>
            </w:pPr>
            <w:r>
              <w:rPr>
                <w:noProof/>
                <w:sz w:val="28"/>
                <w:szCs w:val="28"/>
              </w:rPr>
              <w:t xml:space="preserve"> Số tài khoản </w:t>
            </w:r>
          </w:p>
        </w:tc>
        <w:tc>
          <w:tcPr>
            <w:tcW w:w="806" w:type="pct"/>
            <w:tcBorders>
              <w:top w:val="single" w:sz="4" w:space="0" w:color="auto"/>
              <w:bottom w:val="single" w:sz="4" w:space="0" w:color="auto"/>
            </w:tcBorders>
            <w:vAlign w:val="center"/>
          </w:tcPr>
          <w:p w14:paraId="196ECFE3" w14:textId="77777777" w:rsidR="00B06E63" w:rsidRPr="00D66E64" w:rsidRDefault="00B06E63" w:rsidP="00B06E63">
            <w:pPr>
              <w:widowControl w:val="0"/>
              <w:tabs>
                <w:tab w:val="left" w:pos="180"/>
              </w:tabs>
              <w:jc w:val="both"/>
              <w:rPr>
                <w:sz w:val="28"/>
                <w:szCs w:val="28"/>
                <w:lang w:val="vi-VN"/>
              </w:rPr>
            </w:pPr>
            <w:r>
              <w:rPr>
                <w:sz w:val="28"/>
                <w:szCs w:val="28"/>
              </w:rPr>
              <w:t>Number</w:t>
            </w:r>
          </w:p>
        </w:tc>
        <w:tc>
          <w:tcPr>
            <w:tcW w:w="2141" w:type="pct"/>
            <w:tcBorders>
              <w:top w:val="single" w:sz="4" w:space="0" w:color="auto"/>
              <w:bottom w:val="single" w:sz="4" w:space="0" w:color="auto"/>
            </w:tcBorders>
            <w:vAlign w:val="center"/>
          </w:tcPr>
          <w:p w14:paraId="4B2A0889" w14:textId="77777777" w:rsidR="00B06E63" w:rsidRPr="009C6900" w:rsidRDefault="00B06E63" w:rsidP="00B06E63">
            <w:pPr>
              <w:widowControl w:val="0"/>
              <w:tabs>
                <w:tab w:val="left" w:pos="180"/>
              </w:tabs>
              <w:jc w:val="both"/>
              <w:rPr>
                <w:sz w:val="28"/>
                <w:szCs w:val="28"/>
              </w:rPr>
            </w:pPr>
            <w:r>
              <w:rPr>
                <w:sz w:val="28"/>
                <w:szCs w:val="28"/>
              </w:rPr>
              <w:t>Số tài khoản, bắt buộc nhập. không được trùng với số tài khoản của thành viên đấu giá trên hệ thống</w:t>
            </w:r>
          </w:p>
        </w:tc>
      </w:tr>
      <w:tr w:rsidR="00B06E63" w:rsidRPr="00CD1498" w14:paraId="044EB0B0" w14:textId="77777777" w:rsidTr="00B06E63">
        <w:trPr>
          <w:jc w:val="center"/>
        </w:trPr>
        <w:tc>
          <w:tcPr>
            <w:tcW w:w="399" w:type="pct"/>
            <w:vAlign w:val="center"/>
          </w:tcPr>
          <w:p w14:paraId="71A653E8" w14:textId="77777777" w:rsidR="00B06E63" w:rsidRPr="00D66E64" w:rsidRDefault="00B06E63" w:rsidP="00B06E63">
            <w:pPr>
              <w:numPr>
                <w:ilvl w:val="0"/>
                <w:numId w:val="68"/>
              </w:numPr>
              <w:spacing w:before="240" w:after="0"/>
              <w:jc w:val="both"/>
              <w:rPr>
                <w:sz w:val="28"/>
                <w:szCs w:val="28"/>
              </w:rPr>
            </w:pPr>
          </w:p>
        </w:tc>
        <w:tc>
          <w:tcPr>
            <w:tcW w:w="1654" w:type="pct"/>
            <w:vAlign w:val="center"/>
          </w:tcPr>
          <w:p w14:paraId="14EDDA67" w14:textId="77777777" w:rsidR="00B06E63" w:rsidRPr="004A4512" w:rsidRDefault="00B06E63" w:rsidP="00B06E63">
            <w:pPr>
              <w:widowControl w:val="0"/>
              <w:tabs>
                <w:tab w:val="left" w:pos="180"/>
              </w:tabs>
              <w:jc w:val="both"/>
              <w:rPr>
                <w:noProof/>
                <w:sz w:val="28"/>
                <w:szCs w:val="28"/>
              </w:rPr>
            </w:pPr>
            <w:r>
              <w:rPr>
                <w:noProof/>
                <w:sz w:val="28"/>
                <w:szCs w:val="28"/>
              </w:rPr>
              <w:t xml:space="preserve">NH mở tài khoản </w:t>
            </w:r>
          </w:p>
        </w:tc>
        <w:tc>
          <w:tcPr>
            <w:tcW w:w="806" w:type="pct"/>
            <w:tcBorders>
              <w:top w:val="single" w:sz="4" w:space="0" w:color="auto"/>
              <w:bottom w:val="single" w:sz="4" w:space="0" w:color="auto"/>
            </w:tcBorders>
            <w:vAlign w:val="center"/>
          </w:tcPr>
          <w:p w14:paraId="03E06349" w14:textId="77777777" w:rsidR="00B06E63" w:rsidRPr="00D66E64" w:rsidRDefault="00B06E63" w:rsidP="00B06E63">
            <w:pPr>
              <w:widowControl w:val="0"/>
              <w:tabs>
                <w:tab w:val="left" w:pos="180"/>
              </w:tabs>
              <w:jc w:val="both"/>
              <w:rPr>
                <w:sz w:val="28"/>
                <w:szCs w:val="28"/>
                <w:lang w:val="vi-VN"/>
              </w:rPr>
            </w:pPr>
            <w:r w:rsidRPr="004A4512">
              <w:rPr>
                <w:sz w:val="28"/>
                <w:szCs w:val="28"/>
              </w:rPr>
              <w:t>Text</w:t>
            </w:r>
            <w:r w:rsidRPr="004A4512">
              <w:rPr>
                <w:sz w:val="28"/>
                <w:szCs w:val="28"/>
                <w:lang w:val="vi-VN"/>
              </w:rPr>
              <w:t>box</w:t>
            </w:r>
          </w:p>
        </w:tc>
        <w:tc>
          <w:tcPr>
            <w:tcW w:w="2141" w:type="pct"/>
            <w:tcBorders>
              <w:top w:val="single" w:sz="4" w:space="0" w:color="auto"/>
              <w:bottom w:val="single" w:sz="4" w:space="0" w:color="auto"/>
            </w:tcBorders>
            <w:vAlign w:val="center"/>
          </w:tcPr>
          <w:p w14:paraId="524D8E08" w14:textId="77777777" w:rsidR="00B06E63" w:rsidRPr="009C6900" w:rsidRDefault="00B06E63" w:rsidP="00B06E63">
            <w:pPr>
              <w:widowControl w:val="0"/>
              <w:tabs>
                <w:tab w:val="left" w:pos="180"/>
              </w:tabs>
              <w:jc w:val="both"/>
              <w:rPr>
                <w:sz w:val="28"/>
                <w:szCs w:val="28"/>
              </w:rPr>
            </w:pPr>
            <w:r>
              <w:rPr>
                <w:sz w:val="28"/>
                <w:szCs w:val="28"/>
              </w:rPr>
              <w:t>Ngân hàng mở tài khoản, bắt buộc nhập</w:t>
            </w:r>
          </w:p>
        </w:tc>
      </w:tr>
      <w:tr w:rsidR="00B06E63" w:rsidRPr="00CD1498" w14:paraId="50CB806D" w14:textId="77777777" w:rsidTr="00B06E63">
        <w:trPr>
          <w:jc w:val="center"/>
        </w:trPr>
        <w:tc>
          <w:tcPr>
            <w:tcW w:w="399" w:type="pct"/>
            <w:vAlign w:val="center"/>
          </w:tcPr>
          <w:p w14:paraId="59DCF301" w14:textId="77777777" w:rsidR="00B06E63" w:rsidRPr="00D66E64" w:rsidRDefault="00B06E63" w:rsidP="00B06E63">
            <w:pPr>
              <w:numPr>
                <w:ilvl w:val="0"/>
                <w:numId w:val="68"/>
              </w:numPr>
              <w:spacing w:before="240" w:after="0"/>
              <w:jc w:val="both"/>
              <w:rPr>
                <w:sz w:val="28"/>
                <w:szCs w:val="28"/>
              </w:rPr>
            </w:pPr>
          </w:p>
        </w:tc>
        <w:tc>
          <w:tcPr>
            <w:tcW w:w="1654" w:type="pct"/>
            <w:vAlign w:val="center"/>
          </w:tcPr>
          <w:p w14:paraId="0C634781" w14:textId="77777777" w:rsidR="00B06E63" w:rsidRDefault="00B06E63" w:rsidP="00B06E63">
            <w:pPr>
              <w:widowControl w:val="0"/>
              <w:tabs>
                <w:tab w:val="left" w:pos="180"/>
              </w:tabs>
              <w:jc w:val="both"/>
              <w:rPr>
                <w:noProof/>
                <w:sz w:val="28"/>
                <w:szCs w:val="28"/>
              </w:rPr>
            </w:pPr>
            <w:r>
              <w:rPr>
                <w:noProof/>
                <w:sz w:val="28"/>
                <w:szCs w:val="28"/>
              </w:rPr>
              <w:t xml:space="preserve">Giấy phép thành lập </w:t>
            </w:r>
          </w:p>
        </w:tc>
        <w:tc>
          <w:tcPr>
            <w:tcW w:w="806" w:type="pct"/>
            <w:tcBorders>
              <w:top w:val="single" w:sz="4" w:space="0" w:color="auto"/>
              <w:bottom w:val="single" w:sz="4" w:space="0" w:color="auto"/>
            </w:tcBorders>
            <w:vAlign w:val="center"/>
          </w:tcPr>
          <w:p w14:paraId="57BAE70B" w14:textId="77777777" w:rsidR="00B06E63" w:rsidRPr="004A4512" w:rsidRDefault="00B06E63" w:rsidP="00B06E63">
            <w:pPr>
              <w:widowControl w:val="0"/>
              <w:tabs>
                <w:tab w:val="left" w:pos="180"/>
              </w:tabs>
              <w:jc w:val="both"/>
              <w:rPr>
                <w:sz w:val="28"/>
                <w:szCs w:val="28"/>
              </w:rPr>
            </w:pPr>
            <w:r>
              <w:rPr>
                <w:sz w:val="28"/>
                <w:szCs w:val="28"/>
              </w:rPr>
              <w:t xml:space="preserve">Number </w:t>
            </w:r>
          </w:p>
        </w:tc>
        <w:tc>
          <w:tcPr>
            <w:tcW w:w="2141" w:type="pct"/>
            <w:tcBorders>
              <w:top w:val="single" w:sz="4" w:space="0" w:color="auto"/>
              <w:bottom w:val="single" w:sz="4" w:space="0" w:color="auto"/>
            </w:tcBorders>
            <w:vAlign w:val="center"/>
          </w:tcPr>
          <w:p w14:paraId="383E8044" w14:textId="77777777" w:rsidR="00B06E63" w:rsidRPr="009C6900" w:rsidRDefault="00B06E63" w:rsidP="00B06E63">
            <w:pPr>
              <w:widowControl w:val="0"/>
              <w:tabs>
                <w:tab w:val="left" w:pos="180"/>
              </w:tabs>
              <w:jc w:val="both"/>
              <w:rPr>
                <w:sz w:val="28"/>
                <w:szCs w:val="28"/>
              </w:rPr>
            </w:pPr>
            <w:r>
              <w:rPr>
                <w:sz w:val="28"/>
                <w:szCs w:val="28"/>
              </w:rPr>
              <w:t>Số giấy phép thành lập, bắt buộc nhập</w:t>
            </w:r>
          </w:p>
        </w:tc>
      </w:tr>
      <w:tr w:rsidR="00B06E63" w:rsidRPr="00CD1498" w14:paraId="6B18E330" w14:textId="77777777" w:rsidTr="00B06E63">
        <w:trPr>
          <w:jc w:val="center"/>
        </w:trPr>
        <w:tc>
          <w:tcPr>
            <w:tcW w:w="399" w:type="pct"/>
            <w:vAlign w:val="center"/>
          </w:tcPr>
          <w:p w14:paraId="2A0AB9A1" w14:textId="77777777" w:rsidR="00B06E63" w:rsidRPr="00D66E64" w:rsidRDefault="00B06E63" w:rsidP="00B06E63">
            <w:pPr>
              <w:numPr>
                <w:ilvl w:val="0"/>
                <w:numId w:val="68"/>
              </w:numPr>
              <w:spacing w:before="240" w:after="0"/>
              <w:jc w:val="both"/>
              <w:rPr>
                <w:sz w:val="28"/>
                <w:szCs w:val="28"/>
              </w:rPr>
            </w:pPr>
          </w:p>
        </w:tc>
        <w:tc>
          <w:tcPr>
            <w:tcW w:w="1654" w:type="pct"/>
            <w:vAlign w:val="center"/>
          </w:tcPr>
          <w:p w14:paraId="78801BC5" w14:textId="77777777" w:rsidR="00B06E63" w:rsidRDefault="00B06E63" w:rsidP="00B06E63">
            <w:pPr>
              <w:widowControl w:val="0"/>
              <w:tabs>
                <w:tab w:val="left" w:pos="180"/>
              </w:tabs>
              <w:jc w:val="both"/>
              <w:rPr>
                <w:noProof/>
                <w:sz w:val="28"/>
                <w:szCs w:val="28"/>
              </w:rPr>
            </w:pPr>
            <w:r>
              <w:rPr>
                <w:noProof/>
                <w:sz w:val="28"/>
                <w:szCs w:val="28"/>
              </w:rPr>
              <w:t>Đơn vị cấp</w:t>
            </w:r>
          </w:p>
        </w:tc>
        <w:tc>
          <w:tcPr>
            <w:tcW w:w="806" w:type="pct"/>
            <w:tcBorders>
              <w:top w:val="single" w:sz="4" w:space="0" w:color="auto"/>
              <w:bottom w:val="single" w:sz="4" w:space="0" w:color="auto"/>
            </w:tcBorders>
            <w:vAlign w:val="center"/>
          </w:tcPr>
          <w:p w14:paraId="65B63CF1" w14:textId="77777777" w:rsidR="00B06E63" w:rsidRPr="00D66E64" w:rsidRDefault="00B06E63" w:rsidP="00B06E63">
            <w:pPr>
              <w:widowControl w:val="0"/>
              <w:tabs>
                <w:tab w:val="left" w:pos="180"/>
              </w:tabs>
              <w:jc w:val="both"/>
              <w:rPr>
                <w:sz w:val="28"/>
                <w:szCs w:val="28"/>
                <w:lang w:val="vi-VN"/>
              </w:rPr>
            </w:pPr>
            <w:r w:rsidRPr="004A4512">
              <w:rPr>
                <w:sz w:val="28"/>
                <w:szCs w:val="28"/>
              </w:rPr>
              <w:t>Text</w:t>
            </w:r>
            <w:r w:rsidRPr="004A4512">
              <w:rPr>
                <w:sz w:val="28"/>
                <w:szCs w:val="28"/>
                <w:lang w:val="vi-VN"/>
              </w:rPr>
              <w:t>box</w:t>
            </w:r>
          </w:p>
        </w:tc>
        <w:tc>
          <w:tcPr>
            <w:tcW w:w="2141" w:type="pct"/>
            <w:tcBorders>
              <w:top w:val="single" w:sz="4" w:space="0" w:color="auto"/>
              <w:bottom w:val="single" w:sz="4" w:space="0" w:color="auto"/>
            </w:tcBorders>
            <w:vAlign w:val="center"/>
          </w:tcPr>
          <w:p w14:paraId="1B4CC471" w14:textId="77777777" w:rsidR="00B06E63" w:rsidRPr="009C6900" w:rsidRDefault="00B06E63" w:rsidP="00B06E63">
            <w:pPr>
              <w:widowControl w:val="0"/>
              <w:tabs>
                <w:tab w:val="left" w:pos="180"/>
              </w:tabs>
              <w:jc w:val="both"/>
              <w:rPr>
                <w:sz w:val="28"/>
                <w:szCs w:val="28"/>
              </w:rPr>
            </w:pPr>
            <w:r>
              <w:rPr>
                <w:sz w:val="28"/>
                <w:szCs w:val="28"/>
              </w:rPr>
              <w:t>Đơn vị cấp giấy phép thành lập</w:t>
            </w:r>
          </w:p>
        </w:tc>
      </w:tr>
      <w:tr w:rsidR="00B06E63" w:rsidRPr="00CD1498" w14:paraId="26762F61" w14:textId="77777777" w:rsidTr="00B06E63">
        <w:trPr>
          <w:jc w:val="center"/>
        </w:trPr>
        <w:tc>
          <w:tcPr>
            <w:tcW w:w="399" w:type="pct"/>
            <w:vAlign w:val="center"/>
          </w:tcPr>
          <w:p w14:paraId="34D094DC" w14:textId="77777777" w:rsidR="00B06E63" w:rsidRPr="00D66E64" w:rsidRDefault="00B06E63" w:rsidP="00B06E63">
            <w:pPr>
              <w:numPr>
                <w:ilvl w:val="0"/>
                <w:numId w:val="68"/>
              </w:numPr>
              <w:spacing w:before="240" w:after="0"/>
              <w:jc w:val="both"/>
              <w:rPr>
                <w:sz w:val="28"/>
                <w:szCs w:val="28"/>
              </w:rPr>
            </w:pPr>
          </w:p>
        </w:tc>
        <w:tc>
          <w:tcPr>
            <w:tcW w:w="1654" w:type="pct"/>
            <w:vAlign w:val="center"/>
          </w:tcPr>
          <w:p w14:paraId="40EB8F78" w14:textId="77777777" w:rsidR="00B06E63" w:rsidRDefault="00B06E63" w:rsidP="00B06E63">
            <w:pPr>
              <w:widowControl w:val="0"/>
              <w:tabs>
                <w:tab w:val="left" w:pos="180"/>
              </w:tabs>
              <w:jc w:val="both"/>
              <w:rPr>
                <w:noProof/>
                <w:sz w:val="28"/>
                <w:szCs w:val="28"/>
              </w:rPr>
            </w:pPr>
            <w:r>
              <w:rPr>
                <w:noProof/>
                <w:sz w:val="28"/>
                <w:szCs w:val="28"/>
              </w:rPr>
              <w:t>Giấy ĐK kinh doanh</w:t>
            </w:r>
          </w:p>
        </w:tc>
        <w:tc>
          <w:tcPr>
            <w:tcW w:w="806" w:type="pct"/>
            <w:tcBorders>
              <w:top w:val="single" w:sz="4" w:space="0" w:color="auto"/>
              <w:bottom w:val="single" w:sz="4" w:space="0" w:color="auto"/>
            </w:tcBorders>
            <w:vAlign w:val="center"/>
          </w:tcPr>
          <w:p w14:paraId="27EBB660" w14:textId="77777777" w:rsidR="00B06E63" w:rsidRPr="004A4512" w:rsidRDefault="00B06E63" w:rsidP="00B06E63">
            <w:pPr>
              <w:widowControl w:val="0"/>
              <w:tabs>
                <w:tab w:val="left" w:pos="180"/>
              </w:tabs>
              <w:jc w:val="both"/>
              <w:rPr>
                <w:sz w:val="28"/>
                <w:szCs w:val="28"/>
              </w:rPr>
            </w:pPr>
            <w:r>
              <w:rPr>
                <w:sz w:val="28"/>
                <w:szCs w:val="28"/>
              </w:rPr>
              <w:t xml:space="preserve">Number </w:t>
            </w:r>
          </w:p>
        </w:tc>
        <w:tc>
          <w:tcPr>
            <w:tcW w:w="2141" w:type="pct"/>
            <w:tcBorders>
              <w:top w:val="single" w:sz="4" w:space="0" w:color="auto"/>
              <w:bottom w:val="single" w:sz="4" w:space="0" w:color="auto"/>
            </w:tcBorders>
            <w:vAlign w:val="center"/>
          </w:tcPr>
          <w:p w14:paraId="18C05B2B" w14:textId="77777777" w:rsidR="00B06E63" w:rsidRPr="009C6900" w:rsidRDefault="00B06E63" w:rsidP="00B06E63">
            <w:pPr>
              <w:widowControl w:val="0"/>
              <w:tabs>
                <w:tab w:val="left" w:pos="180"/>
              </w:tabs>
              <w:jc w:val="both"/>
              <w:rPr>
                <w:sz w:val="28"/>
                <w:szCs w:val="28"/>
              </w:rPr>
            </w:pPr>
            <w:r>
              <w:rPr>
                <w:sz w:val="28"/>
                <w:szCs w:val="28"/>
              </w:rPr>
              <w:t>Số giấy đăng ký kinh doanh</w:t>
            </w:r>
          </w:p>
        </w:tc>
      </w:tr>
      <w:tr w:rsidR="00B06E63" w:rsidRPr="00CD1498" w14:paraId="37E0150B" w14:textId="77777777" w:rsidTr="00B06E63">
        <w:trPr>
          <w:jc w:val="center"/>
        </w:trPr>
        <w:tc>
          <w:tcPr>
            <w:tcW w:w="399" w:type="pct"/>
            <w:vAlign w:val="center"/>
          </w:tcPr>
          <w:p w14:paraId="1F045CE7" w14:textId="77777777" w:rsidR="00B06E63" w:rsidRPr="00D66E64" w:rsidRDefault="00B06E63" w:rsidP="00B06E63">
            <w:pPr>
              <w:numPr>
                <w:ilvl w:val="0"/>
                <w:numId w:val="68"/>
              </w:numPr>
              <w:spacing w:before="240" w:after="0"/>
              <w:jc w:val="both"/>
              <w:rPr>
                <w:sz w:val="28"/>
                <w:szCs w:val="28"/>
              </w:rPr>
            </w:pPr>
          </w:p>
        </w:tc>
        <w:tc>
          <w:tcPr>
            <w:tcW w:w="1654" w:type="pct"/>
            <w:vAlign w:val="center"/>
          </w:tcPr>
          <w:p w14:paraId="056CDA65" w14:textId="77777777" w:rsidR="00B06E63" w:rsidRDefault="00B06E63" w:rsidP="00B06E63">
            <w:pPr>
              <w:widowControl w:val="0"/>
              <w:tabs>
                <w:tab w:val="left" w:pos="180"/>
              </w:tabs>
              <w:jc w:val="both"/>
              <w:rPr>
                <w:noProof/>
                <w:sz w:val="28"/>
                <w:szCs w:val="28"/>
              </w:rPr>
            </w:pPr>
            <w:r>
              <w:rPr>
                <w:noProof/>
                <w:sz w:val="28"/>
                <w:szCs w:val="28"/>
              </w:rPr>
              <w:t>Đơn vị cấp giấy phép</w:t>
            </w:r>
          </w:p>
        </w:tc>
        <w:tc>
          <w:tcPr>
            <w:tcW w:w="806" w:type="pct"/>
            <w:tcBorders>
              <w:top w:val="single" w:sz="4" w:space="0" w:color="auto"/>
              <w:bottom w:val="single" w:sz="4" w:space="0" w:color="auto"/>
            </w:tcBorders>
            <w:vAlign w:val="center"/>
          </w:tcPr>
          <w:p w14:paraId="3C030B51" w14:textId="77777777" w:rsidR="00B06E63" w:rsidRPr="00D66E64" w:rsidRDefault="00B06E63" w:rsidP="00B06E63">
            <w:pPr>
              <w:widowControl w:val="0"/>
              <w:tabs>
                <w:tab w:val="left" w:pos="180"/>
              </w:tabs>
              <w:jc w:val="both"/>
              <w:rPr>
                <w:sz w:val="28"/>
                <w:szCs w:val="28"/>
                <w:lang w:val="vi-VN"/>
              </w:rPr>
            </w:pPr>
            <w:r w:rsidRPr="004A4512">
              <w:rPr>
                <w:sz w:val="28"/>
                <w:szCs w:val="28"/>
              </w:rPr>
              <w:t>Text</w:t>
            </w:r>
            <w:r w:rsidRPr="004A4512">
              <w:rPr>
                <w:sz w:val="28"/>
                <w:szCs w:val="28"/>
                <w:lang w:val="vi-VN"/>
              </w:rPr>
              <w:t>box</w:t>
            </w:r>
          </w:p>
        </w:tc>
        <w:tc>
          <w:tcPr>
            <w:tcW w:w="2141" w:type="pct"/>
            <w:tcBorders>
              <w:top w:val="single" w:sz="4" w:space="0" w:color="auto"/>
              <w:bottom w:val="single" w:sz="4" w:space="0" w:color="auto"/>
            </w:tcBorders>
            <w:vAlign w:val="center"/>
          </w:tcPr>
          <w:p w14:paraId="5BD5E5DC" w14:textId="77777777" w:rsidR="00B06E63" w:rsidRPr="009C6900" w:rsidRDefault="00B06E63" w:rsidP="00B06E63">
            <w:pPr>
              <w:widowControl w:val="0"/>
              <w:tabs>
                <w:tab w:val="left" w:pos="180"/>
              </w:tabs>
              <w:jc w:val="both"/>
              <w:rPr>
                <w:sz w:val="28"/>
                <w:szCs w:val="28"/>
              </w:rPr>
            </w:pPr>
            <w:r>
              <w:rPr>
                <w:sz w:val="28"/>
                <w:szCs w:val="28"/>
              </w:rPr>
              <w:t>Đơn vị cấp giấy phép kinh doanh</w:t>
            </w:r>
          </w:p>
        </w:tc>
      </w:tr>
      <w:tr w:rsidR="00B06E63" w:rsidRPr="00CD1498" w14:paraId="7EC77CC6" w14:textId="77777777" w:rsidTr="00B06E63">
        <w:trPr>
          <w:jc w:val="center"/>
        </w:trPr>
        <w:tc>
          <w:tcPr>
            <w:tcW w:w="399" w:type="pct"/>
            <w:vAlign w:val="center"/>
          </w:tcPr>
          <w:p w14:paraId="2A9424F5" w14:textId="77777777" w:rsidR="00B06E63" w:rsidRPr="00D66E64" w:rsidRDefault="00B06E63" w:rsidP="00B06E63">
            <w:pPr>
              <w:numPr>
                <w:ilvl w:val="0"/>
                <w:numId w:val="68"/>
              </w:numPr>
              <w:spacing w:before="240" w:after="0"/>
              <w:jc w:val="both"/>
              <w:rPr>
                <w:sz w:val="28"/>
                <w:szCs w:val="28"/>
              </w:rPr>
            </w:pPr>
          </w:p>
        </w:tc>
        <w:tc>
          <w:tcPr>
            <w:tcW w:w="1654" w:type="pct"/>
            <w:vAlign w:val="center"/>
          </w:tcPr>
          <w:p w14:paraId="105A9C4E" w14:textId="77777777" w:rsidR="00B06E63" w:rsidRDefault="00B06E63" w:rsidP="00B06E63">
            <w:pPr>
              <w:widowControl w:val="0"/>
              <w:tabs>
                <w:tab w:val="left" w:pos="180"/>
              </w:tabs>
              <w:jc w:val="both"/>
              <w:rPr>
                <w:noProof/>
                <w:sz w:val="28"/>
                <w:szCs w:val="28"/>
              </w:rPr>
            </w:pPr>
            <w:r>
              <w:rPr>
                <w:noProof/>
                <w:sz w:val="28"/>
                <w:szCs w:val="28"/>
              </w:rPr>
              <w:t xml:space="preserve">Vốn điều lệ </w:t>
            </w:r>
          </w:p>
        </w:tc>
        <w:tc>
          <w:tcPr>
            <w:tcW w:w="806" w:type="pct"/>
            <w:tcBorders>
              <w:top w:val="single" w:sz="4" w:space="0" w:color="auto"/>
              <w:bottom w:val="single" w:sz="4" w:space="0" w:color="auto"/>
            </w:tcBorders>
            <w:vAlign w:val="center"/>
          </w:tcPr>
          <w:p w14:paraId="7F2B12E1" w14:textId="77777777" w:rsidR="00B06E63" w:rsidRPr="004A4512" w:rsidRDefault="00B06E63" w:rsidP="00B06E63">
            <w:pPr>
              <w:widowControl w:val="0"/>
              <w:tabs>
                <w:tab w:val="left" w:pos="180"/>
              </w:tabs>
              <w:jc w:val="both"/>
              <w:rPr>
                <w:sz w:val="28"/>
                <w:szCs w:val="28"/>
              </w:rPr>
            </w:pPr>
            <w:r>
              <w:rPr>
                <w:sz w:val="28"/>
                <w:szCs w:val="28"/>
              </w:rPr>
              <w:t xml:space="preserve">Number </w:t>
            </w:r>
          </w:p>
        </w:tc>
        <w:tc>
          <w:tcPr>
            <w:tcW w:w="2141" w:type="pct"/>
            <w:tcBorders>
              <w:top w:val="single" w:sz="4" w:space="0" w:color="auto"/>
              <w:bottom w:val="single" w:sz="4" w:space="0" w:color="auto"/>
            </w:tcBorders>
            <w:vAlign w:val="center"/>
          </w:tcPr>
          <w:p w14:paraId="32804AEF" w14:textId="77777777" w:rsidR="00B06E63" w:rsidRPr="009C6900" w:rsidRDefault="00B06E63" w:rsidP="00B06E63">
            <w:pPr>
              <w:widowControl w:val="0"/>
              <w:tabs>
                <w:tab w:val="left" w:pos="180"/>
              </w:tabs>
              <w:jc w:val="both"/>
              <w:rPr>
                <w:sz w:val="28"/>
                <w:szCs w:val="28"/>
              </w:rPr>
            </w:pPr>
            <w:r>
              <w:rPr>
                <w:sz w:val="28"/>
                <w:szCs w:val="28"/>
              </w:rPr>
              <w:t xml:space="preserve">Vốn điều lệ, bắt buộc nhập </w:t>
            </w:r>
          </w:p>
        </w:tc>
      </w:tr>
      <w:tr w:rsidR="00B06E63" w:rsidRPr="00CD1498" w14:paraId="1EDB3EA1" w14:textId="77777777" w:rsidTr="00B06E63">
        <w:trPr>
          <w:jc w:val="center"/>
        </w:trPr>
        <w:tc>
          <w:tcPr>
            <w:tcW w:w="399" w:type="pct"/>
            <w:vAlign w:val="center"/>
          </w:tcPr>
          <w:p w14:paraId="460AC2D9" w14:textId="77777777" w:rsidR="00B06E63" w:rsidRPr="00D66E64" w:rsidRDefault="00B06E63" w:rsidP="00B06E63">
            <w:pPr>
              <w:numPr>
                <w:ilvl w:val="0"/>
                <w:numId w:val="68"/>
              </w:numPr>
              <w:spacing w:before="240" w:after="0"/>
              <w:jc w:val="both"/>
              <w:rPr>
                <w:sz w:val="28"/>
                <w:szCs w:val="28"/>
              </w:rPr>
            </w:pPr>
          </w:p>
        </w:tc>
        <w:tc>
          <w:tcPr>
            <w:tcW w:w="1654" w:type="pct"/>
            <w:vAlign w:val="center"/>
          </w:tcPr>
          <w:p w14:paraId="25E1CFAE" w14:textId="77777777" w:rsidR="00B06E63" w:rsidRDefault="00B06E63" w:rsidP="00B06E63">
            <w:pPr>
              <w:widowControl w:val="0"/>
              <w:tabs>
                <w:tab w:val="left" w:pos="180"/>
              </w:tabs>
              <w:jc w:val="both"/>
              <w:rPr>
                <w:noProof/>
                <w:sz w:val="28"/>
                <w:szCs w:val="28"/>
              </w:rPr>
            </w:pPr>
            <w:r>
              <w:rPr>
                <w:noProof/>
                <w:sz w:val="28"/>
                <w:szCs w:val="28"/>
              </w:rPr>
              <w:t>Tên người đại diện</w:t>
            </w:r>
          </w:p>
        </w:tc>
        <w:tc>
          <w:tcPr>
            <w:tcW w:w="806" w:type="pct"/>
            <w:tcBorders>
              <w:top w:val="single" w:sz="4" w:space="0" w:color="auto"/>
              <w:bottom w:val="single" w:sz="4" w:space="0" w:color="auto"/>
            </w:tcBorders>
            <w:vAlign w:val="center"/>
          </w:tcPr>
          <w:p w14:paraId="62E91FAC" w14:textId="77777777" w:rsidR="00B06E63" w:rsidRPr="00D66E64" w:rsidRDefault="00B06E63" w:rsidP="00B06E63">
            <w:pPr>
              <w:widowControl w:val="0"/>
              <w:tabs>
                <w:tab w:val="left" w:pos="180"/>
              </w:tabs>
              <w:jc w:val="both"/>
              <w:rPr>
                <w:sz w:val="28"/>
                <w:szCs w:val="28"/>
                <w:lang w:val="vi-VN"/>
              </w:rPr>
            </w:pPr>
            <w:r w:rsidRPr="004A4512">
              <w:rPr>
                <w:sz w:val="28"/>
                <w:szCs w:val="28"/>
              </w:rPr>
              <w:t>Text</w:t>
            </w:r>
            <w:r w:rsidRPr="004A4512">
              <w:rPr>
                <w:sz w:val="28"/>
                <w:szCs w:val="28"/>
                <w:lang w:val="vi-VN"/>
              </w:rPr>
              <w:t>box</w:t>
            </w:r>
          </w:p>
        </w:tc>
        <w:tc>
          <w:tcPr>
            <w:tcW w:w="2141" w:type="pct"/>
            <w:tcBorders>
              <w:top w:val="single" w:sz="4" w:space="0" w:color="auto"/>
              <w:bottom w:val="single" w:sz="4" w:space="0" w:color="auto"/>
            </w:tcBorders>
            <w:vAlign w:val="center"/>
          </w:tcPr>
          <w:p w14:paraId="2471050B" w14:textId="77777777" w:rsidR="00B06E63" w:rsidRPr="009C6900" w:rsidRDefault="00B06E63" w:rsidP="00B06E63">
            <w:pPr>
              <w:widowControl w:val="0"/>
              <w:tabs>
                <w:tab w:val="left" w:pos="180"/>
              </w:tabs>
              <w:jc w:val="both"/>
              <w:rPr>
                <w:sz w:val="28"/>
                <w:szCs w:val="28"/>
              </w:rPr>
            </w:pPr>
            <w:r>
              <w:rPr>
                <w:sz w:val="28"/>
                <w:szCs w:val="28"/>
              </w:rPr>
              <w:t xml:space="preserve">Tên người đại diện, bắt buộc nhập </w:t>
            </w:r>
          </w:p>
        </w:tc>
      </w:tr>
      <w:tr w:rsidR="00B06E63" w:rsidRPr="00CD1498" w14:paraId="0C2570DC" w14:textId="77777777" w:rsidTr="00B06E63">
        <w:trPr>
          <w:jc w:val="center"/>
        </w:trPr>
        <w:tc>
          <w:tcPr>
            <w:tcW w:w="399" w:type="pct"/>
            <w:vAlign w:val="center"/>
          </w:tcPr>
          <w:p w14:paraId="5BFE72D7" w14:textId="77777777" w:rsidR="00B06E63" w:rsidRPr="00D66E64" w:rsidRDefault="00B06E63" w:rsidP="00B06E63">
            <w:pPr>
              <w:numPr>
                <w:ilvl w:val="0"/>
                <w:numId w:val="68"/>
              </w:numPr>
              <w:spacing w:before="240" w:after="0"/>
              <w:jc w:val="both"/>
              <w:rPr>
                <w:sz w:val="28"/>
                <w:szCs w:val="28"/>
              </w:rPr>
            </w:pPr>
          </w:p>
        </w:tc>
        <w:tc>
          <w:tcPr>
            <w:tcW w:w="1654" w:type="pct"/>
            <w:vAlign w:val="center"/>
          </w:tcPr>
          <w:p w14:paraId="4B887F77" w14:textId="77777777" w:rsidR="00B06E63" w:rsidRDefault="00B06E63" w:rsidP="00B06E63">
            <w:pPr>
              <w:widowControl w:val="0"/>
              <w:tabs>
                <w:tab w:val="left" w:pos="180"/>
              </w:tabs>
              <w:jc w:val="both"/>
              <w:rPr>
                <w:noProof/>
                <w:sz w:val="28"/>
                <w:szCs w:val="28"/>
              </w:rPr>
            </w:pPr>
            <w:r>
              <w:rPr>
                <w:noProof/>
                <w:sz w:val="28"/>
                <w:szCs w:val="28"/>
              </w:rPr>
              <w:t>Số CMND/ Hộ chiếu</w:t>
            </w:r>
          </w:p>
        </w:tc>
        <w:tc>
          <w:tcPr>
            <w:tcW w:w="806" w:type="pct"/>
            <w:tcBorders>
              <w:top w:val="single" w:sz="4" w:space="0" w:color="auto"/>
              <w:bottom w:val="single" w:sz="4" w:space="0" w:color="auto"/>
            </w:tcBorders>
            <w:vAlign w:val="center"/>
          </w:tcPr>
          <w:p w14:paraId="4E8EDE82" w14:textId="77777777" w:rsidR="00B06E63" w:rsidRPr="004A4512" w:rsidRDefault="00B06E63" w:rsidP="00B06E63">
            <w:pPr>
              <w:widowControl w:val="0"/>
              <w:tabs>
                <w:tab w:val="left" w:pos="180"/>
              </w:tabs>
              <w:jc w:val="both"/>
              <w:rPr>
                <w:sz w:val="28"/>
                <w:szCs w:val="28"/>
              </w:rPr>
            </w:pPr>
            <w:r>
              <w:rPr>
                <w:sz w:val="28"/>
                <w:szCs w:val="28"/>
              </w:rPr>
              <w:t xml:space="preserve">Number </w:t>
            </w:r>
          </w:p>
        </w:tc>
        <w:tc>
          <w:tcPr>
            <w:tcW w:w="2141" w:type="pct"/>
            <w:tcBorders>
              <w:top w:val="single" w:sz="4" w:space="0" w:color="auto"/>
              <w:bottom w:val="single" w:sz="4" w:space="0" w:color="auto"/>
            </w:tcBorders>
            <w:vAlign w:val="center"/>
          </w:tcPr>
          <w:p w14:paraId="59FAF8BE" w14:textId="77777777" w:rsidR="00B06E63" w:rsidRPr="009C6900" w:rsidRDefault="00B06E63" w:rsidP="00B06E63">
            <w:pPr>
              <w:widowControl w:val="0"/>
              <w:tabs>
                <w:tab w:val="left" w:pos="180"/>
              </w:tabs>
              <w:jc w:val="both"/>
              <w:rPr>
                <w:sz w:val="28"/>
                <w:szCs w:val="28"/>
              </w:rPr>
            </w:pPr>
            <w:r>
              <w:rPr>
                <w:sz w:val="28"/>
                <w:szCs w:val="28"/>
              </w:rPr>
              <w:t>Số chứng minh thư nhân dân hoặc hộ chiếu, bắt buộc nhập. không được trùng với số chứng minh thư của thành viên đấu giá trong hệ thống.</w:t>
            </w:r>
          </w:p>
        </w:tc>
      </w:tr>
      <w:tr w:rsidR="00B06E63" w:rsidRPr="00CD1498" w14:paraId="75A52394" w14:textId="77777777" w:rsidTr="00B06E63">
        <w:trPr>
          <w:jc w:val="center"/>
        </w:trPr>
        <w:tc>
          <w:tcPr>
            <w:tcW w:w="399" w:type="pct"/>
            <w:vAlign w:val="center"/>
          </w:tcPr>
          <w:p w14:paraId="1367679D" w14:textId="77777777" w:rsidR="00B06E63" w:rsidRPr="00D66E64" w:rsidRDefault="00B06E63" w:rsidP="00B06E63">
            <w:pPr>
              <w:numPr>
                <w:ilvl w:val="0"/>
                <w:numId w:val="68"/>
              </w:numPr>
              <w:spacing w:before="240" w:after="0"/>
              <w:jc w:val="both"/>
              <w:rPr>
                <w:sz w:val="28"/>
                <w:szCs w:val="28"/>
              </w:rPr>
            </w:pPr>
          </w:p>
        </w:tc>
        <w:tc>
          <w:tcPr>
            <w:tcW w:w="1654" w:type="pct"/>
            <w:vAlign w:val="center"/>
          </w:tcPr>
          <w:p w14:paraId="00FEB4A7" w14:textId="77777777" w:rsidR="00B06E63" w:rsidRDefault="00B06E63" w:rsidP="00B06E63">
            <w:pPr>
              <w:widowControl w:val="0"/>
              <w:tabs>
                <w:tab w:val="left" w:pos="180"/>
              </w:tabs>
              <w:jc w:val="both"/>
              <w:rPr>
                <w:noProof/>
                <w:sz w:val="28"/>
                <w:szCs w:val="28"/>
              </w:rPr>
            </w:pPr>
            <w:r>
              <w:rPr>
                <w:noProof/>
                <w:sz w:val="28"/>
                <w:szCs w:val="28"/>
              </w:rPr>
              <w:t>Chức vụ</w:t>
            </w:r>
          </w:p>
        </w:tc>
        <w:tc>
          <w:tcPr>
            <w:tcW w:w="806" w:type="pct"/>
            <w:tcBorders>
              <w:top w:val="single" w:sz="4" w:space="0" w:color="auto"/>
              <w:bottom w:val="single" w:sz="4" w:space="0" w:color="auto"/>
            </w:tcBorders>
            <w:vAlign w:val="center"/>
          </w:tcPr>
          <w:p w14:paraId="46650A23" w14:textId="77777777" w:rsidR="00B06E63" w:rsidRPr="00D66E64" w:rsidRDefault="00B06E63" w:rsidP="00B06E63">
            <w:pPr>
              <w:widowControl w:val="0"/>
              <w:tabs>
                <w:tab w:val="left" w:pos="180"/>
              </w:tabs>
              <w:jc w:val="both"/>
              <w:rPr>
                <w:sz w:val="28"/>
                <w:szCs w:val="28"/>
                <w:lang w:val="vi-VN"/>
              </w:rPr>
            </w:pPr>
            <w:r w:rsidRPr="004A4512">
              <w:rPr>
                <w:sz w:val="28"/>
                <w:szCs w:val="28"/>
              </w:rPr>
              <w:t>Text</w:t>
            </w:r>
            <w:r w:rsidRPr="004A4512">
              <w:rPr>
                <w:sz w:val="28"/>
                <w:szCs w:val="28"/>
                <w:lang w:val="vi-VN"/>
              </w:rPr>
              <w:t>box</w:t>
            </w:r>
          </w:p>
        </w:tc>
        <w:tc>
          <w:tcPr>
            <w:tcW w:w="2141" w:type="pct"/>
            <w:tcBorders>
              <w:top w:val="single" w:sz="4" w:space="0" w:color="auto"/>
              <w:bottom w:val="single" w:sz="4" w:space="0" w:color="auto"/>
            </w:tcBorders>
            <w:vAlign w:val="center"/>
          </w:tcPr>
          <w:p w14:paraId="2D42C5A5" w14:textId="77777777" w:rsidR="00B06E63" w:rsidRPr="009C6900" w:rsidRDefault="00B06E63" w:rsidP="00B06E63">
            <w:pPr>
              <w:widowControl w:val="0"/>
              <w:tabs>
                <w:tab w:val="left" w:pos="180"/>
              </w:tabs>
              <w:jc w:val="both"/>
              <w:rPr>
                <w:sz w:val="28"/>
                <w:szCs w:val="28"/>
              </w:rPr>
            </w:pPr>
            <w:r>
              <w:rPr>
                <w:sz w:val="28"/>
                <w:szCs w:val="28"/>
              </w:rPr>
              <w:t>Chức vụ người đại diện</w:t>
            </w:r>
          </w:p>
        </w:tc>
      </w:tr>
      <w:tr w:rsidR="00B06E63" w:rsidRPr="00CD1498" w14:paraId="56665410" w14:textId="77777777" w:rsidTr="00B06E63">
        <w:trPr>
          <w:jc w:val="center"/>
        </w:trPr>
        <w:tc>
          <w:tcPr>
            <w:tcW w:w="399" w:type="pct"/>
            <w:vAlign w:val="center"/>
          </w:tcPr>
          <w:p w14:paraId="5B52E065" w14:textId="77777777" w:rsidR="00B06E63" w:rsidRPr="00D66E64" w:rsidRDefault="00B06E63" w:rsidP="00B06E63">
            <w:pPr>
              <w:numPr>
                <w:ilvl w:val="0"/>
                <w:numId w:val="68"/>
              </w:numPr>
              <w:spacing w:before="240" w:after="0"/>
              <w:jc w:val="both"/>
              <w:rPr>
                <w:sz w:val="28"/>
                <w:szCs w:val="28"/>
              </w:rPr>
            </w:pPr>
          </w:p>
        </w:tc>
        <w:tc>
          <w:tcPr>
            <w:tcW w:w="1654" w:type="pct"/>
            <w:vAlign w:val="center"/>
          </w:tcPr>
          <w:p w14:paraId="157777CF" w14:textId="77777777" w:rsidR="00B06E63" w:rsidRDefault="00B06E63" w:rsidP="00B06E63">
            <w:pPr>
              <w:widowControl w:val="0"/>
              <w:tabs>
                <w:tab w:val="left" w:pos="180"/>
              </w:tabs>
              <w:jc w:val="both"/>
              <w:rPr>
                <w:noProof/>
                <w:sz w:val="28"/>
                <w:szCs w:val="28"/>
              </w:rPr>
            </w:pPr>
            <w:r>
              <w:rPr>
                <w:noProof/>
                <w:sz w:val="28"/>
                <w:szCs w:val="28"/>
              </w:rPr>
              <w:t>Trạng thái</w:t>
            </w:r>
          </w:p>
        </w:tc>
        <w:tc>
          <w:tcPr>
            <w:tcW w:w="806" w:type="pct"/>
            <w:tcBorders>
              <w:top w:val="single" w:sz="4" w:space="0" w:color="auto"/>
              <w:bottom w:val="single" w:sz="4" w:space="0" w:color="auto"/>
            </w:tcBorders>
            <w:vAlign w:val="center"/>
          </w:tcPr>
          <w:p w14:paraId="233BF001" w14:textId="77777777" w:rsidR="00B06E63" w:rsidRPr="00D66E64" w:rsidRDefault="00B06E63" w:rsidP="00B06E63">
            <w:pPr>
              <w:widowControl w:val="0"/>
              <w:tabs>
                <w:tab w:val="left" w:pos="180"/>
              </w:tabs>
              <w:jc w:val="both"/>
              <w:rPr>
                <w:sz w:val="28"/>
                <w:szCs w:val="28"/>
                <w:lang w:val="vi-VN"/>
              </w:rPr>
            </w:pPr>
            <w:r w:rsidRPr="00D66E64">
              <w:rPr>
                <w:sz w:val="28"/>
                <w:szCs w:val="28"/>
                <w:lang w:val="vi-VN"/>
              </w:rPr>
              <w:t>Combobox</w:t>
            </w:r>
          </w:p>
        </w:tc>
        <w:tc>
          <w:tcPr>
            <w:tcW w:w="2141" w:type="pct"/>
            <w:tcBorders>
              <w:top w:val="single" w:sz="4" w:space="0" w:color="auto"/>
              <w:bottom w:val="single" w:sz="4" w:space="0" w:color="auto"/>
            </w:tcBorders>
            <w:vAlign w:val="center"/>
          </w:tcPr>
          <w:p w14:paraId="4D732BDB" w14:textId="77777777" w:rsidR="00B06E63" w:rsidRPr="009C6900" w:rsidRDefault="00B06E63" w:rsidP="00B06E63">
            <w:pPr>
              <w:widowControl w:val="0"/>
              <w:tabs>
                <w:tab w:val="left" w:pos="180"/>
              </w:tabs>
              <w:jc w:val="both"/>
              <w:rPr>
                <w:sz w:val="28"/>
                <w:szCs w:val="28"/>
              </w:rPr>
            </w:pPr>
            <w:r>
              <w:rPr>
                <w:sz w:val="28"/>
                <w:szCs w:val="28"/>
              </w:rPr>
              <w:t>Gồm hoạt động và ngừng hoạt động</w:t>
            </w:r>
          </w:p>
        </w:tc>
      </w:tr>
      <w:tr w:rsidR="00B06E63" w:rsidRPr="00CD1498" w14:paraId="6B8D745D" w14:textId="77777777" w:rsidTr="00B06E63">
        <w:trPr>
          <w:jc w:val="center"/>
        </w:trPr>
        <w:tc>
          <w:tcPr>
            <w:tcW w:w="399" w:type="pct"/>
            <w:vAlign w:val="center"/>
          </w:tcPr>
          <w:p w14:paraId="2EB3CC0B" w14:textId="77777777" w:rsidR="00B06E63" w:rsidRPr="00D66E64" w:rsidRDefault="00B06E63" w:rsidP="00B06E63">
            <w:pPr>
              <w:numPr>
                <w:ilvl w:val="0"/>
                <w:numId w:val="68"/>
              </w:numPr>
              <w:spacing w:before="240" w:after="0"/>
              <w:jc w:val="both"/>
              <w:rPr>
                <w:sz w:val="28"/>
                <w:szCs w:val="28"/>
              </w:rPr>
            </w:pPr>
          </w:p>
        </w:tc>
        <w:tc>
          <w:tcPr>
            <w:tcW w:w="1654" w:type="pct"/>
            <w:vAlign w:val="center"/>
          </w:tcPr>
          <w:p w14:paraId="42A7A0DB" w14:textId="77777777" w:rsidR="00B06E63" w:rsidRDefault="00B06E63" w:rsidP="00B06E63">
            <w:pPr>
              <w:widowControl w:val="0"/>
              <w:tabs>
                <w:tab w:val="left" w:pos="180"/>
              </w:tabs>
              <w:jc w:val="both"/>
              <w:rPr>
                <w:noProof/>
                <w:sz w:val="28"/>
                <w:szCs w:val="28"/>
              </w:rPr>
            </w:pPr>
            <w:r>
              <w:rPr>
                <w:noProof/>
                <w:sz w:val="28"/>
                <w:szCs w:val="28"/>
              </w:rPr>
              <w:t>TN/NN</w:t>
            </w:r>
          </w:p>
        </w:tc>
        <w:tc>
          <w:tcPr>
            <w:tcW w:w="806" w:type="pct"/>
            <w:tcBorders>
              <w:top w:val="single" w:sz="4" w:space="0" w:color="auto"/>
              <w:bottom w:val="single" w:sz="4" w:space="0" w:color="auto"/>
            </w:tcBorders>
            <w:vAlign w:val="center"/>
          </w:tcPr>
          <w:p w14:paraId="33D2C9C0" w14:textId="77777777" w:rsidR="00B06E63" w:rsidRPr="00D66E64" w:rsidRDefault="00B06E63" w:rsidP="00B06E63">
            <w:pPr>
              <w:widowControl w:val="0"/>
              <w:tabs>
                <w:tab w:val="left" w:pos="180"/>
              </w:tabs>
              <w:jc w:val="both"/>
              <w:rPr>
                <w:sz w:val="28"/>
                <w:szCs w:val="28"/>
                <w:lang w:val="vi-VN"/>
              </w:rPr>
            </w:pPr>
            <w:r w:rsidRPr="00D66E64">
              <w:rPr>
                <w:sz w:val="28"/>
                <w:szCs w:val="28"/>
                <w:lang w:val="vi-VN"/>
              </w:rPr>
              <w:t>Combobox</w:t>
            </w:r>
          </w:p>
        </w:tc>
        <w:tc>
          <w:tcPr>
            <w:tcW w:w="2141" w:type="pct"/>
            <w:tcBorders>
              <w:top w:val="single" w:sz="4" w:space="0" w:color="auto"/>
              <w:bottom w:val="single" w:sz="4" w:space="0" w:color="auto"/>
            </w:tcBorders>
            <w:vAlign w:val="center"/>
          </w:tcPr>
          <w:p w14:paraId="38929C93" w14:textId="77777777" w:rsidR="00B06E63" w:rsidRPr="00C310A2" w:rsidRDefault="00B06E63" w:rsidP="00B06E63">
            <w:pPr>
              <w:widowControl w:val="0"/>
              <w:tabs>
                <w:tab w:val="left" w:pos="180"/>
              </w:tabs>
              <w:jc w:val="both"/>
              <w:rPr>
                <w:sz w:val="28"/>
                <w:szCs w:val="28"/>
              </w:rPr>
            </w:pPr>
            <w:r>
              <w:rPr>
                <w:sz w:val="28"/>
                <w:szCs w:val="28"/>
              </w:rPr>
              <w:t xml:space="preserve">Trong nước hay nước ngoài </w:t>
            </w:r>
          </w:p>
        </w:tc>
      </w:tr>
      <w:tr w:rsidR="00B06E63" w:rsidRPr="00CD1498" w14:paraId="433F1ADF" w14:textId="77777777" w:rsidTr="00B06E63">
        <w:trPr>
          <w:jc w:val="center"/>
        </w:trPr>
        <w:tc>
          <w:tcPr>
            <w:tcW w:w="399" w:type="pct"/>
            <w:vAlign w:val="center"/>
          </w:tcPr>
          <w:p w14:paraId="2CB60022" w14:textId="77777777" w:rsidR="00B06E63" w:rsidRPr="00D66E64" w:rsidRDefault="00B06E63" w:rsidP="00B06E63">
            <w:pPr>
              <w:numPr>
                <w:ilvl w:val="0"/>
                <w:numId w:val="68"/>
              </w:numPr>
              <w:spacing w:before="240" w:after="0"/>
              <w:jc w:val="both"/>
              <w:rPr>
                <w:sz w:val="28"/>
                <w:szCs w:val="28"/>
              </w:rPr>
            </w:pPr>
          </w:p>
        </w:tc>
        <w:tc>
          <w:tcPr>
            <w:tcW w:w="1654" w:type="pct"/>
            <w:vAlign w:val="center"/>
          </w:tcPr>
          <w:p w14:paraId="5D2FE500" w14:textId="77777777" w:rsidR="00B06E63" w:rsidRDefault="00B06E63" w:rsidP="00B06E63">
            <w:pPr>
              <w:widowControl w:val="0"/>
              <w:tabs>
                <w:tab w:val="left" w:pos="180"/>
              </w:tabs>
              <w:jc w:val="both"/>
              <w:rPr>
                <w:noProof/>
                <w:sz w:val="28"/>
                <w:szCs w:val="28"/>
              </w:rPr>
            </w:pPr>
            <w:r>
              <w:rPr>
                <w:noProof/>
                <w:sz w:val="28"/>
                <w:szCs w:val="28"/>
              </w:rPr>
              <w:t>Số TKLK</w:t>
            </w:r>
          </w:p>
        </w:tc>
        <w:tc>
          <w:tcPr>
            <w:tcW w:w="806" w:type="pct"/>
            <w:tcBorders>
              <w:top w:val="single" w:sz="4" w:space="0" w:color="auto"/>
              <w:bottom w:val="single" w:sz="4" w:space="0" w:color="auto"/>
            </w:tcBorders>
            <w:vAlign w:val="center"/>
          </w:tcPr>
          <w:p w14:paraId="11712A3D" w14:textId="77777777" w:rsidR="00B06E63" w:rsidRPr="004A4512" w:rsidRDefault="00B06E63" w:rsidP="00B06E63">
            <w:pPr>
              <w:widowControl w:val="0"/>
              <w:tabs>
                <w:tab w:val="left" w:pos="180"/>
              </w:tabs>
              <w:jc w:val="both"/>
              <w:rPr>
                <w:sz w:val="28"/>
                <w:szCs w:val="28"/>
              </w:rPr>
            </w:pPr>
            <w:r>
              <w:rPr>
                <w:sz w:val="28"/>
                <w:szCs w:val="28"/>
              </w:rPr>
              <w:t xml:space="preserve">Number </w:t>
            </w:r>
          </w:p>
        </w:tc>
        <w:tc>
          <w:tcPr>
            <w:tcW w:w="2141" w:type="pct"/>
            <w:tcBorders>
              <w:top w:val="single" w:sz="4" w:space="0" w:color="auto"/>
              <w:bottom w:val="single" w:sz="4" w:space="0" w:color="auto"/>
            </w:tcBorders>
            <w:vAlign w:val="center"/>
          </w:tcPr>
          <w:p w14:paraId="3D6E1597" w14:textId="77777777" w:rsidR="00B06E63" w:rsidRPr="00C310A2" w:rsidRDefault="00B06E63" w:rsidP="00B06E63">
            <w:pPr>
              <w:widowControl w:val="0"/>
              <w:tabs>
                <w:tab w:val="left" w:pos="180"/>
              </w:tabs>
              <w:jc w:val="both"/>
              <w:rPr>
                <w:sz w:val="28"/>
                <w:szCs w:val="28"/>
              </w:rPr>
            </w:pPr>
            <w:r>
              <w:rPr>
                <w:sz w:val="28"/>
                <w:szCs w:val="28"/>
              </w:rPr>
              <w:t>Số tài khoản liên kết, bắt buộc nhập</w:t>
            </w:r>
          </w:p>
        </w:tc>
      </w:tr>
      <w:tr w:rsidR="00B06E63" w:rsidRPr="00CD1498" w14:paraId="5FB670D2" w14:textId="77777777" w:rsidTr="00B06E63">
        <w:trPr>
          <w:jc w:val="center"/>
        </w:trPr>
        <w:tc>
          <w:tcPr>
            <w:tcW w:w="399" w:type="pct"/>
            <w:vAlign w:val="center"/>
          </w:tcPr>
          <w:p w14:paraId="66F6AEC2" w14:textId="77777777" w:rsidR="00B06E63" w:rsidRPr="00D66E64" w:rsidRDefault="00B06E63" w:rsidP="00B06E63">
            <w:pPr>
              <w:numPr>
                <w:ilvl w:val="0"/>
                <w:numId w:val="68"/>
              </w:numPr>
              <w:spacing w:before="240" w:after="0"/>
              <w:jc w:val="both"/>
              <w:rPr>
                <w:sz w:val="28"/>
                <w:szCs w:val="28"/>
              </w:rPr>
            </w:pPr>
          </w:p>
        </w:tc>
        <w:tc>
          <w:tcPr>
            <w:tcW w:w="1654" w:type="pct"/>
            <w:vAlign w:val="center"/>
          </w:tcPr>
          <w:p w14:paraId="209B28D6" w14:textId="77777777" w:rsidR="00B06E63" w:rsidRDefault="00B06E63" w:rsidP="00B06E63">
            <w:pPr>
              <w:widowControl w:val="0"/>
              <w:tabs>
                <w:tab w:val="left" w:pos="180"/>
              </w:tabs>
              <w:jc w:val="both"/>
              <w:rPr>
                <w:noProof/>
                <w:sz w:val="28"/>
                <w:szCs w:val="28"/>
              </w:rPr>
            </w:pPr>
            <w:r>
              <w:rPr>
                <w:noProof/>
                <w:sz w:val="28"/>
                <w:szCs w:val="28"/>
              </w:rPr>
              <w:t>Nơi mở TK lưu ký</w:t>
            </w:r>
          </w:p>
        </w:tc>
        <w:tc>
          <w:tcPr>
            <w:tcW w:w="806" w:type="pct"/>
            <w:tcBorders>
              <w:top w:val="single" w:sz="4" w:space="0" w:color="auto"/>
              <w:bottom w:val="single" w:sz="4" w:space="0" w:color="auto"/>
            </w:tcBorders>
            <w:vAlign w:val="center"/>
          </w:tcPr>
          <w:p w14:paraId="7B7A63D8" w14:textId="77777777" w:rsidR="00B06E63" w:rsidRPr="00D66E64" w:rsidRDefault="00B06E63" w:rsidP="00B06E63">
            <w:pPr>
              <w:widowControl w:val="0"/>
              <w:tabs>
                <w:tab w:val="left" w:pos="180"/>
              </w:tabs>
              <w:jc w:val="both"/>
              <w:rPr>
                <w:sz w:val="28"/>
                <w:szCs w:val="28"/>
                <w:lang w:val="vi-VN"/>
              </w:rPr>
            </w:pPr>
            <w:r w:rsidRPr="004A4512">
              <w:rPr>
                <w:sz w:val="28"/>
                <w:szCs w:val="28"/>
              </w:rPr>
              <w:t>Text</w:t>
            </w:r>
            <w:r w:rsidRPr="004A4512">
              <w:rPr>
                <w:sz w:val="28"/>
                <w:szCs w:val="28"/>
                <w:lang w:val="vi-VN"/>
              </w:rPr>
              <w:t>box</w:t>
            </w:r>
          </w:p>
        </w:tc>
        <w:tc>
          <w:tcPr>
            <w:tcW w:w="2141" w:type="pct"/>
            <w:tcBorders>
              <w:top w:val="single" w:sz="4" w:space="0" w:color="auto"/>
              <w:bottom w:val="single" w:sz="4" w:space="0" w:color="auto"/>
            </w:tcBorders>
            <w:vAlign w:val="center"/>
          </w:tcPr>
          <w:p w14:paraId="215547F6" w14:textId="77777777" w:rsidR="00B06E63" w:rsidRPr="00C310A2" w:rsidRDefault="00B06E63" w:rsidP="00B06E63">
            <w:pPr>
              <w:widowControl w:val="0"/>
              <w:tabs>
                <w:tab w:val="left" w:pos="180"/>
              </w:tabs>
              <w:jc w:val="both"/>
              <w:rPr>
                <w:sz w:val="28"/>
                <w:szCs w:val="28"/>
              </w:rPr>
            </w:pPr>
            <w:r>
              <w:rPr>
                <w:sz w:val="28"/>
                <w:szCs w:val="28"/>
              </w:rPr>
              <w:t>Nơi mở tài khoản lưu ký, bắt buộc nhập</w:t>
            </w:r>
          </w:p>
        </w:tc>
      </w:tr>
      <w:tr w:rsidR="00B06E63" w:rsidRPr="00CD1498" w14:paraId="4794138A" w14:textId="77777777" w:rsidTr="00B06E63">
        <w:trPr>
          <w:jc w:val="center"/>
        </w:trPr>
        <w:tc>
          <w:tcPr>
            <w:tcW w:w="399" w:type="pct"/>
            <w:vAlign w:val="center"/>
          </w:tcPr>
          <w:p w14:paraId="75131AED" w14:textId="77777777" w:rsidR="00B06E63" w:rsidRPr="00D66E64" w:rsidRDefault="00B06E63" w:rsidP="00B06E63">
            <w:pPr>
              <w:numPr>
                <w:ilvl w:val="0"/>
                <w:numId w:val="68"/>
              </w:numPr>
              <w:spacing w:before="240" w:after="0"/>
              <w:jc w:val="both"/>
              <w:rPr>
                <w:sz w:val="28"/>
                <w:szCs w:val="28"/>
              </w:rPr>
            </w:pPr>
          </w:p>
        </w:tc>
        <w:tc>
          <w:tcPr>
            <w:tcW w:w="1654" w:type="pct"/>
            <w:vAlign w:val="center"/>
          </w:tcPr>
          <w:p w14:paraId="78FCF2DA" w14:textId="77777777" w:rsidR="00B06E63" w:rsidRDefault="00B06E63" w:rsidP="00B06E63">
            <w:pPr>
              <w:widowControl w:val="0"/>
              <w:tabs>
                <w:tab w:val="left" w:pos="180"/>
              </w:tabs>
              <w:jc w:val="both"/>
              <w:rPr>
                <w:noProof/>
                <w:sz w:val="28"/>
                <w:szCs w:val="28"/>
              </w:rPr>
            </w:pPr>
            <w:r>
              <w:rPr>
                <w:noProof/>
                <w:sz w:val="28"/>
                <w:szCs w:val="28"/>
              </w:rPr>
              <w:t xml:space="preserve">Người liên hệ </w:t>
            </w:r>
          </w:p>
        </w:tc>
        <w:tc>
          <w:tcPr>
            <w:tcW w:w="806" w:type="pct"/>
            <w:tcBorders>
              <w:top w:val="single" w:sz="4" w:space="0" w:color="auto"/>
              <w:bottom w:val="single" w:sz="4" w:space="0" w:color="auto"/>
            </w:tcBorders>
            <w:vAlign w:val="center"/>
          </w:tcPr>
          <w:p w14:paraId="1AFD7FAC" w14:textId="77777777" w:rsidR="00B06E63" w:rsidRPr="00D66E64" w:rsidRDefault="00B06E63" w:rsidP="00B06E63">
            <w:pPr>
              <w:widowControl w:val="0"/>
              <w:tabs>
                <w:tab w:val="left" w:pos="180"/>
              </w:tabs>
              <w:jc w:val="both"/>
              <w:rPr>
                <w:sz w:val="28"/>
                <w:szCs w:val="28"/>
                <w:lang w:val="vi-VN"/>
              </w:rPr>
            </w:pPr>
            <w:r w:rsidRPr="004A4512">
              <w:rPr>
                <w:sz w:val="28"/>
                <w:szCs w:val="28"/>
              </w:rPr>
              <w:t>Text</w:t>
            </w:r>
            <w:r w:rsidRPr="004A4512">
              <w:rPr>
                <w:sz w:val="28"/>
                <w:szCs w:val="28"/>
                <w:lang w:val="vi-VN"/>
              </w:rPr>
              <w:t>box</w:t>
            </w:r>
          </w:p>
        </w:tc>
        <w:tc>
          <w:tcPr>
            <w:tcW w:w="2141" w:type="pct"/>
            <w:tcBorders>
              <w:top w:val="single" w:sz="4" w:space="0" w:color="auto"/>
              <w:bottom w:val="single" w:sz="4" w:space="0" w:color="auto"/>
            </w:tcBorders>
            <w:vAlign w:val="center"/>
          </w:tcPr>
          <w:p w14:paraId="0A17A14F" w14:textId="77777777" w:rsidR="00B06E63" w:rsidRPr="00C310A2" w:rsidRDefault="00B06E63" w:rsidP="00B06E63">
            <w:pPr>
              <w:widowControl w:val="0"/>
              <w:tabs>
                <w:tab w:val="left" w:pos="180"/>
              </w:tabs>
              <w:jc w:val="both"/>
              <w:rPr>
                <w:sz w:val="28"/>
                <w:szCs w:val="28"/>
              </w:rPr>
            </w:pPr>
            <w:r>
              <w:rPr>
                <w:sz w:val="28"/>
                <w:szCs w:val="28"/>
              </w:rPr>
              <w:t xml:space="preserve">Người liên hệ </w:t>
            </w:r>
          </w:p>
        </w:tc>
      </w:tr>
      <w:tr w:rsidR="00B06E63" w:rsidRPr="00CD1498" w14:paraId="4E2AC53A" w14:textId="77777777" w:rsidTr="00B06E63">
        <w:trPr>
          <w:jc w:val="center"/>
        </w:trPr>
        <w:tc>
          <w:tcPr>
            <w:tcW w:w="399" w:type="pct"/>
            <w:vAlign w:val="center"/>
          </w:tcPr>
          <w:p w14:paraId="16BE65AF" w14:textId="77777777" w:rsidR="00B06E63" w:rsidRPr="00D66E64" w:rsidRDefault="00B06E63" w:rsidP="00B06E63">
            <w:pPr>
              <w:numPr>
                <w:ilvl w:val="0"/>
                <w:numId w:val="68"/>
              </w:numPr>
              <w:spacing w:before="240" w:after="0"/>
              <w:jc w:val="both"/>
              <w:rPr>
                <w:sz w:val="28"/>
                <w:szCs w:val="28"/>
              </w:rPr>
            </w:pPr>
          </w:p>
        </w:tc>
        <w:tc>
          <w:tcPr>
            <w:tcW w:w="1654" w:type="pct"/>
            <w:vAlign w:val="center"/>
          </w:tcPr>
          <w:p w14:paraId="214FA82B" w14:textId="77777777" w:rsidR="00B06E63" w:rsidRDefault="00B06E63" w:rsidP="00B06E63">
            <w:pPr>
              <w:widowControl w:val="0"/>
              <w:tabs>
                <w:tab w:val="left" w:pos="180"/>
              </w:tabs>
              <w:jc w:val="both"/>
              <w:rPr>
                <w:noProof/>
                <w:sz w:val="28"/>
                <w:szCs w:val="28"/>
              </w:rPr>
            </w:pPr>
            <w:r>
              <w:rPr>
                <w:noProof/>
                <w:sz w:val="28"/>
                <w:szCs w:val="28"/>
              </w:rPr>
              <w:t xml:space="preserve">SĐT liên hệ </w:t>
            </w:r>
          </w:p>
        </w:tc>
        <w:tc>
          <w:tcPr>
            <w:tcW w:w="806" w:type="pct"/>
            <w:tcBorders>
              <w:top w:val="single" w:sz="4" w:space="0" w:color="auto"/>
              <w:bottom w:val="single" w:sz="4" w:space="0" w:color="auto"/>
            </w:tcBorders>
            <w:vAlign w:val="center"/>
          </w:tcPr>
          <w:p w14:paraId="07F338F0" w14:textId="77777777" w:rsidR="00B06E63" w:rsidRPr="004A4512" w:rsidRDefault="00B06E63" w:rsidP="00B06E63">
            <w:pPr>
              <w:widowControl w:val="0"/>
              <w:tabs>
                <w:tab w:val="left" w:pos="180"/>
              </w:tabs>
              <w:jc w:val="both"/>
              <w:rPr>
                <w:sz w:val="28"/>
                <w:szCs w:val="28"/>
              </w:rPr>
            </w:pPr>
            <w:r>
              <w:rPr>
                <w:sz w:val="28"/>
                <w:szCs w:val="28"/>
              </w:rPr>
              <w:t xml:space="preserve">Number </w:t>
            </w:r>
          </w:p>
        </w:tc>
        <w:tc>
          <w:tcPr>
            <w:tcW w:w="2141" w:type="pct"/>
            <w:tcBorders>
              <w:top w:val="single" w:sz="4" w:space="0" w:color="auto"/>
              <w:bottom w:val="single" w:sz="4" w:space="0" w:color="auto"/>
            </w:tcBorders>
            <w:vAlign w:val="center"/>
          </w:tcPr>
          <w:p w14:paraId="18DC1553" w14:textId="77777777" w:rsidR="00B06E63" w:rsidRPr="00C310A2" w:rsidRDefault="00B06E63" w:rsidP="00B06E63">
            <w:pPr>
              <w:widowControl w:val="0"/>
              <w:tabs>
                <w:tab w:val="left" w:pos="180"/>
              </w:tabs>
              <w:jc w:val="both"/>
              <w:rPr>
                <w:sz w:val="28"/>
                <w:szCs w:val="28"/>
              </w:rPr>
            </w:pPr>
            <w:r>
              <w:rPr>
                <w:sz w:val="28"/>
                <w:szCs w:val="28"/>
              </w:rPr>
              <w:t xml:space="preserve">Số điện thoại liên hệ </w:t>
            </w:r>
          </w:p>
        </w:tc>
      </w:tr>
      <w:tr w:rsidR="00B06E63" w:rsidRPr="00CD1498" w14:paraId="6CFA5161" w14:textId="77777777" w:rsidTr="00B06E63">
        <w:trPr>
          <w:jc w:val="center"/>
        </w:trPr>
        <w:tc>
          <w:tcPr>
            <w:tcW w:w="399" w:type="pct"/>
            <w:vAlign w:val="center"/>
          </w:tcPr>
          <w:p w14:paraId="59DD2520" w14:textId="77777777" w:rsidR="00B06E63" w:rsidRPr="00D66E64" w:rsidRDefault="00B06E63" w:rsidP="00B06E63">
            <w:pPr>
              <w:numPr>
                <w:ilvl w:val="0"/>
                <w:numId w:val="68"/>
              </w:numPr>
              <w:spacing w:before="240" w:after="0"/>
              <w:jc w:val="both"/>
              <w:rPr>
                <w:sz w:val="28"/>
                <w:szCs w:val="28"/>
              </w:rPr>
            </w:pPr>
          </w:p>
        </w:tc>
        <w:tc>
          <w:tcPr>
            <w:tcW w:w="1654" w:type="pct"/>
            <w:vAlign w:val="center"/>
          </w:tcPr>
          <w:p w14:paraId="13E61B6A" w14:textId="77777777" w:rsidR="00B06E63" w:rsidRDefault="00B06E63" w:rsidP="00B06E63">
            <w:pPr>
              <w:widowControl w:val="0"/>
              <w:tabs>
                <w:tab w:val="left" w:pos="180"/>
              </w:tabs>
              <w:jc w:val="both"/>
              <w:rPr>
                <w:noProof/>
                <w:sz w:val="28"/>
                <w:szCs w:val="28"/>
              </w:rPr>
            </w:pPr>
            <w:r>
              <w:rPr>
                <w:noProof/>
                <w:sz w:val="28"/>
                <w:szCs w:val="28"/>
              </w:rPr>
              <w:t>Ghi chú</w:t>
            </w:r>
          </w:p>
        </w:tc>
        <w:tc>
          <w:tcPr>
            <w:tcW w:w="806" w:type="pct"/>
            <w:tcBorders>
              <w:top w:val="single" w:sz="4" w:space="0" w:color="auto"/>
              <w:bottom w:val="single" w:sz="4" w:space="0" w:color="auto"/>
            </w:tcBorders>
            <w:vAlign w:val="center"/>
          </w:tcPr>
          <w:p w14:paraId="7DB65C5D" w14:textId="77777777" w:rsidR="00B06E63" w:rsidRPr="00D66E64" w:rsidRDefault="00B06E63" w:rsidP="00B06E63">
            <w:pPr>
              <w:widowControl w:val="0"/>
              <w:tabs>
                <w:tab w:val="left" w:pos="180"/>
              </w:tabs>
              <w:jc w:val="both"/>
              <w:rPr>
                <w:sz w:val="28"/>
                <w:szCs w:val="28"/>
                <w:lang w:val="vi-VN"/>
              </w:rPr>
            </w:pPr>
            <w:r w:rsidRPr="004A4512">
              <w:rPr>
                <w:sz w:val="28"/>
                <w:szCs w:val="28"/>
              </w:rPr>
              <w:t>Text</w:t>
            </w:r>
            <w:r w:rsidRPr="004A4512">
              <w:rPr>
                <w:sz w:val="28"/>
                <w:szCs w:val="28"/>
                <w:lang w:val="vi-VN"/>
              </w:rPr>
              <w:t>box</w:t>
            </w:r>
          </w:p>
        </w:tc>
        <w:tc>
          <w:tcPr>
            <w:tcW w:w="2141" w:type="pct"/>
            <w:tcBorders>
              <w:top w:val="single" w:sz="4" w:space="0" w:color="auto"/>
              <w:bottom w:val="single" w:sz="4" w:space="0" w:color="auto"/>
            </w:tcBorders>
            <w:vAlign w:val="center"/>
          </w:tcPr>
          <w:p w14:paraId="58025817" w14:textId="77777777" w:rsidR="00B06E63" w:rsidRPr="00C310A2" w:rsidRDefault="00B06E63" w:rsidP="00B06E63">
            <w:pPr>
              <w:widowControl w:val="0"/>
              <w:tabs>
                <w:tab w:val="left" w:pos="180"/>
              </w:tabs>
              <w:jc w:val="both"/>
              <w:rPr>
                <w:sz w:val="28"/>
                <w:szCs w:val="28"/>
              </w:rPr>
            </w:pPr>
            <w:r>
              <w:rPr>
                <w:sz w:val="28"/>
                <w:szCs w:val="28"/>
              </w:rPr>
              <w:t>Ghi chú</w:t>
            </w:r>
          </w:p>
        </w:tc>
      </w:tr>
      <w:tr w:rsidR="00B06E63" w:rsidRPr="00CD1498" w14:paraId="64046F3B" w14:textId="77777777" w:rsidTr="00B06E63">
        <w:trPr>
          <w:jc w:val="center"/>
        </w:trPr>
        <w:tc>
          <w:tcPr>
            <w:tcW w:w="399" w:type="pct"/>
            <w:vAlign w:val="center"/>
          </w:tcPr>
          <w:p w14:paraId="5A10ED13" w14:textId="77777777" w:rsidR="00B06E63" w:rsidRPr="00D66E64" w:rsidRDefault="00B06E63" w:rsidP="00B06E63">
            <w:pPr>
              <w:numPr>
                <w:ilvl w:val="0"/>
                <w:numId w:val="68"/>
              </w:numPr>
              <w:spacing w:before="240" w:after="0"/>
              <w:jc w:val="both"/>
              <w:rPr>
                <w:sz w:val="28"/>
                <w:szCs w:val="28"/>
              </w:rPr>
            </w:pPr>
          </w:p>
        </w:tc>
        <w:tc>
          <w:tcPr>
            <w:tcW w:w="1654" w:type="pct"/>
            <w:vAlign w:val="center"/>
          </w:tcPr>
          <w:p w14:paraId="5663CF0A" w14:textId="77777777" w:rsidR="00B06E63" w:rsidRDefault="00B06E63" w:rsidP="00B06E63">
            <w:pPr>
              <w:widowControl w:val="0"/>
              <w:tabs>
                <w:tab w:val="left" w:pos="180"/>
              </w:tabs>
              <w:jc w:val="both"/>
              <w:rPr>
                <w:noProof/>
                <w:sz w:val="28"/>
                <w:szCs w:val="28"/>
              </w:rPr>
            </w:pPr>
            <w:r>
              <w:rPr>
                <w:noProof/>
                <w:sz w:val="28"/>
                <w:szCs w:val="28"/>
              </w:rPr>
              <w:t>Thông tin kèm theo</w:t>
            </w:r>
          </w:p>
        </w:tc>
        <w:tc>
          <w:tcPr>
            <w:tcW w:w="806" w:type="pct"/>
            <w:tcBorders>
              <w:top w:val="single" w:sz="4" w:space="0" w:color="auto"/>
              <w:bottom w:val="single" w:sz="4" w:space="0" w:color="auto"/>
            </w:tcBorders>
            <w:vAlign w:val="center"/>
          </w:tcPr>
          <w:p w14:paraId="4E0A8401" w14:textId="77777777" w:rsidR="00B06E63" w:rsidRPr="004A4512" w:rsidRDefault="00B06E63" w:rsidP="00B06E63">
            <w:pPr>
              <w:widowControl w:val="0"/>
              <w:tabs>
                <w:tab w:val="left" w:pos="180"/>
              </w:tabs>
              <w:rPr>
                <w:sz w:val="28"/>
                <w:szCs w:val="28"/>
              </w:rPr>
            </w:pPr>
            <w:r>
              <w:rPr>
                <w:sz w:val="28"/>
                <w:szCs w:val="28"/>
              </w:rPr>
              <w:t>File đính kèm</w:t>
            </w:r>
          </w:p>
        </w:tc>
        <w:tc>
          <w:tcPr>
            <w:tcW w:w="2141" w:type="pct"/>
            <w:tcBorders>
              <w:top w:val="single" w:sz="4" w:space="0" w:color="auto"/>
              <w:bottom w:val="single" w:sz="4" w:space="0" w:color="auto"/>
            </w:tcBorders>
            <w:vAlign w:val="center"/>
          </w:tcPr>
          <w:p w14:paraId="0476FE3F" w14:textId="77777777" w:rsidR="00B06E63" w:rsidRPr="00C310A2" w:rsidRDefault="00B06E63" w:rsidP="00B06E63">
            <w:pPr>
              <w:widowControl w:val="0"/>
              <w:tabs>
                <w:tab w:val="left" w:pos="180"/>
              </w:tabs>
              <w:jc w:val="both"/>
              <w:rPr>
                <w:sz w:val="28"/>
                <w:szCs w:val="28"/>
              </w:rPr>
            </w:pPr>
            <w:r>
              <w:rPr>
                <w:sz w:val="28"/>
                <w:szCs w:val="28"/>
              </w:rPr>
              <w:t xml:space="preserve">File đính kèm đúng định dạng, dung lượng cho phép </w:t>
            </w:r>
          </w:p>
        </w:tc>
      </w:tr>
    </w:tbl>
    <w:p w14:paraId="192C1B0E" w14:textId="77777777" w:rsidR="00B06E63" w:rsidRDefault="00B06E63" w:rsidP="00B06E63">
      <w:pPr>
        <w:pStyle w:val="BodyText"/>
        <w:numPr>
          <w:ilvl w:val="0"/>
          <w:numId w:val="15"/>
        </w:numPr>
        <w:rPr>
          <w:szCs w:val="28"/>
        </w:rPr>
      </w:pPr>
      <w:r>
        <w:rPr>
          <w:szCs w:val="28"/>
        </w:rPr>
        <w:t xml:space="preserve">Hệ thống cho phép sửa thông tin thành viên đấu giá, cho phép sửa tất cả các thông tin trừ trường mã thành viên. </w:t>
      </w:r>
    </w:p>
    <w:p w14:paraId="4C169BC9" w14:textId="77777777" w:rsidR="00B06E63" w:rsidRDefault="00B06E63" w:rsidP="00B06E63">
      <w:pPr>
        <w:pStyle w:val="BodyText"/>
        <w:numPr>
          <w:ilvl w:val="0"/>
          <w:numId w:val="15"/>
        </w:numPr>
        <w:rPr>
          <w:szCs w:val="28"/>
        </w:rPr>
      </w:pPr>
      <w:r>
        <w:rPr>
          <w:szCs w:val="28"/>
        </w:rPr>
        <w:t xml:space="preserve">Hệ thống cho phép kết xuất danh sách thông tin thành viên đấu giá, có thể kết xuất tất cả hoặc danh sách thành viên theo tiêu chí tìm kiếm </w:t>
      </w:r>
    </w:p>
    <w:p w14:paraId="1A635499" w14:textId="77777777" w:rsidR="00B06E63" w:rsidRDefault="00B06E63" w:rsidP="00B06E63">
      <w:pPr>
        <w:pStyle w:val="Heading5"/>
        <w:numPr>
          <w:ilvl w:val="4"/>
          <w:numId w:val="1"/>
        </w:numPr>
      </w:pPr>
      <w:r>
        <w:t xml:space="preserve">Thông báo đại lý </w:t>
      </w:r>
    </w:p>
    <w:p w14:paraId="6FB13E9B" w14:textId="77777777" w:rsidR="00B06E63" w:rsidRDefault="00B06E63" w:rsidP="00B06E63">
      <w:pPr>
        <w:pStyle w:val="BodyText"/>
        <w:rPr>
          <w:lang w:eastAsia="zh-CN"/>
        </w:rPr>
      </w:pPr>
      <w:r>
        <w:rPr>
          <w:b/>
          <w:lang w:eastAsia="zh-CN"/>
        </w:rPr>
        <w:t>Mục đích</w:t>
      </w:r>
      <w:r w:rsidRPr="00F93F69">
        <w:rPr>
          <w:b/>
          <w:lang w:eastAsia="zh-CN"/>
        </w:rPr>
        <w:t xml:space="preserve">: </w:t>
      </w:r>
      <w:r>
        <w:rPr>
          <w:lang w:eastAsia="zh-CN"/>
        </w:rPr>
        <w:t xml:space="preserve">thông báo đến đại lý có đợt đấu giá </w:t>
      </w:r>
    </w:p>
    <w:p w14:paraId="7DBBB604" w14:textId="77777777" w:rsidR="00B06E63" w:rsidRDefault="00B06E63" w:rsidP="00B06E63">
      <w:pPr>
        <w:pStyle w:val="BodyText"/>
        <w:rPr>
          <w:sz w:val="26"/>
          <w:szCs w:val="26"/>
        </w:rPr>
      </w:pPr>
      <w:r w:rsidRPr="00F93F69">
        <w:rPr>
          <w:b/>
          <w:lang w:eastAsia="zh-CN"/>
        </w:rPr>
        <w:t>Xử lý sự kiện:</w:t>
      </w:r>
      <w:r>
        <w:rPr>
          <w:lang w:eastAsia="zh-CN"/>
        </w:rPr>
        <w:t xml:space="preserve"> </w:t>
      </w:r>
      <w:r w:rsidRPr="001D44A3">
        <w:rPr>
          <w:lang w:eastAsia="zh-CN"/>
        </w:rPr>
        <w:t>Đăng nhập vào hệ thống</w:t>
      </w:r>
      <w:r>
        <w:rPr>
          <w:lang w:eastAsia="zh-CN"/>
        </w:rPr>
        <w:t xml:space="preserve"> </w:t>
      </w:r>
      <w:r w:rsidRPr="00C75788">
        <w:rPr>
          <w:sz w:val="26"/>
          <w:szCs w:val="26"/>
        </w:rPr>
        <w:sym w:font="Wingdings" w:char="F0E0"/>
      </w:r>
      <w:r>
        <w:rPr>
          <w:lang w:eastAsia="zh-CN"/>
        </w:rPr>
        <w:t xml:space="preserve"> chọn menu Khai báo </w:t>
      </w:r>
      <w:r>
        <w:rPr>
          <w:sz w:val="26"/>
          <w:szCs w:val="26"/>
          <w:lang w:val="vi-VN"/>
        </w:rPr>
        <w:t xml:space="preserve"> </w:t>
      </w:r>
      <w:r w:rsidRPr="00C75788">
        <w:rPr>
          <w:sz w:val="26"/>
          <w:szCs w:val="26"/>
        </w:rPr>
        <w:sym w:font="Wingdings" w:char="F0E0"/>
      </w:r>
      <w:r>
        <w:rPr>
          <w:sz w:val="26"/>
          <w:szCs w:val="26"/>
        </w:rPr>
        <w:t xml:space="preserve"> chọn chức năng thông báo đại lý </w:t>
      </w:r>
      <w:r>
        <w:rPr>
          <w:lang w:eastAsia="zh-CN"/>
        </w:rPr>
        <w:t xml:space="preserve"> </w:t>
      </w:r>
      <w:r w:rsidRPr="00C75788">
        <w:rPr>
          <w:sz w:val="26"/>
          <w:szCs w:val="26"/>
        </w:rPr>
        <w:sym w:font="Wingdings" w:char="F0E0"/>
      </w:r>
      <w:r>
        <w:rPr>
          <w:sz w:val="26"/>
          <w:szCs w:val="26"/>
        </w:rPr>
        <w:t xml:space="preserve"> vào màn hình thông báo đại lý</w:t>
      </w:r>
    </w:p>
    <w:p w14:paraId="2542C572" w14:textId="77777777" w:rsidR="00B06E63" w:rsidRDefault="00B06E63" w:rsidP="00B06E63">
      <w:pPr>
        <w:pStyle w:val="BodyText"/>
        <w:rPr>
          <w:b/>
          <w:sz w:val="26"/>
          <w:szCs w:val="26"/>
        </w:rPr>
      </w:pPr>
      <w:r>
        <w:rPr>
          <w:b/>
          <w:sz w:val="26"/>
          <w:szCs w:val="26"/>
        </w:rPr>
        <w:t xml:space="preserve">Phân tích : </w:t>
      </w:r>
    </w:p>
    <w:p w14:paraId="0D9D61FC" w14:textId="77777777" w:rsidR="00B06E63" w:rsidRDefault="00B06E63" w:rsidP="00B06E63">
      <w:pPr>
        <w:pStyle w:val="BodyText"/>
        <w:numPr>
          <w:ilvl w:val="0"/>
          <w:numId w:val="15"/>
        </w:numPr>
        <w:rPr>
          <w:szCs w:val="28"/>
        </w:rPr>
      </w:pPr>
      <w:r>
        <w:rPr>
          <w:szCs w:val="28"/>
        </w:rPr>
        <w:t>Thêm mới thông báo đại lý gồm các thông tin sau: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
        <w:gridCol w:w="2998"/>
        <w:gridCol w:w="1461"/>
        <w:gridCol w:w="3880"/>
      </w:tblGrid>
      <w:tr w:rsidR="00B06E63" w:rsidRPr="00CD1498" w14:paraId="0E27D6FB" w14:textId="77777777" w:rsidTr="00B06E63">
        <w:trPr>
          <w:tblHeader/>
          <w:jc w:val="center"/>
        </w:trPr>
        <w:tc>
          <w:tcPr>
            <w:tcW w:w="399" w:type="pct"/>
            <w:shd w:val="clear" w:color="auto" w:fill="4F81BD"/>
            <w:vAlign w:val="center"/>
          </w:tcPr>
          <w:p w14:paraId="69C4C388" w14:textId="77777777" w:rsidR="00B06E63" w:rsidRPr="00CD1498" w:rsidRDefault="00B06E63" w:rsidP="00B06E63">
            <w:pPr>
              <w:widowControl w:val="0"/>
              <w:tabs>
                <w:tab w:val="left" w:pos="180"/>
              </w:tabs>
              <w:jc w:val="both"/>
              <w:rPr>
                <w:b/>
                <w:noProof/>
                <w:szCs w:val="26"/>
              </w:rPr>
            </w:pPr>
            <w:r w:rsidRPr="00CD1498">
              <w:rPr>
                <w:b/>
                <w:noProof/>
                <w:szCs w:val="26"/>
              </w:rPr>
              <w:t>STT</w:t>
            </w:r>
          </w:p>
        </w:tc>
        <w:tc>
          <w:tcPr>
            <w:tcW w:w="1654" w:type="pct"/>
            <w:shd w:val="clear" w:color="auto" w:fill="4F81BD"/>
            <w:vAlign w:val="center"/>
          </w:tcPr>
          <w:p w14:paraId="3C8E2115" w14:textId="77777777" w:rsidR="00B06E63" w:rsidRPr="00CD1498" w:rsidRDefault="00B06E63" w:rsidP="00B06E63">
            <w:pPr>
              <w:widowControl w:val="0"/>
              <w:tabs>
                <w:tab w:val="left" w:pos="180"/>
              </w:tabs>
              <w:jc w:val="both"/>
              <w:rPr>
                <w:b/>
                <w:noProof/>
                <w:szCs w:val="26"/>
              </w:rPr>
            </w:pPr>
            <w:r w:rsidRPr="00CD1498">
              <w:rPr>
                <w:b/>
                <w:noProof/>
                <w:szCs w:val="26"/>
              </w:rPr>
              <w:t>Tên trường</w:t>
            </w:r>
          </w:p>
        </w:tc>
        <w:tc>
          <w:tcPr>
            <w:tcW w:w="806" w:type="pct"/>
            <w:tcBorders>
              <w:bottom w:val="single" w:sz="4" w:space="0" w:color="auto"/>
            </w:tcBorders>
            <w:shd w:val="clear" w:color="auto" w:fill="4F81BD"/>
            <w:vAlign w:val="center"/>
          </w:tcPr>
          <w:p w14:paraId="3397F2F4" w14:textId="77777777" w:rsidR="00B06E63" w:rsidRPr="00CD1498" w:rsidRDefault="00B06E63" w:rsidP="00B06E63">
            <w:pPr>
              <w:widowControl w:val="0"/>
              <w:tabs>
                <w:tab w:val="left" w:pos="180"/>
              </w:tabs>
              <w:jc w:val="both"/>
              <w:rPr>
                <w:b/>
                <w:noProof/>
                <w:szCs w:val="26"/>
                <w:lang w:val="vi-VN"/>
              </w:rPr>
            </w:pPr>
            <w:r w:rsidRPr="00CD1498">
              <w:rPr>
                <w:b/>
                <w:noProof/>
                <w:szCs w:val="26"/>
                <w:lang w:val="vi-VN"/>
              </w:rPr>
              <w:t>Định dạng</w:t>
            </w:r>
          </w:p>
        </w:tc>
        <w:tc>
          <w:tcPr>
            <w:tcW w:w="2141" w:type="pct"/>
            <w:tcBorders>
              <w:bottom w:val="single" w:sz="4" w:space="0" w:color="auto"/>
            </w:tcBorders>
            <w:shd w:val="clear" w:color="auto" w:fill="4F81BD"/>
            <w:vAlign w:val="center"/>
          </w:tcPr>
          <w:p w14:paraId="675049B0" w14:textId="77777777" w:rsidR="00B06E63" w:rsidRPr="00CD1498" w:rsidRDefault="00B06E63" w:rsidP="00B06E63">
            <w:pPr>
              <w:widowControl w:val="0"/>
              <w:tabs>
                <w:tab w:val="left" w:pos="180"/>
              </w:tabs>
              <w:jc w:val="both"/>
              <w:rPr>
                <w:b/>
                <w:noProof/>
                <w:szCs w:val="26"/>
              </w:rPr>
            </w:pPr>
            <w:r w:rsidRPr="00CD1498">
              <w:rPr>
                <w:b/>
                <w:noProof/>
                <w:szCs w:val="26"/>
              </w:rPr>
              <w:t>Mô tả</w:t>
            </w:r>
          </w:p>
        </w:tc>
      </w:tr>
      <w:tr w:rsidR="00B06E63" w:rsidRPr="00CD1498" w14:paraId="338A2204" w14:textId="77777777" w:rsidTr="00B06E63">
        <w:trPr>
          <w:jc w:val="center"/>
        </w:trPr>
        <w:tc>
          <w:tcPr>
            <w:tcW w:w="399" w:type="pct"/>
            <w:vAlign w:val="center"/>
          </w:tcPr>
          <w:p w14:paraId="296F2032" w14:textId="77777777" w:rsidR="00B06E63" w:rsidRPr="00C50C06" w:rsidRDefault="00B06E63" w:rsidP="00B06E63">
            <w:pPr>
              <w:numPr>
                <w:ilvl w:val="0"/>
                <w:numId w:val="69"/>
              </w:numPr>
              <w:spacing w:before="240" w:after="0"/>
              <w:jc w:val="both"/>
              <w:rPr>
                <w:sz w:val="28"/>
                <w:szCs w:val="28"/>
              </w:rPr>
            </w:pPr>
          </w:p>
        </w:tc>
        <w:tc>
          <w:tcPr>
            <w:tcW w:w="1654" w:type="pct"/>
            <w:vAlign w:val="center"/>
          </w:tcPr>
          <w:p w14:paraId="2732DCCE" w14:textId="77777777" w:rsidR="00B06E63" w:rsidRPr="00C50C06" w:rsidRDefault="00B06E63" w:rsidP="00B06E63">
            <w:pPr>
              <w:widowControl w:val="0"/>
              <w:tabs>
                <w:tab w:val="left" w:pos="180"/>
              </w:tabs>
              <w:jc w:val="both"/>
              <w:rPr>
                <w:noProof/>
                <w:sz w:val="28"/>
                <w:szCs w:val="28"/>
              </w:rPr>
            </w:pPr>
            <w:r>
              <w:rPr>
                <w:noProof/>
                <w:sz w:val="28"/>
                <w:szCs w:val="28"/>
              </w:rPr>
              <w:t>Tên đợt đấu giá</w:t>
            </w:r>
          </w:p>
        </w:tc>
        <w:tc>
          <w:tcPr>
            <w:tcW w:w="806" w:type="pct"/>
            <w:tcBorders>
              <w:top w:val="single" w:sz="4" w:space="0" w:color="auto"/>
              <w:bottom w:val="single" w:sz="4" w:space="0" w:color="auto"/>
            </w:tcBorders>
            <w:vAlign w:val="center"/>
          </w:tcPr>
          <w:p w14:paraId="654D9EFA" w14:textId="77777777" w:rsidR="00B06E63" w:rsidRPr="00C50C06" w:rsidRDefault="00B06E63" w:rsidP="00B06E63">
            <w:pPr>
              <w:widowControl w:val="0"/>
              <w:tabs>
                <w:tab w:val="left" w:pos="180"/>
              </w:tabs>
              <w:jc w:val="both"/>
              <w:rPr>
                <w:sz w:val="28"/>
                <w:szCs w:val="28"/>
              </w:rPr>
            </w:pPr>
            <w:r>
              <w:rPr>
                <w:sz w:val="28"/>
                <w:szCs w:val="28"/>
              </w:rPr>
              <w:t xml:space="preserve">Textbox </w:t>
            </w:r>
          </w:p>
        </w:tc>
        <w:tc>
          <w:tcPr>
            <w:tcW w:w="2141" w:type="pct"/>
            <w:tcBorders>
              <w:top w:val="single" w:sz="4" w:space="0" w:color="auto"/>
              <w:bottom w:val="single" w:sz="4" w:space="0" w:color="auto"/>
            </w:tcBorders>
            <w:vAlign w:val="center"/>
          </w:tcPr>
          <w:p w14:paraId="6DD8DC59" w14:textId="77777777" w:rsidR="00B06E63" w:rsidRPr="00C50C06" w:rsidRDefault="00B06E63" w:rsidP="00B06E63">
            <w:pPr>
              <w:widowControl w:val="0"/>
              <w:tabs>
                <w:tab w:val="left" w:pos="180"/>
              </w:tabs>
              <w:jc w:val="both"/>
              <w:rPr>
                <w:sz w:val="28"/>
                <w:szCs w:val="28"/>
              </w:rPr>
            </w:pPr>
            <w:r>
              <w:rPr>
                <w:sz w:val="28"/>
                <w:szCs w:val="28"/>
              </w:rPr>
              <w:t>Bắt buộc nhập, không được trùng với tên đợt đấu giá đã có trên hệ thống</w:t>
            </w:r>
          </w:p>
        </w:tc>
      </w:tr>
      <w:tr w:rsidR="00B06E63" w:rsidRPr="00CD1498" w14:paraId="689993F5" w14:textId="77777777" w:rsidTr="00B06E63">
        <w:trPr>
          <w:jc w:val="center"/>
        </w:trPr>
        <w:tc>
          <w:tcPr>
            <w:tcW w:w="399" w:type="pct"/>
            <w:vAlign w:val="center"/>
          </w:tcPr>
          <w:p w14:paraId="5547CBA5" w14:textId="77777777" w:rsidR="00B06E63" w:rsidRPr="00C50C06" w:rsidRDefault="00B06E63" w:rsidP="00B06E63">
            <w:pPr>
              <w:numPr>
                <w:ilvl w:val="0"/>
                <w:numId w:val="69"/>
              </w:numPr>
              <w:spacing w:before="240" w:after="0"/>
              <w:jc w:val="both"/>
              <w:rPr>
                <w:sz w:val="28"/>
                <w:szCs w:val="28"/>
              </w:rPr>
            </w:pPr>
          </w:p>
        </w:tc>
        <w:tc>
          <w:tcPr>
            <w:tcW w:w="1654" w:type="pct"/>
            <w:vAlign w:val="center"/>
          </w:tcPr>
          <w:p w14:paraId="3E5C4AC3" w14:textId="77777777" w:rsidR="00B06E63" w:rsidRPr="00C50C06" w:rsidRDefault="00B06E63" w:rsidP="00B06E63">
            <w:pPr>
              <w:widowControl w:val="0"/>
              <w:tabs>
                <w:tab w:val="left" w:pos="180"/>
              </w:tabs>
              <w:jc w:val="both"/>
              <w:rPr>
                <w:noProof/>
                <w:sz w:val="28"/>
                <w:szCs w:val="28"/>
              </w:rPr>
            </w:pPr>
            <w:r>
              <w:rPr>
                <w:noProof/>
                <w:sz w:val="28"/>
                <w:szCs w:val="28"/>
              </w:rPr>
              <w:t>Tổ chức sở hữu</w:t>
            </w:r>
          </w:p>
        </w:tc>
        <w:tc>
          <w:tcPr>
            <w:tcW w:w="806" w:type="pct"/>
            <w:tcBorders>
              <w:top w:val="single" w:sz="4" w:space="0" w:color="auto"/>
              <w:bottom w:val="single" w:sz="4" w:space="0" w:color="auto"/>
            </w:tcBorders>
            <w:vAlign w:val="center"/>
          </w:tcPr>
          <w:p w14:paraId="75AD022A" w14:textId="77777777" w:rsidR="00B06E63" w:rsidRPr="00C50C06" w:rsidRDefault="00B06E63" w:rsidP="00B06E63">
            <w:pPr>
              <w:widowControl w:val="0"/>
              <w:tabs>
                <w:tab w:val="left" w:pos="180"/>
              </w:tabs>
              <w:jc w:val="both"/>
              <w:rPr>
                <w:sz w:val="28"/>
                <w:szCs w:val="28"/>
              </w:rPr>
            </w:pPr>
            <w:r>
              <w:rPr>
                <w:sz w:val="28"/>
                <w:szCs w:val="28"/>
              </w:rPr>
              <w:t xml:space="preserve">Combobox </w:t>
            </w:r>
          </w:p>
        </w:tc>
        <w:tc>
          <w:tcPr>
            <w:tcW w:w="2141" w:type="pct"/>
            <w:tcBorders>
              <w:top w:val="single" w:sz="4" w:space="0" w:color="auto"/>
              <w:bottom w:val="single" w:sz="4" w:space="0" w:color="auto"/>
            </w:tcBorders>
            <w:vAlign w:val="center"/>
          </w:tcPr>
          <w:p w14:paraId="0938F19C" w14:textId="77777777" w:rsidR="00B06E63" w:rsidRPr="00C50C06" w:rsidRDefault="00B06E63" w:rsidP="00B06E63">
            <w:pPr>
              <w:widowControl w:val="0"/>
              <w:tabs>
                <w:tab w:val="left" w:pos="180"/>
              </w:tabs>
              <w:jc w:val="both"/>
              <w:rPr>
                <w:sz w:val="28"/>
                <w:szCs w:val="28"/>
              </w:rPr>
            </w:pPr>
            <w:r>
              <w:rPr>
                <w:sz w:val="28"/>
                <w:szCs w:val="28"/>
              </w:rPr>
              <w:t xml:space="preserve">Danh sách tổ chức sở hữu trên hệ thống </w:t>
            </w:r>
          </w:p>
        </w:tc>
      </w:tr>
      <w:tr w:rsidR="00B06E63" w:rsidRPr="00CD1498" w14:paraId="7F1C6A72" w14:textId="77777777" w:rsidTr="00B06E63">
        <w:trPr>
          <w:jc w:val="center"/>
        </w:trPr>
        <w:tc>
          <w:tcPr>
            <w:tcW w:w="399" w:type="pct"/>
            <w:vAlign w:val="center"/>
          </w:tcPr>
          <w:p w14:paraId="66CE173C" w14:textId="77777777" w:rsidR="00B06E63" w:rsidRPr="00C50C06" w:rsidRDefault="00B06E63" w:rsidP="00B06E63">
            <w:pPr>
              <w:numPr>
                <w:ilvl w:val="0"/>
                <w:numId w:val="69"/>
              </w:numPr>
              <w:spacing w:before="240" w:after="0"/>
              <w:jc w:val="both"/>
              <w:rPr>
                <w:sz w:val="28"/>
                <w:szCs w:val="28"/>
              </w:rPr>
            </w:pPr>
          </w:p>
        </w:tc>
        <w:tc>
          <w:tcPr>
            <w:tcW w:w="1654" w:type="pct"/>
            <w:vAlign w:val="center"/>
          </w:tcPr>
          <w:p w14:paraId="0B5E54F5" w14:textId="77777777" w:rsidR="00B06E63" w:rsidRPr="00C50C06" w:rsidRDefault="00B06E63" w:rsidP="00B06E63">
            <w:pPr>
              <w:widowControl w:val="0"/>
              <w:tabs>
                <w:tab w:val="left" w:pos="180"/>
              </w:tabs>
              <w:jc w:val="both"/>
              <w:rPr>
                <w:noProof/>
                <w:sz w:val="28"/>
                <w:szCs w:val="28"/>
              </w:rPr>
            </w:pPr>
            <w:r>
              <w:rPr>
                <w:noProof/>
                <w:sz w:val="28"/>
                <w:szCs w:val="28"/>
              </w:rPr>
              <w:t>TC phiên đấu giá</w:t>
            </w:r>
          </w:p>
        </w:tc>
        <w:tc>
          <w:tcPr>
            <w:tcW w:w="806" w:type="pct"/>
            <w:tcBorders>
              <w:top w:val="single" w:sz="4" w:space="0" w:color="auto"/>
              <w:bottom w:val="single" w:sz="4" w:space="0" w:color="auto"/>
            </w:tcBorders>
            <w:vAlign w:val="center"/>
          </w:tcPr>
          <w:p w14:paraId="3CEDEDA8" w14:textId="77777777" w:rsidR="00B06E63" w:rsidRPr="00C50C06" w:rsidRDefault="00B06E63" w:rsidP="00B06E63">
            <w:pPr>
              <w:widowControl w:val="0"/>
              <w:tabs>
                <w:tab w:val="left" w:pos="180"/>
              </w:tabs>
              <w:jc w:val="both"/>
              <w:rPr>
                <w:sz w:val="28"/>
                <w:szCs w:val="28"/>
                <w:lang w:val="vi-VN"/>
              </w:rPr>
            </w:pPr>
            <w:r>
              <w:rPr>
                <w:sz w:val="28"/>
                <w:szCs w:val="28"/>
              </w:rPr>
              <w:t>Combobox</w:t>
            </w:r>
          </w:p>
        </w:tc>
        <w:tc>
          <w:tcPr>
            <w:tcW w:w="2141" w:type="pct"/>
            <w:tcBorders>
              <w:top w:val="single" w:sz="4" w:space="0" w:color="auto"/>
              <w:bottom w:val="single" w:sz="4" w:space="0" w:color="auto"/>
            </w:tcBorders>
            <w:vAlign w:val="center"/>
          </w:tcPr>
          <w:p w14:paraId="0EC317C8" w14:textId="77777777" w:rsidR="00B06E63" w:rsidRDefault="00B06E63" w:rsidP="00B06E63">
            <w:pPr>
              <w:widowControl w:val="0"/>
              <w:tabs>
                <w:tab w:val="left" w:pos="180"/>
              </w:tabs>
              <w:jc w:val="both"/>
              <w:rPr>
                <w:sz w:val="28"/>
                <w:szCs w:val="28"/>
              </w:rPr>
            </w:pPr>
            <w:r>
              <w:rPr>
                <w:sz w:val="28"/>
                <w:szCs w:val="28"/>
              </w:rPr>
              <w:t xml:space="preserve">Bắt buộc chọn. gồm: </w:t>
            </w:r>
          </w:p>
          <w:p w14:paraId="6D740DA6" w14:textId="77777777" w:rsidR="00B06E63" w:rsidRPr="00C50C06" w:rsidRDefault="00B06E63" w:rsidP="00B06E63">
            <w:pPr>
              <w:pStyle w:val="ListParagraph"/>
              <w:widowControl w:val="0"/>
              <w:numPr>
                <w:ilvl w:val="0"/>
                <w:numId w:val="15"/>
              </w:numPr>
              <w:tabs>
                <w:tab w:val="left" w:pos="180"/>
              </w:tabs>
              <w:rPr>
                <w:sz w:val="28"/>
                <w:szCs w:val="28"/>
                <w:lang w:val="vi-VN"/>
              </w:rPr>
            </w:pPr>
            <w:r>
              <w:rPr>
                <w:sz w:val="28"/>
                <w:szCs w:val="28"/>
                <w:lang w:val="en-US"/>
              </w:rPr>
              <w:lastRenderedPageBreak/>
              <w:t>Cổ phần hóa DNNN(IPO)</w:t>
            </w:r>
          </w:p>
          <w:p w14:paraId="183C89C6" w14:textId="77777777" w:rsidR="00B06E63" w:rsidRPr="00C50C06" w:rsidRDefault="00B06E63" w:rsidP="00B06E63">
            <w:pPr>
              <w:pStyle w:val="ListParagraph"/>
              <w:widowControl w:val="0"/>
              <w:numPr>
                <w:ilvl w:val="0"/>
                <w:numId w:val="15"/>
              </w:numPr>
              <w:tabs>
                <w:tab w:val="left" w:pos="180"/>
              </w:tabs>
              <w:rPr>
                <w:sz w:val="28"/>
                <w:szCs w:val="28"/>
                <w:lang w:val="vi-VN"/>
              </w:rPr>
            </w:pPr>
            <w:r>
              <w:rPr>
                <w:sz w:val="28"/>
                <w:szCs w:val="28"/>
                <w:lang w:val="en-US"/>
              </w:rPr>
              <w:t>Bán phần vốn nhà nước hoặc vốn góp, đầu tư vào doanh nghiệp khác.</w:t>
            </w:r>
          </w:p>
          <w:p w14:paraId="657E3D21" w14:textId="77777777" w:rsidR="00B06E63" w:rsidRPr="00C50C06" w:rsidRDefault="00B06E63" w:rsidP="00B06E63">
            <w:pPr>
              <w:pStyle w:val="ListParagraph"/>
              <w:widowControl w:val="0"/>
              <w:numPr>
                <w:ilvl w:val="0"/>
                <w:numId w:val="15"/>
              </w:numPr>
              <w:tabs>
                <w:tab w:val="left" w:pos="180"/>
              </w:tabs>
              <w:rPr>
                <w:sz w:val="28"/>
                <w:szCs w:val="28"/>
                <w:lang w:val="vi-VN"/>
              </w:rPr>
            </w:pPr>
            <w:r>
              <w:rPr>
                <w:sz w:val="28"/>
                <w:szCs w:val="28"/>
                <w:lang w:val="en-US"/>
              </w:rPr>
              <w:t>Chào bán chứng khoán ra công chúng theo giấy phép của UBCKNN</w:t>
            </w:r>
          </w:p>
          <w:p w14:paraId="36FC10C7" w14:textId="77777777" w:rsidR="00B06E63" w:rsidRPr="00C50C06" w:rsidRDefault="00B06E63" w:rsidP="00B06E63">
            <w:pPr>
              <w:pStyle w:val="ListParagraph"/>
              <w:widowControl w:val="0"/>
              <w:numPr>
                <w:ilvl w:val="0"/>
                <w:numId w:val="15"/>
              </w:numPr>
              <w:tabs>
                <w:tab w:val="left" w:pos="180"/>
              </w:tabs>
              <w:rPr>
                <w:sz w:val="28"/>
                <w:szCs w:val="28"/>
                <w:lang w:val="vi-VN"/>
              </w:rPr>
            </w:pPr>
            <w:r>
              <w:rPr>
                <w:sz w:val="28"/>
                <w:szCs w:val="28"/>
                <w:lang w:val="en-US"/>
              </w:rPr>
              <w:t>NĐT chiến lược</w:t>
            </w:r>
          </w:p>
        </w:tc>
      </w:tr>
      <w:tr w:rsidR="00B06E63" w:rsidRPr="00CD1498" w14:paraId="417AB236" w14:textId="77777777" w:rsidTr="00B06E63">
        <w:trPr>
          <w:jc w:val="center"/>
        </w:trPr>
        <w:tc>
          <w:tcPr>
            <w:tcW w:w="399" w:type="pct"/>
            <w:vAlign w:val="center"/>
          </w:tcPr>
          <w:p w14:paraId="002C948C" w14:textId="77777777" w:rsidR="00B06E63" w:rsidRPr="00C50C06" w:rsidRDefault="00B06E63" w:rsidP="00B06E63">
            <w:pPr>
              <w:numPr>
                <w:ilvl w:val="0"/>
                <w:numId w:val="69"/>
              </w:numPr>
              <w:spacing w:before="240" w:after="0"/>
              <w:jc w:val="both"/>
              <w:rPr>
                <w:sz w:val="28"/>
                <w:szCs w:val="28"/>
              </w:rPr>
            </w:pPr>
          </w:p>
        </w:tc>
        <w:tc>
          <w:tcPr>
            <w:tcW w:w="1654" w:type="pct"/>
            <w:vAlign w:val="center"/>
          </w:tcPr>
          <w:p w14:paraId="494B7F86" w14:textId="77777777" w:rsidR="00B06E63" w:rsidRPr="00C50C06" w:rsidRDefault="00B06E63" w:rsidP="00B06E63">
            <w:pPr>
              <w:widowControl w:val="0"/>
              <w:tabs>
                <w:tab w:val="left" w:pos="180"/>
              </w:tabs>
              <w:jc w:val="both"/>
              <w:rPr>
                <w:noProof/>
                <w:sz w:val="28"/>
                <w:szCs w:val="28"/>
              </w:rPr>
            </w:pPr>
            <w:r>
              <w:rPr>
                <w:noProof/>
                <w:sz w:val="28"/>
                <w:szCs w:val="28"/>
              </w:rPr>
              <w:t>Mã sơ cấp</w:t>
            </w:r>
          </w:p>
        </w:tc>
        <w:tc>
          <w:tcPr>
            <w:tcW w:w="806" w:type="pct"/>
            <w:tcBorders>
              <w:top w:val="single" w:sz="4" w:space="0" w:color="auto"/>
              <w:bottom w:val="single" w:sz="4" w:space="0" w:color="auto"/>
            </w:tcBorders>
            <w:vAlign w:val="center"/>
          </w:tcPr>
          <w:p w14:paraId="70680827" w14:textId="77777777" w:rsidR="00B06E63" w:rsidRPr="00C50C06" w:rsidRDefault="00B06E63" w:rsidP="00B06E63">
            <w:pPr>
              <w:widowControl w:val="0"/>
              <w:tabs>
                <w:tab w:val="left" w:pos="180"/>
              </w:tabs>
              <w:jc w:val="both"/>
              <w:rPr>
                <w:sz w:val="28"/>
                <w:szCs w:val="28"/>
                <w:lang w:val="vi-VN"/>
              </w:rPr>
            </w:pPr>
            <w:r>
              <w:rPr>
                <w:sz w:val="28"/>
                <w:szCs w:val="28"/>
              </w:rPr>
              <w:t>Combobox</w:t>
            </w:r>
          </w:p>
        </w:tc>
        <w:tc>
          <w:tcPr>
            <w:tcW w:w="2141" w:type="pct"/>
            <w:tcBorders>
              <w:top w:val="single" w:sz="4" w:space="0" w:color="auto"/>
              <w:bottom w:val="single" w:sz="4" w:space="0" w:color="auto"/>
            </w:tcBorders>
            <w:vAlign w:val="center"/>
          </w:tcPr>
          <w:p w14:paraId="620DAB8A" w14:textId="77777777" w:rsidR="00B06E63" w:rsidRPr="00C50C06" w:rsidRDefault="00B06E63" w:rsidP="00B06E63">
            <w:pPr>
              <w:widowControl w:val="0"/>
              <w:tabs>
                <w:tab w:val="left" w:pos="180"/>
              </w:tabs>
              <w:jc w:val="both"/>
              <w:rPr>
                <w:sz w:val="28"/>
                <w:szCs w:val="28"/>
                <w:lang w:val="vi-VN"/>
              </w:rPr>
            </w:pPr>
            <w:r>
              <w:rPr>
                <w:sz w:val="28"/>
                <w:szCs w:val="28"/>
              </w:rPr>
              <w:t xml:space="preserve">Bắt buộc chọn </w:t>
            </w:r>
          </w:p>
        </w:tc>
      </w:tr>
      <w:tr w:rsidR="00B06E63" w:rsidRPr="00CD1498" w14:paraId="30B0997E" w14:textId="77777777" w:rsidTr="00B06E63">
        <w:trPr>
          <w:jc w:val="center"/>
        </w:trPr>
        <w:tc>
          <w:tcPr>
            <w:tcW w:w="399" w:type="pct"/>
            <w:vAlign w:val="center"/>
          </w:tcPr>
          <w:p w14:paraId="1B139CBC" w14:textId="77777777" w:rsidR="00B06E63" w:rsidRPr="00C50C06" w:rsidRDefault="00B06E63" w:rsidP="00B06E63">
            <w:pPr>
              <w:numPr>
                <w:ilvl w:val="0"/>
                <w:numId w:val="69"/>
              </w:numPr>
              <w:spacing w:before="240" w:after="0"/>
              <w:jc w:val="both"/>
              <w:rPr>
                <w:sz w:val="28"/>
                <w:szCs w:val="28"/>
              </w:rPr>
            </w:pPr>
          </w:p>
        </w:tc>
        <w:tc>
          <w:tcPr>
            <w:tcW w:w="1654" w:type="pct"/>
            <w:vAlign w:val="center"/>
          </w:tcPr>
          <w:p w14:paraId="5A7086FA" w14:textId="77777777" w:rsidR="00B06E63" w:rsidRPr="00C50C06" w:rsidRDefault="00B06E63" w:rsidP="00B06E63">
            <w:pPr>
              <w:widowControl w:val="0"/>
              <w:tabs>
                <w:tab w:val="left" w:pos="180"/>
              </w:tabs>
              <w:jc w:val="both"/>
              <w:rPr>
                <w:noProof/>
                <w:sz w:val="28"/>
                <w:szCs w:val="28"/>
              </w:rPr>
            </w:pPr>
            <w:r>
              <w:rPr>
                <w:noProof/>
                <w:sz w:val="28"/>
                <w:szCs w:val="28"/>
              </w:rPr>
              <w:t>Tên chúng khoán</w:t>
            </w:r>
          </w:p>
        </w:tc>
        <w:tc>
          <w:tcPr>
            <w:tcW w:w="806" w:type="pct"/>
            <w:tcBorders>
              <w:top w:val="single" w:sz="4" w:space="0" w:color="auto"/>
              <w:bottom w:val="single" w:sz="4" w:space="0" w:color="auto"/>
            </w:tcBorders>
            <w:vAlign w:val="center"/>
          </w:tcPr>
          <w:p w14:paraId="29F704E1" w14:textId="77777777" w:rsidR="00B06E63" w:rsidRPr="00C50C06" w:rsidRDefault="00B06E63" w:rsidP="00B06E63">
            <w:pPr>
              <w:widowControl w:val="0"/>
              <w:tabs>
                <w:tab w:val="left" w:pos="180"/>
              </w:tabs>
              <w:jc w:val="both"/>
              <w:rPr>
                <w:sz w:val="28"/>
                <w:szCs w:val="28"/>
                <w:lang w:val="vi-VN"/>
              </w:rPr>
            </w:pPr>
          </w:p>
        </w:tc>
        <w:tc>
          <w:tcPr>
            <w:tcW w:w="2141" w:type="pct"/>
            <w:tcBorders>
              <w:top w:val="single" w:sz="4" w:space="0" w:color="auto"/>
              <w:bottom w:val="single" w:sz="4" w:space="0" w:color="auto"/>
            </w:tcBorders>
            <w:vAlign w:val="center"/>
          </w:tcPr>
          <w:p w14:paraId="04830056" w14:textId="77777777" w:rsidR="00B06E63" w:rsidRPr="009A2D0E" w:rsidRDefault="00B06E63" w:rsidP="00B06E63">
            <w:pPr>
              <w:widowControl w:val="0"/>
              <w:tabs>
                <w:tab w:val="left" w:pos="180"/>
              </w:tabs>
              <w:jc w:val="both"/>
              <w:rPr>
                <w:sz w:val="28"/>
                <w:szCs w:val="28"/>
              </w:rPr>
            </w:pPr>
            <w:r>
              <w:rPr>
                <w:sz w:val="28"/>
                <w:szCs w:val="28"/>
              </w:rPr>
              <w:t xml:space="preserve">Hệ thống tự động fill khi chọn mã sơ cấp </w:t>
            </w:r>
          </w:p>
        </w:tc>
      </w:tr>
      <w:tr w:rsidR="00B06E63" w:rsidRPr="00CD1498" w14:paraId="42D0C12F" w14:textId="77777777" w:rsidTr="00B06E63">
        <w:trPr>
          <w:jc w:val="center"/>
        </w:trPr>
        <w:tc>
          <w:tcPr>
            <w:tcW w:w="399" w:type="pct"/>
            <w:vAlign w:val="center"/>
          </w:tcPr>
          <w:p w14:paraId="01FD3DBC" w14:textId="77777777" w:rsidR="00B06E63" w:rsidRPr="00C50C06" w:rsidRDefault="00B06E63" w:rsidP="00B06E63">
            <w:pPr>
              <w:numPr>
                <w:ilvl w:val="0"/>
                <w:numId w:val="69"/>
              </w:numPr>
              <w:spacing w:before="240" w:after="0"/>
              <w:jc w:val="both"/>
              <w:rPr>
                <w:sz w:val="28"/>
                <w:szCs w:val="28"/>
              </w:rPr>
            </w:pPr>
          </w:p>
        </w:tc>
        <w:tc>
          <w:tcPr>
            <w:tcW w:w="1654" w:type="pct"/>
            <w:vAlign w:val="center"/>
          </w:tcPr>
          <w:p w14:paraId="6B36094B" w14:textId="77777777" w:rsidR="00B06E63" w:rsidRPr="00C50C06" w:rsidRDefault="00B06E63" w:rsidP="00B06E63">
            <w:pPr>
              <w:widowControl w:val="0"/>
              <w:tabs>
                <w:tab w:val="left" w:pos="180"/>
              </w:tabs>
              <w:jc w:val="both"/>
              <w:rPr>
                <w:noProof/>
                <w:sz w:val="28"/>
                <w:szCs w:val="28"/>
              </w:rPr>
            </w:pPr>
            <w:r>
              <w:rPr>
                <w:noProof/>
                <w:sz w:val="28"/>
                <w:szCs w:val="28"/>
              </w:rPr>
              <w:t>Tổ chức phát hành</w:t>
            </w:r>
          </w:p>
        </w:tc>
        <w:tc>
          <w:tcPr>
            <w:tcW w:w="806" w:type="pct"/>
            <w:tcBorders>
              <w:top w:val="single" w:sz="4" w:space="0" w:color="auto"/>
              <w:bottom w:val="single" w:sz="4" w:space="0" w:color="auto"/>
            </w:tcBorders>
            <w:vAlign w:val="center"/>
          </w:tcPr>
          <w:p w14:paraId="130F84B4" w14:textId="77777777" w:rsidR="00B06E63" w:rsidRPr="00C50C06" w:rsidRDefault="00B06E63" w:rsidP="00B06E63">
            <w:pPr>
              <w:widowControl w:val="0"/>
              <w:tabs>
                <w:tab w:val="left" w:pos="180"/>
              </w:tabs>
              <w:jc w:val="both"/>
              <w:rPr>
                <w:sz w:val="28"/>
                <w:szCs w:val="28"/>
                <w:lang w:val="vi-VN"/>
              </w:rPr>
            </w:pPr>
          </w:p>
        </w:tc>
        <w:tc>
          <w:tcPr>
            <w:tcW w:w="2141" w:type="pct"/>
            <w:tcBorders>
              <w:top w:val="single" w:sz="4" w:space="0" w:color="auto"/>
              <w:bottom w:val="single" w:sz="4" w:space="0" w:color="auto"/>
            </w:tcBorders>
            <w:vAlign w:val="center"/>
          </w:tcPr>
          <w:p w14:paraId="55629A92" w14:textId="77777777" w:rsidR="00B06E63" w:rsidRPr="00C50C06" w:rsidRDefault="00B06E63" w:rsidP="00B06E63">
            <w:pPr>
              <w:widowControl w:val="0"/>
              <w:tabs>
                <w:tab w:val="left" w:pos="180"/>
              </w:tabs>
              <w:jc w:val="both"/>
              <w:rPr>
                <w:sz w:val="28"/>
                <w:szCs w:val="28"/>
                <w:lang w:val="vi-VN"/>
              </w:rPr>
            </w:pPr>
            <w:r>
              <w:rPr>
                <w:sz w:val="28"/>
                <w:szCs w:val="28"/>
              </w:rPr>
              <w:t xml:space="preserve">Hệ thống tự động fill khi chọn mã sơ cấp </w:t>
            </w:r>
          </w:p>
        </w:tc>
      </w:tr>
      <w:tr w:rsidR="00B06E63" w:rsidRPr="00CD1498" w14:paraId="3DB2F0D2" w14:textId="77777777" w:rsidTr="00B06E63">
        <w:trPr>
          <w:jc w:val="center"/>
        </w:trPr>
        <w:tc>
          <w:tcPr>
            <w:tcW w:w="399" w:type="pct"/>
            <w:vAlign w:val="center"/>
          </w:tcPr>
          <w:p w14:paraId="5D90025D" w14:textId="77777777" w:rsidR="00B06E63" w:rsidRPr="00C50C06" w:rsidRDefault="00B06E63" w:rsidP="00B06E63">
            <w:pPr>
              <w:numPr>
                <w:ilvl w:val="0"/>
                <w:numId w:val="69"/>
              </w:numPr>
              <w:spacing w:before="240" w:after="0"/>
              <w:jc w:val="both"/>
              <w:rPr>
                <w:sz w:val="28"/>
                <w:szCs w:val="28"/>
              </w:rPr>
            </w:pPr>
          </w:p>
        </w:tc>
        <w:tc>
          <w:tcPr>
            <w:tcW w:w="1654" w:type="pct"/>
            <w:vAlign w:val="center"/>
          </w:tcPr>
          <w:p w14:paraId="78B77EE7" w14:textId="77777777" w:rsidR="00B06E63" w:rsidRPr="00C50C06" w:rsidRDefault="00B06E63" w:rsidP="00B06E63">
            <w:pPr>
              <w:widowControl w:val="0"/>
              <w:tabs>
                <w:tab w:val="left" w:pos="180"/>
              </w:tabs>
              <w:jc w:val="both"/>
              <w:rPr>
                <w:noProof/>
                <w:sz w:val="28"/>
                <w:szCs w:val="28"/>
              </w:rPr>
            </w:pPr>
            <w:r>
              <w:rPr>
                <w:noProof/>
                <w:sz w:val="28"/>
                <w:szCs w:val="28"/>
              </w:rPr>
              <w:t>Địa chỉ</w:t>
            </w:r>
          </w:p>
        </w:tc>
        <w:tc>
          <w:tcPr>
            <w:tcW w:w="806" w:type="pct"/>
            <w:tcBorders>
              <w:top w:val="single" w:sz="4" w:space="0" w:color="auto"/>
              <w:bottom w:val="single" w:sz="4" w:space="0" w:color="auto"/>
            </w:tcBorders>
            <w:vAlign w:val="center"/>
          </w:tcPr>
          <w:p w14:paraId="328C4AF2" w14:textId="77777777" w:rsidR="00B06E63" w:rsidRPr="00C50C06" w:rsidRDefault="00B06E63" w:rsidP="00B06E63">
            <w:pPr>
              <w:widowControl w:val="0"/>
              <w:tabs>
                <w:tab w:val="left" w:pos="180"/>
              </w:tabs>
              <w:jc w:val="both"/>
              <w:rPr>
                <w:sz w:val="28"/>
                <w:szCs w:val="28"/>
                <w:lang w:val="vi-VN"/>
              </w:rPr>
            </w:pPr>
          </w:p>
        </w:tc>
        <w:tc>
          <w:tcPr>
            <w:tcW w:w="2141" w:type="pct"/>
            <w:tcBorders>
              <w:top w:val="single" w:sz="4" w:space="0" w:color="auto"/>
              <w:bottom w:val="single" w:sz="4" w:space="0" w:color="auto"/>
            </w:tcBorders>
            <w:vAlign w:val="center"/>
          </w:tcPr>
          <w:p w14:paraId="4B23F676" w14:textId="77777777" w:rsidR="00B06E63" w:rsidRPr="00C50C06" w:rsidRDefault="00B06E63" w:rsidP="00B06E63">
            <w:pPr>
              <w:widowControl w:val="0"/>
              <w:tabs>
                <w:tab w:val="left" w:pos="180"/>
              </w:tabs>
              <w:jc w:val="both"/>
              <w:rPr>
                <w:sz w:val="28"/>
                <w:szCs w:val="28"/>
                <w:lang w:val="vi-VN"/>
              </w:rPr>
            </w:pPr>
            <w:r>
              <w:rPr>
                <w:sz w:val="28"/>
                <w:szCs w:val="28"/>
              </w:rPr>
              <w:t xml:space="preserve">Hệ thống tự động fill khi chọn mã sơ cấp </w:t>
            </w:r>
          </w:p>
        </w:tc>
      </w:tr>
      <w:tr w:rsidR="00B06E63" w:rsidRPr="00CD1498" w14:paraId="4F5BBEF1" w14:textId="77777777" w:rsidTr="00B06E63">
        <w:trPr>
          <w:jc w:val="center"/>
        </w:trPr>
        <w:tc>
          <w:tcPr>
            <w:tcW w:w="399" w:type="pct"/>
            <w:vAlign w:val="center"/>
          </w:tcPr>
          <w:p w14:paraId="14CD8DF8" w14:textId="77777777" w:rsidR="00B06E63" w:rsidRPr="00C50C06" w:rsidRDefault="00B06E63" w:rsidP="00B06E63">
            <w:pPr>
              <w:numPr>
                <w:ilvl w:val="0"/>
                <w:numId w:val="69"/>
              </w:numPr>
              <w:spacing w:before="240" w:after="0"/>
              <w:jc w:val="both"/>
              <w:rPr>
                <w:sz w:val="28"/>
                <w:szCs w:val="28"/>
              </w:rPr>
            </w:pPr>
          </w:p>
        </w:tc>
        <w:tc>
          <w:tcPr>
            <w:tcW w:w="1654" w:type="pct"/>
            <w:vAlign w:val="center"/>
          </w:tcPr>
          <w:p w14:paraId="2CCC293A" w14:textId="77777777" w:rsidR="00B06E63" w:rsidRPr="00C50C06" w:rsidRDefault="00B06E63" w:rsidP="00B06E63">
            <w:pPr>
              <w:widowControl w:val="0"/>
              <w:tabs>
                <w:tab w:val="left" w:pos="180"/>
              </w:tabs>
              <w:jc w:val="both"/>
              <w:rPr>
                <w:noProof/>
                <w:sz w:val="28"/>
                <w:szCs w:val="28"/>
              </w:rPr>
            </w:pPr>
            <w:r>
              <w:rPr>
                <w:noProof/>
                <w:sz w:val="28"/>
                <w:szCs w:val="28"/>
              </w:rPr>
              <w:t xml:space="preserve">Điện thoại </w:t>
            </w:r>
          </w:p>
        </w:tc>
        <w:tc>
          <w:tcPr>
            <w:tcW w:w="806" w:type="pct"/>
            <w:tcBorders>
              <w:top w:val="single" w:sz="4" w:space="0" w:color="auto"/>
              <w:bottom w:val="single" w:sz="4" w:space="0" w:color="auto"/>
            </w:tcBorders>
            <w:vAlign w:val="center"/>
          </w:tcPr>
          <w:p w14:paraId="2F567083" w14:textId="77777777" w:rsidR="00B06E63" w:rsidRPr="00C50C06" w:rsidRDefault="00B06E63" w:rsidP="00B06E63">
            <w:pPr>
              <w:widowControl w:val="0"/>
              <w:tabs>
                <w:tab w:val="left" w:pos="180"/>
              </w:tabs>
              <w:jc w:val="both"/>
              <w:rPr>
                <w:sz w:val="28"/>
                <w:szCs w:val="28"/>
                <w:lang w:val="vi-VN"/>
              </w:rPr>
            </w:pPr>
          </w:p>
        </w:tc>
        <w:tc>
          <w:tcPr>
            <w:tcW w:w="2141" w:type="pct"/>
            <w:tcBorders>
              <w:top w:val="single" w:sz="4" w:space="0" w:color="auto"/>
              <w:bottom w:val="single" w:sz="4" w:space="0" w:color="auto"/>
            </w:tcBorders>
            <w:vAlign w:val="center"/>
          </w:tcPr>
          <w:p w14:paraId="22270E49" w14:textId="77777777" w:rsidR="00B06E63" w:rsidRPr="00C50C06" w:rsidRDefault="00B06E63" w:rsidP="00B06E63">
            <w:pPr>
              <w:widowControl w:val="0"/>
              <w:tabs>
                <w:tab w:val="left" w:pos="180"/>
              </w:tabs>
              <w:jc w:val="both"/>
              <w:rPr>
                <w:sz w:val="28"/>
                <w:szCs w:val="28"/>
                <w:lang w:val="vi-VN"/>
              </w:rPr>
            </w:pPr>
            <w:r>
              <w:rPr>
                <w:sz w:val="28"/>
                <w:szCs w:val="28"/>
              </w:rPr>
              <w:t xml:space="preserve">Hệ thống tự động fill khi chọn mã sơ cấp </w:t>
            </w:r>
          </w:p>
        </w:tc>
      </w:tr>
      <w:tr w:rsidR="00B06E63" w:rsidRPr="00CD1498" w14:paraId="068DA9E8" w14:textId="77777777" w:rsidTr="00B06E63">
        <w:trPr>
          <w:jc w:val="center"/>
        </w:trPr>
        <w:tc>
          <w:tcPr>
            <w:tcW w:w="399" w:type="pct"/>
            <w:vAlign w:val="center"/>
          </w:tcPr>
          <w:p w14:paraId="0DB8F4C7" w14:textId="77777777" w:rsidR="00B06E63" w:rsidRPr="00C50C06" w:rsidRDefault="00B06E63" w:rsidP="00B06E63">
            <w:pPr>
              <w:numPr>
                <w:ilvl w:val="0"/>
                <w:numId w:val="69"/>
              </w:numPr>
              <w:spacing w:before="240" w:after="0"/>
              <w:jc w:val="both"/>
              <w:rPr>
                <w:sz w:val="28"/>
                <w:szCs w:val="28"/>
              </w:rPr>
            </w:pPr>
          </w:p>
        </w:tc>
        <w:tc>
          <w:tcPr>
            <w:tcW w:w="1654" w:type="pct"/>
            <w:vAlign w:val="center"/>
          </w:tcPr>
          <w:p w14:paraId="0B9325E0" w14:textId="77777777" w:rsidR="00B06E63" w:rsidRPr="00C50C06" w:rsidRDefault="00B06E63" w:rsidP="00B06E63">
            <w:pPr>
              <w:widowControl w:val="0"/>
              <w:tabs>
                <w:tab w:val="left" w:pos="180"/>
              </w:tabs>
              <w:jc w:val="both"/>
              <w:rPr>
                <w:noProof/>
                <w:sz w:val="28"/>
                <w:szCs w:val="28"/>
              </w:rPr>
            </w:pPr>
            <w:r>
              <w:rPr>
                <w:noProof/>
                <w:sz w:val="28"/>
                <w:szCs w:val="28"/>
              </w:rPr>
              <w:t>Vốn điều lệ</w:t>
            </w:r>
          </w:p>
        </w:tc>
        <w:tc>
          <w:tcPr>
            <w:tcW w:w="806" w:type="pct"/>
            <w:tcBorders>
              <w:top w:val="single" w:sz="4" w:space="0" w:color="auto"/>
              <w:bottom w:val="single" w:sz="4" w:space="0" w:color="auto"/>
            </w:tcBorders>
            <w:vAlign w:val="center"/>
          </w:tcPr>
          <w:p w14:paraId="2720C2F7" w14:textId="77777777" w:rsidR="00B06E63" w:rsidRPr="00C50C06" w:rsidRDefault="00B06E63" w:rsidP="00B06E63">
            <w:pPr>
              <w:widowControl w:val="0"/>
              <w:tabs>
                <w:tab w:val="left" w:pos="180"/>
              </w:tabs>
              <w:jc w:val="both"/>
              <w:rPr>
                <w:sz w:val="28"/>
                <w:szCs w:val="28"/>
                <w:lang w:val="vi-VN"/>
              </w:rPr>
            </w:pPr>
          </w:p>
        </w:tc>
        <w:tc>
          <w:tcPr>
            <w:tcW w:w="2141" w:type="pct"/>
            <w:tcBorders>
              <w:top w:val="single" w:sz="4" w:space="0" w:color="auto"/>
              <w:bottom w:val="single" w:sz="4" w:space="0" w:color="auto"/>
            </w:tcBorders>
            <w:vAlign w:val="center"/>
          </w:tcPr>
          <w:p w14:paraId="2EE4473D" w14:textId="77777777" w:rsidR="00B06E63" w:rsidRPr="00C50C06" w:rsidRDefault="00B06E63" w:rsidP="00B06E63">
            <w:pPr>
              <w:widowControl w:val="0"/>
              <w:tabs>
                <w:tab w:val="left" w:pos="180"/>
              </w:tabs>
              <w:jc w:val="both"/>
              <w:rPr>
                <w:sz w:val="28"/>
                <w:szCs w:val="28"/>
                <w:lang w:val="vi-VN"/>
              </w:rPr>
            </w:pPr>
            <w:r>
              <w:rPr>
                <w:sz w:val="28"/>
                <w:szCs w:val="28"/>
              </w:rPr>
              <w:t xml:space="preserve">Hệ thống tự động fill khi chọn mã sơ cấp </w:t>
            </w:r>
          </w:p>
        </w:tc>
      </w:tr>
      <w:tr w:rsidR="00B06E63" w:rsidRPr="00CD1498" w14:paraId="4E7493D5" w14:textId="77777777" w:rsidTr="00B06E63">
        <w:trPr>
          <w:jc w:val="center"/>
        </w:trPr>
        <w:tc>
          <w:tcPr>
            <w:tcW w:w="399" w:type="pct"/>
            <w:vAlign w:val="center"/>
          </w:tcPr>
          <w:p w14:paraId="03BBEC59" w14:textId="77777777" w:rsidR="00B06E63" w:rsidRPr="00C50C06" w:rsidRDefault="00B06E63" w:rsidP="00B06E63">
            <w:pPr>
              <w:numPr>
                <w:ilvl w:val="0"/>
                <w:numId w:val="69"/>
              </w:numPr>
              <w:spacing w:before="240" w:after="0"/>
              <w:jc w:val="both"/>
              <w:rPr>
                <w:sz w:val="28"/>
                <w:szCs w:val="28"/>
              </w:rPr>
            </w:pPr>
          </w:p>
        </w:tc>
        <w:tc>
          <w:tcPr>
            <w:tcW w:w="1654" w:type="pct"/>
            <w:vAlign w:val="center"/>
          </w:tcPr>
          <w:p w14:paraId="5B66B53F" w14:textId="77777777" w:rsidR="00B06E63" w:rsidRDefault="00B06E63" w:rsidP="00B06E63">
            <w:pPr>
              <w:widowControl w:val="0"/>
              <w:tabs>
                <w:tab w:val="left" w:pos="180"/>
              </w:tabs>
              <w:jc w:val="both"/>
              <w:rPr>
                <w:noProof/>
                <w:sz w:val="28"/>
                <w:szCs w:val="28"/>
              </w:rPr>
            </w:pPr>
            <w:r>
              <w:rPr>
                <w:noProof/>
                <w:sz w:val="28"/>
                <w:szCs w:val="28"/>
              </w:rPr>
              <w:t>Ngành nghề kinh doanh</w:t>
            </w:r>
          </w:p>
        </w:tc>
        <w:tc>
          <w:tcPr>
            <w:tcW w:w="806" w:type="pct"/>
            <w:tcBorders>
              <w:top w:val="single" w:sz="4" w:space="0" w:color="auto"/>
              <w:bottom w:val="single" w:sz="4" w:space="0" w:color="auto"/>
            </w:tcBorders>
            <w:vAlign w:val="center"/>
          </w:tcPr>
          <w:p w14:paraId="0E442475" w14:textId="77777777" w:rsidR="00B06E63" w:rsidRPr="00C50C06" w:rsidRDefault="00B06E63" w:rsidP="00B06E63">
            <w:pPr>
              <w:widowControl w:val="0"/>
              <w:tabs>
                <w:tab w:val="left" w:pos="180"/>
              </w:tabs>
              <w:jc w:val="both"/>
              <w:rPr>
                <w:sz w:val="28"/>
                <w:szCs w:val="28"/>
                <w:lang w:val="vi-VN"/>
              </w:rPr>
            </w:pPr>
          </w:p>
        </w:tc>
        <w:tc>
          <w:tcPr>
            <w:tcW w:w="2141" w:type="pct"/>
            <w:tcBorders>
              <w:top w:val="single" w:sz="4" w:space="0" w:color="auto"/>
              <w:bottom w:val="single" w:sz="4" w:space="0" w:color="auto"/>
            </w:tcBorders>
            <w:vAlign w:val="center"/>
          </w:tcPr>
          <w:p w14:paraId="67374590" w14:textId="77777777" w:rsidR="00B06E63" w:rsidRPr="00C50C06" w:rsidRDefault="00B06E63" w:rsidP="00B06E63">
            <w:pPr>
              <w:widowControl w:val="0"/>
              <w:tabs>
                <w:tab w:val="left" w:pos="180"/>
              </w:tabs>
              <w:jc w:val="both"/>
              <w:rPr>
                <w:sz w:val="28"/>
                <w:szCs w:val="28"/>
                <w:lang w:val="vi-VN"/>
              </w:rPr>
            </w:pPr>
            <w:r>
              <w:rPr>
                <w:sz w:val="28"/>
                <w:szCs w:val="28"/>
              </w:rPr>
              <w:t xml:space="preserve">Hệ thống tự động fill khi chọn mã sơ cấp </w:t>
            </w:r>
          </w:p>
        </w:tc>
      </w:tr>
      <w:tr w:rsidR="00B06E63" w:rsidRPr="00CD1498" w14:paraId="6E587249" w14:textId="77777777" w:rsidTr="00B06E63">
        <w:trPr>
          <w:jc w:val="center"/>
        </w:trPr>
        <w:tc>
          <w:tcPr>
            <w:tcW w:w="399" w:type="pct"/>
            <w:vAlign w:val="center"/>
          </w:tcPr>
          <w:p w14:paraId="69582925" w14:textId="77777777" w:rsidR="00B06E63" w:rsidRPr="00C50C06" w:rsidRDefault="00B06E63" w:rsidP="00B06E63">
            <w:pPr>
              <w:numPr>
                <w:ilvl w:val="0"/>
                <w:numId w:val="69"/>
              </w:numPr>
              <w:spacing w:before="240" w:after="0"/>
              <w:jc w:val="both"/>
              <w:rPr>
                <w:sz w:val="28"/>
                <w:szCs w:val="28"/>
              </w:rPr>
            </w:pPr>
          </w:p>
        </w:tc>
        <w:tc>
          <w:tcPr>
            <w:tcW w:w="1654" w:type="pct"/>
            <w:vAlign w:val="center"/>
          </w:tcPr>
          <w:p w14:paraId="762F5751" w14:textId="77777777" w:rsidR="00B06E63" w:rsidRDefault="00B06E63" w:rsidP="00B06E63">
            <w:pPr>
              <w:widowControl w:val="0"/>
              <w:tabs>
                <w:tab w:val="left" w:pos="180"/>
              </w:tabs>
              <w:jc w:val="both"/>
              <w:rPr>
                <w:noProof/>
                <w:sz w:val="28"/>
                <w:szCs w:val="28"/>
              </w:rPr>
            </w:pPr>
            <w:r>
              <w:rPr>
                <w:noProof/>
                <w:sz w:val="28"/>
                <w:szCs w:val="28"/>
              </w:rPr>
              <w:t>KL bán đấu giá</w:t>
            </w:r>
          </w:p>
        </w:tc>
        <w:tc>
          <w:tcPr>
            <w:tcW w:w="806" w:type="pct"/>
            <w:tcBorders>
              <w:top w:val="single" w:sz="4" w:space="0" w:color="auto"/>
              <w:bottom w:val="single" w:sz="4" w:space="0" w:color="auto"/>
            </w:tcBorders>
            <w:vAlign w:val="center"/>
          </w:tcPr>
          <w:p w14:paraId="1135A754" w14:textId="77777777" w:rsidR="00B06E63" w:rsidRPr="009A2D0E" w:rsidRDefault="00B06E63" w:rsidP="00B06E63">
            <w:pPr>
              <w:widowControl w:val="0"/>
              <w:tabs>
                <w:tab w:val="left" w:pos="180"/>
              </w:tabs>
              <w:jc w:val="both"/>
              <w:rPr>
                <w:sz w:val="28"/>
                <w:szCs w:val="28"/>
              </w:rPr>
            </w:pPr>
            <w:r>
              <w:rPr>
                <w:sz w:val="28"/>
                <w:szCs w:val="28"/>
              </w:rPr>
              <w:t xml:space="preserve">Number </w:t>
            </w:r>
          </w:p>
        </w:tc>
        <w:tc>
          <w:tcPr>
            <w:tcW w:w="2141" w:type="pct"/>
            <w:tcBorders>
              <w:top w:val="single" w:sz="4" w:space="0" w:color="auto"/>
              <w:bottom w:val="single" w:sz="4" w:space="0" w:color="auto"/>
            </w:tcBorders>
            <w:vAlign w:val="center"/>
          </w:tcPr>
          <w:p w14:paraId="52610061" w14:textId="77777777" w:rsidR="00B06E63" w:rsidRPr="00C50C06" w:rsidRDefault="00B06E63" w:rsidP="00B06E63">
            <w:pPr>
              <w:widowControl w:val="0"/>
              <w:tabs>
                <w:tab w:val="left" w:pos="180"/>
              </w:tabs>
              <w:jc w:val="both"/>
              <w:rPr>
                <w:sz w:val="28"/>
                <w:szCs w:val="28"/>
                <w:lang w:val="vi-VN"/>
              </w:rPr>
            </w:pPr>
            <w:r>
              <w:rPr>
                <w:sz w:val="28"/>
                <w:szCs w:val="28"/>
              </w:rPr>
              <w:t>Bắt buộc nhập</w:t>
            </w:r>
          </w:p>
        </w:tc>
      </w:tr>
      <w:tr w:rsidR="00B06E63" w:rsidRPr="00CD1498" w14:paraId="45EDBCBB" w14:textId="77777777" w:rsidTr="00B06E63">
        <w:trPr>
          <w:jc w:val="center"/>
        </w:trPr>
        <w:tc>
          <w:tcPr>
            <w:tcW w:w="399" w:type="pct"/>
            <w:vAlign w:val="center"/>
          </w:tcPr>
          <w:p w14:paraId="52254DAF" w14:textId="77777777" w:rsidR="00B06E63" w:rsidRPr="00C50C06" w:rsidRDefault="00B06E63" w:rsidP="00B06E63">
            <w:pPr>
              <w:numPr>
                <w:ilvl w:val="0"/>
                <w:numId w:val="69"/>
              </w:numPr>
              <w:spacing w:before="240" w:after="0"/>
              <w:jc w:val="both"/>
              <w:rPr>
                <w:sz w:val="28"/>
                <w:szCs w:val="28"/>
              </w:rPr>
            </w:pPr>
          </w:p>
        </w:tc>
        <w:tc>
          <w:tcPr>
            <w:tcW w:w="1654" w:type="pct"/>
            <w:vAlign w:val="center"/>
          </w:tcPr>
          <w:p w14:paraId="7C221374" w14:textId="77777777" w:rsidR="00B06E63" w:rsidRDefault="00B06E63" w:rsidP="00B06E63">
            <w:pPr>
              <w:widowControl w:val="0"/>
              <w:tabs>
                <w:tab w:val="left" w:pos="180"/>
              </w:tabs>
              <w:jc w:val="both"/>
              <w:rPr>
                <w:noProof/>
                <w:sz w:val="28"/>
                <w:szCs w:val="28"/>
              </w:rPr>
            </w:pPr>
            <w:r>
              <w:rPr>
                <w:noProof/>
                <w:sz w:val="28"/>
                <w:szCs w:val="28"/>
              </w:rPr>
              <w:t>Giá khởi điểm</w:t>
            </w:r>
          </w:p>
        </w:tc>
        <w:tc>
          <w:tcPr>
            <w:tcW w:w="806" w:type="pct"/>
            <w:tcBorders>
              <w:top w:val="single" w:sz="4" w:space="0" w:color="auto"/>
              <w:bottom w:val="single" w:sz="4" w:space="0" w:color="auto"/>
            </w:tcBorders>
            <w:vAlign w:val="center"/>
          </w:tcPr>
          <w:p w14:paraId="42514406" w14:textId="77777777" w:rsidR="00B06E63" w:rsidRPr="009A2D0E" w:rsidRDefault="00B06E63" w:rsidP="00B06E63">
            <w:pPr>
              <w:widowControl w:val="0"/>
              <w:tabs>
                <w:tab w:val="left" w:pos="180"/>
              </w:tabs>
              <w:jc w:val="both"/>
              <w:rPr>
                <w:sz w:val="28"/>
                <w:szCs w:val="28"/>
              </w:rPr>
            </w:pPr>
            <w:r>
              <w:rPr>
                <w:sz w:val="28"/>
                <w:szCs w:val="28"/>
              </w:rPr>
              <w:t xml:space="preserve">Number </w:t>
            </w:r>
          </w:p>
        </w:tc>
        <w:tc>
          <w:tcPr>
            <w:tcW w:w="2141" w:type="pct"/>
            <w:tcBorders>
              <w:top w:val="single" w:sz="4" w:space="0" w:color="auto"/>
              <w:bottom w:val="single" w:sz="4" w:space="0" w:color="auto"/>
            </w:tcBorders>
            <w:vAlign w:val="center"/>
          </w:tcPr>
          <w:p w14:paraId="42AB6FD3" w14:textId="77777777" w:rsidR="00B06E63" w:rsidRPr="00C50C06" w:rsidRDefault="00B06E63" w:rsidP="00B06E63">
            <w:pPr>
              <w:widowControl w:val="0"/>
              <w:tabs>
                <w:tab w:val="left" w:pos="180"/>
              </w:tabs>
              <w:jc w:val="both"/>
              <w:rPr>
                <w:sz w:val="28"/>
                <w:szCs w:val="28"/>
                <w:lang w:val="vi-VN"/>
              </w:rPr>
            </w:pPr>
            <w:r>
              <w:rPr>
                <w:sz w:val="28"/>
                <w:szCs w:val="28"/>
              </w:rPr>
              <w:t>Bắt buộc nhập</w:t>
            </w:r>
          </w:p>
        </w:tc>
      </w:tr>
      <w:tr w:rsidR="00B06E63" w:rsidRPr="00CD1498" w14:paraId="52E46415" w14:textId="77777777" w:rsidTr="00B06E63">
        <w:trPr>
          <w:jc w:val="center"/>
        </w:trPr>
        <w:tc>
          <w:tcPr>
            <w:tcW w:w="399" w:type="pct"/>
            <w:vAlign w:val="center"/>
          </w:tcPr>
          <w:p w14:paraId="4C6E2BEC" w14:textId="77777777" w:rsidR="00B06E63" w:rsidRPr="00C50C06" w:rsidRDefault="00B06E63" w:rsidP="00B06E63">
            <w:pPr>
              <w:numPr>
                <w:ilvl w:val="0"/>
                <w:numId w:val="69"/>
              </w:numPr>
              <w:spacing w:before="240" w:after="0"/>
              <w:jc w:val="both"/>
              <w:rPr>
                <w:sz w:val="28"/>
                <w:szCs w:val="28"/>
              </w:rPr>
            </w:pPr>
          </w:p>
        </w:tc>
        <w:tc>
          <w:tcPr>
            <w:tcW w:w="1654" w:type="pct"/>
            <w:vAlign w:val="center"/>
          </w:tcPr>
          <w:p w14:paraId="3997DC58" w14:textId="77777777" w:rsidR="00B06E63" w:rsidRDefault="00B06E63" w:rsidP="00B06E63">
            <w:pPr>
              <w:widowControl w:val="0"/>
              <w:tabs>
                <w:tab w:val="left" w:pos="180"/>
              </w:tabs>
              <w:jc w:val="both"/>
              <w:rPr>
                <w:noProof/>
                <w:sz w:val="28"/>
                <w:szCs w:val="28"/>
              </w:rPr>
            </w:pPr>
            <w:r>
              <w:rPr>
                <w:noProof/>
                <w:sz w:val="28"/>
                <w:szCs w:val="28"/>
              </w:rPr>
              <w:t xml:space="preserve">Thời gian tổ chức </w:t>
            </w:r>
          </w:p>
        </w:tc>
        <w:tc>
          <w:tcPr>
            <w:tcW w:w="806" w:type="pct"/>
            <w:tcBorders>
              <w:top w:val="single" w:sz="4" w:space="0" w:color="auto"/>
              <w:bottom w:val="single" w:sz="4" w:space="0" w:color="auto"/>
            </w:tcBorders>
            <w:vAlign w:val="center"/>
          </w:tcPr>
          <w:p w14:paraId="11ECED1F" w14:textId="77777777" w:rsidR="00B06E63" w:rsidRPr="009A2D0E" w:rsidRDefault="00B06E63" w:rsidP="00B06E63">
            <w:pPr>
              <w:widowControl w:val="0"/>
              <w:tabs>
                <w:tab w:val="left" w:pos="180"/>
              </w:tabs>
              <w:jc w:val="both"/>
              <w:rPr>
                <w:sz w:val="28"/>
                <w:szCs w:val="28"/>
              </w:rPr>
            </w:pPr>
            <w:r>
              <w:rPr>
                <w:sz w:val="28"/>
                <w:szCs w:val="28"/>
              </w:rPr>
              <w:t xml:space="preserve">Date </w:t>
            </w:r>
          </w:p>
        </w:tc>
        <w:tc>
          <w:tcPr>
            <w:tcW w:w="2141" w:type="pct"/>
            <w:tcBorders>
              <w:top w:val="single" w:sz="4" w:space="0" w:color="auto"/>
              <w:bottom w:val="single" w:sz="4" w:space="0" w:color="auto"/>
            </w:tcBorders>
            <w:vAlign w:val="center"/>
          </w:tcPr>
          <w:p w14:paraId="495166DF" w14:textId="77777777" w:rsidR="00B06E63" w:rsidRPr="00C50C06" w:rsidRDefault="00B06E63" w:rsidP="00B06E63">
            <w:pPr>
              <w:widowControl w:val="0"/>
              <w:tabs>
                <w:tab w:val="left" w:pos="180"/>
              </w:tabs>
              <w:jc w:val="both"/>
              <w:rPr>
                <w:sz w:val="28"/>
                <w:szCs w:val="28"/>
                <w:lang w:val="vi-VN"/>
              </w:rPr>
            </w:pPr>
            <w:r>
              <w:rPr>
                <w:sz w:val="28"/>
                <w:szCs w:val="28"/>
              </w:rPr>
              <w:t>Bắt buộc nhập, có thể nhấn icon lịch để chọn</w:t>
            </w:r>
          </w:p>
        </w:tc>
      </w:tr>
      <w:tr w:rsidR="00B06E63" w:rsidRPr="00CD1498" w14:paraId="7DA0DD4E" w14:textId="77777777" w:rsidTr="00B06E63">
        <w:trPr>
          <w:jc w:val="center"/>
        </w:trPr>
        <w:tc>
          <w:tcPr>
            <w:tcW w:w="399" w:type="pct"/>
            <w:vAlign w:val="center"/>
          </w:tcPr>
          <w:p w14:paraId="1EE06920" w14:textId="77777777" w:rsidR="00B06E63" w:rsidRPr="00C50C06" w:rsidRDefault="00B06E63" w:rsidP="00B06E63">
            <w:pPr>
              <w:numPr>
                <w:ilvl w:val="0"/>
                <w:numId w:val="69"/>
              </w:numPr>
              <w:spacing w:before="240" w:after="0"/>
              <w:jc w:val="both"/>
              <w:rPr>
                <w:sz w:val="28"/>
                <w:szCs w:val="28"/>
              </w:rPr>
            </w:pPr>
          </w:p>
        </w:tc>
        <w:tc>
          <w:tcPr>
            <w:tcW w:w="1654" w:type="pct"/>
            <w:vAlign w:val="center"/>
          </w:tcPr>
          <w:p w14:paraId="222DAEE4" w14:textId="77777777" w:rsidR="00B06E63" w:rsidRDefault="00B06E63" w:rsidP="00B06E63">
            <w:pPr>
              <w:widowControl w:val="0"/>
              <w:tabs>
                <w:tab w:val="left" w:pos="180"/>
              </w:tabs>
              <w:jc w:val="both"/>
              <w:rPr>
                <w:noProof/>
                <w:sz w:val="28"/>
                <w:szCs w:val="28"/>
              </w:rPr>
            </w:pPr>
            <w:r>
              <w:rPr>
                <w:noProof/>
                <w:sz w:val="28"/>
                <w:szCs w:val="28"/>
              </w:rPr>
              <w:t>TG gửi đơn làm ĐK đại lý</w:t>
            </w:r>
          </w:p>
        </w:tc>
        <w:tc>
          <w:tcPr>
            <w:tcW w:w="806" w:type="pct"/>
            <w:tcBorders>
              <w:top w:val="single" w:sz="4" w:space="0" w:color="auto"/>
              <w:bottom w:val="single" w:sz="4" w:space="0" w:color="auto"/>
            </w:tcBorders>
            <w:vAlign w:val="center"/>
          </w:tcPr>
          <w:p w14:paraId="4D9B387E" w14:textId="77777777" w:rsidR="00B06E63" w:rsidRPr="009A2D0E" w:rsidRDefault="00B06E63" w:rsidP="00B06E63">
            <w:pPr>
              <w:widowControl w:val="0"/>
              <w:tabs>
                <w:tab w:val="left" w:pos="180"/>
              </w:tabs>
              <w:jc w:val="both"/>
              <w:rPr>
                <w:sz w:val="28"/>
                <w:szCs w:val="28"/>
              </w:rPr>
            </w:pPr>
            <w:r>
              <w:rPr>
                <w:sz w:val="28"/>
                <w:szCs w:val="28"/>
              </w:rPr>
              <w:t xml:space="preserve">Date </w:t>
            </w:r>
          </w:p>
        </w:tc>
        <w:tc>
          <w:tcPr>
            <w:tcW w:w="2141" w:type="pct"/>
            <w:tcBorders>
              <w:top w:val="single" w:sz="4" w:space="0" w:color="auto"/>
              <w:bottom w:val="single" w:sz="4" w:space="0" w:color="auto"/>
            </w:tcBorders>
            <w:vAlign w:val="center"/>
          </w:tcPr>
          <w:p w14:paraId="56D3278B" w14:textId="77777777" w:rsidR="00B06E63" w:rsidRPr="00C50C06" w:rsidRDefault="00B06E63" w:rsidP="00B06E63">
            <w:pPr>
              <w:widowControl w:val="0"/>
              <w:tabs>
                <w:tab w:val="left" w:pos="180"/>
              </w:tabs>
              <w:jc w:val="both"/>
              <w:rPr>
                <w:sz w:val="28"/>
                <w:szCs w:val="28"/>
                <w:lang w:val="vi-VN"/>
              </w:rPr>
            </w:pPr>
            <w:r>
              <w:rPr>
                <w:sz w:val="28"/>
                <w:szCs w:val="28"/>
              </w:rPr>
              <w:t xml:space="preserve">Bắt buộc nhập, có thể nhấn icon lịch để chọn </w:t>
            </w:r>
          </w:p>
        </w:tc>
      </w:tr>
    </w:tbl>
    <w:p w14:paraId="1F56E310" w14:textId="77777777" w:rsidR="00B06E63" w:rsidRDefault="00B06E63" w:rsidP="00B06E63">
      <w:pPr>
        <w:pStyle w:val="Heading5"/>
        <w:numPr>
          <w:ilvl w:val="4"/>
          <w:numId w:val="1"/>
        </w:numPr>
      </w:pPr>
      <w:r>
        <w:t>Sửa thông báo lý</w:t>
      </w:r>
    </w:p>
    <w:p w14:paraId="63519BAD" w14:textId="77777777" w:rsidR="00B06E63" w:rsidRDefault="00B06E63" w:rsidP="00B06E63">
      <w:pPr>
        <w:pStyle w:val="BodyText"/>
        <w:rPr>
          <w:lang w:eastAsia="zh-CN"/>
        </w:rPr>
      </w:pPr>
      <w:r>
        <w:rPr>
          <w:b/>
          <w:lang w:eastAsia="zh-CN"/>
        </w:rPr>
        <w:t>Mục đích</w:t>
      </w:r>
      <w:r w:rsidRPr="00F93F69">
        <w:rPr>
          <w:b/>
          <w:lang w:eastAsia="zh-CN"/>
        </w:rPr>
        <w:t xml:space="preserve">: </w:t>
      </w:r>
      <w:r w:rsidRPr="006634AE">
        <w:rPr>
          <w:lang w:eastAsia="zh-CN"/>
        </w:rPr>
        <w:t>quản lý,sửa</w:t>
      </w:r>
      <w:r>
        <w:rPr>
          <w:lang w:eastAsia="zh-CN"/>
        </w:rPr>
        <w:t xml:space="preserve">, xem thông tin thông báo đại lý </w:t>
      </w:r>
    </w:p>
    <w:p w14:paraId="4CCE24E6" w14:textId="77777777" w:rsidR="00B06E63" w:rsidRDefault="00B06E63" w:rsidP="00B06E63">
      <w:pPr>
        <w:pStyle w:val="BodyText"/>
        <w:rPr>
          <w:sz w:val="26"/>
          <w:szCs w:val="26"/>
        </w:rPr>
      </w:pPr>
      <w:r w:rsidRPr="00F93F69">
        <w:rPr>
          <w:b/>
          <w:lang w:eastAsia="zh-CN"/>
        </w:rPr>
        <w:t>Xử lý sự kiện:</w:t>
      </w:r>
      <w:r>
        <w:rPr>
          <w:lang w:eastAsia="zh-CN"/>
        </w:rPr>
        <w:t xml:space="preserve"> </w:t>
      </w:r>
      <w:r w:rsidRPr="001D44A3">
        <w:rPr>
          <w:lang w:eastAsia="zh-CN"/>
        </w:rPr>
        <w:t>Đăng nhập vào hệ thống</w:t>
      </w:r>
      <w:r>
        <w:rPr>
          <w:lang w:eastAsia="zh-CN"/>
        </w:rPr>
        <w:t xml:space="preserve"> </w:t>
      </w:r>
      <w:r w:rsidRPr="00C75788">
        <w:rPr>
          <w:sz w:val="26"/>
          <w:szCs w:val="26"/>
        </w:rPr>
        <w:sym w:font="Wingdings" w:char="F0E0"/>
      </w:r>
      <w:r>
        <w:rPr>
          <w:lang w:eastAsia="zh-CN"/>
        </w:rPr>
        <w:t xml:space="preserve"> chọn menu Khai báo </w:t>
      </w:r>
      <w:r>
        <w:rPr>
          <w:sz w:val="26"/>
          <w:szCs w:val="26"/>
          <w:lang w:val="vi-VN"/>
        </w:rPr>
        <w:t xml:space="preserve"> </w:t>
      </w:r>
      <w:r w:rsidRPr="00C75788">
        <w:rPr>
          <w:sz w:val="26"/>
          <w:szCs w:val="26"/>
        </w:rPr>
        <w:sym w:font="Wingdings" w:char="F0E0"/>
      </w:r>
      <w:r>
        <w:rPr>
          <w:sz w:val="26"/>
          <w:szCs w:val="26"/>
        </w:rPr>
        <w:t xml:space="preserve"> chọn chức năng sửa thông báo đại lý </w:t>
      </w:r>
      <w:r>
        <w:rPr>
          <w:lang w:eastAsia="zh-CN"/>
        </w:rPr>
        <w:t xml:space="preserve"> </w:t>
      </w:r>
      <w:r w:rsidRPr="00C75788">
        <w:rPr>
          <w:sz w:val="26"/>
          <w:szCs w:val="26"/>
        </w:rPr>
        <w:sym w:font="Wingdings" w:char="F0E0"/>
      </w:r>
      <w:r>
        <w:rPr>
          <w:sz w:val="26"/>
          <w:szCs w:val="26"/>
        </w:rPr>
        <w:t xml:space="preserve"> vào màn hình sửa thông báo đại lý</w:t>
      </w:r>
    </w:p>
    <w:p w14:paraId="1B6A585C" w14:textId="77777777" w:rsidR="00B06E63" w:rsidRDefault="00B06E63" w:rsidP="00B06E63">
      <w:pPr>
        <w:pStyle w:val="BodyText"/>
        <w:rPr>
          <w:b/>
          <w:sz w:val="26"/>
          <w:szCs w:val="26"/>
        </w:rPr>
      </w:pPr>
      <w:r>
        <w:rPr>
          <w:b/>
          <w:sz w:val="26"/>
          <w:szCs w:val="26"/>
        </w:rPr>
        <w:t xml:space="preserve">Phân tích : </w:t>
      </w:r>
    </w:p>
    <w:p w14:paraId="59CC7BDD" w14:textId="77777777" w:rsidR="00B06E63" w:rsidRDefault="00B06E63" w:rsidP="00B06E63">
      <w:pPr>
        <w:pStyle w:val="BodyText"/>
        <w:numPr>
          <w:ilvl w:val="0"/>
          <w:numId w:val="15"/>
        </w:numPr>
        <w:rPr>
          <w:szCs w:val="28"/>
        </w:rPr>
      </w:pPr>
      <w:r>
        <w:rPr>
          <w:szCs w:val="28"/>
        </w:rPr>
        <w:t>Hiển thị danh sách các thông báo đại lý gồm các thông tin :</w:t>
      </w:r>
    </w:p>
    <w:p w14:paraId="14B8C134" w14:textId="77777777" w:rsidR="00B06E63" w:rsidRDefault="00B06E63" w:rsidP="00B06E63">
      <w:pPr>
        <w:pStyle w:val="BodyText"/>
        <w:numPr>
          <w:ilvl w:val="0"/>
          <w:numId w:val="70"/>
        </w:numPr>
        <w:rPr>
          <w:szCs w:val="28"/>
        </w:rPr>
      </w:pPr>
      <w:r>
        <w:rPr>
          <w:szCs w:val="28"/>
        </w:rPr>
        <w:t>STT</w:t>
      </w:r>
    </w:p>
    <w:p w14:paraId="0ED89B4B" w14:textId="77777777" w:rsidR="00B06E63" w:rsidRDefault="00B06E63" w:rsidP="00B06E63">
      <w:pPr>
        <w:pStyle w:val="BodyText"/>
        <w:numPr>
          <w:ilvl w:val="0"/>
          <w:numId w:val="70"/>
        </w:numPr>
        <w:rPr>
          <w:szCs w:val="28"/>
        </w:rPr>
      </w:pPr>
      <w:r>
        <w:rPr>
          <w:szCs w:val="28"/>
        </w:rPr>
        <w:t>Tên đợt đấu giá</w:t>
      </w:r>
    </w:p>
    <w:p w14:paraId="26CA56F4" w14:textId="77777777" w:rsidR="00B06E63" w:rsidRDefault="00B06E63" w:rsidP="00B06E63">
      <w:pPr>
        <w:pStyle w:val="BodyText"/>
        <w:numPr>
          <w:ilvl w:val="0"/>
          <w:numId w:val="70"/>
        </w:numPr>
        <w:rPr>
          <w:szCs w:val="28"/>
        </w:rPr>
      </w:pPr>
      <w:r>
        <w:rPr>
          <w:szCs w:val="28"/>
        </w:rPr>
        <w:t>Mã sơ cấp</w:t>
      </w:r>
    </w:p>
    <w:p w14:paraId="3B7685CA" w14:textId="77777777" w:rsidR="00B06E63" w:rsidRDefault="00B06E63" w:rsidP="00B06E63">
      <w:pPr>
        <w:pStyle w:val="BodyText"/>
        <w:numPr>
          <w:ilvl w:val="0"/>
          <w:numId w:val="70"/>
        </w:numPr>
        <w:rPr>
          <w:szCs w:val="28"/>
        </w:rPr>
      </w:pPr>
      <w:r>
        <w:rPr>
          <w:szCs w:val="28"/>
        </w:rPr>
        <w:t xml:space="preserve">Loại chứng khoán </w:t>
      </w:r>
    </w:p>
    <w:p w14:paraId="4CF7643C" w14:textId="77777777" w:rsidR="00B06E63" w:rsidRDefault="00B06E63" w:rsidP="00B06E63">
      <w:pPr>
        <w:pStyle w:val="BodyText"/>
        <w:numPr>
          <w:ilvl w:val="0"/>
          <w:numId w:val="70"/>
        </w:numPr>
        <w:rPr>
          <w:szCs w:val="28"/>
        </w:rPr>
      </w:pPr>
      <w:r>
        <w:rPr>
          <w:szCs w:val="28"/>
        </w:rPr>
        <w:t>Khối lượng bán đấu giá</w:t>
      </w:r>
    </w:p>
    <w:p w14:paraId="49CD2112" w14:textId="77777777" w:rsidR="00B06E63" w:rsidRDefault="00B06E63" w:rsidP="00B06E63">
      <w:pPr>
        <w:pStyle w:val="BodyText"/>
        <w:numPr>
          <w:ilvl w:val="0"/>
          <w:numId w:val="70"/>
        </w:numPr>
        <w:rPr>
          <w:szCs w:val="28"/>
        </w:rPr>
      </w:pPr>
      <w:r>
        <w:rPr>
          <w:szCs w:val="28"/>
        </w:rPr>
        <w:t xml:space="preserve">Giá khỏi điểm </w:t>
      </w:r>
    </w:p>
    <w:p w14:paraId="5D7A901F" w14:textId="77777777" w:rsidR="00B06E63" w:rsidRDefault="00B06E63" w:rsidP="00B06E63">
      <w:pPr>
        <w:pStyle w:val="BodyText"/>
        <w:numPr>
          <w:ilvl w:val="0"/>
          <w:numId w:val="70"/>
        </w:numPr>
        <w:rPr>
          <w:szCs w:val="28"/>
        </w:rPr>
      </w:pPr>
      <w:r>
        <w:rPr>
          <w:szCs w:val="28"/>
        </w:rPr>
        <w:t xml:space="preserve">Ngày tổ chức </w:t>
      </w:r>
    </w:p>
    <w:p w14:paraId="41F7D445" w14:textId="77777777" w:rsidR="00B06E63" w:rsidRDefault="00B06E63" w:rsidP="00B06E63">
      <w:pPr>
        <w:pStyle w:val="BodyText"/>
        <w:numPr>
          <w:ilvl w:val="0"/>
          <w:numId w:val="70"/>
        </w:numPr>
        <w:rPr>
          <w:szCs w:val="28"/>
        </w:rPr>
      </w:pPr>
      <w:r>
        <w:rPr>
          <w:szCs w:val="28"/>
        </w:rPr>
        <w:t>Tính chất phiên đấu giá</w:t>
      </w:r>
    </w:p>
    <w:p w14:paraId="5B974131" w14:textId="77777777" w:rsidR="00B06E63" w:rsidRDefault="00B06E63" w:rsidP="00B06E63">
      <w:pPr>
        <w:pStyle w:val="BodyText"/>
        <w:numPr>
          <w:ilvl w:val="0"/>
          <w:numId w:val="70"/>
        </w:numPr>
        <w:rPr>
          <w:szCs w:val="28"/>
        </w:rPr>
      </w:pPr>
      <w:r>
        <w:rPr>
          <w:szCs w:val="28"/>
        </w:rPr>
        <w:t>Trạng thái</w:t>
      </w:r>
    </w:p>
    <w:p w14:paraId="54ACE4BE" w14:textId="77777777" w:rsidR="00B06E63" w:rsidRDefault="00B06E63" w:rsidP="00B06E63">
      <w:pPr>
        <w:pStyle w:val="BodyText"/>
        <w:numPr>
          <w:ilvl w:val="0"/>
          <w:numId w:val="70"/>
        </w:numPr>
        <w:rPr>
          <w:szCs w:val="28"/>
        </w:rPr>
      </w:pPr>
      <w:r>
        <w:rPr>
          <w:szCs w:val="28"/>
        </w:rPr>
        <w:t xml:space="preserve">Chức năng : gồm xem chi tiết, kết xuất, sửa </w:t>
      </w:r>
    </w:p>
    <w:p w14:paraId="07D0351A" w14:textId="77777777" w:rsidR="00B06E63" w:rsidRDefault="00B06E63" w:rsidP="00B06E63">
      <w:pPr>
        <w:pStyle w:val="BodyText"/>
        <w:numPr>
          <w:ilvl w:val="0"/>
          <w:numId w:val="15"/>
        </w:numPr>
        <w:rPr>
          <w:szCs w:val="28"/>
        </w:rPr>
      </w:pPr>
      <w:r>
        <w:rPr>
          <w:szCs w:val="28"/>
        </w:rPr>
        <w:lastRenderedPageBreak/>
        <w:t xml:space="preserve">Hệ thống cho phép tìm kiếm thông tin thông báo đại lý, qua các tiêu chí tìm kiếm gồm: </w:t>
      </w:r>
    </w:p>
    <w:p w14:paraId="5991E562" w14:textId="77777777" w:rsidR="00B06E63" w:rsidRDefault="00B06E63" w:rsidP="00B06E63">
      <w:pPr>
        <w:pStyle w:val="BodyText"/>
        <w:numPr>
          <w:ilvl w:val="0"/>
          <w:numId w:val="71"/>
        </w:numPr>
        <w:rPr>
          <w:szCs w:val="28"/>
        </w:rPr>
      </w:pPr>
      <w:r>
        <w:rPr>
          <w:szCs w:val="28"/>
        </w:rPr>
        <w:t>Đợt đấu giá: cho phép tìm kiếm theo giống như tên đợt đấu giá, hiện thị các thống báo đại lý mà trong tên đợt đấu giá có từ giống nhưu tìm kiếm.</w:t>
      </w:r>
    </w:p>
    <w:p w14:paraId="4D19D09E" w14:textId="77777777" w:rsidR="00B06E63" w:rsidRDefault="00B06E63" w:rsidP="00B06E63">
      <w:pPr>
        <w:pStyle w:val="BodyText"/>
        <w:numPr>
          <w:ilvl w:val="0"/>
          <w:numId w:val="71"/>
        </w:numPr>
        <w:rPr>
          <w:szCs w:val="28"/>
        </w:rPr>
      </w:pPr>
      <w:r>
        <w:rPr>
          <w:szCs w:val="28"/>
        </w:rPr>
        <w:t>Mã sơ cấp: combobox, hiện thị danh sách tất cả mã sơ cấp có trên hệ thống.</w:t>
      </w:r>
    </w:p>
    <w:p w14:paraId="72652C70" w14:textId="77777777" w:rsidR="00B06E63" w:rsidRDefault="00B06E63" w:rsidP="00B06E63">
      <w:pPr>
        <w:pStyle w:val="BodyText"/>
        <w:numPr>
          <w:ilvl w:val="0"/>
          <w:numId w:val="15"/>
        </w:numPr>
        <w:rPr>
          <w:szCs w:val="28"/>
        </w:rPr>
      </w:pPr>
      <w:r>
        <w:rPr>
          <w:szCs w:val="28"/>
        </w:rPr>
        <w:t>Chức năng sửa thông tin thông báo đại lý: cho phép sửa lại toàn bộ thông tin thông báo đại lý khi trạng thái đợt đấu giá là thông báo đại lý.</w:t>
      </w:r>
    </w:p>
    <w:p w14:paraId="2E66CC3C" w14:textId="77777777" w:rsidR="00B06E63" w:rsidRDefault="00B06E63" w:rsidP="00B06E63">
      <w:pPr>
        <w:pStyle w:val="BodyText"/>
        <w:numPr>
          <w:ilvl w:val="0"/>
          <w:numId w:val="15"/>
        </w:numPr>
        <w:rPr>
          <w:szCs w:val="28"/>
        </w:rPr>
      </w:pPr>
      <w:r>
        <w:rPr>
          <w:szCs w:val="28"/>
        </w:rPr>
        <w:t xml:space="preserve"> Hệ thống cho phép kết xuất thông tin thông báo đại lý, có thể kết xuất toàn bộ thông báo hoặc các thông báo theo tiêu chí tìm kiếm. </w:t>
      </w:r>
    </w:p>
    <w:p w14:paraId="38B5E3E7" w14:textId="77777777" w:rsidR="00B06E63" w:rsidRDefault="00B06E63" w:rsidP="00B06E63">
      <w:pPr>
        <w:pStyle w:val="Heading5"/>
        <w:numPr>
          <w:ilvl w:val="4"/>
          <w:numId w:val="1"/>
        </w:numPr>
      </w:pPr>
      <w:r>
        <w:t>Thêm mới đợt đấu giá</w:t>
      </w:r>
    </w:p>
    <w:p w14:paraId="34F4E10C" w14:textId="77777777" w:rsidR="00B06E63" w:rsidRPr="000B5789" w:rsidRDefault="00B06E63" w:rsidP="00B06E63">
      <w:pPr>
        <w:pStyle w:val="BodyText"/>
        <w:rPr>
          <w:szCs w:val="28"/>
          <w:lang w:eastAsia="zh-CN"/>
        </w:rPr>
      </w:pPr>
      <w:r w:rsidRPr="000B5789">
        <w:rPr>
          <w:b/>
          <w:szCs w:val="28"/>
          <w:lang w:eastAsia="zh-CN"/>
        </w:rPr>
        <w:t xml:space="preserve">Mục đích: </w:t>
      </w:r>
      <w:r w:rsidRPr="000B5789">
        <w:rPr>
          <w:szCs w:val="28"/>
          <w:lang w:eastAsia="zh-CN"/>
        </w:rPr>
        <w:t xml:space="preserve">thêm mới đợt đấu giá </w:t>
      </w:r>
    </w:p>
    <w:p w14:paraId="316A51D1" w14:textId="77777777" w:rsidR="00B06E63" w:rsidRPr="000B5789" w:rsidRDefault="00B06E63" w:rsidP="00B06E63">
      <w:pPr>
        <w:pStyle w:val="BodyText"/>
        <w:rPr>
          <w:szCs w:val="28"/>
        </w:rPr>
      </w:pPr>
      <w:r w:rsidRPr="000B5789">
        <w:rPr>
          <w:b/>
          <w:szCs w:val="28"/>
          <w:lang w:eastAsia="zh-CN"/>
        </w:rPr>
        <w:t>Xử lý sự kiện:</w:t>
      </w:r>
      <w:r w:rsidRPr="000B5789">
        <w:rPr>
          <w:szCs w:val="28"/>
          <w:lang w:eastAsia="zh-CN"/>
        </w:rPr>
        <w:t xml:space="preserve"> Đăng nhập vào hệ thống </w:t>
      </w:r>
      <w:r w:rsidRPr="000B5789">
        <w:rPr>
          <w:szCs w:val="28"/>
        </w:rPr>
        <w:sym w:font="Wingdings" w:char="F0E0"/>
      </w:r>
      <w:r w:rsidRPr="000B5789">
        <w:rPr>
          <w:szCs w:val="28"/>
          <w:lang w:eastAsia="zh-CN"/>
        </w:rPr>
        <w:t xml:space="preserve"> chọn menu Khai báo </w:t>
      </w:r>
      <w:r w:rsidRPr="000B5789">
        <w:rPr>
          <w:szCs w:val="28"/>
          <w:lang w:val="vi-VN"/>
        </w:rPr>
        <w:t xml:space="preserve"> </w:t>
      </w:r>
      <w:r w:rsidRPr="000B5789">
        <w:rPr>
          <w:szCs w:val="28"/>
        </w:rPr>
        <w:sym w:font="Wingdings" w:char="F0E0"/>
      </w:r>
      <w:r w:rsidRPr="000B5789">
        <w:rPr>
          <w:szCs w:val="28"/>
        </w:rPr>
        <w:t xml:space="preserve"> chọn chức năng thêm mới đợt đấu giá </w:t>
      </w:r>
      <w:r w:rsidRPr="000B5789">
        <w:rPr>
          <w:szCs w:val="28"/>
          <w:lang w:eastAsia="zh-CN"/>
        </w:rPr>
        <w:t xml:space="preserve"> </w:t>
      </w:r>
      <w:r w:rsidRPr="000B5789">
        <w:rPr>
          <w:szCs w:val="28"/>
        </w:rPr>
        <w:sym w:font="Wingdings" w:char="F0E0"/>
      </w:r>
      <w:r w:rsidRPr="000B5789">
        <w:rPr>
          <w:szCs w:val="28"/>
        </w:rPr>
        <w:t xml:space="preserve"> hiển thị màn hình thêm mới đợt đấu giá</w:t>
      </w:r>
    </w:p>
    <w:p w14:paraId="56D18B34" w14:textId="77777777" w:rsidR="00B06E63" w:rsidRPr="000B5789" w:rsidRDefault="00B06E63" w:rsidP="00B06E63">
      <w:pPr>
        <w:pStyle w:val="BodyText"/>
        <w:rPr>
          <w:b/>
          <w:szCs w:val="28"/>
        </w:rPr>
      </w:pPr>
      <w:r w:rsidRPr="000B5789">
        <w:rPr>
          <w:b/>
          <w:szCs w:val="28"/>
        </w:rPr>
        <w:t xml:space="preserve">Phân tích : </w:t>
      </w:r>
    </w:p>
    <w:p w14:paraId="3FD62049" w14:textId="77777777" w:rsidR="00B06E63" w:rsidRPr="000B5789" w:rsidRDefault="00B06E63" w:rsidP="00B06E63">
      <w:pPr>
        <w:pStyle w:val="BodyText"/>
        <w:numPr>
          <w:ilvl w:val="0"/>
          <w:numId w:val="15"/>
        </w:numPr>
        <w:rPr>
          <w:szCs w:val="28"/>
        </w:rPr>
      </w:pPr>
      <w:r w:rsidRPr="000B5789">
        <w:rPr>
          <w:szCs w:val="28"/>
        </w:rPr>
        <w:t>Thêm mới đợt đấu giá gồm các thông tin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
        <w:gridCol w:w="2998"/>
        <w:gridCol w:w="1461"/>
        <w:gridCol w:w="3880"/>
      </w:tblGrid>
      <w:tr w:rsidR="00B06E63" w:rsidRPr="00CD1498" w14:paraId="7A92576D" w14:textId="77777777" w:rsidTr="00B06E63">
        <w:trPr>
          <w:tblHeader/>
          <w:jc w:val="center"/>
        </w:trPr>
        <w:tc>
          <w:tcPr>
            <w:tcW w:w="399" w:type="pct"/>
            <w:shd w:val="clear" w:color="auto" w:fill="4F81BD"/>
            <w:vAlign w:val="center"/>
          </w:tcPr>
          <w:p w14:paraId="14A1548F" w14:textId="77777777" w:rsidR="00B06E63" w:rsidRPr="00CD1498" w:rsidRDefault="00B06E63" w:rsidP="00B06E63">
            <w:pPr>
              <w:widowControl w:val="0"/>
              <w:tabs>
                <w:tab w:val="left" w:pos="180"/>
              </w:tabs>
              <w:jc w:val="both"/>
              <w:rPr>
                <w:b/>
                <w:noProof/>
                <w:szCs w:val="26"/>
              </w:rPr>
            </w:pPr>
            <w:r w:rsidRPr="00CD1498">
              <w:rPr>
                <w:b/>
                <w:noProof/>
                <w:szCs w:val="26"/>
              </w:rPr>
              <w:t>STT</w:t>
            </w:r>
          </w:p>
        </w:tc>
        <w:tc>
          <w:tcPr>
            <w:tcW w:w="1654" w:type="pct"/>
            <w:shd w:val="clear" w:color="auto" w:fill="4F81BD"/>
            <w:vAlign w:val="center"/>
          </w:tcPr>
          <w:p w14:paraId="0C35A2BB" w14:textId="77777777" w:rsidR="00B06E63" w:rsidRPr="00CD1498" w:rsidRDefault="00B06E63" w:rsidP="00B06E63">
            <w:pPr>
              <w:widowControl w:val="0"/>
              <w:tabs>
                <w:tab w:val="left" w:pos="180"/>
              </w:tabs>
              <w:jc w:val="both"/>
              <w:rPr>
                <w:b/>
                <w:noProof/>
                <w:szCs w:val="26"/>
              </w:rPr>
            </w:pPr>
            <w:r w:rsidRPr="00CD1498">
              <w:rPr>
                <w:b/>
                <w:noProof/>
                <w:szCs w:val="26"/>
              </w:rPr>
              <w:t>Tên trường</w:t>
            </w:r>
          </w:p>
        </w:tc>
        <w:tc>
          <w:tcPr>
            <w:tcW w:w="806" w:type="pct"/>
            <w:tcBorders>
              <w:bottom w:val="single" w:sz="4" w:space="0" w:color="auto"/>
            </w:tcBorders>
            <w:shd w:val="clear" w:color="auto" w:fill="4F81BD"/>
            <w:vAlign w:val="center"/>
          </w:tcPr>
          <w:p w14:paraId="00B09CEE" w14:textId="77777777" w:rsidR="00B06E63" w:rsidRPr="00CD1498" w:rsidRDefault="00B06E63" w:rsidP="00B06E63">
            <w:pPr>
              <w:widowControl w:val="0"/>
              <w:tabs>
                <w:tab w:val="left" w:pos="180"/>
              </w:tabs>
              <w:jc w:val="both"/>
              <w:rPr>
                <w:b/>
                <w:noProof/>
                <w:szCs w:val="26"/>
                <w:lang w:val="vi-VN"/>
              </w:rPr>
            </w:pPr>
            <w:r w:rsidRPr="00CD1498">
              <w:rPr>
                <w:b/>
                <w:noProof/>
                <w:szCs w:val="26"/>
                <w:lang w:val="vi-VN"/>
              </w:rPr>
              <w:t>Định dạng</w:t>
            </w:r>
          </w:p>
        </w:tc>
        <w:tc>
          <w:tcPr>
            <w:tcW w:w="2141" w:type="pct"/>
            <w:tcBorders>
              <w:bottom w:val="single" w:sz="4" w:space="0" w:color="auto"/>
            </w:tcBorders>
            <w:shd w:val="clear" w:color="auto" w:fill="4F81BD"/>
            <w:vAlign w:val="center"/>
          </w:tcPr>
          <w:p w14:paraId="12810465" w14:textId="77777777" w:rsidR="00B06E63" w:rsidRPr="00CD1498" w:rsidRDefault="00B06E63" w:rsidP="00B06E63">
            <w:pPr>
              <w:widowControl w:val="0"/>
              <w:tabs>
                <w:tab w:val="left" w:pos="180"/>
              </w:tabs>
              <w:jc w:val="both"/>
              <w:rPr>
                <w:b/>
                <w:noProof/>
                <w:szCs w:val="26"/>
              </w:rPr>
            </w:pPr>
            <w:r w:rsidRPr="00CD1498">
              <w:rPr>
                <w:b/>
                <w:noProof/>
                <w:szCs w:val="26"/>
              </w:rPr>
              <w:t>Mô tả</w:t>
            </w:r>
          </w:p>
        </w:tc>
      </w:tr>
      <w:tr w:rsidR="00B06E63" w:rsidRPr="00CD1498" w14:paraId="66941C33" w14:textId="77777777" w:rsidTr="00B06E63">
        <w:trPr>
          <w:jc w:val="center"/>
        </w:trPr>
        <w:tc>
          <w:tcPr>
            <w:tcW w:w="399" w:type="pct"/>
            <w:vAlign w:val="center"/>
          </w:tcPr>
          <w:p w14:paraId="5B30F9E7" w14:textId="77777777" w:rsidR="00B06E63" w:rsidRPr="00472D45" w:rsidRDefault="00B06E63" w:rsidP="00B06E63">
            <w:pPr>
              <w:numPr>
                <w:ilvl w:val="0"/>
                <w:numId w:val="72"/>
              </w:numPr>
              <w:spacing w:before="240" w:after="0"/>
              <w:jc w:val="both"/>
              <w:rPr>
                <w:sz w:val="28"/>
                <w:szCs w:val="28"/>
              </w:rPr>
            </w:pPr>
          </w:p>
        </w:tc>
        <w:tc>
          <w:tcPr>
            <w:tcW w:w="1654" w:type="pct"/>
            <w:vAlign w:val="center"/>
          </w:tcPr>
          <w:p w14:paraId="00EFFA8C" w14:textId="77777777" w:rsidR="00B06E63" w:rsidRPr="00472D45" w:rsidRDefault="00B06E63" w:rsidP="00B06E63">
            <w:pPr>
              <w:widowControl w:val="0"/>
              <w:tabs>
                <w:tab w:val="left" w:pos="180"/>
              </w:tabs>
              <w:jc w:val="both"/>
              <w:rPr>
                <w:noProof/>
                <w:sz w:val="28"/>
                <w:szCs w:val="28"/>
                <w:lang w:val="vi-VN"/>
              </w:rPr>
            </w:pPr>
            <w:r w:rsidRPr="00472D45">
              <w:rPr>
                <w:noProof/>
                <w:sz w:val="28"/>
                <w:szCs w:val="28"/>
                <w:lang w:val="vi-VN"/>
              </w:rPr>
              <w:t xml:space="preserve">Thông </w:t>
            </w:r>
            <w:r w:rsidRPr="00472D45">
              <w:rPr>
                <w:noProof/>
                <w:sz w:val="28"/>
                <w:szCs w:val="28"/>
              </w:rPr>
              <w:t>báo</w:t>
            </w:r>
            <w:r w:rsidRPr="00472D45">
              <w:rPr>
                <w:noProof/>
                <w:sz w:val="28"/>
                <w:szCs w:val="28"/>
                <w:lang w:val="vi-VN"/>
              </w:rPr>
              <w:t xml:space="preserve"> đợt đấu giá</w:t>
            </w:r>
          </w:p>
        </w:tc>
        <w:tc>
          <w:tcPr>
            <w:tcW w:w="806" w:type="pct"/>
            <w:tcBorders>
              <w:top w:val="single" w:sz="4" w:space="0" w:color="auto"/>
              <w:bottom w:val="single" w:sz="4" w:space="0" w:color="auto"/>
            </w:tcBorders>
            <w:vAlign w:val="center"/>
          </w:tcPr>
          <w:p w14:paraId="116B885B" w14:textId="77777777" w:rsidR="00B06E63" w:rsidRPr="00472D45" w:rsidRDefault="00B06E63" w:rsidP="00B06E63">
            <w:pPr>
              <w:widowControl w:val="0"/>
              <w:tabs>
                <w:tab w:val="left" w:pos="180"/>
              </w:tabs>
              <w:jc w:val="both"/>
              <w:rPr>
                <w:sz w:val="28"/>
                <w:szCs w:val="28"/>
                <w:lang w:val="vi-VN"/>
              </w:rPr>
            </w:pPr>
            <w:r w:rsidRPr="00472D45">
              <w:rPr>
                <w:sz w:val="28"/>
                <w:szCs w:val="28"/>
                <w:lang w:val="vi-VN"/>
              </w:rPr>
              <w:t>Combobox</w:t>
            </w:r>
          </w:p>
        </w:tc>
        <w:tc>
          <w:tcPr>
            <w:tcW w:w="2141" w:type="pct"/>
            <w:tcBorders>
              <w:top w:val="single" w:sz="4" w:space="0" w:color="auto"/>
              <w:bottom w:val="single" w:sz="4" w:space="0" w:color="auto"/>
            </w:tcBorders>
            <w:vAlign w:val="center"/>
          </w:tcPr>
          <w:p w14:paraId="655AC713" w14:textId="77777777" w:rsidR="00B06E63" w:rsidRPr="00E329EE" w:rsidRDefault="00B06E63" w:rsidP="00B06E63">
            <w:pPr>
              <w:widowControl w:val="0"/>
              <w:tabs>
                <w:tab w:val="left" w:pos="180"/>
              </w:tabs>
              <w:jc w:val="both"/>
              <w:rPr>
                <w:sz w:val="28"/>
                <w:szCs w:val="28"/>
              </w:rPr>
            </w:pPr>
            <w:r>
              <w:rPr>
                <w:sz w:val="28"/>
                <w:szCs w:val="28"/>
              </w:rPr>
              <w:t xml:space="preserve">Hiển thị danh sách các đợt đấu giá trạng thái thông báo đại lý. </w:t>
            </w:r>
          </w:p>
        </w:tc>
      </w:tr>
      <w:tr w:rsidR="00B06E63" w:rsidRPr="00CD1498" w14:paraId="2AEA37B0" w14:textId="77777777" w:rsidTr="00B06E63">
        <w:trPr>
          <w:jc w:val="center"/>
        </w:trPr>
        <w:tc>
          <w:tcPr>
            <w:tcW w:w="399" w:type="pct"/>
            <w:vAlign w:val="center"/>
          </w:tcPr>
          <w:p w14:paraId="5B0AAF16" w14:textId="77777777" w:rsidR="00B06E63" w:rsidRPr="00472D45" w:rsidRDefault="00B06E63" w:rsidP="00B06E63">
            <w:pPr>
              <w:numPr>
                <w:ilvl w:val="0"/>
                <w:numId w:val="72"/>
              </w:numPr>
              <w:spacing w:before="240" w:after="0"/>
              <w:jc w:val="both"/>
              <w:rPr>
                <w:sz w:val="28"/>
                <w:szCs w:val="28"/>
              </w:rPr>
            </w:pPr>
          </w:p>
        </w:tc>
        <w:tc>
          <w:tcPr>
            <w:tcW w:w="1654" w:type="pct"/>
            <w:vAlign w:val="center"/>
          </w:tcPr>
          <w:p w14:paraId="43EBC1AC" w14:textId="77777777" w:rsidR="00B06E63" w:rsidRPr="00472D45" w:rsidRDefault="00B06E63" w:rsidP="00B06E63">
            <w:pPr>
              <w:widowControl w:val="0"/>
              <w:tabs>
                <w:tab w:val="left" w:pos="180"/>
              </w:tabs>
              <w:jc w:val="both"/>
              <w:rPr>
                <w:noProof/>
                <w:sz w:val="28"/>
                <w:szCs w:val="28"/>
              </w:rPr>
            </w:pPr>
            <w:r>
              <w:rPr>
                <w:noProof/>
                <w:sz w:val="28"/>
                <w:szCs w:val="28"/>
              </w:rPr>
              <w:t>Tên đợt đấu giá</w:t>
            </w:r>
          </w:p>
        </w:tc>
        <w:tc>
          <w:tcPr>
            <w:tcW w:w="806" w:type="pct"/>
            <w:tcBorders>
              <w:top w:val="single" w:sz="4" w:space="0" w:color="auto"/>
              <w:bottom w:val="single" w:sz="4" w:space="0" w:color="auto"/>
            </w:tcBorders>
            <w:vAlign w:val="center"/>
          </w:tcPr>
          <w:p w14:paraId="4671C5CA" w14:textId="77777777" w:rsidR="00B06E63" w:rsidRPr="00E329EE" w:rsidRDefault="00B06E63" w:rsidP="00B06E63">
            <w:pPr>
              <w:widowControl w:val="0"/>
              <w:tabs>
                <w:tab w:val="left" w:pos="180"/>
              </w:tabs>
              <w:jc w:val="both"/>
              <w:rPr>
                <w:sz w:val="28"/>
                <w:szCs w:val="28"/>
              </w:rPr>
            </w:pPr>
            <w:r>
              <w:rPr>
                <w:sz w:val="28"/>
                <w:szCs w:val="28"/>
              </w:rPr>
              <w:t xml:space="preserve">Textbox </w:t>
            </w:r>
          </w:p>
        </w:tc>
        <w:tc>
          <w:tcPr>
            <w:tcW w:w="2141" w:type="pct"/>
            <w:tcBorders>
              <w:top w:val="single" w:sz="4" w:space="0" w:color="auto"/>
              <w:bottom w:val="single" w:sz="4" w:space="0" w:color="auto"/>
            </w:tcBorders>
            <w:vAlign w:val="center"/>
          </w:tcPr>
          <w:p w14:paraId="15BDBC37" w14:textId="77777777" w:rsidR="00B06E63" w:rsidRPr="00E329EE" w:rsidRDefault="00B06E63" w:rsidP="00B06E63">
            <w:pPr>
              <w:widowControl w:val="0"/>
              <w:tabs>
                <w:tab w:val="left" w:pos="180"/>
              </w:tabs>
              <w:jc w:val="both"/>
              <w:rPr>
                <w:sz w:val="28"/>
                <w:szCs w:val="28"/>
              </w:rPr>
            </w:pPr>
            <w:r>
              <w:rPr>
                <w:sz w:val="28"/>
                <w:szCs w:val="28"/>
              </w:rPr>
              <w:t xml:space="preserve">Hệ thống tự động fill khi chọn “thông báo đợt đấu giá”. Cho phép  sửa tên đợt đấu giá </w:t>
            </w:r>
          </w:p>
        </w:tc>
      </w:tr>
      <w:tr w:rsidR="00B06E63" w:rsidRPr="00CD1498" w14:paraId="511F8665" w14:textId="77777777" w:rsidTr="00B06E63">
        <w:trPr>
          <w:jc w:val="center"/>
        </w:trPr>
        <w:tc>
          <w:tcPr>
            <w:tcW w:w="399" w:type="pct"/>
            <w:vAlign w:val="center"/>
          </w:tcPr>
          <w:p w14:paraId="76672D21" w14:textId="77777777" w:rsidR="00B06E63" w:rsidRPr="00472D45" w:rsidRDefault="00B06E63" w:rsidP="00B06E63">
            <w:pPr>
              <w:numPr>
                <w:ilvl w:val="0"/>
                <w:numId w:val="72"/>
              </w:numPr>
              <w:spacing w:before="240" w:after="0"/>
              <w:jc w:val="both"/>
              <w:rPr>
                <w:sz w:val="28"/>
                <w:szCs w:val="28"/>
              </w:rPr>
            </w:pPr>
          </w:p>
        </w:tc>
        <w:tc>
          <w:tcPr>
            <w:tcW w:w="1654" w:type="pct"/>
            <w:vAlign w:val="center"/>
          </w:tcPr>
          <w:p w14:paraId="6F3B5527" w14:textId="77777777" w:rsidR="00B06E63" w:rsidRDefault="00B06E63" w:rsidP="00B06E63">
            <w:pPr>
              <w:widowControl w:val="0"/>
              <w:tabs>
                <w:tab w:val="left" w:pos="180"/>
              </w:tabs>
              <w:jc w:val="both"/>
              <w:rPr>
                <w:noProof/>
                <w:sz w:val="28"/>
                <w:szCs w:val="28"/>
              </w:rPr>
            </w:pPr>
            <w:r>
              <w:rPr>
                <w:noProof/>
                <w:sz w:val="28"/>
                <w:szCs w:val="28"/>
              </w:rPr>
              <w:t>TC đợt đấu giá</w:t>
            </w:r>
          </w:p>
        </w:tc>
        <w:tc>
          <w:tcPr>
            <w:tcW w:w="806" w:type="pct"/>
            <w:tcBorders>
              <w:top w:val="single" w:sz="4" w:space="0" w:color="auto"/>
              <w:bottom w:val="single" w:sz="4" w:space="0" w:color="auto"/>
            </w:tcBorders>
            <w:vAlign w:val="center"/>
          </w:tcPr>
          <w:p w14:paraId="523EB746" w14:textId="77777777" w:rsidR="00B06E63" w:rsidRPr="00472D45" w:rsidRDefault="00B06E63" w:rsidP="00B06E63">
            <w:pPr>
              <w:widowControl w:val="0"/>
              <w:tabs>
                <w:tab w:val="left" w:pos="180"/>
              </w:tabs>
              <w:jc w:val="both"/>
              <w:rPr>
                <w:sz w:val="28"/>
                <w:szCs w:val="28"/>
                <w:lang w:val="vi-VN"/>
              </w:rPr>
            </w:pPr>
          </w:p>
        </w:tc>
        <w:tc>
          <w:tcPr>
            <w:tcW w:w="2141" w:type="pct"/>
            <w:tcBorders>
              <w:top w:val="single" w:sz="4" w:space="0" w:color="auto"/>
              <w:bottom w:val="single" w:sz="4" w:space="0" w:color="auto"/>
            </w:tcBorders>
            <w:vAlign w:val="center"/>
          </w:tcPr>
          <w:p w14:paraId="4B09C6E1" w14:textId="77777777" w:rsidR="00B06E63" w:rsidRPr="00472D45" w:rsidRDefault="00B06E63" w:rsidP="00B06E63">
            <w:pPr>
              <w:widowControl w:val="0"/>
              <w:tabs>
                <w:tab w:val="left" w:pos="180"/>
              </w:tabs>
              <w:jc w:val="both"/>
              <w:rPr>
                <w:sz w:val="28"/>
                <w:szCs w:val="28"/>
                <w:lang w:val="vi-VN"/>
              </w:rPr>
            </w:pPr>
            <w:r>
              <w:rPr>
                <w:sz w:val="28"/>
                <w:szCs w:val="28"/>
              </w:rPr>
              <w:t xml:space="preserve">Hệ thống tự động fill khi chọn </w:t>
            </w:r>
            <w:r>
              <w:rPr>
                <w:sz w:val="28"/>
                <w:szCs w:val="28"/>
              </w:rPr>
              <w:lastRenderedPageBreak/>
              <w:t xml:space="preserve">“thông báo đợt đấu giá”. </w:t>
            </w:r>
          </w:p>
        </w:tc>
      </w:tr>
      <w:tr w:rsidR="00B06E63" w:rsidRPr="00CD1498" w14:paraId="20278982" w14:textId="77777777" w:rsidTr="00B06E63">
        <w:trPr>
          <w:jc w:val="center"/>
        </w:trPr>
        <w:tc>
          <w:tcPr>
            <w:tcW w:w="399" w:type="pct"/>
            <w:vAlign w:val="center"/>
          </w:tcPr>
          <w:p w14:paraId="4173B6AB" w14:textId="77777777" w:rsidR="00B06E63" w:rsidRPr="00472D45" w:rsidRDefault="00B06E63" w:rsidP="00B06E63">
            <w:pPr>
              <w:numPr>
                <w:ilvl w:val="0"/>
                <w:numId w:val="72"/>
              </w:numPr>
              <w:spacing w:before="240" w:after="0"/>
              <w:jc w:val="both"/>
              <w:rPr>
                <w:sz w:val="28"/>
                <w:szCs w:val="28"/>
              </w:rPr>
            </w:pPr>
          </w:p>
        </w:tc>
        <w:tc>
          <w:tcPr>
            <w:tcW w:w="1654" w:type="pct"/>
            <w:vAlign w:val="center"/>
          </w:tcPr>
          <w:p w14:paraId="0F33A021" w14:textId="77777777" w:rsidR="00B06E63" w:rsidRDefault="00B06E63" w:rsidP="00B06E63">
            <w:pPr>
              <w:widowControl w:val="0"/>
              <w:tabs>
                <w:tab w:val="left" w:pos="180"/>
              </w:tabs>
              <w:jc w:val="both"/>
              <w:rPr>
                <w:noProof/>
                <w:sz w:val="28"/>
                <w:szCs w:val="28"/>
              </w:rPr>
            </w:pPr>
            <w:r>
              <w:rPr>
                <w:noProof/>
                <w:sz w:val="28"/>
                <w:szCs w:val="28"/>
              </w:rPr>
              <w:t xml:space="preserve">Mã sơ cấp </w:t>
            </w:r>
          </w:p>
        </w:tc>
        <w:tc>
          <w:tcPr>
            <w:tcW w:w="806" w:type="pct"/>
            <w:tcBorders>
              <w:top w:val="single" w:sz="4" w:space="0" w:color="auto"/>
              <w:bottom w:val="single" w:sz="4" w:space="0" w:color="auto"/>
            </w:tcBorders>
            <w:vAlign w:val="center"/>
          </w:tcPr>
          <w:p w14:paraId="4A92DBF1" w14:textId="77777777" w:rsidR="00B06E63" w:rsidRPr="00472D45" w:rsidRDefault="00B06E63" w:rsidP="00B06E63">
            <w:pPr>
              <w:widowControl w:val="0"/>
              <w:tabs>
                <w:tab w:val="left" w:pos="180"/>
              </w:tabs>
              <w:jc w:val="both"/>
              <w:rPr>
                <w:sz w:val="28"/>
                <w:szCs w:val="28"/>
                <w:lang w:val="vi-VN"/>
              </w:rPr>
            </w:pPr>
          </w:p>
        </w:tc>
        <w:tc>
          <w:tcPr>
            <w:tcW w:w="2141" w:type="pct"/>
            <w:tcBorders>
              <w:top w:val="single" w:sz="4" w:space="0" w:color="auto"/>
              <w:bottom w:val="single" w:sz="4" w:space="0" w:color="auto"/>
            </w:tcBorders>
            <w:vAlign w:val="center"/>
          </w:tcPr>
          <w:p w14:paraId="7F0C911A" w14:textId="77777777" w:rsidR="00B06E63" w:rsidRPr="00472D45" w:rsidRDefault="00B06E63" w:rsidP="00B06E63">
            <w:pPr>
              <w:widowControl w:val="0"/>
              <w:tabs>
                <w:tab w:val="left" w:pos="180"/>
              </w:tabs>
              <w:jc w:val="both"/>
              <w:rPr>
                <w:sz w:val="28"/>
                <w:szCs w:val="28"/>
                <w:lang w:val="vi-VN"/>
              </w:rPr>
            </w:pPr>
            <w:r>
              <w:rPr>
                <w:sz w:val="28"/>
                <w:szCs w:val="28"/>
              </w:rPr>
              <w:t xml:space="preserve">Hệ thống tự động fill khi chọn “thông báo đợt đấu giá”. </w:t>
            </w:r>
          </w:p>
        </w:tc>
      </w:tr>
      <w:tr w:rsidR="00B06E63" w:rsidRPr="00CD1498" w14:paraId="0A699579" w14:textId="77777777" w:rsidTr="00B06E63">
        <w:trPr>
          <w:jc w:val="center"/>
        </w:trPr>
        <w:tc>
          <w:tcPr>
            <w:tcW w:w="399" w:type="pct"/>
            <w:vAlign w:val="center"/>
          </w:tcPr>
          <w:p w14:paraId="27D30BD5" w14:textId="77777777" w:rsidR="00B06E63" w:rsidRPr="00472D45" w:rsidRDefault="00B06E63" w:rsidP="00B06E63">
            <w:pPr>
              <w:numPr>
                <w:ilvl w:val="0"/>
                <w:numId w:val="72"/>
              </w:numPr>
              <w:spacing w:before="240" w:after="0"/>
              <w:jc w:val="both"/>
              <w:rPr>
                <w:sz w:val="28"/>
                <w:szCs w:val="28"/>
              </w:rPr>
            </w:pPr>
          </w:p>
        </w:tc>
        <w:tc>
          <w:tcPr>
            <w:tcW w:w="1654" w:type="pct"/>
            <w:vAlign w:val="center"/>
          </w:tcPr>
          <w:p w14:paraId="6679A86B" w14:textId="77777777" w:rsidR="00B06E63" w:rsidRDefault="00B06E63" w:rsidP="00B06E63">
            <w:pPr>
              <w:widowControl w:val="0"/>
              <w:tabs>
                <w:tab w:val="left" w:pos="180"/>
              </w:tabs>
              <w:jc w:val="both"/>
              <w:rPr>
                <w:noProof/>
                <w:sz w:val="28"/>
                <w:szCs w:val="28"/>
              </w:rPr>
            </w:pPr>
            <w:r>
              <w:rPr>
                <w:noProof/>
                <w:sz w:val="28"/>
                <w:szCs w:val="28"/>
              </w:rPr>
              <w:t xml:space="preserve">Hình thức chào bán </w:t>
            </w:r>
          </w:p>
        </w:tc>
        <w:tc>
          <w:tcPr>
            <w:tcW w:w="806" w:type="pct"/>
            <w:tcBorders>
              <w:top w:val="single" w:sz="4" w:space="0" w:color="auto"/>
              <w:bottom w:val="single" w:sz="4" w:space="0" w:color="auto"/>
            </w:tcBorders>
            <w:vAlign w:val="center"/>
          </w:tcPr>
          <w:p w14:paraId="643EF9FE" w14:textId="77777777" w:rsidR="00B06E63" w:rsidRPr="00472D45" w:rsidRDefault="00B06E63" w:rsidP="00B06E63">
            <w:pPr>
              <w:widowControl w:val="0"/>
              <w:tabs>
                <w:tab w:val="left" w:pos="180"/>
              </w:tabs>
              <w:jc w:val="both"/>
              <w:rPr>
                <w:sz w:val="28"/>
                <w:szCs w:val="28"/>
                <w:lang w:val="vi-VN"/>
              </w:rPr>
            </w:pPr>
          </w:p>
        </w:tc>
        <w:tc>
          <w:tcPr>
            <w:tcW w:w="2141" w:type="pct"/>
            <w:tcBorders>
              <w:top w:val="single" w:sz="4" w:space="0" w:color="auto"/>
              <w:bottom w:val="single" w:sz="4" w:space="0" w:color="auto"/>
            </w:tcBorders>
            <w:vAlign w:val="center"/>
          </w:tcPr>
          <w:p w14:paraId="5F097F68" w14:textId="77777777" w:rsidR="00B06E63" w:rsidRPr="00472D45" w:rsidRDefault="00B06E63" w:rsidP="00B06E63">
            <w:pPr>
              <w:widowControl w:val="0"/>
              <w:tabs>
                <w:tab w:val="left" w:pos="180"/>
              </w:tabs>
              <w:jc w:val="both"/>
              <w:rPr>
                <w:sz w:val="28"/>
                <w:szCs w:val="28"/>
                <w:lang w:val="vi-VN"/>
              </w:rPr>
            </w:pPr>
            <w:r>
              <w:rPr>
                <w:sz w:val="28"/>
                <w:szCs w:val="28"/>
              </w:rPr>
              <w:t xml:space="preserve">Hệ thống tự động fill khi chọn “thông báo đợt đấu giá”. </w:t>
            </w:r>
          </w:p>
        </w:tc>
      </w:tr>
      <w:tr w:rsidR="00B06E63" w:rsidRPr="00CD1498" w14:paraId="4F0564A6" w14:textId="77777777" w:rsidTr="00B06E63">
        <w:trPr>
          <w:jc w:val="center"/>
        </w:trPr>
        <w:tc>
          <w:tcPr>
            <w:tcW w:w="399" w:type="pct"/>
            <w:vAlign w:val="center"/>
          </w:tcPr>
          <w:p w14:paraId="0F97EA86" w14:textId="77777777" w:rsidR="00B06E63" w:rsidRPr="00472D45" w:rsidRDefault="00B06E63" w:rsidP="00B06E63">
            <w:pPr>
              <w:numPr>
                <w:ilvl w:val="0"/>
                <w:numId w:val="72"/>
              </w:numPr>
              <w:spacing w:before="240" w:after="0"/>
              <w:jc w:val="both"/>
              <w:rPr>
                <w:sz w:val="28"/>
                <w:szCs w:val="28"/>
              </w:rPr>
            </w:pPr>
          </w:p>
        </w:tc>
        <w:tc>
          <w:tcPr>
            <w:tcW w:w="1654" w:type="pct"/>
            <w:vAlign w:val="center"/>
          </w:tcPr>
          <w:p w14:paraId="520CC68F" w14:textId="77777777" w:rsidR="00B06E63" w:rsidRDefault="00B06E63" w:rsidP="00B06E63">
            <w:pPr>
              <w:widowControl w:val="0"/>
              <w:tabs>
                <w:tab w:val="left" w:pos="180"/>
              </w:tabs>
              <w:jc w:val="both"/>
              <w:rPr>
                <w:noProof/>
                <w:sz w:val="28"/>
                <w:szCs w:val="28"/>
              </w:rPr>
            </w:pPr>
            <w:r>
              <w:rPr>
                <w:noProof/>
                <w:sz w:val="28"/>
                <w:szCs w:val="28"/>
              </w:rPr>
              <w:t>Đơn vị tổ chức đấu giá</w:t>
            </w:r>
          </w:p>
        </w:tc>
        <w:tc>
          <w:tcPr>
            <w:tcW w:w="806" w:type="pct"/>
            <w:tcBorders>
              <w:top w:val="single" w:sz="4" w:space="0" w:color="auto"/>
              <w:bottom w:val="single" w:sz="4" w:space="0" w:color="auto"/>
            </w:tcBorders>
            <w:vAlign w:val="center"/>
          </w:tcPr>
          <w:p w14:paraId="4F2A3869" w14:textId="77777777" w:rsidR="00B06E63" w:rsidRPr="0016158F" w:rsidRDefault="00B06E63" w:rsidP="00B06E63">
            <w:pPr>
              <w:widowControl w:val="0"/>
              <w:tabs>
                <w:tab w:val="left" w:pos="180"/>
              </w:tabs>
              <w:jc w:val="both"/>
              <w:rPr>
                <w:sz w:val="28"/>
                <w:szCs w:val="28"/>
              </w:rPr>
            </w:pPr>
            <w:r>
              <w:rPr>
                <w:sz w:val="28"/>
                <w:szCs w:val="28"/>
              </w:rPr>
              <w:t xml:space="preserve">Combobox </w:t>
            </w:r>
          </w:p>
        </w:tc>
        <w:tc>
          <w:tcPr>
            <w:tcW w:w="2141" w:type="pct"/>
            <w:tcBorders>
              <w:top w:val="single" w:sz="4" w:space="0" w:color="auto"/>
              <w:bottom w:val="single" w:sz="4" w:space="0" w:color="auto"/>
            </w:tcBorders>
            <w:vAlign w:val="center"/>
          </w:tcPr>
          <w:p w14:paraId="21C2F388" w14:textId="77777777" w:rsidR="00B06E63" w:rsidRPr="0016158F" w:rsidRDefault="00B06E63" w:rsidP="00B06E63">
            <w:pPr>
              <w:widowControl w:val="0"/>
              <w:tabs>
                <w:tab w:val="left" w:pos="180"/>
              </w:tabs>
              <w:jc w:val="both"/>
              <w:rPr>
                <w:sz w:val="28"/>
                <w:szCs w:val="28"/>
              </w:rPr>
            </w:pPr>
            <w:r>
              <w:rPr>
                <w:sz w:val="28"/>
                <w:szCs w:val="28"/>
              </w:rPr>
              <w:t xml:space="preserve">Gồm: tổ chức phát hành hoặc tổ chức sỏ hữu </w:t>
            </w:r>
          </w:p>
        </w:tc>
      </w:tr>
      <w:tr w:rsidR="00B06E63" w:rsidRPr="00CD1498" w14:paraId="6DE85CD1" w14:textId="77777777" w:rsidTr="00B06E63">
        <w:trPr>
          <w:jc w:val="center"/>
        </w:trPr>
        <w:tc>
          <w:tcPr>
            <w:tcW w:w="399" w:type="pct"/>
            <w:vAlign w:val="center"/>
          </w:tcPr>
          <w:p w14:paraId="1CF30FA5" w14:textId="77777777" w:rsidR="00B06E63" w:rsidRPr="00472D45" w:rsidRDefault="00B06E63" w:rsidP="00B06E63">
            <w:pPr>
              <w:numPr>
                <w:ilvl w:val="0"/>
                <w:numId w:val="72"/>
              </w:numPr>
              <w:spacing w:before="240" w:after="0"/>
              <w:jc w:val="both"/>
              <w:rPr>
                <w:sz w:val="28"/>
                <w:szCs w:val="28"/>
              </w:rPr>
            </w:pPr>
          </w:p>
        </w:tc>
        <w:tc>
          <w:tcPr>
            <w:tcW w:w="1654" w:type="pct"/>
            <w:vAlign w:val="center"/>
          </w:tcPr>
          <w:p w14:paraId="33ABF087" w14:textId="77777777" w:rsidR="00B06E63" w:rsidRDefault="00B06E63" w:rsidP="00B06E63">
            <w:pPr>
              <w:widowControl w:val="0"/>
              <w:tabs>
                <w:tab w:val="left" w:pos="180"/>
              </w:tabs>
              <w:jc w:val="both"/>
              <w:rPr>
                <w:noProof/>
                <w:sz w:val="28"/>
                <w:szCs w:val="28"/>
              </w:rPr>
            </w:pPr>
            <w:r>
              <w:rPr>
                <w:noProof/>
                <w:sz w:val="28"/>
                <w:szCs w:val="28"/>
              </w:rPr>
              <w:t>Hình thức đấu giá</w:t>
            </w:r>
          </w:p>
        </w:tc>
        <w:tc>
          <w:tcPr>
            <w:tcW w:w="806" w:type="pct"/>
            <w:tcBorders>
              <w:top w:val="single" w:sz="4" w:space="0" w:color="auto"/>
              <w:bottom w:val="single" w:sz="4" w:space="0" w:color="auto"/>
            </w:tcBorders>
            <w:vAlign w:val="center"/>
          </w:tcPr>
          <w:p w14:paraId="66373EBC" w14:textId="77777777" w:rsidR="00B06E63" w:rsidRPr="0016158F" w:rsidRDefault="00B06E63" w:rsidP="00B06E63">
            <w:pPr>
              <w:widowControl w:val="0"/>
              <w:tabs>
                <w:tab w:val="left" w:pos="180"/>
              </w:tabs>
              <w:jc w:val="both"/>
              <w:rPr>
                <w:sz w:val="28"/>
                <w:szCs w:val="28"/>
              </w:rPr>
            </w:pPr>
            <w:r>
              <w:rPr>
                <w:sz w:val="28"/>
                <w:szCs w:val="28"/>
              </w:rPr>
              <w:t xml:space="preserve">Combobox </w:t>
            </w:r>
          </w:p>
        </w:tc>
        <w:tc>
          <w:tcPr>
            <w:tcW w:w="2141" w:type="pct"/>
            <w:tcBorders>
              <w:top w:val="single" w:sz="4" w:space="0" w:color="auto"/>
              <w:bottom w:val="single" w:sz="4" w:space="0" w:color="auto"/>
            </w:tcBorders>
            <w:vAlign w:val="center"/>
          </w:tcPr>
          <w:p w14:paraId="706EAE60" w14:textId="77777777" w:rsidR="00B06E63" w:rsidRDefault="00B06E63" w:rsidP="00B06E63">
            <w:pPr>
              <w:widowControl w:val="0"/>
              <w:tabs>
                <w:tab w:val="left" w:pos="180"/>
              </w:tabs>
              <w:rPr>
                <w:sz w:val="28"/>
                <w:szCs w:val="28"/>
              </w:rPr>
            </w:pPr>
            <w:r>
              <w:rPr>
                <w:sz w:val="28"/>
                <w:szCs w:val="28"/>
              </w:rPr>
              <w:t>Gồm:</w:t>
            </w:r>
          </w:p>
          <w:p w14:paraId="61249148" w14:textId="77777777" w:rsidR="00B06E63" w:rsidRPr="00B4707C" w:rsidRDefault="00B06E63" w:rsidP="00B06E63">
            <w:pPr>
              <w:pStyle w:val="ListParagraph"/>
              <w:widowControl w:val="0"/>
              <w:numPr>
                <w:ilvl w:val="0"/>
                <w:numId w:val="15"/>
              </w:numPr>
              <w:tabs>
                <w:tab w:val="left" w:pos="180"/>
              </w:tabs>
              <w:rPr>
                <w:sz w:val="28"/>
                <w:szCs w:val="28"/>
              </w:rPr>
            </w:pPr>
            <w:r w:rsidRPr="00B4707C">
              <w:rPr>
                <w:sz w:val="28"/>
                <w:szCs w:val="28"/>
              </w:rPr>
              <w:t>Phiên đấu giá lô tối thiểu</w:t>
            </w:r>
          </w:p>
          <w:p w14:paraId="52E67376" w14:textId="77777777" w:rsidR="00B06E63" w:rsidRPr="0016158F" w:rsidRDefault="00B06E63" w:rsidP="00B06E63">
            <w:pPr>
              <w:pStyle w:val="ListParagraph"/>
              <w:widowControl w:val="0"/>
              <w:numPr>
                <w:ilvl w:val="0"/>
                <w:numId w:val="15"/>
              </w:numPr>
              <w:tabs>
                <w:tab w:val="left" w:pos="180"/>
              </w:tabs>
              <w:rPr>
                <w:sz w:val="28"/>
                <w:szCs w:val="28"/>
              </w:rPr>
            </w:pPr>
            <w:r>
              <w:rPr>
                <w:sz w:val="28"/>
                <w:szCs w:val="28"/>
              </w:rPr>
              <w:t>Phiên đấu giá chọn lô</w:t>
            </w:r>
          </w:p>
        </w:tc>
      </w:tr>
      <w:tr w:rsidR="00B06E63" w:rsidRPr="00CD1498" w14:paraId="5B30B866" w14:textId="77777777" w:rsidTr="00B06E63">
        <w:trPr>
          <w:jc w:val="center"/>
        </w:trPr>
        <w:tc>
          <w:tcPr>
            <w:tcW w:w="399" w:type="pct"/>
            <w:vAlign w:val="center"/>
          </w:tcPr>
          <w:p w14:paraId="063DADCC" w14:textId="77777777" w:rsidR="00B06E63" w:rsidRPr="00472D45" w:rsidRDefault="00B06E63" w:rsidP="00B06E63">
            <w:pPr>
              <w:numPr>
                <w:ilvl w:val="0"/>
                <w:numId w:val="72"/>
              </w:numPr>
              <w:spacing w:before="240" w:after="0"/>
              <w:jc w:val="both"/>
              <w:rPr>
                <w:sz w:val="28"/>
                <w:szCs w:val="28"/>
              </w:rPr>
            </w:pPr>
          </w:p>
        </w:tc>
        <w:tc>
          <w:tcPr>
            <w:tcW w:w="1654" w:type="pct"/>
            <w:vAlign w:val="center"/>
          </w:tcPr>
          <w:p w14:paraId="074125EF" w14:textId="77777777" w:rsidR="00B06E63" w:rsidRDefault="00B06E63" w:rsidP="00B06E63">
            <w:pPr>
              <w:widowControl w:val="0"/>
              <w:tabs>
                <w:tab w:val="left" w:pos="180"/>
              </w:tabs>
              <w:jc w:val="both"/>
              <w:rPr>
                <w:noProof/>
                <w:sz w:val="28"/>
                <w:szCs w:val="28"/>
              </w:rPr>
            </w:pPr>
            <w:r>
              <w:rPr>
                <w:noProof/>
                <w:sz w:val="28"/>
                <w:szCs w:val="28"/>
              </w:rPr>
              <w:t>ĐV tư vấn đấu giá</w:t>
            </w:r>
          </w:p>
        </w:tc>
        <w:tc>
          <w:tcPr>
            <w:tcW w:w="806" w:type="pct"/>
            <w:tcBorders>
              <w:top w:val="single" w:sz="4" w:space="0" w:color="auto"/>
              <w:bottom w:val="single" w:sz="4" w:space="0" w:color="auto"/>
            </w:tcBorders>
            <w:vAlign w:val="center"/>
          </w:tcPr>
          <w:p w14:paraId="6958E57D" w14:textId="77777777" w:rsidR="00B06E63" w:rsidRPr="0016158F" w:rsidRDefault="00B06E63" w:rsidP="00B06E63">
            <w:pPr>
              <w:widowControl w:val="0"/>
              <w:tabs>
                <w:tab w:val="left" w:pos="180"/>
              </w:tabs>
              <w:jc w:val="both"/>
              <w:rPr>
                <w:sz w:val="28"/>
                <w:szCs w:val="28"/>
              </w:rPr>
            </w:pPr>
            <w:r>
              <w:rPr>
                <w:sz w:val="28"/>
                <w:szCs w:val="28"/>
              </w:rPr>
              <w:t xml:space="preserve">Combobox </w:t>
            </w:r>
          </w:p>
        </w:tc>
        <w:tc>
          <w:tcPr>
            <w:tcW w:w="2141" w:type="pct"/>
            <w:tcBorders>
              <w:top w:val="single" w:sz="4" w:space="0" w:color="auto"/>
              <w:bottom w:val="single" w:sz="4" w:space="0" w:color="auto"/>
            </w:tcBorders>
            <w:vAlign w:val="center"/>
          </w:tcPr>
          <w:p w14:paraId="1268D7EF" w14:textId="77777777" w:rsidR="00B06E63" w:rsidRPr="0016158F" w:rsidRDefault="00B06E63" w:rsidP="00B06E63">
            <w:pPr>
              <w:widowControl w:val="0"/>
              <w:tabs>
                <w:tab w:val="left" w:pos="180"/>
              </w:tabs>
              <w:jc w:val="both"/>
              <w:rPr>
                <w:sz w:val="28"/>
                <w:szCs w:val="28"/>
              </w:rPr>
            </w:pPr>
            <w:r>
              <w:rPr>
                <w:sz w:val="28"/>
                <w:szCs w:val="28"/>
              </w:rPr>
              <w:t xml:space="preserve">Đơn vị tư vấn đấu giá, hiển thị toàn bộ danh sách đơn vị tư vấn trên hệ thống </w:t>
            </w:r>
          </w:p>
        </w:tc>
      </w:tr>
      <w:tr w:rsidR="00B06E63" w:rsidRPr="00CD1498" w14:paraId="0F8668D2" w14:textId="77777777" w:rsidTr="00B06E63">
        <w:trPr>
          <w:jc w:val="center"/>
        </w:trPr>
        <w:tc>
          <w:tcPr>
            <w:tcW w:w="399" w:type="pct"/>
            <w:vAlign w:val="center"/>
          </w:tcPr>
          <w:p w14:paraId="771F1351" w14:textId="77777777" w:rsidR="00B06E63" w:rsidRPr="00472D45" w:rsidRDefault="00B06E63" w:rsidP="00B06E63">
            <w:pPr>
              <w:numPr>
                <w:ilvl w:val="0"/>
                <w:numId w:val="72"/>
              </w:numPr>
              <w:spacing w:before="240" w:after="0"/>
              <w:jc w:val="both"/>
              <w:rPr>
                <w:sz w:val="28"/>
                <w:szCs w:val="28"/>
              </w:rPr>
            </w:pPr>
          </w:p>
        </w:tc>
        <w:tc>
          <w:tcPr>
            <w:tcW w:w="1654" w:type="pct"/>
            <w:vAlign w:val="center"/>
          </w:tcPr>
          <w:p w14:paraId="7E350AB3" w14:textId="77777777" w:rsidR="00B06E63" w:rsidRDefault="00B06E63" w:rsidP="00B06E63">
            <w:pPr>
              <w:widowControl w:val="0"/>
              <w:tabs>
                <w:tab w:val="left" w:pos="180"/>
              </w:tabs>
              <w:jc w:val="both"/>
              <w:rPr>
                <w:noProof/>
                <w:sz w:val="28"/>
                <w:szCs w:val="28"/>
              </w:rPr>
            </w:pPr>
            <w:r>
              <w:rPr>
                <w:noProof/>
                <w:sz w:val="28"/>
                <w:szCs w:val="28"/>
              </w:rPr>
              <w:t>KL bán đấu giá cổ phần</w:t>
            </w:r>
          </w:p>
        </w:tc>
        <w:tc>
          <w:tcPr>
            <w:tcW w:w="806" w:type="pct"/>
            <w:tcBorders>
              <w:top w:val="single" w:sz="4" w:space="0" w:color="auto"/>
              <w:bottom w:val="single" w:sz="4" w:space="0" w:color="auto"/>
            </w:tcBorders>
            <w:vAlign w:val="center"/>
          </w:tcPr>
          <w:p w14:paraId="53E87408" w14:textId="77777777" w:rsidR="00B06E63" w:rsidRPr="00472D45" w:rsidRDefault="00B06E63" w:rsidP="00B06E63">
            <w:pPr>
              <w:widowControl w:val="0"/>
              <w:tabs>
                <w:tab w:val="left" w:pos="180"/>
              </w:tabs>
              <w:jc w:val="both"/>
              <w:rPr>
                <w:sz w:val="28"/>
                <w:szCs w:val="28"/>
                <w:lang w:val="vi-VN"/>
              </w:rPr>
            </w:pPr>
          </w:p>
        </w:tc>
        <w:tc>
          <w:tcPr>
            <w:tcW w:w="2141" w:type="pct"/>
            <w:tcBorders>
              <w:top w:val="single" w:sz="4" w:space="0" w:color="auto"/>
              <w:bottom w:val="single" w:sz="4" w:space="0" w:color="auto"/>
            </w:tcBorders>
            <w:vAlign w:val="center"/>
          </w:tcPr>
          <w:p w14:paraId="17B82C41" w14:textId="77777777" w:rsidR="00B06E63" w:rsidRPr="00472D45" w:rsidRDefault="00B06E63" w:rsidP="00B06E63">
            <w:pPr>
              <w:widowControl w:val="0"/>
              <w:tabs>
                <w:tab w:val="left" w:pos="180"/>
              </w:tabs>
              <w:jc w:val="both"/>
              <w:rPr>
                <w:sz w:val="28"/>
                <w:szCs w:val="28"/>
                <w:lang w:val="vi-VN"/>
              </w:rPr>
            </w:pPr>
            <w:r>
              <w:rPr>
                <w:sz w:val="28"/>
                <w:szCs w:val="28"/>
              </w:rPr>
              <w:t>Hệ thống tự động fill khi chọn “thông báo đợt đấu giá”.</w:t>
            </w:r>
          </w:p>
        </w:tc>
      </w:tr>
      <w:tr w:rsidR="00B06E63" w:rsidRPr="00CD1498" w14:paraId="52C8F1C8" w14:textId="77777777" w:rsidTr="00B06E63">
        <w:trPr>
          <w:jc w:val="center"/>
        </w:trPr>
        <w:tc>
          <w:tcPr>
            <w:tcW w:w="399" w:type="pct"/>
            <w:vAlign w:val="center"/>
          </w:tcPr>
          <w:p w14:paraId="32700466" w14:textId="77777777" w:rsidR="00B06E63" w:rsidRPr="00472D45" w:rsidRDefault="00B06E63" w:rsidP="00B06E63">
            <w:pPr>
              <w:numPr>
                <w:ilvl w:val="0"/>
                <w:numId w:val="72"/>
              </w:numPr>
              <w:spacing w:before="240" w:after="0"/>
              <w:jc w:val="both"/>
              <w:rPr>
                <w:sz w:val="28"/>
                <w:szCs w:val="28"/>
              </w:rPr>
            </w:pPr>
          </w:p>
        </w:tc>
        <w:tc>
          <w:tcPr>
            <w:tcW w:w="1654" w:type="pct"/>
            <w:vAlign w:val="center"/>
          </w:tcPr>
          <w:p w14:paraId="0E659B2B" w14:textId="77777777" w:rsidR="00B06E63" w:rsidRDefault="00B06E63" w:rsidP="00B06E63">
            <w:pPr>
              <w:widowControl w:val="0"/>
              <w:tabs>
                <w:tab w:val="left" w:pos="180"/>
              </w:tabs>
              <w:jc w:val="both"/>
              <w:rPr>
                <w:noProof/>
                <w:sz w:val="28"/>
                <w:szCs w:val="28"/>
              </w:rPr>
            </w:pPr>
            <w:r>
              <w:rPr>
                <w:noProof/>
                <w:sz w:val="28"/>
                <w:szCs w:val="28"/>
              </w:rPr>
              <w:t>Giá khởi điểm</w:t>
            </w:r>
          </w:p>
        </w:tc>
        <w:tc>
          <w:tcPr>
            <w:tcW w:w="806" w:type="pct"/>
            <w:tcBorders>
              <w:top w:val="single" w:sz="4" w:space="0" w:color="auto"/>
              <w:bottom w:val="single" w:sz="4" w:space="0" w:color="auto"/>
            </w:tcBorders>
            <w:vAlign w:val="center"/>
          </w:tcPr>
          <w:p w14:paraId="6AFE797D" w14:textId="77777777" w:rsidR="00B06E63" w:rsidRPr="00472D45" w:rsidRDefault="00B06E63" w:rsidP="00B06E63">
            <w:pPr>
              <w:widowControl w:val="0"/>
              <w:tabs>
                <w:tab w:val="left" w:pos="180"/>
              </w:tabs>
              <w:jc w:val="both"/>
              <w:rPr>
                <w:sz w:val="28"/>
                <w:szCs w:val="28"/>
                <w:lang w:val="vi-VN"/>
              </w:rPr>
            </w:pPr>
          </w:p>
        </w:tc>
        <w:tc>
          <w:tcPr>
            <w:tcW w:w="2141" w:type="pct"/>
            <w:tcBorders>
              <w:top w:val="single" w:sz="4" w:space="0" w:color="auto"/>
              <w:bottom w:val="single" w:sz="4" w:space="0" w:color="auto"/>
            </w:tcBorders>
            <w:vAlign w:val="center"/>
          </w:tcPr>
          <w:p w14:paraId="3F87AB71" w14:textId="77777777" w:rsidR="00B06E63" w:rsidRPr="00472D45" w:rsidRDefault="00B06E63" w:rsidP="00B06E63">
            <w:pPr>
              <w:widowControl w:val="0"/>
              <w:tabs>
                <w:tab w:val="left" w:pos="180"/>
              </w:tabs>
              <w:jc w:val="both"/>
              <w:rPr>
                <w:sz w:val="28"/>
                <w:szCs w:val="28"/>
                <w:lang w:val="vi-VN"/>
              </w:rPr>
            </w:pPr>
            <w:r>
              <w:rPr>
                <w:sz w:val="28"/>
                <w:szCs w:val="28"/>
              </w:rPr>
              <w:t>Hệ thống tự động fill khi chọn “thông báo đợt đấu giá”.</w:t>
            </w:r>
          </w:p>
        </w:tc>
      </w:tr>
      <w:tr w:rsidR="00B06E63" w:rsidRPr="00CD1498" w14:paraId="64CDEAF9" w14:textId="77777777" w:rsidTr="00B06E63">
        <w:trPr>
          <w:jc w:val="center"/>
        </w:trPr>
        <w:tc>
          <w:tcPr>
            <w:tcW w:w="399" w:type="pct"/>
            <w:vAlign w:val="center"/>
          </w:tcPr>
          <w:p w14:paraId="01F0566F" w14:textId="77777777" w:rsidR="00B06E63" w:rsidRPr="00472D45" w:rsidRDefault="00B06E63" w:rsidP="00B06E63">
            <w:pPr>
              <w:numPr>
                <w:ilvl w:val="0"/>
                <w:numId w:val="72"/>
              </w:numPr>
              <w:spacing w:before="240" w:after="0"/>
              <w:jc w:val="both"/>
              <w:rPr>
                <w:sz w:val="28"/>
                <w:szCs w:val="28"/>
              </w:rPr>
            </w:pPr>
          </w:p>
        </w:tc>
        <w:tc>
          <w:tcPr>
            <w:tcW w:w="1654" w:type="pct"/>
            <w:vAlign w:val="center"/>
          </w:tcPr>
          <w:p w14:paraId="7C308C74" w14:textId="77777777" w:rsidR="00B06E63" w:rsidRDefault="00B06E63" w:rsidP="00B06E63">
            <w:pPr>
              <w:widowControl w:val="0"/>
              <w:tabs>
                <w:tab w:val="left" w:pos="180"/>
              </w:tabs>
              <w:jc w:val="both"/>
              <w:rPr>
                <w:noProof/>
                <w:sz w:val="28"/>
                <w:szCs w:val="28"/>
              </w:rPr>
            </w:pPr>
            <w:r>
              <w:rPr>
                <w:noProof/>
                <w:sz w:val="28"/>
                <w:szCs w:val="28"/>
              </w:rPr>
              <w:t>Tỷ lệ đặt cọc(%)</w:t>
            </w:r>
          </w:p>
        </w:tc>
        <w:tc>
          <w:tcPr>
            <w:tcW w:w="806" w:type="pct"/>
            <w:tcBorders>
              <w:top w:val="single" w:sz="4" w:space="0" w:color="auto"/>
              <w:bottom w:val="single" w:sz="4" w:space="0" w:color="auto"/>
            </w:tcBorders>
            <w:vAlign w:val="center"/>
          </w:tcPr>
          <w:p w14:paraId="6D893DD1" w14:textId="77777777" w:rsidR="00B06E63" w:rsidRPr="0016158F" w:rsidRDefault="00B06E63" w:rsidP="00B06E63">
            <w:pPr>
              <w:widowControl w:val="0"/>
              <w:tabs>
                <w:tab w:val="left" w:pos="180"/>
              </w:tabs>
              <w:jc w:val="both"/>
              <w:rPr>
                <w:sz w:val="28"/>
                <w:szCs w:val="28"/>
              </w:rPr>
            </w:pPr>
            <w:r>
              <w:rPr>
                <w:sz w:val="28"/>
                <w:szCs w:val="28"/>
              </w:rPr>
              <w:t xml:space="preserve">Number </w:t>
            </w:r>
          </w:p>
        </w:tc>
        <w:tc>
          <w:tcPr>
            <w:tcW w:w="2141" w:type="pct"/>
            <w:tcBorders>
              <w:top w:val="single" w:sz="4" w:space="0" w:color="auto"/>
              <w:bottom w:val="single" w:sz="4" w:space="0" w:color="auto"/>
            </w:tcBorders>
            <w:vAlign w:val="center"/>
          </w:tcPr>
          <w:p w14:paraId="45157FA0" w14:textId="77777777" w:rsidR="00B06E63" w:rsidRPr="0016158F" w:rsidRDefault="00B06E63" w:rsidP="00B06E63">
            <w:pPr>
              <w:widowControl w:val="0"/>
              <w:tabs>
                <w:tab w:val="left" w:pos="180"/>
              </w:tabs>
              <w:rPr>
                <w:sz w:val="28"/>
                <w:szCs w:val="28"/>
              </w:rPr>
            </w:pPr>
            <w:r>
              <w:rPr>
                <w:sz w:val="28"/>
                <w:szCs w:val="28"/>
              </w:rPr>
              <w:t xml:space="preserve">Đặt cọc bao nhiêu phần trăm </w:t>
            </w:r>
          </w:p>
        </w:tc>
      </w:tr>
      <w:tr w:rsidR="00B06E63" w:rsidRPr="00CD1498" w14:paraId="445F2AA4" w14:textId="77777777" w:rsidTr="00B06E63">
        <w:trPr>
          <w:jc w:val="center"/>
        </w:trPr>
        <w:tc>
          <w:tcPr>
            <w:tcW w:w="399" w:type="pct"/>
            <w:vAlign w:val="center"/>
          </w:tcPr>
          <w:p w14:paraId="4ABC4818" w14:textId="77777777" w:rsidR="00B06E63" w:rsidRPr="00472D45" w:rsidRDefault="00B06E63" w:rsidP="00B06E63">
            <w:pPr>
              <w:numPr>
                <w:ilvl w:val="0"/>
                <w:numId w:val="72"/>
              </w:numPr>
              <w:spacing w:before="240" w:after="0"/>
              <w:jc w:val="both"/>
              <w:rPr>
                <w:sz w:val="28"/>
                <w:szCs w:val="28"/>
              </w:rPr>
            </w:pPr>
          </w:p>
        </w:tc>
        <w:tc>
          <w:tcPr>
            <w:tcW w:w="1654" w:type="pct"/>
            <w:vAlign w:val="center"/>
          </w:tcPr>
          <w:p w14:paraId="3426A14D" w14:textId="77777777" w:rsidR="00B06E63" w:rsidRDefault="00B06E63" w:rsidP="00B06E63">
            <w:pPr>
              <w:widowControl w:val="0"/>
              <w:tabs>
                <w:tab w:val="left" w:pos="180"/>
              </w:tabs>
              <w:jc w:val="both"/>
              <w:rPr>
                <w:noProof/>
                <w:sz w:val="28"/>
                <w:szCs w:val="28"/>
              </w:rPr>
            </w:pPr>
            <w:r>
              <w:rPr>
                <w:noProof/>
                <w:sz w:val="28"/>
                <w:szCs w:val="28"/>
              </w:rPr>
              <w:t>KL NĐT NN được phép mua</w:t>
            </w:r>
          </w:p>
        </w:tc>
        <w:tc>
          <w:tcPr>
            <w:tcW w:w="806" w:type="pct"/>
            <w:tcBorders>
              <w:top w:val="single" w:sz="4" w:space="0" w:color="auto"/>
              <w:bottom w:val="single" w:sz="4" w:space="0" w:color="auto"/>
            </w:tcBorders>
            <w:vAlign w:val="center"/>
          </w:tcPr>
          <w:p w14:paraId="4906E5FB" w14:textId="77777777" w:rsidR="00B06E63" w:rsidRPr="0016158F" w:rsidRDefault="00B06E63" w:rsidP="00B06E63">
            <w:pPr>
              <w:widowControl w:val="0"/>
              <w:tabs>
                <w:tab w:val="left" w:pos="180"/>
              </w:tabs>
              <w:jc w:val="both"/>
              <w:rPr>
                <w:sz w:val="28"/>
                <w:szCs w:val="28"/>
              </w:rPr>
            </w:pPr>
            <w:r>
              <w:rPr>
                <w:sz w:val="28"/>
                <w:szCs w:val="28"/>
              </w:rPr>
              <w:t xml:space="preserve">Number </w:t>
            </w:r>
          </w:p>
        </w:tc>
        <w:tc>
          <w:tcPr>
            <w:tcW w:w="2141" w:type="pct"/>
            <w:tcBorders>
              <w:top w:val="single" w:sz="4" w:space="0" w:color="auto"/>
              <w:bottom w:val="single" w:sz="4" w:space="0" w:color="auto"/>
            </w:tcBorders>
            <w:vAlign w:val="center"/>
          </w:tcPr>
          <w:p w14:paraId="28B1B450" w14:textId="77777777" w:rsidR="00B06E63" w:rsidRPr="0016158F" w:rsidRDefault="00B06E63" w:rsidP="00B06E63">
            <w:pPr>
              <w:widowControl w:val="0"/>
              <w:tabs>
                <w:tab w:val="left" w:pos="180"/>
              </w:tabs>
              <w:jc w:val="both"/>
              <w:rPr>
                <w:sz w:val="28"/>
                <w:szCs w:val="28"/>
              </w:rPr>
            </w:pPr>
            <w:r>
              <w:rPr>
                <w:sz w:val="28"/>
                <w:szCs w:val="28"/>
              </w:rPr>
              <w:t xml:space="preserve">Khối lượng nhà đầu tư nước ngoài được phép mua. Nhỏ hơn hoặc bằng khối lượng chào bán </w:t>
            </w:r>
          </w:p>
        </w:tc>
      </w:tr>
      <w:tr w:rsidR="00B06E63" w:rsidRPr="00CD1498" w14:paraId="6A1A6A29" w14:textId="77777777" w:rsidTr="00B06E63">
        <w:trPr>
          <w:jc w:val="center"/>
        </w:trPr>
        <w:tc>
          <w:tcPr>
            <w:tcW w:w="399" w:type="pct"/>
            <w:vAlign w:val="center"/>
          </w:tcPr>
          <w:p w14:paraId="11F3BDA8" w14:textId="77777777" w:rsidR="00B06E63" w:rsidRPr="00472D45" w:rsidRDefault="00B06E63" w:rsidP="00B06E63">
            <w:pPr>
              <w:numPr>
                <w:ilvl w:val="0"/>
                <w:numId w:val="72"/>
              </w:numPr>
              <w:spacing w:before="240" w:after="0"/>
              <w:jc w:val="both"/>
              <w:rPr>
                <w:sz w:val="28"/>
                <w:szCs w:val="28"/>
              </w:rPr>
            </w:pPr>
          </w:p>
        </w:tc>
        <w:tc>
          <w:tcPr>
            <w:tcW w:w="1654" w:type="pct"/>
            <w:vAlign w:val="center"/>
          </w:tcPr>
          <w:p w14:paraId="4EBF94F8" w14:textId="77777777" w:rsidR="00B06E63" w:rsidRDefault="00B06E63" w:rsidP="00B06E63">
            <w:pPr>
              <w:widowControl w:val="0"/>
              <w:tabs>
                <w:tab w:val="left" w:pos="180"/>
              </w:tabs>
              <w:jc w:val="both"/>
              <w:rPr>
                <w:noProof/>
                <w:sz w:val="28"/>
                <w:szCs w:val="28"/>
              </w:rPr>
            </w:pPr>
            <w:r>
              <w:rPr>
                <w:noProof/>
                <w:sz w:val="28"/>
                <w:szCs w:val="28"/>
              </w:rPr>
              <w:t xml:space="preserve">Thời gian tổ chức </w:t>
            </w:r>
          </w:p>
        </w:tc>
        <w:tc>
          <w:tcPr>
            <w:tcW w:w="806" w:type="pct"/>
            <w:tcBorders>
              <w:top w:val="single" w:sz="4" w:space="0" w:color="auto"/>
              <w:bottom w:val="single" w:sz="4" w:space="0" w:color="auto"/>
            </w:tcBorders>
            <w:vAlign w:val="center"/>
          </w:tcPr>
          <w:p w14:paraId="26C2DE1D" w14:textId="77777777" w:rsidR="00B06E63" w:rsidRPr="0016158F" w:rsidRDefault="00B06E63" w:rsidP="00B06E63">
            <w:pPr>
              <w:widowControl w:val="0"/>
              <w:tabs>
                <w:tab w:val="left" w:pos="180"/>
              </w:tabs>
              <w:jc w:val="both"/>
              <w:rPr>
                <w:sz w:val="28"/>
                <w:szCs w:val="28"/>
              </w:rPr>
            </w:pPr>
            <w:r>
              <w:rPr>
                <w:sz w:val="28"/>
                <w:szCs w:val="28"/>
              </w:rPr>
              <w:t xml:space="preserve">Date </w:t>
            </w:r>
          </w:p>
        </w:tc>
        <w:tc>
          <w:tcPr>
            <w:tcW w:w="2141" w:type="pct"/>
            <w:tcBorders>
              <w:top w:val="single" w:sz="4" w:space="0" w:color="auto"/>
              <w:bottom w:val="single" w:sz="4" w:space="0" w:color="auto"/>
            </w:tcBorders>
            <w:vAlign w:val="center"/>
          </w:tcPr>
          <w:p w14:paraId="1CCFC738" w14:textId="77777777" w:rsidR="00B06E63" w:rsidRPr="00A526D5" w:rsidRDefault="00B06E63" w:rsidP="00B06E63">
            <w:pPr>
              <w:widowControl w:val="0"/>
              <w:tabs>
                <w:tab w:val="left" w:pos="180"/>
              </w:tabs>
              <w:jc w:val="both"/>
              <w:rPr>
                <w:sz w:val="28"/>
                <w:szCs w:val="28"/>
              </w:rPr>
            </w:pPr>
            <w:r>
              <w:rPr>
                <w:sz w:val="28"/>
                <w:szCs w:val="28"/>
              </w:rPr>
              <w:t xml:space="preserve">Cho phép nhập hoặc chọn thời gian từ icon lịch trên hệ thống </w:t>
            </w:r>
          </w:p>
        </w:tc>
      </w:tr>
      <w:tr w:rsidR="00B06E63" w:rsidRPr="00CD1498" w14:paraId="2C3D4640" w14:textId="77777777" w:rsidTr="00B06E63">
        <w:trPr>
          <w:jc w:val="center"/>
        </w:trPr>
        <w:tc>
          <w:tcPr>
            <w:tcW w:w="399" w:type="pct"/>
            <w:vAlign w:val="center"/>
          </w:tcPr>
          <w:p w14:paraId="1267974A" w14:textId="77777777" w:rsidR="00B06E63" w:rsidRPr="00472D45" w:rsidRDefault="00B06E63" w:rsidP="00B06E63">
            <w:pPr>
              <w:numPr>
                <w:ilvl w:val="0"/>
                <w:numId w:val="72"/>
              </w:numPr>
              <w:spacing w:before="240" w:after="0"/>
              <w:jc w:val="both"/>
              <w:rPr>
                <w:sz w:val="28"/>
                <w:szCs w:val="28"/>
              </w:rPr>
            </w:pPr>
          </w:p>
        </w:tc>
        <w:tc>
          <w:tcPr>
            <w:tcW w:w="1654" w:type="pct"/>
            <w:vAlign w:val="center"/>
          </w:tcPr>
          <w:p w14:paraId="2B23B70B" w14:textId="77777777" w:rsidR="00B06E63" w:rsidRDefault="00B06E63" w:rsidP="00B06E63">
            <w:pPr>
              <w:widowControl w:val="0"/>
              <w:tabs>
                <w:tab w:val="left" w:pos="180"/>
              </w:tabs>
              <w:jc w:val="both"/>
              <w:rPr>
                <w:noProof/>
                <w:sz w:val="28"/>
                <w:szCs w:val="28"/>
              </w:rPr>
            </w:pPr>
            <w:r>
              <w:rPr>
                <w:noProof/>
                <w:sz w:val="28"/>
                <w:szCs w:val="28"/>
              </w:rPr>
              <w:t>KL đăng kí tối thiểu(CP)</w:t>
            </w:r>
          </w:p>
        </w:tc>
        <w:tc>
          <w:tcPr>
            <w:tcW w:w="806" w:type="pct"/>
            <w:tcBorders>
              <w:top w:val="single" w:sz="4" w:space="0" w:color="auto"/>
              <w:bottom w:val="single" w:sz="4" w:space="0" w:color="auto"/>
            </w:tcBorders>
            <w:vAlign w:val="center"/>
          </w:tcPr>
          <w:p w14:paraId="1431ED93" w14:textId="77777777" w:rsidR="00B06E63" w:rsidRPr="00A526D5" w:rsidRDefault="00B06E63" w:rsidP="00B06E63">
            <w:pPr>
              <w:widowControl w:val="0"/>
              <w:tabs>
                <w:tab w:val="left" w:pos="180"/>
              </w:tabs>
              <w:jc w:val="both"/>
              <w:rPr>
                <w:sz w:val="28"/>
                <w:szCs w:val="28"/>
              </w:rPr>
            </w:pPr>
            <w:r>
              <w:rPr>
                <w:sz w:val="28"/>
                <w:szCs w:val="28"/>
              </w:rPr>
              <w:t xml:space="preserve">Number </w:t>
            </w:r>
          </w:p>
        </w:tc>
        <w:tc>
          <w:tcPr>
            <w:tcW w:w="2141" w:type="pct"/>
            <w:tcBorders>
              <w:top w:val="single" w:sz="4" w:space="0" w:color="auto"/>
              <w:bottom w:val="single" w:sz="4" w:space="0" w:color="auto"/>
            </w:tcBorders>
            <w:vAlign w:val="center"/>
          </w:tcPr>
          <w:p w14:paraId="5A73EC4E" w14:textId="77777777" w:rsidR="00B06E63" w:rsidRPr="00A526D5" w:rsidRDefault="00B06E63" w:rsidP="00B06E63">
            <w:pPr>
              <w:widowControl w:val="0"/>
              <w:tabs>
                <w:tab w:val="left" w:pos="180"/>
              </w:tabs>
              <w:jc w:val="both"/>
              <w:rPr>
                <w:sz w:val="28"/>
                <w:szCs w:val="28"/>
              </w:rPr>
            </w:pPr>
            <w:r>
              <w:rPr>
                <w:sz w:val="28"/>
                <w:szCs w:val="28"/>
              </w:rPr>
              <w:t xml:space="preserve">Khối lượng đăng kí tối thiểu của các nhà đầu tư trong phiên đấu giá. Đối với phiên đấu giá trọn lô trên cả lô bằng khối lượng chào bán </w:t>
            </w:r>
          </w:p>
        </w:tc>
      </w:tr>
      <w:tr w:rsidR="00B06E63" w:rsidRPr="00CD1498" w14:paraId="399E1B71" w14:textId="77777777" w:rsidTr="00B06E63">
        <w:trPr>
          <w:jc w:val="center"/>
        </w:trPr>
        <w:tc>
          <w:tcPr>
            <w:tcW w:w="399" w:type="pct"/>
            <w:vAlign w:val="center"/>
          </w:tcPr>
          <w:p w14:paraId="45BCDDE4" w14:textId="77777777" w:rsidR="00B06E63" w:rsidRPr="00472D45" w:rsidRDefault="00B06E63" w:rsidP="00B06E63">
            <w:pPr>
              <w:numPr>
                <w:ilvl w:val="0"/>
                <w:numId w:val="72"/>
              </w:numPr>
              <w:spacing w:before="240" w:after="0"/>
              <w:jc w:val="both"/>
              <w:rPr>
                <w:sz w:val="28"/>
                <w:szCs w:val="28"/>
              </w:rPr>
            </w:pPr>
          </w:p>
        </w:tc>
        <w:tc>
          <w:tcPr>
            <w:tcW w:w="1654" w:type="pct"/>
            <w:vAlign w:val="center"/>
          </w:tcPr>
          <w:p w14:paraId="79994918" w14:textId="77777777" w:rsidR="00B06E63" w:rsidRDefault="00B06E63" w:rsidP="00B06E63">
            <w:pPr>
              <w:widowControl w:val="0"/>
              <w:tabs>
                <w:tab w:val="left" w:pos="180"/>
              </w:tabs>
              <w:jc w:val="both"/>
              <w:rPr>
                <w:noProof/>
                <w:sz w:val="28"/>
                <w:szCs w:val="28"/>
              </w:rPr>
            </w:pPr>
            <w:r>
              <w:rPr>
                <w:noProof/>
                <w:sz w:val="28"/>
                <w:szCs w:val="28"/>
              </w:rPr>
              <w:t>KL tối thiểu/ 1 mức giá (CP)</w:t>
            </w:r>
          </w:p>
        </w:tc>
        <w:tc>
          <w:tcPr>
            <w:tcW w:w="806" w:type="pct"/>
            <w:tcBorders>
              <w:top w:val="single" w:sz="4" w:space="0" w:color="auto"/>
              <w:bottom w:val="single" w:sz="4" w:space="0" w:color="auto"/>
            </w:tcBorders>
            <w:vAlign w:val="center"/>
          </w:tcPr>
          <w:p w14:paraId="089612AF" w14:textId="77777777" w:rsidR="00B06E63" w:rsidRPr="00A526D5" w:rsidRDefault="00B06E63" w:rsidP="00B06E63">
            <w:pPr>
              <w:widowControl w:val="0"/>
              <w:tabs>
                <w:tab w:val="left" w:pos="180"/>
              </w:tabs>
              <w:jc w:val="both"/>
              <w:rPr>
                <w:sz w:val="28"/>
                <w:szCs w:val="28"/>
              </w:rPr>
            </w:pPr>
            <w:r>
              <w:rPr>
                <w:sz w:val="28"/>
                <w:szCs w:val="28"/>
              </w:rPr>
              <w:t xml:space="preserve">Number </w:t>
            </w:r>
          </w:p>
        </w:tc>
        <w:tc>
          <w:tcPr>
            <w:tcW w:w="2141" w:type="pct"/>
            <w:tcBorders>
              <w:top w:val="single" w:sz="4" w:space="0" w:color="auto"/>
              <w:bottom w:val="single" w:sz="4" w:space="0" w:color="auto"/>
            </w:tcBorders>
            <w:vAlign w:val="center"/>
          </w:tcPr>
          <w:p w14:paraId="00578BE2" w14:textId="77777777" w:rsidR="00B06E63" w:rsidRPr="00A526D5" w:rsidRDefault="00B06E63" w:rsidP="00B06E63">
            <w:pPr>
              <w:widowControl w:val="0"/>
              <w:tabs>
                <w:tab w:val="left" w:pos="180"/>
              </w:tabs>
              <w:jc w:val="both"/>
              <w:rPr>
                <w:sz w:val="28"/>
                <w:szCs w:val="28"/>
              </w:rPr>
            </w:pPr>
            <w:r>
              <w:rPr>
                <w:sz w:val="28"/>
                <w:szCs w:val="28"/>
              </w:rPr>
              <w:t>Khối lượng tối thiểu trên một mức giá. Đối với phiên đấu giá lô tối thiểu, khối lượng cổ phần đăng kí nhỏ nhất cho phép là bao nhiêu</w:t>
            </w:r>
          </w:p>
        </w:tc>
      </w:tr>
      <w:tr w:rsidR="00B06E63" w:rsidRPr="00CD1498" w14:paraId="1E5B966B" w14:textId="77777777" w:rsidTr="00B06E63">
        <w:trPr>
          <w:jc w:val="center"/>
        </w:trPr>
        <w:tc>
          <w:tcPr>
            <w:tcW w:w="399" w:type="pct"/>
            <w:vAlign w:val="center"/>
          </w:tcPr>
          <w:p w14:paraId="018F9CB1" w14:textId="77777777" w:rsidR="00B06E63" w:rsidRPr="00472D45" w:rsidRDefault="00B06E63" w:rsidP="00B06E63">
            <w:pPr>
              <w:numPr>
                <w:ilvl w:val="0"/>
                <w:numId w:val="72"/>
              </w:numPr>
              <w:spacing w:before="240" w:after="0"/>
              <w:jc w:val="both"/>
              <w:rPr>
                <w:sz w:val="28"/>
                <w:szCs w:val="28"/>
              </w:rPr>
            </w:pPr>
          </w:p>
        </w:tc>
        <w:tc>
          <w:tcPr>
            <w:tcW w:w="1654" w:type="pct"/>
            <w:vAlign w:val="center"/>
          </w:tcPr>
          <w:p w14:paraId="7D7ADD9B" w14:textId="77777777" w:rsidR="00B06E63" w:rsidRDefault="00B06E63" w:rsidP="00B06E63">
            <w:pPr>
              <w:widowControl w:val="0"/>
              <w:tabs>
                <w:tab w:val="left" w:pos="180"/>
              </w:tabs>
              <w:jc w:val="both"/>
              <w:rPr>
                <w:noProof/>
                <w:sz w:val="28"/>
                <w:szCs w:val="28"/>
              </w:rPr>
            </w:pPr>
            <w:r>
              <w:rPr>
                <w:noProof/>
                <w:sz w:val="28"/>
                <w:szCs w:val="28"/>
              </w:rPr>
              <w:t>KL tối đa 1 TC TN (CP)</w:t>
            </w:r>
          </w:p>
        </w:tc>
        <w:tc>
          <w:tcPr>
            <w:tcW w:w="806" w:type="pct"/>
            <w:tcBorders>
              <w:top w:val="single" w:sz="4" w:space="0" w:color="auto"/>
              <w:bottom w:val="single" w:sz="4" w:space="0" w:color="auto"/>
            </w:tcBorders>
            <w:vAlign w:val="center"/>
          </w:tcPr>
          <w:p w14:paraId="6D94830F" w14:textId="77777777" w:rsidR="00B06E63" w:rsidRPr="00A526D5" w:rsidRDefault="00B06E63" w:rsidP="00B06E63">
            <w:pPr>
              <w:widowControl w:val="0"/>
              <w:tabs>
                <w:tab w:val="left" w:pos="180"/>
              </w:tabs>
              <w:jc w:val="both"/>
              <w:rPr>
                <w:sz w:val="28"/>
                <w:szCs w:val="28"/>
              </w:rPr>
            </w:pPr>
            <w:r>
              <w:rPr>
                <w:sz w:val="28"/>
                <w:szCs w:val="28"/>
              </w:rPr>
              <w:t xml:space="preserve">Number </w:t>
            </w:r>
          </w:p>
        </w:tc>
        <w:tc>
          <w:tcPr>
            <w:tcW w:w="2141" w:type="pct"/>
            <w:tcBorders>
              <w:top w:val="single" w:sz="4" w:space="0" w:color="auto"/>
              <w:bottom w:val="single" w:sz="4" w:space="0" w:color="auto"/>
            </w:tcBorders>
            <w:vAlign w:val="center"/>
          </w:tcPr>
          <w:p w14:paraId="7574D6A6" w14:textId="77777777" w:rsidR="00B06E63" w:rsidRPr="00A526D5" w:rsidRDefault="00B06E63" w:rsidP="00B06E63">
            <w:pPr>
              <w:widowControl w:val="0"/>
              <w:tabs>
                <w:tab w:val="left" w:pos="180"/>
              </w:tabs>
              <w:jc w:val="both"/>
              <w:rPr>
                <w:sz w:val="28"/>
                <w:szCs w:val="28"/>
              </w:rPr>
            </w:pPr>
            <w:r>
              <w:rPr>
                <w:sz w:val="28"/>
                <w:szCs w:val="28"/>
              </w:rPr>
              <w:t xml:space="preserve">Khối lượng tối đa một tổ  trong nước được phép mua. Đối với phiên đấu giá chọn lô bằng khối lượng chào bán </w:t>
            </w:r>
          </w:p>
        </w:tc>
      </w:tr>
      <w:tr w:rsidR="00B06E63" w:rsidRPr="00CD1498" w14:paraId="7A6DC8D4" w14:textId="77777777" w:rsidTr="00B06E63">
        <w:trPr>
          <w:jc w:val="center"/>
        </w:trPr>
        <w:tc>
          <w:tcPr>
            <w:tcW w:w="399" w:type="pct"/>
            <w:vAlign w:val="center"/>
          </w:tcPr>
          <w:p w14:paraId="3AA640F1" w14:textId="77777777" w:rsidR="00B06E63" w:rsidRPr="00472D45" w:rsidRDefault="00B06E63" w:rsidP="00B06E63">
            <w:pPr>
              <w:numPr>
                <w:ilvl w:val="0"/>
                <w:numId w:val="72"/>
              </w:numPr>
              <w:spacing w:before="240" w:after="0"/>
              <w:jc w:val="both"/>
              <w:rPr>
                <w:sz w:val="28"/>
                <w:szCs w:val="28"/>
              </w:rPr>
            </w:pPr>
          </w:p>
        </w:tc>
        <w:tc>
          <w:tcPr>
            <w:tcW w:w="1654" w:type="pct"/>
            <w:vAlign w:val="center"/>
          </w:tcPr>
          <w:p w14:paraId="17162EA0" w14:textId="77777777" w:rsidR="00B06E63" w:rsidRDefault="00B06E63" w:rsidP="00B06E63">
            <w:pPr>
              <w:widowControl w:val="0"/>
              <w:tabs>
                <w:tab w:val="left" w:pos="180"/>
              </w:tabs>
              <w:jc w:val="both"/>
              <w:rPr>
                <w:noProof/>
                <w:sz w:val="28"/>
                <w:szCs w:val="28"/>
              </w:rPr>
            </w:pPr>
            <w:r>
              <w:rPr>
                <w:noProof/>
                <w:sz w:val="28"/>
                <w:szCs w:val="28"/>
              </w:rPr>
              <w:t>KL tối đa 1 TC NN (CP)</w:t>
            </w:r>
          </w:p>
        </w:tc>
        <w:tc>
          <w:tcPr>
            <w:tcW w:w="806" w:type="pct"/>
            <w:tcBorders>
              <w:top w:val="single" w:sz="4" w:space="0" w:color="auto"/>
              <w:bottom w:val="single" w:sz="4" w:space="0" w:color="auto"/>
            </w:tcBorders>
            <w:vAlign w:val="center"/>
          </w:tcPr>
          <w:p w14:paraId="49077822" w14:textId="77777777" w:rsidR="00B06E63" w:rsidRPr="00A526D5" w:rsidRDefault="00B06E63" w:rsidP="00B06E63">
            <w:pPr>
              <w:widowControl w:val="0"/>
              <w:tabs>
                <w:tab w:val="left" w:pos="180"/>
              </w:tabs>
              <w:jc w:val="both"/>
              <w:rPr>
                <w:sz w:val="28"/>
                <w:szCs w:val="28"/>
              </w:rPr>
            </w:pPr>
            <w:r>
              <w:rPr>
                <w:sz w:val="28"/>
                <w:szCs w:val="28"/>
              </w:rPr>
              <w:t xml:space="preserve">Number </w:t>
            </w:r>
          </w:p>
        </w:tc>
        <w:tc>
          <w:tcPr>
            <w:tcW w:w="2141" w:type="pct"/>
            <w:tcBorders>
              <w:top w:val="single" w:sz="4" w:space="0" w:color="auto"/>
              <w:bottom w:val="single" w:sz="4" w:space="0" w:color="auto"/>
            </w:tcBorders>
            <w:vAlign w:val="center"/>
          </w:tcPr>
          <w:p w14:paraId="3E98792F" w14:textId="77777777" w:rsidR="00B06E63" w:rsidRPr="00A526D5" w:rsidRDefault="00B06E63" w:rsidP="00B06E63">
            <w:pPr>
              <w:widowControl w:val="0"/>
              <w:tabs>
                <w:tab w:val="left" w:pos="180"/>
              </w:tabs>
              <w:jc w:val="both"/>
              <w:rPr>
                <w:sz w:val="28"/>
                <w:szCs w:val="28"/>
              </w:rPr>
            </w:pPr>
            <w:r>
              <w:rPr>
                <w:sz w:val="28"/>
                <w:szCs w:val="28"/>
              </w:rPr>
              <w:t>Khối lượng tối đa một tổ chức nước ngoài đươc phép mua. Đối với phiên đấu giá chọn lô bằng khối lượng chào bán</w:t>
            </w:r>
          </w:p>
        </w:tc>
      </w:tr>
      <w:tr w:rsidR="00B06E63" w:rsidRPr="00CD1498" w14:paraId="73A79FE0" w14:textId="77777777" w:rsidTr="00B06E63">
        <w:trPr>
          <w:jc w:val="center"/>
        </w:trPr>
        <w:tc>
          <w:tcPr>
            <w:tcW w:w="399" w:type="pct"/>
            <w:vAlign w:val="center"/>
          </w:tcPr>
          <w:p w14:paraId="60BE552A" w14:textId="77777777" w:rsidR="00B06E63" w:rsidRPr="00472D45" w:rsidRDefault="00B06E63" w:rsidP="00B06E63">
            <w:pPr>
              <w:numPr>
                <w:ilvl w:val="0"/>
                <w:numId w:val="72"/>
              </w:numPr>
              <w:spacing w:before="240" w:after="0"/>
              <w:jc w:val="both"/>
              <w:rPr>
                <w:sz w:val="28"/>
                <w:szCs w:val="28"/>
              </w:rPr>
            </w:pPr>
          </w:p>
        </w:tc>
        <w:tc>
          <w:tcPr>
            <w:tcW w:w="1654" w:type="pct"/>
            <w:vAlign w:val="center"/>
          </w:tcPr>
          <w:p w14:paraId="00D618AF" w14:textId="77777777" w:rsidR="00B06E63" w:rsidRDefault="00B06E63" w:rsidP="00B06E63">
            <w:pPr>
              <w:widowControl w:val="0"/>
              <w:tabs>
                <w:tab w:val="left" w:pos="180"/>
              </w:tabs>
              <w:jc w:val="both"/>
              <w:rPr>
                <w:noProof/>
                <w:sz w:val="28"/>
                <w:szCs w:val="28"/>
              </w:rPr>
            </w:pPr>
            <w:r>
              <w:rPr>
                <w:noProof/>
                <w:sz w:val="28"/>
                <w:szCs w:val="28"/>
              </w:rPr>
              <w:t>KL tối đa 1 CN TN (CP)</w:t>
            </w:r>
          </w:p>
        </w:tc>
        <w:tc>
          <w:tcPr>
            <w:tcW w:w="806" w:type="pct"/>
            <w:tcBorders>
              <w:top w:val="single" w:sz="4" w:space="0" w:color="auto"/>
              <w:bottom w:val="single" w:sz="4" w:space="0" w:color="auto"/>
            </w:tcBorders>
            <w:vAlign w:val="center"/>
          </w:tcPr>
          <w:p w14:paraId="307D9EAF" w14:textId="77777777" w:rsidR="00B06E63" w:rsidRPr="00A526D5" w:rsidRDefault="00B06E63" w:rsidP="00B06E63">
            <w:pPr>
              <w:widowControl w:val="0"/>
              <w:tabs>
                <w:tab w:val="left" w:pos="180"/>
              </w:tabs>
              <w:jc w:val="both"/>
              <w:rPr>
                <w:sz w:val="28"/>
                <w:szCs w:val="28"/>
              </w:rPr>
            </w:pPr>
            <w:r>
              <w:rPr>
                <w:sz w:val="28"/>
                <w:szCs w:val="28"/>
              </w:rPr>
              <w:t xml:space="preserve">Number </w:t>
            </w:r>
          </w:p>
        </w:tc>
        <w:tc>
          <w:tcPr>
            <w:tcW w:w="2141" w:type="pct"/>
            <w:tcBorders>
              <w:top w:val="single" w:sz="4" w:space="0" w:color="auto"/>
              <w:bottom w:val="single" w:sz="4" w:space="0" w:color="auto"/>
            </w:tcBorders>
            <w:vAlign w:val="center"/>
          </w:tcPr>
          <w:p w14:paraId="5E3D6063" w14:textId="77777777" w:rsidR="00B06E63" w:rsidRPr="00A526D5" w:rsidRDefault="00B06E63" w:rsidP="00B06E63">
            <w:pPr>
              <w:widowControl w:val="0"/>
              <w:tabs>
                <w:tab w:val="left" w:pos="180"/>
              </w:tabs>
              <w:jc w:val="both"/>
              <w:rPr>
                <w:sz w:val="28"/>
                <w:szCs w:val="28"/>
              </w:rPr>
            </w:pPr>
            <w:r>
              <w:rPr>
                <w:sz w:val="28"/>
                <w:szCs w:val="28"/>
              </w:rPr>
              <w:t>Khối lượng tối đa một cá nhân trong nước được phép mua. Đối với phiên đấu giá chọn lô bằng khối lượng chào bán</w:t>
            </w:r>
          </w:p>
        </w:tc>
      </w:tr>
      <w:tr w:rsidR="00B06E63" w:rsidRPr="00CD1498" w14:paraId="37CBDF21" w14:textId="77777777" w:rsidTr="00B06E63">
        <w:trPr>
          <w:jc w:val="center"/>
        </w:trPr>
        <w:tc>
          <w:tcPr>
            <w:tcW w:w="399" w:type="pct"/>
            <w:vAlign w:val="center"/>
          </w:tcPr>
          <w:p w14:paraId="00AD37BC" w14:textId="77777777" w:rsidR="00B06E63" w:rsidRPr="00472D45" w:rsidRDefault="00B06E63" w:rsidP="00B06E63">
            <w:pPr>
              <w:numPr>
                <w:ilvl w:val="0"/>
                <w:numId w:val="72"/>
              </w:numPr>
              <w:spacing w:before="240" w:after="0"/>
              <w:jc w:val="both"/>
              <w:rPr>
                <w:sz w:val="28"/>
                <w:szCs w:val="28"/>
              </w:rPr>
            </w:pPr>
          </w:p>
        </w:tc>
        <w:tc>
          <w:tcPr>
            <w:tcW w:w="1654" w:type="pct"/>
            <w:vAlign w:val="center"/>
          </w:tcPr>
          <w:p w14:paraId="103FD562" w14:textId="77777777" w:rsidR="00B06E63" w:rsidRDefault="00B06E63" w:rsidP="00B06E63">
            <w:pPr>
              <w:widowControl w:val="0"/>
              <w:tabs>
                <w:tab w:val="left" w:pos="180"/>
              </w:tabs>
              <w:jc w:val="both"/>
              <w:rPr>
                <w:noProof/>
                <w:sz w:val="28"/>
                <w:szCs w:val="28"/>
              </w:rPr>
            </w:pPr>
            <w:r>
              <w:rPr>
                <w:noProof/>
                <w:sz w:val="28"/>
                <w:szCs w:val="28"/>
              </w:rPr>
              <w:t>KL tối đa 1 CN NN (CP)</w:t>
            </w:r>
          </w:p>
        </w:tc>
        <w:tc>
          <w:tcPr>
            <w:tcW w:w="806" w:type="pct"/>
            <w:tcBorders>
              <w:top w:val="single" w:sz="4" w:space="0" w:color="auto"/>
              <w:bottom w:val="single" w:sz="4" w:space="0" w:color="auto"/>
            </w:tcBorders>
            <w:vAlign w:val="center"/>
          </w:tcPr>
          <w:p w14:paraId="7BE9B8E9" w14:textId="77777777" w:rsidR="00B06E63" w:rsidRPr="00472D45" w:rsidRDefault="00B06E63" w:rsidP="00B06E63">
            <w:pPr>
              <w:widowControl w:val="0"/>
              <w:tabs>
                <w:tab w:val="left" w:pos="180"/>
              </w:tabs>
              <w:jc w:val="both"/>
              <w:rPr>
                <w:sz w:val="28"/>
                <w:szCs w:val="28"/>
                <w:lang w:val="vi-VN"/>
              </w:rPr>
            </w:pPr>
            <w:r>
              <w:rPr>
                <w:sz w:val="28"/>
                <w:szCs w:val="28"/>
              </w:rPr>
              <w:t xml:space="preserve">Number </w:t>
            </w:r>
          </w:p>
        </w:tc>
        <w:tc>
          <w:tcPr>
            <w:tcW w:w="2141" w:type="pct"/>
            <w:tcBorders>
              <w:top w:val="single" w:sz="4" w:space="0" w:color="auto"/>
              <w:bottom w:val="single" w:sz="4" w:space="0" w:color="auto"/>
            </w:tcBorders>
            <w:vAlign w:val="center"/>
          </w:tcPr>
          <w:p w14:paraId="5067C3B5" w14:textId="77777777" w:rsidR="00B06E63" w:rsidRPr="00472D45" w:rsidRDefault="00B06E63" w:rsidP="00B06E63">
            <w:pPr>
              <w:widowControl w:val="0"/>
              <w:tabs>
                <w:tab w:val="left" w:pos="180"/>
              </w:tabs>
              <w:jc w:val="both"/>
              <w:rPr>
                <w:sz w:val="28"/>
                <w:szCs w:val="28"/>
                <w:lang w:val="vi-VN"/>
              </w:rPr>
            </w:pPr>
            <w:r>
              <w:rPr>
                <w:sz w:val="28"/>
                <w:szCs w:val="28"/>
              </w:rPr>
              <w:t>Khối lượng tối đa một cá nhân nước ngoài được phép mua. Đối với phiên đấu giá chọn lô bằng khối lượng chào bán</w:t>
            </w:r>
          </w:p>
        </w:tc>
      </w:tr>
      <w:tr w:rsidR="00B06E63" w:rsidRPr="00CD1498" w14:paraId="6F0A6592" w14:textId="77777777" w:rsidTr="00B06E63">
        <w:trPr>
          <w:jc w:val="center"/>
        </w:trPr>
        <w:tc>
          <w:tcPr>
            <w:tcW w:w="399" w:type="pct"/>
            <w:vAlign w:val="center"/>
          </w:tcPr>
          <w:p w14:paraId="233BCFCE" w14:textId="77777777" w:rsidR="00B06E63" w:rsidRPr="00472D45" w:rsidRDefault="00B06E63" w:rsidP="00B06E63">
            <w:pPr>
              <w:numPr>
                <w:ilvl w:val="0"/>
                <w:numId w:val="72"/>
              </w:numPr>
              <w:spacing w:before="240" w:after="0"/>
              <w:jc w:val="both"/>
              <w:rPr>
                <w:sz w:val="28"/>
                <w:szCs w:val="28"/>
              </w:rPr>
            </w:pPr>
          </w:p>
        </w:tc>
        <w:tc>
          <w:tcPr>
            <w:tcW w:w="1654" w:type="pct"/>
            <w:vAlign w:val="center"/>
          </w:tcPr>
          <w:p w14:paraId="489FCB02" w14:textId="77777777" w:rsidR="00B06E63" w:rsidRDefault="00B06E63" w:rsidP="00B06E63">
            <w:pPr>
              <w:widowControl w:val="0"/>
              <w:tabs>
                <w:tab w:val="left" w:pos="180"/>
              </w:tabs>
              <w:jc w:val="both"/>
              <w:rPr>
                <w:noProof/>
                <w:sz w:val="28"/>
                <w:szCs w:val="28"/>
              </w:rPr>
            </w:pPr>
            <w:r>
              <w:rPr>
                <w:noProof/>
                <w:sz w:val="28"/>
                <w:szCs w:val="28"/>
              </w:rPr>
              <w:t xml:space="preserve">Tiền tệ </w:t>
            </w:r>
          </w:p>
        </w:tc>
        <w:tc>
          <w:tcPr>
            <w:tcW w:w="806" w:type="pct"/>
            <w:tcBorders>
              <w:top w:val="single" w:sz="4" w:space="0" w:color="auto"/>
              <w:bottom w:val="single" w:sz="4" w:space="0" w:color="auto"/>
            </w:tcBorders>
            <w:vAlign w:val="center"/>
          </w:tcPr>
          <w:p w14:paraId="353BD5E8" w14:textId="77777777" w:rsidR="00B06E63" w:rsidRPr="003F53B2" w:rsidRDefault="00B06E63" w:rsidP="00B06E63">
            <w:pPr>
              <w:widowControl w:val="0"/>
              <w:tabs>
                <w:tab w:val="left" w:pos="180"/>
              </w:tabs>
              <w:jc w:val="both"/>
              <w:rPr>
                <w:sz w:val="28"/>
                <w:szCs w:val="28"/>
              </w:rPr>
            </w:pPr>
            <w:r>
              <w:rPr>
                <w:sz w:val="28"/>
                <w:szCs w:val="28"/>
              </w:rPr>
              <w:t xml:space="preserve">Combobox </w:t>
            </w:r>
          </w:p>
        </w:tc>
        <w:tc>
          <w:tcPr>
            <w:tcW w:w="2141" w:type="pct"/>
            <w:tcBorders>
              <w:top w:val="single" w:sz="4" w:space="0" w:color="auto"/>
              <w:bottom w:val="single" w:sz="4" w:space="0" w:color="auto"/>
            </w:tcBorders>
            <w:vAlign w:val="center"/>
          </w:tcPr>
          <w:p w14:paraId="5389F860" w14:textId="77777777" w:rsidR="00B06E63" w:rsidRPr="003F53B2" w:rsidRDefault="00B06E63" w:rsidP="00B06E63">
            <w:pPr>
              <w:widowControl w:val="0"/>
              <w:tabs>
                <w:tab w:val="left" w:pos="180"/>
              </w:tabs>
              <w:jc w:val="both"/>
              <w:rPr>
                <w:sz w:val="28"/>
                <w:szCs w:val="28"/>
              </w:rPr>
            </w:pPr>
            <w:r>
              <w:rPr>
                <w:sz w:val="28"/>
                <w:szCs w:val="28"/>
              </w:rPr>
              <w:t xml:space="preserve">Gồm: VND và USD </w:t>
            </w:r>
          </w:p>
        </w:tc>
      </w:tr>
      <w:tr w:rsidR="00B06E63" w:rsidRPr="00CD1498" w14:paraId="5EF84E77" w14:textId="77777777" w:rsidTr="00B06E63">
        <w:trPr>
          <w:jc w:val="center"/>
        </w:trPr>
        <w:tc>
          <w:tcPr>
            <w:tcW w:w="399" w:type="pct"/>
            <w:vAlign w:val="center"/>
          </w:tcPr>
          <w:p w14:paraId="7CE7850D" w14:textId="77777777" w:rsidR="00B06E63" w:rsidRPr="00472D45" w:rsidRDefault="00B06E63" w:rsidP="00B06E63">
            <w:pPr>
              <w:numPr>
                <w:ilvl w:val="0"/>
                <w:numId w:val="72"/>
              </w:numPr>
              <w:spacing w:before="240" w:after="0"/>
              <w:jc w:val="both"/>
              <w:rPr>
                <w:sz w:val="28"/>
                <w:szCs w:val="28"/>
              </w:rPr>
            </w:pPr>
          </w:p>
        </w:tc>
        <w:tc>
          <w:tcPr>
            <w:tcW w:w="1654" w:type="pct"/>
            <w:vAlign w:val="center"/>
          </w:tcPr>
          <w:p w14:paraId="58E83D08" w14:textId="77777777" w:rsidR="00B06E63" w:rsidRDefault="00B06E63" w:rsidP="00B06E63">
            <w:pPr>
              <w:widowControl w:val="0"/>
              <w:tabs>
                <w:tab w:val="left" w:pos="180"/>
              </w:tabs>
              <w:jc w:val="both"/>
              <w:rPr>
                <w:noProof/>
                <w:sz w:val="28"/>
                <w:szCs w:val="28"/>
              </w:rPr>
            </w:pPr>
            <w:r>
              <w:rPr>
                <w:noProof/>
                <w:sz w:val="28"/>
                <w:szCs w:val="28"/>
              </w:rPr>
              <w:t xml:space="preserve"> Số mức giá</w:t>
            </w:r>
          </w:p>
        </w:tc>
        <w:tc>
          <w:tcPr>
            <w:tcW w:w="806" w:type="pct"/>
            <w:tcBorders>
              <w:top w:val="single" w:sz="4" w:space="0" w:color="auto"/>
              <w:bottom w:val="single" w:sz="4" w:space="0" w:color="auto"/>
            </w:tcBorders>
            <w:vAlign w:val="center"/>
          </w:tcPr>
          <w:p w14:paraId="607A38BE" w14:textId="77777777" w:rsidR="00B06E63" w:rsidRPr="003F53B2" w:rsidRDefault="00B06E63" w:rsidP="00B06E63">
            <w:pPr>
              <w:widowControl w:val="0"/>
              <w:tabs>
                <w:tab w:val="left" w:pos="180"/>
              </w:tabs>
              <w:jc w:val="both"/>
              <w:rPr>
                <w:sz w:val="28"/>
                <w:szCs w:val="28"/>
              </w:rPr>
            </w:pPr>
            <w:r>
              <w:rPr>
                <w:sz w:val="28"/>
                <w:szCs w:val="28"/>
              </w:rPr>
              <w:t>Textbox</w:t>
            </w:r>
          </w:p>
        </w:tc>
        <w:tc>
          <w:tcPr>
            <w:tcW w:w="2141" w:type="pct"/>
            <w:tcBorders>
              <w:top w:val="single" w:sz="4" w:space="0" w:color="auto"/>
              <w:bottom w:val="single" w:sz="4" w:space="0" w:color="auto"/>
            </w:tcBorders>
            <w:vAlign w:val="center"/>
          </w:tcPr>
          <w:p w14:paraId="4BDFACE3" w14:textId="77777777" w:rsidR="00B06E63" w:rsidRPr="003F53B2" w:rsidRDefault="00B06E63" w:rsidP="00B06E63">
            <w:pPr>
              <w:widowControl w:val="0"/>
              <w:tabs>
                <w:tab w:val="left" w:pos="180"/>
              </w:tabs>
              <w:jc w:val="both"/>
              <w:rPr>
                <w:sz w:val="28"/>
                <w:szCs w:val="28"/>
              </w:rPr>
            </w:pPr>
            <w:r>
              <w:rPr>
                <w:sz w:val="28"/>
                <w:szCs w:val="28"/>
              </w:rPr>
              <w:t>Số  mức giá nhà đầu tư có thể đặt mua. Trường hợp đấu giá chọn lô mặc định là 1</w:t>
            </w:r>
          </w:p>
        </w:tc>
      </w:tr>
      <w:tr w:rsidR="00B06E63" w:rsidRPr="00CD1498" w14:paraId="19C5F5E4" w14:textId="77777777" w:rsidTr="00B06E63">
        <w:trPr>
          <w:jc w:val="center"/>
        </w:trPr>
        <w:tc>
          <w:tcPr>
            <w:tcW w:w="399" w:type="pct"/>
            <w:vAlign w:val="center"/>
          </w:tcPr>
          <w:p w14:paraId="76E70870" w14:textId="77777777" w:rsidR="00B06E63" w:rsidRPr="00472D45" w:rsidRDefault="00B06E63" w:rsidP="00B06E63">
            <w:pPr>
              <w:numPr>
                <w:ilvl w:val="0"/>
                <w:numId w:val="72"/>
              </w:numPr>
              <w:spacing w:before="240" w:after="0"/>
              <w:jc w:val="both"/>
              <w:rPr>
                <w:sz w:val="28"/>
                <w:szCs w:val="28"/>
              </w:rPr>
            </w:pPr>
          </w:p>
        </w:tc>
        <w:tc>
          <w:tcPr>
            <w:tcW w:w="1654" w:type="pct"/>
            <w:vAlign w:val="center"/>
          </w:tcPr>
          <w:p w14:paraId="183BAF65" w14:textId="77777777" w:rsidR="00B06E63" w:rsidRDefault="00B06E63" w:rsidP="00B06E63">
            <w:pPr>
              <w:widowControl w:val="0"/>
              <w:tabs>
                <w:tab w:val="left" w:pos="180"/>
              </w:tabs>
              <w:jc w:val="both"/>
              <w:rPr>
                <w:noProof/>
                <w:sz w:val="28"/>
                <w:szCs w:val="28"/>
              </w:rPr>
            </w:pPr>
            <w:r>
              <w:rPr>
                <w:noProof/>
                <w:sz w:val="28"/>
                <w:szCs w:val="28"/>
              </w:rPr>
              <w:t xml:space="preserve"> Thời hạn nộp phiếu</w:t>
            </w:r>
          </w:p>
        </w:tc>
        <w:tc>
          <w:tcPr>
            <w:tcW w:w="806" w:type="pct"/>
            <w:tcBorders>
              <w:top w:val="single" w:sz="4" w:space="0" w:color="auto"/>
              <w:bottom w:val="single" w:sz="4" w:space="0" w:color="auto"/>
            </w:tcBorders>
            <w:vAlign w:val="center"/>
          </w:tcPr>
          <w:p w14:paraId="44C46F29" w14:textId="77777777" w:rsidR="00B06E63" w:rsidRPr="003F53B2" w:rsidRDefault="00B06E63" w:rsidP="00B06E63">
            <w:pPr>
              <w:widowControl w:val="0"/>
              <w:tabs>
                <w:tab w:val="left" w:pos="180"/>
              </w:tabs>
              <w:jc w:val="both"/>
              <w:rPr>
                <w:sz w:val="28"/>
                <w:szCs w:val="28"/>
              </w:rPr>
            </w:pPr>
            <w:r>
              <w:rPr>
                <w:sz w:val="28"/>
                <w:szCs w:val="28"/>
              </w:rPr>
              <w:t xml:space="preserve">Date </w:t>
            </w:r>
          </w:p>
        </w:tc>
        <w:tc>
          <w:tcPr>
            <w:tcW w:w="2141" w:type="pct"/>
            <w:tcBorders>
              <w:top w:val="single" w:sz="4" w:space="0" w:color="auto"/>
              <w:bottom w:val="single" w:sz="4" w:space="0" w:color="auto"/>
            </w:tcBorders>
            <w:vAlign w:val="center"/>
          </w:tcPr>
          <w:p w14:paraId="3EE95DF2" w14:textId="77777777" w:rsidR="00B06E63" w:rsidRPr="00472D45" w:rsidRDefault="00B06E63" w:rsidP="00B06E63">
            <w:pPr>
              <w:widowControl w:val="0"/>
              <w:tabs>
                <w:tab w:val="left" w:pos="180"/>
              </w:tabs>
              <w:jc w:val="both"/>
              <w:rPr>
                <w:sz w:val="28"/>
                <w:szCs w:val="28"/>
                <w:lang w:val="vi-VN"/>
              </w:rPr>
            </w:pPr>
            <w:r>
              <w:rPr>
                <w:sz w:val="28"/>
                <w:szCs w:val="28"/>
              </w:rPr>
              <w:t xml:space="preserve">Cho phép nhập hoặc chọn thời gian từ icon lịch trên hệ thống.  nhỏ hơn thời gian tổ chức </w:t>
            </w:r>
          </w:p>
        </w:tc>
      </w:tr>
      <w:tr w:rsidR="00B06E63" w:rsidRPr="00CD1498" w14:paraId="07E71CC9" w14:textId="77777777" w:rsidTr="00B06E63">
        <w:trPr>
          <w:jc w:val="center"/>
        </w:trPr>
        <w:tc>
          <w:tcPr>
            <w:tcW w:w="399" w:type="pct"/>
            <w:vAlign w:val="center"/>
          </w:tcPr>
          <w:p w14:paraId="5A76F1A9" w14:textId="77777777" w:rsidR="00B06E63" w:rsidRPr="00472D45" w:rsidRDefault="00B06E63" w:rsidP="00B06E63">
            <w:pPr>
              <w:numPr>
                <w:ilvl w:val="0"/>
                <w:numId w:val="72"/>
              </w:numPr>
              <w:spacing w:before="240" w:after="0"/>
              <w:jc w:val="both"/>
              <w:rPr>
                <w:sz w:val="28"/>
                <w:szCs w:val="28"/>
              </w:rPr>
            </w:pPr>
          </w:p>
        </w:tc>
        <w:tc>
          <w:tcPr>
            <w:tcW w:w="1654" w:type="pct"/>
            <w:vAlign w:val="center"/>
          </w:tcPr>
          <w:p w14:paraId="2021C553" w14:textId="77777777" w:rsidR="00B06E63" w:rsidRDefault="00B06E63" w:rsidP="00B06E63">
            <w:pPr>
              <w:widowControl w:val="0"/>
              <w:tabs>
                <w:tab w:val="left" w:pos="180"/>
              </w:tabs>
              <w:jc w:val="both"/>
              <w:rPr>
                <w:noProof/>
                <w:sz w:val="28"/>
                <w:szCs w:val="28"/>
              </w:rPr>
            </w:pPr>
            <w:r>
              <w:rPr>
                <w:noProof/>
                <w:sz w:val="28"/>
                <w:szCs w:val="28"/>
              </w:rPr>
              <w:t>TG thanh toán: Từ ngày... đến ngày...</w:t>
            </w:r>
          </w:p>
        </w:tc>
        <w:tc>
          <w:tcPr>
            <w:tcW w:w="806" w:type="pct"/>
            <w:tcBorders>
              <w:top w:val="single" w:sz="4" w:space="0" w:color="auto"/>
              <w:bottom w:val="single" w:sz="4" w:space="0" w:color="auto"/>
            </w:tcBorders>
            <w:vAlign w:val="center"/>
          </w:tcPr>
          <w:p w14:paraId="4A9BCE54" w14:textId="77777777" w:rsidR="00B06E63" w:rsidRPr="003F53B2" w:rsidRDefault="00B06E63" w:rsidP="00B06E63">
            <w:pPr>
              <w:widowControl w:val="0"/>
              <w:tabs>
                <w:tab w:val="left" w:pos="180"/>
              </w:tabs>
              <w:jc w:val="both"/>
              <w:rPr>
                <w:sz w:val="28"/>
                <w:szCs w:val="28"/>
              </w:rPr>
            </w:pPr>
            <w:r>
              <w:rPr>
                <w:sz w:val="28"/>
                <w:szCs w:val="28"/>
              </w:rPr>
              <w:t>Date</w:t>
            </w:r>
          </w:p>
        </w:tc>
        <w:tc>
          <w:tcPr>
            <w:tcW w:w="2141" w:type="pct"/>
            <w:tcBorders>
              <w:top w:val="single" w:sz="4" w:space="0" w:color="auto"/>
              <w:bottom w:val="single" w:sz="4" w:space="0" w:color="auto"/>
            </w:tcBorders>
            <w:vAlign w:val="center"/>
          </w:tcPr>
          <w:p w14:paraId="564749CD" w14:textId="77777777" w:rsidR="00B06E63" w:rsidRPr="003F53B2" w:rsidRDefault="00B06E63" w:rsidP="00B06E63">
            <w:pPr>
              <w:widowControl w:val="0"/>
              <w:tabs>
                <w:tab w:val="left" w:pos="180"/>
              </w:tabs>
              <w:jc w:val="both"/>
              <w:rPr>
                <w:sz w:val="28"/>
                <w:szCs w:val="28"/>
              </w:rPr>
            </w:pPr>
            <w:r>
              <w:rPr>
                <w:sz w:val="28"/>
                <w:szCs w:val="28"/>
              </w:rPr>
              <w:t>Thời gian thanh toán, lớn hơn thời gian tổ chức. Cho phép nhập hoặc chọn thời gian từ icon lịch trên hệ thống</w:t>
            </w:r>
          </w:p>
        </w:tc>
      </w:tr>
      <w:tr w:rsidR="00B06E63" w:rsidRPr="00CD1498" w14:paraId="30F45E3D" w14:textId="77777777" w:rsidTr="00B06E63">
        <w:trPr>
          <w:jc w:val="center"/>
        </w:trPr>
        <w:tc>
          <w:tcPr>
            <w:tcW w:w="399" w:type="pct"/>
            <w:vAlign w:val="center"/>
          </w:tcPr>
          <w:p w14:paraId="4848004B" w14:textId="77777777" w:rsidR="00B06E63" w:rsidRPr="00472D45" w:rsidRDefault="00B06E63" w:rsidP="00B06E63">
            <w:pPr>
              <w:numPr>
                <w:ilvl w:val="0"/>
                <w:numId w:val="72"/>
              </w:numPr>
              <w:spacing w:before="240" w:after="0"/>
              <w:jc w:val="both"/>
              <w:rPr>
                <w:sz w:val="28"/>
                <w:szCs w:val="28"/>
              </w:rPr>
            </w:pPr>
          </w:p>
        </w:tc>
        <w:tc>
          <w:tcPr>
            <w:tcW w:w="1654" w:type="pct"/>
            <w:vAlign w:val="center"/>
          </w:tcPr>
          <w:p w14:paraId="0D401CB5" w14:textId="77777777" w:rsidR="00B06E63" w:rsidRDefault="00B06E63" w:rsidP="00B06E63">
            <w:pPr>
              <w:widowControl w:val="0"/>
              <w:tabs>
                <w:tab w:val="left" w:pos="180"/>
              </w:tabs>
              <w:jc w:val="both"/>
              <w:rPr>
                <w:noProof/>
                <w:sz w:val="28"/>
                <w:szCs w:val="28"/>
              </w:rPr>
            </w:pPr>
            <w:r>
              <w:rPr>
                <w:noProof/>
                <w:sz w:val="28"/>
                <w:szCs w:val="28"/>
              </w:rPr>
              <w:t>TG trả tiền đặt cọc từ ngày ... đến ngày...</w:t>
            </w:r>
          </w:p>
        </w:tc>
        <w:tc>
          <w:tcPr>
            <w:tcW w:w="806" w:type="pct"/>
            <w:tcBorders>
              <w:top w:val="single" w:sz="4" w:space="0" w:color="auto"/>
              <w:bottom w:val="single" w:sz="4" w:space="0" w:color="auto"/>
            </w:tcBorders>
            <w:vAlign w:val="center"/>
          </w:tcPr>
          <w:p w14:paraId="6F9A0EF6" w14:textId="77777777" w:rsidR="00B06E63" w:rsidRPr="003F53B2" w:rsidRDefault="00B06E63" w:rsidP="00B06E63">
            <w:pPr>
              <w:widowControl w:val="0"/>
              <w:tabs>
                <w:tab w:val="left" w:pos="180"/>
              </w:tabs>
              <w:jc w:val="both"/>
              <w:rPr>
                <w:sz w:val="28"/>
                <w:szCs w:val="28"/>
              </w:rPr>
            </w:pPr>
            <w:r>
              <w:rPr>
                <w:sz w:val="28"/>
                <w:szCs w:val="28"/>
              </w:rPr>
              <w:t xml:space="preserve">Date </w:t>
            </w:r>
          </w:p>
        </w:tc>
        <w:tc>
          <w:tcPr>
            <w:tcW w:w="2141" w:type="pct"/>
            <w:tcBorders>
              <w:top w:val="single" w:sz="4" w:space="0" w:color="auto"/>
              <w:bottom w:val="single" w:sz="4" w:space="0" w:color="auto"/>
            </w:tcBorders>
            <w:vAlign w:val="center"/>
          </w:tcPr>
          <w:p w14:paraId="043CF0F3" w14:textId="77777777" w:rsidR="00B06E63" w:rsidRPr="003F53B2" w:rsidRDefault="00B06E63" w:rsidP="00B06E63">
            <w:pPr>
              <w:widowControl w:val="0"/>
              <w:tabs>
                <w:tab w:val="left" w:pos="180"/>
              </w:tabs>
              <w:jc w:val="both"/>
              <w:rPr>
                <w:sz w:val="28"/>
                <w:szCs w:val="28"/>
              </w:rPr>
            </w:pPr>
            <w:r>
              <w:rPr>
                <w:sz w:val="28"/>
                <w:szCs w:val="28"/>
              </w:rPr>
              <w:t>Thời gian trả tiền đặt cọc sau khi đăng kí nhà đầu tư. Cho phép nhập hoặc chọn thời gian từ icon lịch trên hệ thống</w:t>
            </w:r>
          </w:p>
        </w:tc>
      </w:tr>
      <w:tr w:rsidR="00B06E63" w:rsidRPr="00CD1498" w14:paraId="2AB12C19" w14:textId="77777777" w:rsidTr="00B06E63">
        <w:trPr>
          <w:jc w:val="center"/>
        </w:trPr>
        <w:tc>
          <w:tcPr>
            <w:tcW w:w="399" w:type="pct"/>
            <w:vAlign w:val="center"/>
          </w:tcPr>
          <w:p w14:paraId="29D01A56" w14:textId="77777777" w:rsidR="00B06E63" w:rsidRPr="00472D45" w:rsidRDefault="00B06E63" w:rsidP="00B06E63">
            <w:pPr>
              <w:numPr>
                <w:ilvl w:val="0"/>
                <w:numId w:val="72"/>
              </w:numPr>
              <w:spacing w:before="240" w:after="0"/>
              <w:jc w:val="both"/>
              <w:rPr>
                <w:sz w:val="28"/>
                <w:szCs w:val="28"/>
              </w:rPr>
            </w:pPr>
          </w:p>
        </w:tc>
        <w:tc>
          <w:tcPr>
            <w:tcW w:w="1654" w:type="pct"/>
            <w:vAlign w:val="center"/>
          </w:tcPr>
          <w:p w14:paraId="2F8F165B" w14:textId="77777777" w:rsidR="00B06E63" w:rsidRDefault="00B06E63" w:rsidP="00B06E63">
            <w:pPr>
              <w:widowControl w:val="0"/>
              <w:tabs>
                <w:tab w:val="left" w:pos="180"/>
              </w:tabs>
              <w:jc w:val="both"/>
              <w:rPr>
                <w:noProof/>
                <w:sz w:val="28"/>
                <w:szCs w:val="28"/>
              </w:rPr>
            </w:pPr>
            <w:r>
              <w:rPr>
                <w:noProof/>
                <w:sz w:val="28"/>
                <w:szCs w:val="28"/>
              </w:rPr>
              <w:t xml:space="preserve">Thời gian đăng kí từ ngày đến ngày </w:t>
            </w:r>
          </w:p>
        </w:tc>
        <w:tc>
          <w:tcPr>
            <w:tcW w:w="806" w:type="pct"/>
            <w:tcBorders>
              <w:top w:val="single" w:sz="4" w:space="0" w:color="auto"/>
              <w:bottom w:val="single" w:sz="4" w:space="0" w:color="auto"/>
            </w:tcBorders>
            <w:vAlign w:val="center"/>
          </w:tcPr>
          <w:p w14:paraId="1F5974FB" w14:textId="77777777" w:rsidR="00B06E63" w:rsidRPr="003F53B2" w:rsidRDefault="00B06E63" w:rsidP="00B06E63">
            <w:pPr>
              <w:widowControl w:val="0"/>
              <w:tabs>
                <w:tab w:val="left" w:pos="180"/>
              </w:tabs>
              <w:jc w:val="both"/>
              <w:rPr>
                <w:sz w:val="28"/>
                <w:szCs w:val="28"/>
              </w:rPr>
            </w:pPr>
            <w:r>
              <w:rPr>
                <w:sz w:val="28"/>
                <w:szCs w:val="28"/>
              </w:rPr>
              <w:t xml:space="preserve">Date </w:t>
            </w:r>
          </w:p>
        </w:tc>
        <w:tc>
          <w:tcPr>
            <w:tcW w:w="2141" w:type="pct"/>
            <w:tcBorders>
              <w:top w:val="single" w:sz="4" w:space="0" w:color="auto"/>
              <w:bottom w:val="single" w:sz="4" w:space="0" w:color="auto"/>
            </w:tcBorders>
            <w:vAlign w:val="center"/>
          </w:tcPr>
          <w:p w14:paraId="45E98571" w14:textId="77777777" w:rsidR="00B06E63" w:rsidRPr="003F53B2" w:rsidRDefault="00B06E63" w:rsidP="00B06E63">
            <w:pPr>
              <w:widowControl w:val="0"/>
              <w:tabs>
                <w:tab w:val="left" w:pos="180"/>
              </w:tabs>
              <w:jc w:val="both"/>
              <w:rPr>
                <w:sz w:val="28"/>
                <w:szCs w:val="28"/>
              </w:rPr>
            </w:pPr>
            <w:r>
              <w:rPr>
                <w:sz w:val="28"/>
                <w:szCs w:val="28"/>
              </w:rPr>
              <w:t xml:space="preserve">Thời gian đăng kí nhỏ hơn thời gian tổ chức </w:t>
            </w:r>
          </w:p>
        </w:tc>
      </w:tr>
      <w:tr w:rsidR="00B06E63" w:rsidRPr="00CD1498" w14:paraId="285DDF5A" w14:textId="77777777" w:rsidTr="00B06E63">
        <w:trPr>
          <w:jc w:val="center"/>
        </w:trPr>
        <w:tc>
          <w:tcPr>
            <w:tcW w:w="399" w:type="pct"/>
            <w:vAlign w:val="center"/>
          </w:tcPr>
          <w:p w14:paraId="69F59212" w14:textId="77777777" w:rsidR="00B06E63" w:rsidRPr="00472D45" w:rsidRDefault="00B06E63" w:rsidP="00B06E63">
            <w:pPr>
              <w:numPr>
                <w:ilvl w:val="0"/>
                <w:numId w:val="72"/>
              </w:numPr>
              <w:spacing w:before="240" w:after="0"/>
              <w:jc w:val="both"/>
              <w:rPr>
                <w:sz w:val="28"/>
                <w:szCs w:val="28"/>
              </w:rPr>
            </w:pPr>
          </w:p>
        </w:tc>
        <w:tc>
          <w:tcPr>
            <w:tcW w:w="1654" w:type="pct"/>
            <w:vAlign w:val="center"/>
          </w:tcPr>
          <w:p w14:paraId="0CF1B853" w14:textId="77777777" w:rsidR="00B06E63" w:rsidRDefault="00B06E63" w:rsidP="00B06E63">
            <w:pPr>
              <w:widowControl w:val="0"/>
              <w:tabs>
                <w:tab w:val="left" w:pos="180"/>
              </w:tabs>
              <w:jc w:val="both"/>
              <w:rPr>
                <w:noProof/>
                <w:sz w:val="28"/>
                <w:szCs w:val="28"/>
              </w:rPr>
            </w:pPr>
            <w:r>
              <w:rPr>
                <w:noProof/>
                <w:sz w:val="28"/>
                <w:szCs w:val="28"/>
              </w:rPr>
              <w:t>Bước giá</w:t>
            </w:r>
          </w:p>
        </w:tc>
        <w:tc>
          <w:tcPr>
            <w:tcW w:w="806" w:type="pct"/>
            <w:tcBorders>
              <w:top w:val="single" w:sz="4" w:space="0" w:color="auto"/>
              <w:bottom w:val="single" w:sz="4" w:space="0" w:color="auto"/>
            </w:tcBorders>
            <w:vAlign w:val="center"/>
          </w:tcPr>
          <w:p w14:paraId="3038FE54" w14:textId="77777777" w:rsidR="00B06E63" w:rsidRPr="003F53B2" w:rsidRDefault="00B06E63" w:rsidP="00B06E63">
            <w:pPr>
              <w:widowControl w:val="0"/>
              <w:tabs>
                <w:tab w:val="left" w:pos="180"/>
              </w:tabs>
              <w:jc w:val="both"/>
              <w:rPr>
                <w:sz w:val="28"/>
                <w:szCs w:val="28"/>
              </w:rPr>
            </w:pPr>
            <w:r>
              <w:rPr>
                <w:sz w:val="28"/>
                <w:szCs w:val="28"/>
              </w:rPr>
              <w:t xml:space="preserve">Number </w:t>
            </w:r>
          </w:p>
        </w:tc>
        <w:tc>
          <w:tcPr>
            <w:tcW w:w="2141" w:type="pct"/>
            <w:tcBorders>
              <w:top w:val="single" w:sz="4" w:space="0" w:color="auto"/>
              <w:bottom w:val="single" w:sz="4" w:space="0" w:color="auto"/>
            </w:tcBorders>
            <w:vAlign w:val="center"/>
          </w:tcPr>
          <w:p w14:paraId="15819C82" w14:textId="77777777" w:rsidR="00B06E63" w:rsidRPr="003F53B2" w:rsidRDefault="00B06E63" w:rsidP="00B06E63">
            <w:pPr>
              <w:widowControl w:val="0"/>
              <w:tabs>
                <w:tab w:val="left" w:pos="180"/>
              </w:tabs>
              <w:jc w:val="both"/>
              <w:rPr>
                <w:sz w:val="28"/>
                <w:szCs w:val="28"/>
              </w:rPr>
            </w:pPr>
            <w:r>
              <w:rPr>
                <w:sz w:val="28"/>
                <w:szCs w:val="28"/>
              </w:rPr>
              <w:t>Khoảng cách giữa các mức giá đặt mua</w:t>
            </w:r>
          </w:p>
        </w:tc>
      </w:tr>
      <w:tr w:rsidR="00B06E63" w:rsidRPr="00CD1498" w14:paraId="0BF7D1EC" w14:textId="77777777" w:rsidTr="00B06E63">
        <w:trPr>
          <w:jc w:val="center"/>
        </w:trPr>
        <w:tc>
          <w:tcPr>
            <w:tcW w:w="399" w:type="pct"/>
            <w:vAlign w:val="center"/>
          </w:tcPr>
          <w:p w14:paraId="344E350C" w14:textId="77777777" w:rsidR="00B06E63" w:rsidRPr="00472D45" w:rsidRDefault="00B06E63" w:rsidP="00B06E63">
            <w:pPr>
              <w:numPr>
                <w:ilvl w:val="0"/>
                <w:numId w:val="72"/>
              </w:numPr>
              <w:spacing w:before="240" w:after="0"/>
              <w:jc w:val="both"/>
              <w:rPr>
                <w:sz w:val="28"/>
                <w:szCs w:val="28"/>
              </w:rPr>
            </w:pPr>
          </w:p>
        </w:tc>
        <w:tc>
          <w:tcPr>
            <w:tcW w:w="1654" w:type="pct"/>
            <w:vAlign w:val="center"/>
          </w:tcPr>
          <w:p w14:paraId="3755CD6D" w14:textId="77777777" w:rsidR="00B06E63" w:rsidRDefault="00B06E63" w:rsidP="00B06E63">
            <w:pPr>
              <w:widowControl w:val="0"/>
              <w:tabs>
                <w:tab w:val="left" w:pos="180"/>
              </w:tabs>
              <w:jc w:val="both"/>
              <w:rPr>
                <w:noProof/>
                <w:sz w:val="28"/>
                <w:szCs w:val="28"/>
              </w:rPr>
            </w:pPr>
            <w:r>
              <w:rPr>
                <w:noProof/>
                <w:sz w:val="28"/>
                <w:szCs w:val="28"/>
              </w:rPr>
              <w:t xml:space="preserve">Bước khối lượng </w:t>
            </w:r>
          </w:p>
        </w:tc>
        <w:tc>
          <w:tcPr>
            <w:tcW w:w="806" w:type="pct"/>
            <w:tcBorders>
              <w:top w:val="single" w:sz="4" w:space="0" w:color="auto"/>
              <w:bottom w:val="single" w:sz="4" w:space="0" w:color="auto"/>
            </w:tcBorders>
            <w:vAlign w:val="center"/>
          </w:tcPr>
          <w:p w14:paraId="71B68DAF" w14:textId="77777777" w:rsidR="00B06E63" w:rsidRPr="003F53B2" w:rsidRDefault="00B06E63" w:rsidP="00B06E63">
            <w:pPr>
              <w:widowControl w:val="0"/>
              <w:tabs>
                <w:tab w:val="left" w:pos="180"/>
              </w:tabs>
              <w:jc w:val="both"/>
              <w:rPr>
                <w:sz w:val="28"/>
                <w:szCs w:val="28"/>
              </w:rPr>
            </w:pPr>
            <w:r>
              <w:rPr>
                <w:sz w:val="28"/>
                <w:szCs w:val="28"/>
              </w:rPr>
              <w:t xml:space="preserve">Number </w:t>
            </w:r>
          </w:p>
        </w:tc>
        <w:tc>
          <w:tcPr>
            <w:tcW w:w="2141" w:type="pct"/>
            <w:tcBorders>
              <w:top w:val="single" w:sz="4" w:space="0" w:color="auto"/>
              <w:bottom w:val="single" w:sz="4" w:space="0" w:color="auto"/>
            </w:tcBorders>
            <w:vAlign w:val="center"/>
          </w:tcPr>
          <w:p w14:paraId="03667088" w14:textId="77777777" w:rsidR="00B06E63" w:rsidRPr="003F53B2" w:rsidRDefault="00B06E63" w:rsidP="00B06E63">
            <w:pPr>
              <w:widowControl w:val="0"/>
              <w:tabs>
                <w:tab w:val="left" w:pos="180"/>
              </w:tabs>
              <w:jc w:val="both"/>
              <w:rPr>
                <w:sz w:val="28"/>
                <w:szCs w:val="28"/>
              </w:rPr>
            </w:pPr>
            <w:r>
              <w:rPr>
                <w:sz w:val="28"/>
                <w:szCs w:val="28"/>
              </w:rPr>
              <w:t>Khoảng cách khối lượng đặt mua giữa các mức giá</w:t>
            </w:r>
          </w:p>
        </w:tc>
      </w:tr>
      <w:tr w:rsidR="00B06E63" w:rsidRPr="00CD1498" w14:paraId="62B27761" w14:textId="77777777" w:rsidTr="00B06E63">
        <w:trPr>
          <w:jc w:val="center"/>
        </w:trPr>
        <w:tc>
          <w:tcPr>
            <w:tcW w:w="399" w:type="pct"/>
            <w:vAlign w:val="center"/>
          </w:tcPr>
          <w:p w14:paraId="3D3D0D45" w14:textId="77777777" w:rsidR="00B06E63" w:rsidRPr="00472D45" w:rsidRDefault="00B06E63" w:rsidP="00B06E63">
            <w:pPr>
              <w:numPr>
                <w:ilvl w:val="0"/>
                <w:numId w:val="72"/>
              </w:numPr>
              <w:spacing w:before="240" w:after="0"/>
              <w:jc w:val="both"/>
              <w:rPr>
                <w:sz w:val="28"/>
                <w:szCs w:val="28"/>
              </w:rPr>
            </w:pPr>
          </w:p>
        </w:tc>
        <w:tc>
          <w:tcPr>
            <w:tcW w:w="1654" w:type="pct"/>
            <w:vAlign w:val="center"/>
          </w:tcPr>
          <w:p w14:paraId="6A32F54B" w14:textId="77777777" w:rsidR="00B06E63" w:rsidRDefault="00B06E63" w:rsidP="00B06E63">
            <w:pPr>
              <w:widowControl w:val="0"/>
              <w:tabs>
                <w:tab w:val="left" w:pos="180"/>
              </w:tabs>
              <w:jc w:val="both"/>
              <w:rPr>
                <w:noProof/>
                <w:sz w:val="28"/>
                <w:szCs w:val="28"/>
              </w:rPr>
            </w:pPr>
            <w:r>
              <w:rPr>
                <w:noProof/>
                <w:sz w:val="28"/>
                <w:szCs w:val="28"/>
              </w:rPr>
              <w:t xml:space="preserve">Điều kiện hủy </w:t>
            </w:r>
          </w:p>
        </w:tc>
        <w:tc>
          <w:tcPr>
            <w:tcW w:w="806" w:type="pct"/>
            <w:tcBorders>
              <w:top w:val="single" w:sz="4" w:space="0" w:color="auto"/>
              <w:bottom w:val="single" w:sz="4" w:space="0" w:color="auto"/>
            </w:tcBorders>
            <w:vAlign w:val="center"/>
          </w:tcPr>
          <w:p w14:paraId="3FF9274C" w14:textId="77777777" w:rsidR="00B06E63" w:rsidRPr="003F53B2" w:rsidRDefault="00B06E63" w:rsidP="00B06E63">
            <w:pPr>
              <w:widowControl w:val="0"/>
              <w:tabs>
                <w:tab w:val="left" w:pos="180"/>
              </w:tabs>
              <w:jc w:val="both"/>
              <w:rPr>
                <w:sz w:val="28"/>
                <w:szCs w:val="28"/>
              </w:rPr>
            </w:pPr>
            <w:r>
              <w:rPr>
                <w:sz w:val="28"/>
                <w:szCs w:val="28"/>
              </w:rPr>
              <w:t xml:space="preserve">Checkbox </w:t>
            </w:r>
          </w:p>
        </w:tc>
        <w:tc>
          <w:tcPr>
            <w:tcW w:w="2141" w:type="pct"/>
            <w:tcBorders>
              <w:top w:val="single" w:sz="4" w:space="0" w:color="auto"/>
              <w:bottom w:val="single" w:sz="4" w:space="0" w:color="auto"/>
            </w:tcBorders>
            <w:vAlign w:val="center"/>
          </w:tcPr>
          <w:p w14:paraId="54655B69" w14:textId="77777777" w:rsidR="00B06E63" w:rsidRDefault="00B06E63" w:rsidP="00B06E63">
            <w:pPr>
              <w:widowControl w:val="0"/>
              <w:tabs>
                <w:tab w:val="left" w:pos="180"/>
              </w:tabs>
              <w:jc w:val="both"/>
              <w:rPr>
                <w:sz w:val="28"/>
                <w:szCs w:val="28"/>
              </w:rPr>
            </w:pPr>
            <w:r>
              <w:rPr>
                <w:sz w:val="28"/>
                <w:szCs w:val="28"/>
              </w:rPr>
              <w:t>Điều kiện hủy đợt đấu giá:</w:t>
            </w:r>
          </w:p>
          <w:p w14:paraId="4F70ABF4" w14:textId="77777777" w:rsidR="00B06E63" w:rsidRDefault="00B06E63" w:rsidP="00B06E63">
            <w:pPr>
              <w:pStyle w:val="ListParagraph"/>
              <w:widowControl w:val="0"/>
              <w:numPr>
                <w:ilvl w:val="0"/>
                <w:numId w:val="15"/>
              </w:numPr>
              <w:tabs>
                <w:tab w:val="left" w:pos="180"/>
              </w:tabs>
              <w:rPr>
                <w:sz w:val="28"/>
                <w:szCs w:val="28"/>
              </w:rPr>
            </w:pPr>
            <w:r>
              <w:rPr>
                <w:sz w:val="28"/>
                <w:szCs w:val="28"/>
              </w:rPr>
              <w:t>&lt; 2 NĐT dăng kí tham gia đấu giá.</w:t>
            </w:r>
          </w:p>
          <w:p w14:paraId="30817D31" w14:textId="77777777" w:rsidR="00B06E63" w:rsidRDefault="00B06E63" w:rsidP="00B06E63">
            <w:pPr>
              <w:pStyle w:val="ListParagraph"/>
              <w:widowControl w:val="0"/>
              <w:numPr>
                <w:ilvl w:val="0"/>
                <w:numId w:val="15"/>
              </w:numPr>
              <w:tabs>
                <w:tab w:val="left" w:pos="180"/>
              </w:tabs>
              <w:rPr>
                <w:sz w:val="28"/>
                <w:szCs w:val="28"/>
              </w:rPr>
            </w:pPr>
            <w:r>
              <w:rPr>
                <w:sz w:val="28"/>
                <w:szCs w:val="28"/>
              </w:rPr>
              <w:t xml:space="preserve">&lt; 2 NĐT nộp phiếu tham dự đấu giá hợp lệ </w:t>
            </w:r>
          </w:p>
          <w:p w14:paraId="72AC9A90" w14:textId="77777777" w:rsidR="00B06E63" w:rsidRPr="003F53B2" w:rsidRDefault="00B06E63" w:rsidP="00B06E63">
            <w:pPr>
              <w:pStyle w:val="ListParagraph"/>
              <w:widowControl w:val="0"/>
              <w:numPr>
                <w:ilvl w:val="0"/>
                <w:numId w:val="15"/>
              </w:numPr>
              <w:tabs>
                <w:tab w:val="left" w:pos="180"/>
              </w:tabs>
              <w:rPr>
                <w:sz w:val="28"/>
                <w:szCs w:val="28"/>
              </w:rPr>
            </w:pPr>
            <w:r>
              <w:rPr>
                <w:sz w:val="28"/>
                <w:szCs w:val="28"/>
              </w:rPr>
              <w:t>Tổng khối lượng cổ phần đăng kí mua nhỏ hơn khối lượng cổ phần chào bán</w:t>
            </w:r>
          </w:p>
        </w:tc>
      </w:tr>
      <w:tr w:rsidR="00B06E63" w:rsidRPr="00CD1498" w14:paraId="2F13797A" w14:textId="77777777" w:rsidTr="00B06E63">
        <w:trPr>
          <w:jc w:val="center"/>
        </w:trPr>
        <w:tc>
          <w:tcPr>
            <w:tcW w:w="399" w:type="pct"/>
            <w:vAlign w:val="center"/>
          </w:tcPr>
          <w:p w14:paraId="739AA1D2" w14:textId="77777777" w:rsidR="00B06E63" w:rsidRPr="00472D45" w:rsidRDefault="00B06E63" w:rsidP="00B06E63">
            <w:pPr>
              <w:numPr>
                <w:ilvl w:val="0"/>
                <w:numId w:val="72"/>
              </w:numPr>
              <w:spacing w:before="240" w:after="0"/>
              <w:jc w:val="both"/>
              <w:rPr>
                <w:sz w:val="28"/>
                <w:szCs w:val="28"/>
              </w:rPr>
            </w:pPr>
          </w:p>
        </w:tc>
        <w:tc>
          <w:tcPr>
            <w:tcW w:w="1654" w:type="pct"/>
            <w:vAlign w:val="center"/>
          </w:tcPr>
          <w:p w14:paraId="0E3EF079" w14:textId="77777777" w:rsidR="00B06E63" w:rsidRDefault="00B06E63" w:rsidP="00B06E63">
            <w:pPr>
              <w:widowControl w:val="0"/>
              <w:tabs>
                <w:tab w:val="left" w:pos="180"/>
              </w:tabs>
              <w:jc w:val="both"/>
              <w:rPr>
                <w:noProof/>
                <w:sz w:val="28"/>
                <w:szCs w:val="28"/>
              </w:rPr>
            </w:pPr>
            <w:r>
              <w:rPr>
                <w:noProof/>
                <w:sz w:val="28"/>
                <w:szCs w:val="28"/>
              </w:rPr>
              <w:t xml:space="preserve">Ghi chú </w:t>
            </w:r>
          </w:p>
        </w:tc>
        <w:tc>
          <w:tcPr>
            <w:tcW w:w="806" w:type="pct"/>
            <w:tcBorders>
              <w:top w:val="single" w:sz="4" w:space="0" w:color="auto"/>
            </w:tcBorders>
            <w:vAlign w:val="center"/>
          </w:tcPr>
          <w:p w14:paraId="1F9C1D1D" w14:textId="77777777" w:rsidR="00B06E63" w:rsidRPr="003F53B2" w:rsidRDefault="00B06E63" w:rsidP="00B06E63">
            <w:pPr>
              <w:widowControl w:val="0"/>
              <w:tabs>
                <w:tab w:val="left" w:pos="180"/>
              </w:tabs>
              <w:jc w:val="both"/>
              <w:rPr>
                <w:sz w:val="28"/>
                <w:szCs w:val="28"/>
              </w:rPr>
            </w:pPr>
            <w:r>
              <w:rPr>
                <w:sz w:val="28"/>
                <w:szCs w:val="28"/>
              </w:rPr>
              <w:t>Textbox</w:t>
            </w:r>
          </w:p>
        </w:tc>
        <w:tc>
          <w:tcPr>
            <w:tcW w:w="2141" w:type="pct"/>
            <w:tcBorders>
              <w:top w:val="single" w:sz="4" w:space="0" w:color="auto"/>
            </w:tcBorders>
            <w:vAlign w:val="center"/>
          </w:tcPr>
          <w:p w14:paraId="43159C21" w14:textId="77777777" w:rsidR="00B06E63" w:rsidRPr="003F53B2" w:rsidRDefault="00B06E63" w:rsidP="00B06E63">
            <w:pPr>
              <w:widowControl w:val="0"/>
              <w:tabs>
                <w:tab w:val="left" w:pos="180"/>
              </w:tabs>
              <w:jc w:val="both"/>
              <w:rPr>
                <w:sz w:val="28"/>
                <w:szCs w:val="28"/>
              </w:rPr>
            </w:pPr>
            <w:r>
              <w:rPr>
                <w:sz w:val="28"/>
                <w:szCs w:val="28"/>
              </w:rPr>
              <w:t xml:space="preserve">Ghi chú </w:t>
            </w:r>
          </w:p>
        </w:tc>
      </w:tr>
    </w:tbl>
    <w:p w14:paraId="19280ED8" w14:textId="77777777" w:rsidR="00B06E63" w:rsidRPr="00993750" w:rsidRDefault="00B06E63" w:rsidP="00B06E63">
      <w:pPr>
        <w:pStyle w:val="BodyText"/>
        <w:ind w:firstLine="0"/>
        <w:rPr>
          <w:lang w:eastAsia="zh-CN"/>
        </w:rPr>
      </w:pPr>
    </w:p>
    <w:p w14:paraId="30CE3FEC" w14:textId="77777777" w:rsidR="00B06E63" w:rsidRDefault="00B06E63" w:rsidP="00B06E63">
      <w:pPr>
        <w:pStyle w:val="Heading5"/>
        <w:numPr>
          <w:ilvl w:val="4"/>
          <w:numId w:val="1"/>
        </w:numPr>
      </w:pPr>
      <w:r>
        <w:t>Tra cứu đợt đấu giá</w:t>
      </w:r>
    </w:p>
    <w:p w14:paraId="73771733" w14:textId="77777777" w:rsidR="00B06E63" w:rsidRPr="000B5789" w:rsidRDefault="00B06E63" w:rsidP="00B06E63">
      <w:pPr>
        <w:pStyle w:val="BodyText"/>
        <w:rPr>
          <w:szCs w:val="28"/>
          <w:lang w:eastAsia="zh-CN"/>
        </w:rPr>
      </w:pPr>
      <w:r w:rsidRPr="000B5789">
        <w:rPr>
          <w:b/>
          <w:szCs w:val="28"/>
          <w:lang w:eastAsia="zh-CN"/>
        </w:rPr>
        <w:t xml:space="preserve">Mục đích: </w:t>
      </w:r>
      <w:r w:rsidRPr="000B5789">
        <w:rPr>
          <w:szCs w:val="28"/>
          <w:lang w:eastAsia="zh-CN"/>
        </w:rPr>
        <w:t xml:space="preserve"> quản lý thông tin các đợt đấu giá, cho phép sửa thông tin đợt đấu giá </w:t>
      </w:r>
    </w:p>
    <w:p w14:paraId="3AC1F0E5" w14:textId="77777777" w:rsidR="00B06E63" w:rsidRPr="000B5789" w:rsidRDefault="00B06E63" w:rsidP="00B06E63">
      <w:pPr>
        <w:pStyle w:val="BodyText"/>
        <w:rPr>
          <w:szCs w:val="28"/>
        </w:rPr>
      </w:pPr>
      <w:r w:rsidRPr="000B5789">
        <w:rPr>
          <w:b/>
          <w:szCs w:val="28"/>
          <w:lang w:eastAsia="zh-CN"/>
        </w:rPr>
        <w:t>Xử lý sự kiện:</w:t>
      </w:r>
      <w:r w:rsidRPr="000B5789">
        <w:rPr>
          <w:szCs w:val="28"/>
          <w:lang w:eastAsia="zh-CN"/>
        </w:rPr>
        <w:t xml:space="preserve"> Đăng nhập vào hệ thống </w:t>
      </w:r>
      <w:r w:rsidRPr="000B5789">
        <w:rPr>
          <w:szCs w:val="28"/>
        </w:rPr>
        <w:sym w:font="Wingdings" w:char="F0E0"/>
      </w:r>
      <w:r w:rsidRPr="000B5789">
        <w:rPr>
          <w:szCs w:val="28"/>
          <w:lang w:eastAsia="zh-CN"/>
        </w:rPr>
        <w:t xml:space="preserve"> chọn menu Khai báo </w:t>
      </w:r>
      <w:r w:rsidRPr="000B5789">
        <w:rPr>
          <w:szCs w:val="28"/>
          <w:lang w:val="vi-VN"/>
        </w:rPr>
        <w:t xml:space="preserve"> </w:t>
      </w:r>
      <w:r w:rsidRPr="000B5789">
        <w:rPr>
          <w:szCs w:val="28"/>
        </w:rPr>
        <w:sym w:font="Wingdings" w:char="F0E0"/>
      </w:r>
      <w:r w:rsidRPr="000B5789">
        <w:rPr>
          <w:szCs w:val="28"/>
        </w:rPr>
        <w:t xml:space="preserve"> chọn chức năng tra cứu đợt đấu giá </w:t>
      </w:r>
      <w:r w:rsidRPr="000B5789">
        <w:rPr>
          <w:szCs w:val="28"/>
          <w:lang w:eastAsia="zh-CN"/>
        </w:rPr>
        <w:t xml:space="preserve"> </w:t>
      </w:r>
      <w:r w:rsidRPr="000B5789">
        <w:rPr>
          <w:szCs w:val="28"/>
        </w:rPr>
        <w:sym w:font="Wingdings" w:char="F0E0"/>
      </w:r>
      <w:r w:rsidRPr="000B5789">
        <w:rPr>
          <w:szCs w:val="28"/>
        </w:rPr>
        <w:t>vào màn hình tra cứu đợt đấu giá</w:t>
      </w:r>
    </w:p>
    <w:p w14:paraId="3D43544A" w14:textId="77777777" w:rsidR="00B06E63" w:rsidRPr="000B5789" w:rsidRDefault="00B06E63" w:rsidP="00B06E63">
      <w:pPr>
        <w:pStyle w:val="BodyText"/>
        <w:rPr>
          <w:b/>
          <w:szCs w:val="28"/>
        </w:rPr>
      </w:pPr>
      <w:r w:rsidRPr="000B5789">
        <w:rPr>
          <w:b/>
          <w:szCs w:val="28"/>
        </w:rPr>
        <w:t xml:space="preserve">Phân tích : </w:t>
      </w:r>
    </w:p>
    <w:p w14:paraId="5B055F37" w14:textId="77777777" w:rsidR="00B06E63" w:rsidRPr="000B5789" w:rsidRDefault="00B06E63" w:rsidP="00B06E63">
      <w:pPr>
        <w:pStyle w:val="BodyText"/>
        <w:numPr>
          <w:ilvl w:val="0"/>
          <w:numId w:val="15"/>
        </w:numPr>
        <w:rPr>
          <w:szCs w:val="28"/>
        </w:rPr>
      </w:pPr>
      <w:r w:rsidRPr="000B5789">
        <w:rPr>
          <w:szCs w:val="28"/>
        </w:rPr>
        <w:t xml:space="preserve">Hệ thống hiện thị danh sách các đợt đấu giá, bảng danh sách gồm các thông tin: </w:t>
      </w:r>
    </w:p>
    <w:p w14:paraId="7822B3FE" w14:textId="77777777" w:rsidR="00B06E63" w:rsidRPr="000B5789" w:rsidRDefault="00B06E63" w:rsidP="00B06E63">
      <w:pPr>
        <w:pStyle w:val="BodyText"/>
        <w:numPr>
          <w:ilvl w:val="0"/>
          <w:numId w:val="73"/>
        </w:numPr>
        <w:rPr>
          <w:szCs w:val="28"/>
        </w:rPr>
      </w:pPr>
      <w:r w:rsidRPr="000B5789">
        <w:rPr>
          <w:szCs w:val="28"/>
        </w:rPr>
        <w:t>Số thứ tự</w:t>
      </w:r>
    </w:p>
    <w:p w14:paraId="66601081" w14:textId="77777777" w:rsidR="00B06E63" w:rsidRPr="000B5789" w:rsidRDefault="00B06E63" w:rsidP="00B06E63">
      <w:pPr>
        <w:pStyle w:val="BodyText"/>
        <w:numPr>
          <w:ilvl w:val="0"/>
          <w:numId w:val="73"/>
        </w:numPr>
        <w:rPr>
          <w:szCs w:val="28"/>
        </w:rPr>
      </w:pPr>
      <w:r w:rsidRPr="000B5789">
        <w:rPr>
          <w:szCs w:val="28"/>
        </w:rPr>
        <w:t>Tên đợt đấu giá</w:t>
      </w:r>
    </w:p>
    <w:p w14:paraId="0E66212C" w14:textId="77777777" w:rsidR="00B06E63" w:rsidRPr="000B5789" w:rsidRDefault="00B06E63" w:rsidP="00B06E63">
      <w:pPr>
        <w:pStyle w:val="BodyText"/>
        <w:numPr>
          <w:ilvl w:val="0"/>
          <w:numId w:val="73"/>
        </w:numPr>
        <w:rPr>
          <w:szCs w:val="28"/>
        </w:rPr>
      </w:pPr>
      <w:r w:rsidRPr="000B5789">
        <w:rPr>
          <w:szCs w:val="28"/>
        </w:rPr>
        <w:t>Mã sơ cấp</w:t>
      </w:r>
    </w:p>
    <w:p w14:paraId="7F135592" w14:textId="77777777" w:rsidR="00B06E63" w:rsidRPr="000B5789" w:rsidRDefault="00B06E63" w:rsidP="00B06E63">
      <w:pPr>
        <w:pStyle w:val="BodyText"/>
        <w:numPr>
          <w:ilvl w:val="0"/>
          <w:numId w:val="73"/>
        </w:numPr>
        <w:rPr>
          <w:szCs w:val="28"/>
        </w:rPr>
      </w:pPr>
      <w:r w:rsidRPr="000B5789">
        <w:rPr>
          <w:szCs w:val="28"/>
        </w:rPr>
        <w:lastRenderedPageBreak/>
        <w:t>Loại chứng khoán</w:t>
      </w:r>
    </w:p>
    <w:p w14:paraId="23C6B1E9" w14:textId="77777777" w:rsidR="00B06E63" w:rsidRPr="000B5789" w:rsidRDefault="00B06E63" w:rsidP="00B06E63">
      <w:pPr>
        <w:pStyle w:val="BodyText"/>
        <w:numPr>
          <w:ilvl w:val="0"/>
          <w:numId w:val="73"/>
        </w:numPr>
        <w:rPr>
          <w:szCs w:val="28"/>
        </w:rPr>
      </w:pPr>
      <w:r w:rsidRPr="000B5789">
        <w:rPr>
          <w:szCs w:val="28"/>
        </w:rPr>
        <w:t>Khối lượng bán đấu giá</w:t>
      </w:r>
    </w:p>
    <w:p w14:paraId="18A3F277" w14:textId="390DCCA8" w:rsidR="00B06E63" w:rsidRPr="000B5789" w:rsidRDefault="000B5789" w:rsidP="00B06E63">
      <w:pPr>
        <w:pStyle w:val="BodyText"/>
        <w:numPr>
          <w:ilvl w:val="0"/>
          <w:numId w:val="73"/>
        </w:numPr>
        <w:rPr>
          <w:szCs w:val="28"/>
        </w:rPr>
      </w:pPr>
      <w:r>
        <w:rPr>
          <w:szCs w:val="28"/>
        </w:rPr>
        <w:t>Gía</w:t>
      </w:r>
      <w:r w:rsidR="00B06E63" w:rsidRPr="000B5789">
        <w:rPr>
          <w:szCs w:val="28"/>
        </w:rPr>
        <w:t xml:space="preserve"> khởi điểm </w:t>
      </w:r>
    </w:p>
    <w:p w14:paraId="64998942" w14:textId="77777777" w:rsidR="00B06E63" w:rsidRPr="000B5789" w:rsidRDefault="00B06E63" w:rsidP="00B06E63">
      <w:pPr>
        <w:pStyle w:val="BodyText"/>
        <w:numPr>
          <w:ilvl w:val="0"/>
          <w:numId w:val="73"/>
        </w:numPr>
        <w:rPr>
          <w:szCs w:val="28"/>
        </w:rPr>
      </w:pPr>
      <w:r w:rsidRPr="000B5789">
        <w:rPr>
          <w:szCs w:val="28"/>
        </w:rPr>
        <w:t>Ngày tổ chức</w:t>
      </w:r>
    </w:p>
    <w:p w14:paraId="7133947F" w14:textId="77777777" w:rsidR="00B06E63" w:rsidRPr="000B5789" w:rsidRDefault="00B06E63" w:rsidP="00B06E63">
      <w:pPr>
        <w:pStyle w:val="BodyText"/>
        <w:numPr>
          <w:ilvl w:val="0"/>
          <w:numId w:val="73"/>
        </w:numPr>
        <w:rPr>
          <w:szCs w:val="28"/>
        </w:rPr>
      </w:pPr>
      <w:r w:rsidRPr="000B5789">
        <w:rPr>
          <w:szCs w:val="28"/>
        </w:rPr>
        <w:t>Tính chất phiên đấu giá</w:t>
      </w:r>
    </w:p>
    <w:p w14:paraId="62D4BF13" w14:textId="77777777" w:rsidR="00B06E63" w:rsidRPr="000B5789" w:rsidRDefault="00B06E63" w:rsidP="00B06E63">
      <w:pPr>
        <w:pStyle w:val="BodyText"/>
        <w:numPr>
          <w:ilvl w:val="0"/>
          <w:numId w:val="73"/>
        </w:numPr>
        <w:rPr>
          <w:szCs w:val="28"/>
        </w:rPr>
      </w:pPr>
      <w:r w:rsidRPr="000B5789">
        <w:rPr>
          <w:szCs w:val="28"/>
        </w:rPr>
        <w:t>Trạng thái</w:t>
      </w:r>
    </w:p>
    <w:p w14:paraId="16B32E52" w14:textId="77777777" w:rsidR="00B06E63" w:rsidRPr="000B5789" w:rsidRDefault="00B06E63" w:rsidP="00B06E63">
      <w:pPr>
        <w:pStyle w:val="BodyText"/>
        <w:numPr>
          <w:ilvl w:val="0"/>
          <w:numId w:val="73"/>
        </w:numPr>
        <w:rPr>
          <w:szCs w:val="28"/>
        </w:rPr>
      </w:pPr>
      <w:r w:rsidRPr="000B5789">
        <w:rPr>
          <w:szCs w:val="28"/>
        </w:rPr>
        <w:t xml:space="preserve">Chức năng: chi tiết, sửa </w:t>
      </w:r>
    </w:p>
    <w:p w14:paraId="7304C146" w14:textId="77777777" w:rsidR="00B06E63" w:rsidRDefault="00B06E63" w:rsidP="00B06E63">
      <w:pPr>
        <w:pStyle w:val="BodyText"/>
        <w:numPr>
          <w:ilvl w:val="0"/>
          <w:numId w:val="15"/>
        </w:numPr>
        <w:rPr>
          <w:sz w:val="26"/>
          <w:szCs w:val="26"/>
        </w:rPr>
      </w:pPr>
      <w:r w:rsidRPr="000B5789">
        <w:rPr>
          <w:szCs w:val="28"/>
        </w:rPr>
        <w:t>Cho phép tìm kiếm đợt đấu giá qua các tiêu chí tìm kiếm, có chức năng  tìm kiếm nâng cao. Gồm các tiêu chí tìm kiếm</w:t>
      </w:r>
      <w:r>
        <w:rPr>
          <w:sz w:val="26"/>
          <w:szCs w:val="26"/>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
        <w:gridCol w:w="2998"/>
        <w:gridCol w:w="1461"/>
        <w:gridCol w:w="3880"/>
      </w:tblGrid>
      <w:tr w:rsidR="00B06E63" w:rsidRPr="00CD1498" w14:paraId="4E930AAA" w14:textId="77777777" w:rsidTr="00B06E63">
        <w:trPr>
          <w:tblHeader/>
          <w:jc w:val="center"/>
        </w:trPr>
        <w:tc>
          <w:tcPr>
            <w:tcW w:w="399" w:type="pct"/>
            <w:shd w:val="clear" w:color="auto" w:fill="4F81BD"/>
            <w:vAlign w:val="center"/>
          </w:tcPr>
          <w:p w14:paraId="18779132" w14:textId="77777777" w:rsidR="00B06E63" w:rsidRPr="00CD1498" w:rsidRDefault="00B06E63" w:rsidP="00B06E63">
            <w:pPr>
              <w:widowControl w:val="0"/>
              <w:tabs>
                <w:tab w:val="left" w:pos="180"/>
              </w:tabs>
              <w:jc w:val="both"/>
              <w:rPr>
                <w:b/>
                <w:noProof/>
                <w:szCs w:val="26"/>
              </w:rPr>
            </w:pPr>
            <w:r w:rsidRPr="00CD1498">
              <w:rPr>
                <w:b/>
                <w:noProof/>
                <w:szCs w:val="26"/>
              </w:rPr>
              <w:t>STT</w:t>
            </w:r>
          </w:p>
        </w:tc>
        <w:tc>
          <w:tcPr>
            <w:tcW w:w="1654" w:type="pct"/>
            <w:shd w:val="clear" w:color="auto" w:fill="4F81BD"/>
            <w:vAlign w:val="center"/>
          </w:tcPr>
          <w:p w14:paraId="3E09DAE5" w14:textId="77777777" w:rsidR="00B06E63" w:rsidRPr="00CD1498" w:rsidRDefault="00B06E63" w:rsidP="00B06E63">
            <w:pPr>
              <w:widowControl w:val="0"/>
              <w:tabs>
                <w:tab w:val="left" w:pos="180"/>
              </w:tabs>
              <w:jc w:val="both"/>
              <w:rPr>
                <w:b/>
                <w:noProof/>
                <w:szCs w:val="26"/>
              </w:rPr>
            </w:pPr>
            <w:r w:rsidRPr="00CD1498">
              <w:rPr>
                <w:b/>
                <w:noProof/>
                <w:szCs w:val="26"/>
              </w:rPr>
              <w:t>Tên trường</w:t>
            </w:r>
          </w:p>
        </w:tc>
        <w:tc>
          <w:tcPr>
            <w:tcW w:w="806" w:type="pct"/>
            <w:tcBorders>
              <w:bottom w:val="single" w:sz="4" w:space="0" w:color="auto"/>
            </w:tcBorders>
            <w:shd w:val="clear" w:color="auto" w:fill="4F81BD"/>
            <w:vAlign w:val="center"/>
          </w:tcPr>
          <w:p w14:paraId="1B1F51B8" w14:textId="77777777" w:rsidR="00B06E63" w:rsidRPr="00CD1498" w:rsidRDefault="00B06E63" w:rsidP="00B06E63">
            <w:pPr>
              <w:widowControl w:val="0"/>
              <w:tabs>
                <w:tab w:val="left" w:pos="180"/>
              </w:tabs>
              <w:jc w:val="both"/>
              <w:rPr>
                <w:b/>
                <w:noProof/>
                <w:szCs w:val="26"/>
                <w:lang w:val="vi-VN"/>
              </w:rPr>
            </w:pPr>
            <w:r w:rsidRPr="00CD1498">
              <w:rPr>
                <w:b/>
                <w:noProof/>
                <w:szCs w:val="26"/>
                <w:lang w:val="vi-VN"/>
              </w:rPr>
              <w:t>Định dạng</w:t>
            </w:r>
          </w:p>
        </w:tc>
        <w:tc>
          <w:tcPr>
            <w:tcW w:w="2141" w:type="pct"/>
            <w:tcBorders>
              <w:bottom w:val="single" w:sz="4" w:space="0" w:color="auto"/>
            </w:tcBorders>
            <w:shd w:val="clear" w:color="auto" w:fill="4F81BD"/>
            <w:vAlign w:val="center"/>
          </w:tcPr>
          <w:p w14:paraId="1B8EC11C" w14:textId="77777777" w:rsidR="00B06E63" w:rsidRPr="00CD1498" w:rsidRDefault="00B06E63" w:rsidP="00B06E63">
            <w:pPr>
              <w:widowControl w:val="0"/>
              <w:tabs>
                <w:tab w:val="left" w:pos="180"/>
              </w:tabs>
              <w:jc w:val="both"/>
              <w:rPr>
                <w:b/>
                <w:noProof/>
                <w:szCs w:val="26"/>
              </w:rPr>
            </w:pPr>
            <w:r w:rsidRPr="00CD1498">
              <w:rPr>
                <w:b/>
                <w:noProof/>
                <w:szCs w:val="26"/>
              </w:rPr>
              <w:t>Mô tả</w:t>
            </w:r>
          </w:p>
        </w:tc>
      </w:tr>
      <w:tr w:rsidR="00B06E63" w:rsidRPr="00727BB7" w14:paraId="46F947AC" w14:textId="77777777" w:rsidTr="00B06E63">
        <w:trPr>
          <w:jc w:val="center"/>
        </w:trPr>
        <w:tc>
          <w:tcPr>
            <w:tcW w:w="399" w:type="pct"/>
            <w:vAlign w:val="center"/>
          </w:tcPr>
          <w:p w14:paraId="7A0CFE23" w14:textId="77777777" w:rsidR="00B06E63" w:rsidRPr="00727BB7" w:rsidRDefault="00B06E63" w:rsidP="00B06E63">
            <w:pPr>
              <w:numPr>
                <w:ilvl w:val="0"/>
                <w:numId w:val="74"/>
              </w:numPr>
              <w:spacing w:before="240" w:after="0"/>
              <w:jc w:val="both"/>
              <w:rPr>
                <w:sz w:val="28"/>
                <w:szCs w:val="28"/>
              </w:rPr>
            </w:pPr>
          </w:p>
        </w:tc>
        <w:tc>
          <w:tcPr>
            <w:tcW w:w="1654" w:type="pct"/>
            <w:vAlign w:val="center"/>
          </w:tcPr>
          <w:p w14:paraId="5F7E7182" w14:textId="77777777" w:rsidR="00B06E63" w:rsidRPr="00727BB7" w:rsidRDefault="00B06E63" w:rsidP="00B06E63">
            <w:pPr>
              <w:widowControl w:val="0"/>
              <w:tabs>
                <w:tab w:val="left" w:pos="180"/>
              </w:tabs>
              <w:jc w:val="both"/>
              <w:rPr>
                <w:noProof/>
                <w:sz w:val="28"/>
                <w:szCs w:val="28"/>
              </w:rPr>
            </w:pPr>
            <w:r>
              <w:rPr>
                <w:noProof/>
                <w:sz w:val="28"/>
                <w:szCs w:val="28"/>
              </w:rPr>
              <w:t>Đợt đấu giá</w:t>
            </w:r>
          </w:p>
        </w:tc>
        <w:tc>
          <w:tcPr>
            <w:tcW w:w="806" w:type="pct"/>
            <w:tcBorders>
              <w:top w:val="single" w:sz="4" w:space="0" w:color="auto"/>
              <w:bottom w:val="single" w:sz="4" w:space="0" w:color="auto"/>
            </w:tcBorders>
            <w:vAlign w:val="center"/>
          </w:tcPr>
          <w:p w14:paraId="10D57E8B" w14:textId="77777777" w:rsidR="00B06E63" w:rsidRPr="00727BB7" w:rsidRDefault="00B06E63" w:rsidP="00B06E63">
            <w:pPr>
              <w:widowControl w:val="0"/>
              <w:tabs>
                <w:tab w:val="left" w:pos="180"/>
              </w:tabs>
              <w:jc w:val="both"/>
              <w:rPr>
                <w:sz w:val="28"/>
                <w:szCs w:val="28"/>
              </w:rPr>
            </w:pPr>
            <w:r>
              <w:rPr>
                <w:sz w:val="28"/>
                <w:szCs w:val="28"/>
              </w:rPr>
              <w:t>Textbox</w:t>
            </w:r>
          </w:p>
        </w:tc>
        <w:tc>
          <w:tcPr>
            <w:tcW w:w="2141" w:type="pct"/>
            <w:tcBorders>
              <w:top w:val="single" w:sz="4" w:space="0" w:color="auto"/>
              <w:bottom w:val="single" w:sz="4" w:space="0" w:color="auto"/>
            </w:tcBorders>
            <w:vAlign w:val="center"/>
          </w:tcPr>
          <w:p w14:paraId="696446B4" w14:textId="77777777" w:rsidR="00B06E63" w:rsidRPr="00727BB7" w:rsidRDefault="00B06E63" w:rsidP="00B06E63">
            <w:pPr>
              <w:widowControl w:val="0"/>
              <w:tabs>
                <w:tab w:val="left" w:pos="180"/>
              </w:tabs>
              <w:jc w:val="both"/>
              <w:rPr>
                <w:sz w:val="28"/>
                <w:szCs w:val="28"/>
              </w:rPr>
            </w:pPr>
            <w:r>
              <w:rPr>
                <w:sz w:val="28"/>
                <w:szCs w:val="28"/>
              </w:rPr>
              <w:t xml:space="preserve">Đợt đấu giá </w:t>
            </w:r>
          </w:p>
        </w:tc>
      </w:tr>
      <w:tr w:rsidR="00B06E63" w:rsidRPr="00727BB7" w14:paraId="417EE652" w14:textId="77777777" w:rsidTr="00B06E63">
        <w:trPr>
          <w:jc w:val="center"/>
        </w:trPr>
        <w:tc>
          <w:tcPr>
            <w:tcW w:w="399" w:type="pct"/>
            <w:vAlign w:val="center"/>
          </w:tcPr>
          <w:p w14:paraId="643F7AFB" w14:textId="77777777" w:rsidR="00B06E63" w:rsidRPr="00727BB7" w:rsidRDefault="00B06E63" w:rsidP="00B06E63">
            <w:pPr>
              <w:numPr>
                <w:ilvl w:val="0"/>
                <w:numId w:val="74"/>
              </w:numPr>
              <w:spacing w:before="240" w:after="0"/>
              <w:jc w:val="both"/>
              <w:rPr>
                <w:sz w:val="28"/>
                <w:szCs w:val="28"/>
              </w:rPr>
            </w:pPr>
          </w:p>
        </w:tc>
        <w:tc>
          <w:tcPr>
            <w:tcW w:w="1654" w:type="pct"/>
            <w:vAlign w:val="center"/>
          </w:tcPr>
          <w:p w14:paraId="725DE5CB" w14:textId="77777777" w:rsidR="00B06E63" w:rsidRPr="00727BB7" w:rsidRDefault="00B06E63" w:rsidP="00B06E63">
            <w:pPr>
              <w:widowControl w:val="0"/>
              <w:tabs>
                <w:tab w:val="left" w:pos="180"/>
              </w:tabs>
              <w:jc w:val="both"/>
              <w:rPr>
                <w:noProof/>
                <w:sz w:val="28"/>
                <w:szCs w:val="28"/>
              </w:rPr>
            </w:pPr>
            <w:r>
              <w:rPr>
                <w:noProof/>
                <w:sz w:val="28"/>
                <w:szCs w:val="28"/>
              </w:rPr>
              <w:t>Mã sơ cấp</w:t>
            </w:r>
          </w:p>
        </w:tc>
        <w:tc>
          <w:tcPr>
            <w:tcW w:w="806" w:type="pct"/>
            <w:tcBorders>
              <w:top w:val="single" w:sz="4" w:space="0" w:color="auto"/>
              <w:bottom w:val="single" w:sz="4" w:space="0" w:color="auto"/>
            </w:tcBorders>
            <w:vAlign w:val="center"/>
          </w:tcPr>
          <w:p w14:paraId="17458B31" w14:textId="77777777" w:rsidR="00B06E63" w:rsidRPr="00316FCB" w:rsidRDefault="00B06E63" w:rsidP="00B06E63">
            <w:pPr>
              <w:widowControl w:val="0"/>
              <w:tabs>
                <w:tab w:val="left" w:pos="180"/>
              </w:tabs>
              <w:jc w:val="both"/>
              <w:rPr>
                <w:sz w:val="28"/>
                <w:szCs w:val="28"/>
              </w:rPr>
            </w:pPr>
            <w:r>
              <w:rPr>
                <w:sz w:val="28"/>
                <w:szCs w:val="28"/>
              </w:rPr>
              <w:t xml:space="preserve">Combobox </w:t>
            </w:r>
          </w:p>
        </w:tc>
        <w:tc>
          <w:tcPr>
            <w:tcW w:w="2141" w:type="pct"/>
            <w:tcBorders>
              <w:top w:val="single" w:sz="4" w:space="0" w:color="auto"/>
              <w:bottom w:val="single" w:sz="4" w:space="0" w:color="auto"/>
            </w:tcBorders>
            <w:vAlign w:val="center"/>
          </w:tcPr>
          <w:p w14:paraId="61F9A6BF" w14:textId="77777777" w:rsidR="00B06E63" w:rsidRPr="00316FCB" w:rsidRDefault="00B06E63" w:rsidP="00B06E63">
            <w:pPr>
              <w:widowControl w:val="0"/>
              <w:tabs>
                <w:tab w:val="left" w:pos="180"/>
              </w:tabs>
              <w:jc w:val="both"/>
              <w:rPr>
                <w:sz w:val="28"/>
                <w:szCs w:val="28"/>
              </w:rPr>
            </w:pPr>
            <w:r>
              <w:rPr>
                <w:sz w:val="28"/>
                <w:szCs w:val="28"/>
              </w:rPr>
              <w:t xml:space="preserve">Hiển thị danh sách mã sơ cấp trong hệ thống </w:t>
            </w:r>
          </w:p>
        </w:tc>
      </w:tr>
      <w:tr w:rsidR="00B06E63" w:rsidRPr="00727BB7" w14:paraId="1B3B7406" w14:textId="77777777" w:rsidTr="00B06E63">
        <w:trPr>
          <w:jc w:val="center"/>
        </w:trPr>
        <w:tc>
          <w:tcPr>
            <w:tcW w:w="399" w:type="pct"/>
            <w:vAlign w:val="center"/>
          </w:tcPr>
          <w:p w14:paraId="3C56B813" w14:textId="77777777" w:rsidR="00B06E63" w:rsidRPr="00727BB7" w:rsidRDefault="00B06E63" w:rsidP="00B06E63">
            <w:pPr>
              <w:numPr>
                <w:ilvl w:val="0"/>
                <w:numId w:val="74"/>
              </w:numPr>
              <w:spacing w:before="240" w:after="0"/>
              <w:jc w:val="both"/>
              <w:rPr>
                <w:sz w:val="28"/>
                <w:szCs w:val="28"/>
              </w:rPr>
            </w:pPr>
          </w:p>
        </w:tc>
        <w:tc>
          <w:tcPr>
            <w:tcW w:w="1654" w:type="pct"/>
            <w:vAlign w:val="center"/>
          </w:tcPr>
          <w:p w14:paraId="65E07409" w14:textId="77777777" w:rsidR="00B06E63" w:rsidRPr="00727BB7" w:rsidRDefault="00B06E63" w:rsidP="00B06E63">
            <w:pPr>
              <w:widowControl w:val="0"/>
              <w:tabs>
                <w:tab w:val="left" w:pos="180"/>
              </w:tabs>
              <w:jc w:val="both"/>
              <w:rPr>
                <w:noProof/>
                <w:sz w:val="28"/>
                <w:szCs w:val="28"/>
              </w:rPr>
            </w:pPr>
            <w:r>
              <w:rPr>
                <w:noProof/>
                <w:sz w:val="28"/>
                <w:szCs w:val="28"/>
              </w:rPr>
              <w:t>Trạng thái</w:t>
            </w:r>
          </w:p>
        </w:tc>
        <w:tc>
          <w:tcPr>
            <w:tcW w:w="806" w:type="pct"/>
            <w:tcBorders>
              <w:top w:val="single" w:sz="4" w:space="0" w:color="auto"/>
              <w:bottom w:val="single" w:sz="4" w:space="0" w:color="auto"/>
            </w:tcBorders>
            <w:vAlign w:val="center"/>
          </w:tcPr>
          <w:p w14:paraId="6ED073E1" w14:textId="77777777" w:rsidR="00B06E63" w:rsidRPr="00727BB7" w:rsidRDefault="00B06E63" w:rsidP="00B06E63">
            <w:pPr>
              <w:widowControl w:val="0"/>
              <w:tabs>
                <w:tab w:val="left" w:pos="180"/>
              </w:tabs>
              <w:jc w:val="both"/>
              <w:rPr>
                <w:sz w:val="28"/>
                <w:szCs w:val="28"/>
                <w:lang w:val="vi-VN"/>
              </w:rPr>
            </w:pPr>
            <w:r>
              <w:rPr>
                <w:sz w:val="28"/>
                <w:szCs w:val="28"/>
              </w:rPr>
              <w:t xml:space="preserve">Combobox </w:t>
            </w:r>
          </w:p>
        </w:tc>
        <w:tc>
          <w:tcPr>
            <w:tcW w:w="2141" w:type="pct"/>
            <w:tcBorders>
              <w:top w:val="single" w:sz="4" w:space="0" w:color="auto"/>
              <w:bottom w:val="single" w:sz="4" w:space="0" w:color="auto"/>
            </w:tcBorders>
            <w:vAlign w:val="center"/>
          </w:tcPr>
          <w:p w14:paraId="4DFA6D2F" w14:textId="77777777" w:rsidR="00B06E63" w:rsidRPr="00316FCB" w:rsidRDefault="00B06E63" w:rsidP="00B06E63">
            <w:pPr>
              <w:widowControl w:val="0"/>
              <w:tabs>
                <w:tab w:val="left" w:pos="180"/>
              </w:tabs>
              <w:jc w:val="both"/>
              <w:rPr>
                <w:sz w:val="28"/>
                <w:szCs w:val="28"/>
              </w:rPr>
            </w:pPr>
            <w:r>
              <w:rPr>
                <w:sz w:val="28"/>
                <w:szCs w:val="28"/>
              </w:rPr>
              <w:t>Hiển thị danh sách trạng thái của đợt đấu giá</w:t>
            </w:r>
          </w:p>
        </w:tc>
      </w:tr>
      <w:tr w:rsidR="00B06E63" w:rsidRPr="00727BB7" w14:paraId="6E38DEFC" w14:textId="77777777" w:rsidTr="00B06E63">
        <w:trPr>
          <w:jc w:val="center"/>
        </w:trPr>
        <w:tc>
          <w:tcPr>
            <w:tcW w:w="399" w:type="pct"/>
            <w:vAlign w:val="center"/>
          </w:tcPr>
          <w:p w14:paraId="52DEDCC0" w14:textId="77777777" w:rsidR="00B06E63" w:rsidRPr="00727BB7" w:rsidRDefault="00B06E63" w:rsidP="00B06E63">
            <w:pPr>
              <w:numPr>
                <w:ilvl w:val="0"/>
                <w:numId w:val="74"/>
              </w:numPr>
              <w:spacing w:before="240" w:after="0"/>
              <w:jc w:val="both"/>
              <w:rPr>
                <w:sz w:val="28"/>
                <w:szCs w:val="28"/>
              </w:rPr>
            </w:pPr>
          </w:p>
        </w:tc>
        <w:tc>
          <w:tcPr>
            <w:tcW w:w="1654" w:type="pct"/>
            <w:vAlign w:val="center"/>
          </w:tcPr>
          <w:p w14:paraId="4AC79208" w14:textId="77777777" w:rsidR="00B06E63" w:rsidRPr="00727BB7" w:rsidRDefault="00B06E63" w:rsidP="00B06E63">
            <w:pPr>
              <w:widowControl w:val="0"/>
              <w:tabs>
                <w:tab w:val="left" w:pos="180"/>
              </w:tabs>
              <w:jc w:val="both"/>
              <w:rPr>
                <w:noProof/>
                <w:sz w:val="28"/>
                <w:szCs w:val="28"/>
              </w:rPr>
            </w:pPr>
            <w:r>
              <w:rPr>
                <w:noProof/>
                <w:sz w:val="28"/>
                <w:szCs w:val="28"/>
              </w:rPr>
              <w:t>Từ ngày</w:t>
            </w:r>
          </w:p>
        </w:tc>
        <w:tc>
          <w:tcPr>
            <w:tcW w:w="806" w:type="pct"/>
            <w:tcBorders>
              <w:top w:val="single" w:sz="4" w:space="0" w:color="auto"/>
              <w:bottom w:val="single" w:sz="4" w:space="0" w:color="auto"/>
            </w:tcBorders>
            <w:vAlign w:val="center"/>
          </w:tcPr>
          <w:p w14:paraId="653A2667" w14:textId="77777777" w:rsidR="00B06E63" w:rsidRPr="00316FCB" w:rsidRDefault="00B06E63" w:rsidP="00B06E63">
            <w:pPr>
              <w:widowControl w:val="0"/>
              <w:tabs>
                <w:tab w:val="left" w:pos="180"/>
              </w:tabs>
              <w:jc w:val="both"/>
              <w:rPr>
                <w:sz w:val="28"/>
                <w:szCs w:val="28"/>
              </w:rPr>
            </w:pPr>
            <w:r>
              <w:rPr>
                <w:sz w:val="28"/>
                <w:szCs w:val="28"/>
              </w:rPr>
              <w:t>Date</w:t>
            </w:r>
          </w:p>
        </w:tc>
        <w:tc>
          <w:tcPr>
            <w:tcW w:w="2141" w:type="pct"/>
            <w:tcBorders>
              <w:top w:val="single" w:sz="4" w:space="0" w:color="auto"/>
              <w:bottom w:val="single" w:sz="4" w:space="0" w:color="auto"/>
            </w:tcBorders>
            <w:vAlign w:val="center"/>
          </w:tcPr>
          <w:p w14:paraId="02E03409" w14:textId="77777777" w:rsidR="00B06E63" w:rsidRPr="000E10B4" w:rsidRDefault="00B06E63" w:rsidP="00B06E63">
            <w:pPr>
              <w:widowControl w:val="0"/>
              <w:tabs>
                <w:tab w:val="left" w:pos="180"/>
              </w:tabs>
              <w:jc w:val="both"/>
              <w:rPr>
                <w:sz w:val="28"/>
                <w:szCs w:val="28"/>
              </w:rPr>
            </w:pPr>
            <w:r>
              <w:rPr>
                <w:sz w:val="28"/>
                <w:szCs w:val="28"/>
              </w:rPr>
              <w:t>Tìm kiếm đợt đấu giá tổ chức từ ngày...</w:t>
            </w:r>
          </w:p>
        </w:tc>
      </w:tr>
      <w:tr w:rsidR="00B06E63" w:rsidRPr="00727BB7" w14:paraId="47895740" w14:textId="77777777" w:rsidTr="00B06E63">
        <w:trPr>
          <w:jc w:val="center"/>
        </w:trPr>
        <w:tc>
          <w:tcPr>
            <w:tcW w:w="399" w:type="pct"/>
            <w:vAlign w:val="center"/>
          </w:tcPr>
          <w:p w14:paraId="16CF5FB7" w14:textId="77777777" w:rsidR="00B06E63" w:rsidRPr="00727BB7" w:rsidRDefault="00B06E63" w:rsidP="00B06E63">
            <w:pPr>
              <w:numPr>
                <w:ilvl w:val="0"/>
                <w:numId w:val="74"/>
              </w:numPr>
              <w:spacing w:before="240" w:after="0"/>
              <w:jc w:val="both"/>
              <w:rPr>
                <w:sz w:val="28"/>
                <w:szCs w:val="28"/>
              </w:rPr>
            </w:pPr>
          </w:p>
        </w:tc>
        <w:tc>
          <w:tcPr>
            <w:tcW w:w="1654" w:type="pct"/>
            <w:vAlign w:val="center"/>
          </w:tcPr>
          <w:p w14:paraId="2C97A4C2" w14:textId="77777777" w:rsidR="00B06E63" w:rsidRPr="00727BB7" w:rsidRDefault="00B06E63" w:rsidP="00B06E63">
            <w:pPr>
              <w:widowControl w:val="0"/>
              <w:tabs>
                <w:tab w:val="left" w:pos="180"/>
              </w:tabs>
              <w:jc w:val="both"/>
              <w:rPr>
                <w:noProof/>
                <w:sz w:val="28"/>
                <w:szCs w:val="28"/>
              </w:rPr>
            </w:pPr>
            <w:r>
              <w:rPr>
                <w:noProof/>
                <w:sz w:val="28"/>
                <w:szCs w:val="28"/>
              </w:rPr>
              <w:t>Đến ngày</w:t>
            </w:r>
          </w:p>
        </w:tc>
        <w:tc>
          <w:tcPr>
            <w:tcW w:w="806" w:type="pct"/>
            <w:tcBorders>
              <w:top w:val="single" w:sz="4" w:space="0" w:color="auto"/>
              <w:bottom w:val="single" w:sz="4" w:space="0" w:color="auto"/>
            </w:tcBorders>
            <w:vAlign w:val="center"/>
          </w:tcPr>
          <w:p w14:paraId="50985F92" w14:textId="77777777" w:rsidR="00B06E63" w:rsidRPr="000E10B4" w:rsidRDefault="00B06E63" w:rsidP="00B06E63">
            <w:pPr>
              <w:widowControl w:val="0"/>
              <w:tabs>
                <w:tab w:val="left" w:pos="180"/>
              </w:tabs>
              <w:jc w:val="both"/>
              <w:rPr>
                <w:sz w:val="28"/>
                <w:szCs w:val="28"/>
              </w:rPr>
            </w:pPr>
            <w:r>
              <w:rPr>
                <w:sz w:val="28"/>
                <w:szCs w:val="28"/>
              </w:rPr>
              <w:t>Date</w:t>
            </w:r>
          </w:p>
        </w:tc>
        <w:tc>
          <w:tcPr>
            <w:tcW w:w="2141" w:type="pct"/>
            <w:tcBorders>
              <w:top w:val="single" w:sz="4" w:space="0" w:color="auto"/>
              <w:bottom w:val="single" w:sz="4" w:space="0" w:color="auto"/>
            </w:tcBorders>
            <w:vAlign w:val="center"/>
          </w:tcPr>
          <w:p w14:paraId="00974D9E" w14:textId="77777777" w:rsidR="00B06E63" w:rsidRPr="000E10B4" w:rsidRDefault="00B06E63" w:rsidP="00B06E63">
            <w:pPr>
              <w:widowControl w:val="0"/>
              <w:tabs>
                <w:tab w:val="left" w:pos="180"/>
              </w:tabs>
              <w:jc w:val="both"/>
              <w:rPr>
                <w:sz w:val="28"/>
                <w:szCs w:val="28"/>
              </w:rPr>
            </w:pPr>
            <w:r>
              <w:rPr>
                <w:sz w:val="28"/>
                <w:szCs w:val="28"/>
              </w:rPr>
              <w:t>Tìm kiếm các đợt đấu giá tổ chức đến ngày...</w:t>
            </w:r>
          </w:p>
        </w:tc>
      </w:tr>
      <w:tr w:rsidR="00B06E63" w:rsidRPr="00727BB7" w14:paraId="6CABDC91" w14:textId="77777777" w:rsidTr="00B06E63">
        <w:trPr>
          <w:jc w:val="center"/>
        </w:trPr>
        <w:tc>
          <w:tcPr>
            <w:tcW w:w="399" w:type="pct"/>
            <w:vAlign w:val="center"/>
          </w:tcPr>
          <w:p w14:paraId="7AE51C92" w14:textId="77777777" w:rsidR="00B06E63" w:rsidRPr="00727BB7" w:rsidRDefault="00B06E63" w:rsidP="00B06E63">
            <w:pPr>
              <w:numPr>
                <w:ilvl w:val="0"/>
                <w:numId w:val="74"/>
              </w:numPr>
              <w:spacing w:before="240" w:after="0"/>
              <w:jc w:val="both"/>
              <w:rPr>
                <w:sz w:val="28"/>
                <w:szCs w:val="28"/>
              </w:rPr>
            </w:pPr>
          </w:p>
        </w:tc>
        <w:tc>
          <w:tcPr>
            <w:tcW w:w="1654" w:type="pct"/>
            <w:vAlign w:val="center"/>
          </w:tcPr>
          <w:p w14:paraId="42860F0A" w14:textId="77777777" w:rsidR="00B06E63" w:rsidRPr="00727BB7" w:rsidRDefault="00B06E63" w:rsidP="00B06E63">
            <w:pPr>
              <w:widowControl w:val="0"/>
              <w:tabs>
                <w:tab w:val="left" w:pos="180"/>
              </w:tabs>
              <w:jc w:val="both"/>
              <w:rPr>
                <w:noProof/>
                <w:sz w:val="28"/>
                <w:szCs w:val="28"/>
              </w:rPr>
            </w:pPr>
            <w:r>
              <w:rPr>
                <w:noProof/>
                <w:sz w:val="28"/>
                <w:szCs w:val="28"/>
              </w:rPr>
              <w:t>Hình thức đấu giá</w:t>
            </w:r>
          </w:p>
        </w:tc>
        <w:tc>
          <w:tcPr>
            <w:tcW w:w="806" w:type="pct"/>
            <w:tcBorders>
              <w:top w:val="single" w:sz="4" w:space="0" w:color="auto"/>
              <w:bottom w:val="single" w:sz="4" w:space="0" w:color="auto"/>
            </w:tcBorders>
            <w:vAlign w:val="center"/>
          </w:tcPr>
          <w:p w14:paraId="2BFBD22B" w14:textId="77777777" w:rsidR="00B06E63" w:rsidRPr="00727BB7" w:rsidRDefault="00B06E63" w:rsidP="00B06E63">
            <w:pPr>
              <w:widowControl w:val="0"/>
              <w:tabs>
                <w:tab w:val="left" w:pos="180"/>
              </w:tabs>
              <w:jc w:val="both"/>
              <w:rPr>
                <w:sz w:val="28"/>
                <w:szCs w:val="28"/>
                <w:lang w:val="vi-VN"/>
              </w:rPr>
            </w:pPr>
            <w:r>
              <w:rPr>
                <w:sz w:val="28"/>
                <w:szCs w:val="28"/>
              </w:rPr>
              <w:t xml:space="preserve">Combobox </w:t>
            </w:r>
          </w:p>
        </w:tc>
        <w:tc>
          <w:tcPr>
            <w:tcW w:w="2141" w:type="pct"/>
            <w:tcBorders>
              <w:top w:val="single" w:sz="4" w:space="0" w:color="auto"/>
              <w:bottom w:val="single" w:sz="4" w:space="0" w:color="auto"/>
            </w:tcBorders>
            <w:vAlign w:val="center"/>
          </w:tcPr>
          <w:p w14:paraId="76BA85CC" w14:textId="77777777" w:rsidR="00B06E63" w:rsidRPr="000E10B4" w:rsidRDefault="00B06E63" w:rsidP="00B06E63">
            <w:pPr>
              <w:widowControl w:val="0"/>
              <w:tabs>
                <w:tab w:val="left" w:pos="180"/>
              </w:tabs>
              <w:jc w:val="both"/>
              <w:rPr>
                <w:sz w:val="28"/>
                <w:szCs w:val="28"/>
              </w:rPr>
            </w:pPr>
            <w:r>
              <w:rPr>
                <w:sz w:val="28"/>
                <w:szCs w:val="28"/>
              </w:rPr>
              <w:t>Hiển thì các hình thức đấu giá cho chọn hoặc tìm kiếm theo tất cả</w:t>
            </w:r>
          </w:p>
        </w:tc>
      </w:tr>
      <w:tr w:rsidR="00B06E63" w:rsidRPr="00727BB7" w14:paraId="19C5C810" w14:textId="77777777" w:rsidTr="00B06E63">
        <w:trPr>
          <w:jc w:val="center"/>
        </w:trPr>
        <w:tc>
          <w:tcPr>
            <w:tcW w:w="399" w:type="pct"/>
            <w:vAlign w:val="center"/>
          </w:tcPr>
          <w:p w14:paraId="18399174" w14:textId="77777777" w:rsidR="00B06E63" w:rsidRPr="00727BB7" w:rsidRDefault="00B06E63" w:rsidP="00B06E63">
            <w:pPr>
              <w:numPr>
                <w:ilvl w:val="0"/>
                <w:numId w:val="74"/>
              </w:numPr>
              <w:spacing w:before="240" w:after="0"/>
              <w:jc w:val="both"/>
              <w:rPr>
                <w:sz w:val="28"/>
                <w:szCs w:val="28"/>
              </w:rPr>
            </w:pPr>
          </w:p>
        </w:tc>
        <w:tc>
          <w:tcPr>
            <w:tcW w:w="1654" w:type="pct"/>
            <w:vAlign w:val="center"/>
          </w:tcPr>
          <w:p w14:paraId="738DBC78" w14:textId="77777777" w:rsidR="00B06E63" w:rsidRPr="00727BB7" w:rsidRDefault="00B06E63" w:rsidP="00B06E63">
            <w:pPr>
              <w:widowControl w:val="0"/>
              <w:tabs>
                <w:tab w:val="left" w:pos="180"/>
              </w:tabs>
              <w:jc w:val="both"/>
              <w:rPr>
                <w:noProof/>
                <w:sz w:val="28"/>
                <w:szCs w:val="28"/>
              </w:rPr>
            </w:pPr>
            <w:r>
              <w:rPr>
                <w:noProof/>
                <w:sz w:val="28"/>
                <w:szCs w:val="28"/>
              </w:rPr>
              <w:t>Tên TCSH</w:t>
            </w:r>
          </w:p>
        </w:tc>
        <w:tc>
          <w:tcPr>
            <w:tcW w:w="806" w:type="pct"/>
            <w:tcBorders>
              <w:top w:val="single" w:sz="4" w:space="0" w:color="auto"/>
              <w:bottom w:val="single" w:sz="4" w:space="0" w:color="auto"/>
            </w:tcBorders>
            <w:vAlign w:val="center"/>
          </w:tcPr>
          <w:p w14:paraId="1F8443AD" w14:textId="77777777" w:rsidR="00B06E63" w:rsidRPr="00727BB7" w:rsidRDefault="00B06E63" w:rsidP="00B06E63">
            <w:pPr>
              <w:widowControl w:val="0"/>
              <w:tabs>
                <w:tab w:val="left" w:pos="180"/>
              </w:tabs>
              <w:jc w:val="both"/>
              <w:rPr>
                <w:sz w:val="28"/>
                <w:szCs w:val="28"/>
                <w:lang w:val="vi-VN"/>
              </w:rPr>
            </w:pPr>
            <w:r>
              <w:rPr>
                <w:sz w:val="28"/>
                <w:szCs w:val="28"/>
              </w:rPr>
              <w:t>Textbox</w:t>
            </w:r>
          </w:p>
        </w:tc>
        <w:tc>
          <w:tcPr>
            <w:tcW w:w="2141" w:type="pct"/>
            <w:tcBorders>
              <w:top w:val="single" w:sz="4" w:space="0" w:color="auto"/>
              <w:bottom w:val="single" w:sz="4" w:space="0" w:color="auto"/>
            </w:tcBorders>
            <w:vAlign w:val="center"/>
          </w:tcPr>
          <w:p w14:paraId="302515E5" w14:textId="77777777" w:rsidR="00B06E63" w:rsidRPr="000E10B4" w:rsidRDefault="00B06E63" w:rsidP="00B06E63">
            <w:pPr>
              <w:widowControl w:val="0"/>
              <w:tabs>
                <w:tab w:val="left" w:pos="180"/>
              </w:tabs>
              <w:jc w:val="both"/>
              <w:rPr>
                <w:sz w:val="28"/>
                <w:szCs w:val="28"/>
              </w:rPr>
            </w:pPr>
            <w:r>
              <w:rPr>
                <w:sz w:val="28"/>
                <w:szCs w:val="28"/>
              </w:rPr>
              <w:t>Tên tổ chức sở hữu</w:t>
            </w:r>
          </w:p>
        </w:tc>
      </w:tr>
      <w:tr w:rsidR="00B06E63" w:rsidRPr="00727BB7" w14:paraId="3393DE5F" w14:textId="77777777" w:rsidTr="00B06E63">
        <w:trPr>
          <w:jc w:val="center"/>
        </w:trPr>
        <w:tc>
          <w:tcPr>
            <w:tcW w:w="399" w:type="pct"/>
            <w:vAlign w:val="center"/>
          </w:tcPr>
          <w:p w14:paraId="5398C76E" w14:textId="77777777" w:rsidR="00B06E63" w:rsidRPr="00727BB7" w:rsidRDefault="00B06E63" w:rsidP="00B06E63">
            <w:pPr>
              <w:numPr>
                <w:ilvl w:val="0"/>
                <w:numId w:val="74"/>
              </w:numPr>
              <w:spacing w:before="240" w:after="0"/>
              <w:jc w:val="both"/>
              <w:rPr>
                <w:sz w:val="28"/>
                <w:szCs w:val="28"/>
              </w:rPr>
            </w:pPr>
          </w:p>
        </w:tc>
        <w:tc>
          <w:tcPr>
            <w:tcW w:w="1654" w:type="pct"/>
            <w:vAlign w:val="center"/>
          </w:tcPr>
          <w:p w14:paraId="2727BAF4" w14:textId="77777777" w:rsidR="00B06E63" w:rsidRPr="00727BB7" w:rsidRDefault="00B06E63" w:rsidP="00B06E63">
            <w:pPr>
              <w:widowControl w:val="0"/>
              <w:tabs>
                <w:tab w:val="left" w:pos="180"/>
              </w:tabs>
              <w:jc w:val="both"/>
              <w:rPr>
                <w:noProof/>
                <w:sz w:val="28"/>
                <w:szCs w:val="28"/>
              </w:rPr>
            </w:pPr>
            <w:r>
              <w:rPr>
                <w:noProof/>
                <w:sz w:val="28"/>
                <w:szCs w:val="28"/>
              </w:rPr>
              <w:t>TC phiên đấu giá</w:t>
            </w:r>
          </w:p>
        </w:tc>
        <w:tc>
          <w:tcPr>
            <w:tcW w:w="806" w:type="pct"/>
            <w:tcBorders>
              <w:top w:val="single" w:sz="4" w:space="0" w:color="auto"/>
              <w:bottom w:val="single" w:sz="4" w:space="0" w:color="auto"/>
            </w:tcBorders>
            <w:vAlign w:val="center"/>
          </w:tcPr>
          <w:p w14:paraId="3A3BDD03" w14:textId="77777777" w:rsidR="00B06E63" w:rsidRPr="00727BB7" w:rsidRDefault="00B06E63" w:rsidP="00B06E63">
            <w:pPr>
              <w:widowControl w:val="0"/>
              <w:tabs>
                <w:tab w:val="left" w:pos="180"/>
              </w:tabs>
              <w:jc w:val="both"/>
              <w:rPr>
                <w:sz w:val="28"/>
                <w:szCs w:val="28"/>
                <w:lang w:val="vi-VN"/>
              </w:rPr>
            </w:pPr>
            <w:r>
              <w:rPr>
                <w:sz w:val="28"/>
                <w:szCs w:val="28"/>
              </w:rPr>
              <w:t xml:space="preserve">Combobox </w:t>
            </w:r>
          </w:p>
        </w:tc>
        <w:tc>
          <w:tcPr>
            <w:tcW w:w="2141" w:type="pct"/>
            <w:tcBorders>
              <w:top w:val="single" w:sz="4" w:space="0" w:color="auto"/>
              <w:bottom w:val="single" w:sz="4" w:space="0" w:color="auto"/>
            </w:tcBorders>
            <w:vAlign w:val="center"/>
          </w:tcPr>
          <w:p w14:paraId="259A82AD" w14:textId="77777777" w:rsidR="00B06E63" w:rsidRPr="000E10B4" w:rsidRDefault="00B06E63" w:rsidP="00B06E63">
            <w:pPr>
              <w:widowControl w:val="0"/>
              <w:tabs>
                <w:tab w:val="left" w:pos="180"/>
              </w:tabs>
              <w:jc w:val="both"/>
              <w:rPr>
                <w:sz w:val="28"/>
                <w:szCs w:val="28"/>
              </w:rPr>
            </w:pPr>
            <w:r>
              <w:rPr>
                <w:sz w:val="28"/>
                <w:szCs w:val="28"/>
              </w:rPr>
              <w:t>Tính chất phiên đấu giá</w:t>
            </w:r>
          </w:p>
        </w:tc>
      </w:tr>
      <w:tr w:rsidR="00B06E63" w:rsidRPr="00727BB7" w14:paraId="6E8E24CA" w14:textId="77777777" w:rsidTr="00B06E63">
        <w:trPr>
          <w:jc w:val="center"/>
        </w:trPr>
        <w:tc>
          <w:tcPr>
            <w:tcW w:w="399" w:type="pct"/>
            <w:vAlign w:val="center"/>
          </w:tcPr>
          <w:p w14:paraId="4AC6ACD7" w14:textId="77777777" w:rsidR="00B06E63" w:rsidRPr="00727BB7" w:rsidRDefault="00B06E63" w:rsidP="00B06E63">
            <w:pPr>
              <w:numPr>
                <w:ilvl w:val="0"/>
                <w:numId w:val="74"/>
              </w:numPr>
              <w:spacing w:before="240" w:after="0"/>
              <w:jc w:val="both"/>
              <w:rPr>
                <w:sz w:val="28"/>
                <w:szCs w:val="28"/>
              </w:rPr>
            </w:pPr>
          </w:p>
        </w:tc>
        <w:tc>
          <w:tcPr>
            <w:tcW w:w="1654" w:type="pct"/>
            <w:vAlign w:val="center"/>
          </w:tcPr>
          <w:p w14:paraId="42E19523" w14:textId="77777777" w:rsidR="00B06E63" w:rsidRPr="00727BB7" w:rsidRDefault="00B06E63" w:rsidP="00B06E63">
            <w:pPr>
              <w:widowControl w:val="0"/>
              <w:tabs>
                <w:tab w:val="left" w:pos="180"/>
              </w:tabs>
              <w:jc w:val="both"/>
              <w:rPr>
                <w:noProof/>
                <w:sz w:val="28"/>
                <w:szCs w:val="28"/>
              </w:rPr>
            </w:pPr>
            <w:r>
              <w:rPr>
                <w:noProof/>
                <w:sz w:val="28"/>
                <w:szCs w:val="28"/>
              </w:rPr>
              <w:t>HT chào bán</w:t>
            </w:r>
          </w:p>
        </w:tc>
        <w:tc>
          <w:tcPr>
            <w:tcW w:w="806" w:type="pct"/>
            <w:tcBorders>
              <w:top w:val="single" w:sz="4" w:space="0" w:color="auto"/>
              <w:bottom w:val="single" w:sz="4" w:space="0" w:color="auto"/>
            </w:tcBorders>
            <w:vAlign w:val="center"/>
          </w:tcPr>
          <w:p w14:paraId="6323422B" w14:textId="77777777" w:rsidR="00B06E63" w:rsidRPr="00727BB7" w:rsidRDefault="00B06E63" w:rsidP="00B06E63">
            <w:pPr>
              <w:widowControl w:val="0"/>
              <w:tabs>
                <w:tab w:val="left" w:pos="180"/>
              </w:tabs>
              <w:jc w:val="both"/>
              <w:rPr>
                <w:sz w:val="28"/>
                <w:szCs w:val="28"/>
                <w:lang w:val="vi-VN"/>
              </w:rPr>
            </w:pPr>
            <w:r>
              <w:rPr>
                <w:sz w:val="28"/>
                <w:szCs w:val="28"/>
              </w:rPr>
              <w:t xml:space="preserve">Combobox </w:t>
            </w:r>
          </w:p>
        </w:tc>
        <w:tc>
          <w:tcPr>
            <w:tcW w:w="2141" w:type="pct"/>
            <w:tcBorders>
              <w:top w:val="single" w:sz="4" w:space="0" w:color="auto"/>
              <w:bottom w:val="single" w:sz="4" w:space="0" w:color="auto"/>
            </w:tcBorders>
            <w:vAlign w:val="center"/>
          </w:tcPr>
          <w:p w14:paraId="5AAE5F62" w14:textId="77777777" w:rsidR="00B06E63" w:rsidRPr="00316FCB" w:rsidRDefault="00B06E63" w:rsidP="00B06E63">
            <w:pPr>
              <w:widowControl w:val="0"/>
              <w:tabs>
                <w:tab w:val="left" w:pos="180"/>
              </w:tabs>
              <w:jc w:val="both"/>
              <w:rPr>
                <w:sz w:val="28"/>
                <w:szCs w:val="28"/>
              </w:rPr>
            </w:pPr>
            <w:r>
              <w:rPr>
                <w:sz w:val="28"/>
                <w:szCs w:val="28"/>
              </w:rPr>
              <w:t xml:space="preserve">Hiển thị các hình thức chào bán cho </w:t>
            </w:r>
          </w:p>
        </w:tc>
      </w:tr>
      <w:tr w:rsidR="00B06E63" w:rsidRPr="00727BB7" w14:paraId="1AF37628" w14:textId="77777777" w:rsidTr="00B06E63">
        <w:trPr>
          <w:jc w:val="center"/>
        </w:trPr>
        <w:tc>
          <w:tcPr>
            <w:tcW w:w="399" w:type="pct"/>
            <w:vAlign w:val="center"/>
          </w:tcPr>
          <w:p w14:paraId="5E2652B1" w14:textId="77777777" w:rsidR="00B06E63" w:rsidRPr="00727BB7" w:rsidRDefault="00B06E63" w:rsidP="00B06E63">
            <w:pPr>
              <w:numPr>
                <w:ilvl w:val="0"/>
                <w:numId w:val="74"/>
              </w:numPr>
              <w:spacing w:before="240" w:after="0"/>
              <w:jc w:val="both"/>
              <w:rPr>
                <w:sz w:val="28"/>
                <w:szCs w:val="28"/>
              </w:rPr>
            </w:pPr>
          </w:p>
        </w:tc>
        <w:tc>
          <w:tcPr>
            <w:tcW w:w="1654" w:type="pct"/>
            <w:vAlign w:val="center"/>
          </w:tcPr>
          <w:p w14:paraId="7F3F2D22" w14:textId="77777777" w:rsidR="00B06E63" w:rsidRPr="00727BB7" w:rsidRDefault="00B06E63" w:rsidP="00B06E63">
            <w:pPr>
              <w:widowControl w:val="0"/>
              <w:tabs>
                <w:tab w:val="left" w:pos="180"/>
              </w:tabs>
              <w:jc w:val="both"/>
              <w:rPr>
                <w:noProof/>
                <w:sz w:val="28"/>
                <w:szCs w:val="28"/>
              </w:rPr>
            </w:pPr>
            <w:r>
              <w:rPr>
                <w:noProof/>
                <w:sz w:val="28"/>
                <w:szCs w:val="28"/>
              </w:rPr>
              <w:t>TCPH</w:t>
            </w:r>
          </w:p>
        </w:tc>
        <w:tc>
          <w:tcPr>
            <w:tcW w:w="806" w:type="pct"/>
            <w:tcBorders>
              <w:top w:val="single" w:sz="4" w:space="0" w:color="auto"/>
            </w:tcBorders>
            <w:vAlign w:val="center"/>
          </w:tcPr>
          <w:p w14:paraId="35B37394" w14:textId="77777777" w:rsidR="00B06E63" w:rsidRPr="00727BB7" w:rsidRDefault="00B06E63" w:rsidP="00B06E63">
            <w:pPr>
              <w:widowControl w:val="0"/>
              <w:tabs>
                <w:tab w:val="left" w:pos="180"/>
              </w:tabs>
              <w:jc w:val="both"/>
              <w:rPr>
                <w:sz w:val="28"/>
                <w:szCs w:val="28"/>
                <w:lang w:val="vi-VN"/>
              </w:rPr>
            </w:pPr>
            <w:r>
              <w:rPr>
                <w:sz w:val="28"/>
                <w:szCs w:val="28"/>
              </w:rPr>
              <w:t>Textbox</w:t>
            </w:r>
          </w:p>
        </w:tc>
        <w:tc>
          <w:tcPr>
            <w:tcW w:w="2141" w:type="pct"/>
            <w:tcBorders>
              <w:top w:val="single" w:sz="4" w:space="0" w:color="auto"/>
            </w:tcBorders>
            <w:vAlign w:val="center"/>
          </w:tcPr>
          <w:p w14:paraId="4065C2EB" w14:textId="77777777" w:rsidR="00B06E63" w:rsidRPr="000E10B4" w:rsidRDefault="00B06E63" w:rsidP="00B06E63">
            <w:pPr>
              <w:widowControl w:val="0"/>
              <w:tabs>
                <w:tab w:val="left" w:pos="180"/>
              </w:tabs>
              <w:jc w:val="both"/>
              <w:rPr>
                <w:sz w:val="28"/>
                <w:szCs w:val="28"/>
              </w:rPr>
            </w:pPr>
            <w:r>
              <w:rPr>
                <w:sz w:val="28"/>
                <w:szCs w:val="28"/>
              </w:rPr>
              <w:t>Tổ chức phát hành</w:t>
            </w:r>
          </w:p>
        </w:tc>
      </w:tr>
    </w:tbl>
    <w:p w14:paraId="0908ACA2" w14:textId="77777777" w:rsidR="00B06E63" w:rsidRPr="000B5789" w:rsidRDefault="00B06E63" w:rsidP="00B06E63">
      <w:pPr>
        <w:pStyle w:val="BodyText"/>
        <w:numPr>
          <w:ilvl w:val="0"/>
          <w:numId w:val="15"/>
        </w:numPr>
        <w:rPr>
          <w:szCs w:val="28"/>
        </w:rPr>
      </w:pPr>
      <w:r w:rsidRPr="000B5789">
        <w:rPr>
          <w:szCs w:val="28"/>
        </w:rPr>
        <w:t>Hệ thống cho phép xem chi tiết lại thông tin đợt đấu giá</w:t>
      </w:r>
    </w:p>
    <w:p w14:paraId="2CD37CFF" w14:textId="77777777" w:rsidR="00B06E63" w:rsidRPr="000B5789" w:rsidRDefault="00B06E63" w:rsidP="00B06E63">
      <w:pPr>
        <w:pStyle w:val="BodyText"/>
        <w:numPr>
          <w:ilvl w:val="0"/>
          <w:numId w:val="15"/>
        </w:numPr>
        <w:rPr>
          <w:szCs w:val="28"/>
        </w:rPr>
      </w:pPr>
      <w:r w:rsidRPr="000B5789">
        <w:rPr>
          <w:szCs w:val="28"/>
        </w:rPr>
        <w:t>Hệ thống cho phép sửa thông tin đợt đấu giá, tùy từng trạng thái có thể sửa các thông tin khác nhau.</w:t>
      </w:r>
    </w:p>
    <w:p w14:paraId="486F1AAD" w14:textId="77777777" w:rsidR="00B06E63" w:rsidRPr="000B5789" w:rsidRDefault="00B06E63" w:rsidP="00B06E63">
      <w:pPr>
        <w:pStyle w:val="BodyText"/>
        <w:numPr>
          <w:ilvl w:val="0"/>
          <w:numId w:val="15"/>
        </w:numPr>
        <w:rPr>
          <w:szCs w:val="28"/>
        </w:rPr>
      </w:pPr>
      <w:r w:rsidRPr="000B5789">
        <w:rPr>
          <w:szCs w:val="28"/>
        </w:rPr>
        <w:t>Hệ thống cho phép kết xuất thông tin đợt đấu giá, có thể toàn bộ danh sách hoặc kết xuất các đợt đấu giá theo tiêu chí tìm kiếm.</w:t>
      </w:r>
    </w:p>
    <w:p w14:paraId="695F4918" w14:textId="77777777" w:rsidR="00B06E63" w:rsidRDefault="00B06E63" w:rsidP="00B06E63">
      <w:pPr>
        <w:pStyle w:val="Heading5"/>
        <w:numPr>
          <w:ilvl w:val="4"/>
          <w:numId w:val="1"/>
        </w:numPr>
      </w:pPr>
      <w:r>
        <w:t>Chào bán cạnh tranh</w:t>
      </w:r>
    </w:p>
    <w:p w14:paraId="07840D4A" w14:textId="77777777" w:rsidR="00B06E63" w:rsidRDefault="00B06E63" w:rsidP="00B06E63">
      <w:pPr>
        <w:pStyle w:val="BodyText"/>
        <w:rPr>
          <w:lang w:eastAsia="zh-CN"/>
        </w:rPr>
      </w:pPr>
      <w:r>
        <w:rPr>
          <w:b/>
          <w:lang w:eastAsia="zh-CN"/>
        </w:rPr>
        <w:t>Mục đích</w:t>
      </w:r>
      <w:r w:rsidRPr="00F93F69">
        <w:rPr>
          <w:b/>
          <w:lang w:eastAsia="zh-CN"/>
        </w:rPr>
        <w:t xml:space="preserve">: </w:t>
      </w:r>
      <w:r>
        <w:rPr>
          <w:lang w:eastAsia="zh-CN"/>
        </w:rPr>
        <w:t xml:space="preserve"> thêm mới phiên chào giá cạnh tranh</w:t>
      </w:r>
    </w:p>
    <w:p w14:paraId="6FFE951D" w14:textId="77777777" w:rsidR="00B06E63" w:rsidRPr="000B5789" w:rsidRDefault="00B06E63" w:rsidP="00B06E63">
      <w:pPr>
        <w:pStyle w:val="BodyText"/>
        <w:rPr>
          <w:szCs w:val="28"/>
          <w:lang w:eastAsia="zh-CN"/>
        </w:rPr>
      </w:pPr>
      <w:r w:rsidRPr="00F93F69">
        <w:rPr>
          <w:b/>
          <w:lang w:eastAsia="zh-CN"/>
        </w:rPr>
        <w:t>X</w:t>
      </w:r>
      <w:r w:rsidRPr="000B5789">
        <w:rPr>
          <w:b/>
          <w:szCs w:val="28"/>
          <w:lang w:eastAsia="zh-CN"/>
        </w:rPr>
        <w:t>ử lý sự kiện:</w:t>
      </w:r>
      <w:r w:rsidRPr="000B5789">
        <w:rPr>
          <w:szCs w:val="28"/>
          <w:lang w:eastAsia="zh-CN"/>
        </w:rPr>
        <w:t xml:space="preserve"> Đối với những đợt đấu giá cả lô cổ phần không xác định được kết quả ( &gt; = 2 NĐT đặt giá cao nhất), sau khi thực hiện chức năng xác định kết quả, hệ thống thông báo có nhiều hơn 1 nhà đầu tư đặt giá cao nhất và tự động hiển thị chức năng thêm mới phiên chào giá cạnh tranh </w:t>
      </w:r>
    </w:p>
    <w:p w14:paraId="14AB7372" w14:textId="77777777" w:rsidR="00B06E63" w:rsidRPr="000B5789" w:rsidRDefault="00B06E63" w:rsidP="00B06E63">
      <w:pPr>
        <w:pStyle w:val="BodyText"/>
        <w:rPr>
          <w:szCs w:val="28"/>
        </w:rPr>
      </w:pPr>
      <w:r w:rsidRPr="000B5789">
        <w:rPr>
          <w:szCs w:val="28"/>
          <w:lang w:eastAsia="zh-CN"/>
        </w:rPr>
        <w:t xml:space="preserve">Hoặc đăng nhập vào hệ thống </w:t>
      </w:r>
      <w:r w:rsidRPr="000B5789">
        <w:rPr>
          <w:szCs w:val="28"/>
        </w:rPr>
        <w:sym w:font="Wingdings" w:char="F0E0"/>
      </w:r>
      <w:r w:rsidRPr="000B5789">
        <w:rPr>
          <w:szCs w:val="28"/>
          <w:lang w:eastAsia="zh-CN"/>
        </w:rPr>
        <w:t xml:space="preserve"> chọn menu Khai báo </w:t>
      </w:r>
      <w:r w:rsidRPr="000B5789">
        <w:rPr>
          <w:szCs w:val="28"/>
          <w:lang w:val="vi-VN"/>
        </w:rPr>
        <w:t xml:space="preserve"> </w:t>
      </w:r>
      <w:r w:rsidRPr="000B5789">
        <w:rPr>
          <w:szCs w:val="28"/>
        </w:rPr>
        <w:sym w:font="Wingdings" w:char="F0E0"/>
      </w:r>
      <w:r w:rsidRPr="000B5789">
        <w:rPr>
          <w:szCs w:val="28"/>
        </w:rPr>
        <w:t xml:space="preserve"> chọn chức năng chào bán cạnh tranh </w:t>
      </w:r>
      <w:r w:rsidRPr="000B5789">
        <w:rPr>
          <w:szCs w:val="28"/>
          <w:lang w:eastAsia="zh-CN"/>
        </w:rPr>
        <w:t xml:space="preserve"> </w:t>
      </w:r>
      <w:r w:rsidRPr="000B5789">
        <w:rPr>
          <w:szCs w:val="28"/>
        </w:rPr>
        <w:sym w:font="Wingdings" w:char="F0E0"/>
      </w:r>
      <w:r w:rsidRPr="000B5789">
        <w:rPr>
          <w:szCs w:val="28"/>
        </w:rPr>
        <w:t xml:space="preserve"> hiển thị màn hình thêm mới phiên chào giá cạnh tranh.</w:t>
      </w:r>
    </w:p>
    <w:p w14:paraId="1078A446" w14:textId="77777777" w:rsidR="00B06E63" w:rsidRPr="000B5789" w:rsidRDefault="00B06E63" w:rsidP="00B06E63">
      <w:pPr>
        <w:pStyle w:val="BodyText"/>
        <w:rPr>
          <w:b/>
          <w:szCs w:val="28"/>
        </w:rPr>
      </w:pPr>
      <w:r w:rsidRPr="000B5789">
        <w:rPr>
          <w:b/>
          <w:szCs w:val="28"/>
        </w:rPr>
        <w:t xml:space="preserve">Phân tích : </w:t>
      </w:r>
    </w:p>
    <w:p w14:paraId="7F42CC52" w14:textId="77777777" w:rsidR="00B06E63" w:rsidRPr="000B5789" w:rsidRDefault="00B06E63" w:rsidP="00B06E63">
      <w:pPr>
        <w:pStyle w:val="BodyText"/>
        <w:numPr>
          <w:ilvl w:val="0"/>
          <w:numId w:val="15"/>
        </w:numPr>
        <w:rPr>
          <w:szCs w:val="28"/>
        </w:rPr>
      </w:pPr>
      <w:r w:rsidRPr="000B5789">
        <w:rPr>
          <w:szCs w:val="28"/>
        </w:rPr>
        <w:t xml:space="preserve">Thêm mới phiên chào giá cạnh tranh gồm các thông tin: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
        <w:gridCol w:w="2998"/>
        <w:gridCol w:w="1461"/>
        <w:gridCol w:w="3880"/>
      </w:tblGrid>
      <w:tr w:rsidR="00B06E63" w:rsidRPr="00CD1498" w14:paraId="774ECFCC" w14:textId="77777777" w:rsidTr="00B06E63">
        <w:trPr>
          <w:tblHeader/>
          <w:jc w:val="center"/>
        </w:trPr>
        <w:tc>
          <w:tcPr>
            <w:tcW w:w="399" w:type="pct"/>
            <w:shd w:val="clear" w:color="auto" w:fill="4F81BD"/>
            <w:vAlign w:val="center"/>
          </w:tcPr>
          <w:p w14:paraId="40A55D26" w14:textId="77777777" w:rsidR="00B06E63" w:rsidRPr="00CD1498" w:rsidRDefault="00B06E63" w:rsidP="00B06E63">
            <w:pPr>
              <w:widowControl w:val="0"/>
              <w:tabs>
                <w:tab w:val="left" w:pos="180"/>
              </w:tabs>
              <w:jc w:val="both"/>
              <w:rPr>
                <w:b/>
                <w:noProof/>
                <w:szCs w:val="26"/>
              </w:rPr>
            </w:pPr>
            <w:r w:rsidRPr="00CD1498">
              <w:rPr>
                <w:b/>
                <w:noProof/>
                <w:szCs w:val="26"/>
              </w:rPr>
              <w:lastRenderedPageBreak/>
              <w:t>STT</w:t>
            </w:r>
          </w:p>
        </w:tc>
        <w:tc>
          <w:tcPr>
            <w:tcW w:w="1654" w:type="pct"/>
            <w:shd w:val="clear" w:color="auto" w:fill="4F81BD"/>
            <w:vAlign w:val="center"/>
          </w:tcPr>
          <w:p w14:paraId="22F36248" w14:textId="77777777" w:rsidR="00B06E63" w:rsidRPr="00CD1498" w:rsidRDefault="00B06E63" w:rsidP="00B06E63">
            <w:pPr>
              <w:widowControl w:val="0"/>
              <w:tabs>
                <w:tab w:val="left" w:pos="180"/>
              </w:tabs>
              <w:jc w:val="both"/>
              <w:rPr>
                <w:b/>
                <w:noProof/>
                <w:szCs w:val="26"/>
              </w:rPr>
            </w:pPr>
            <w:r w:rsidRPr="00CD1498">
              <w:rPr>
                <w:b/>
                <w:noProof/>
                <w:szCs w:val="26"/>
              </w:rPr>
              <w:t>Tên trường</w:t>
            </w:r>
          </w:p>
        </w:tc>
        <w:tc>
          <w:tcPr>
            <w:tcW w:w="806" w:type="pct"/>
            <w:tcBorders>
              <w:bottom w:val="single" w:sz="4" w:space="0" w:color="auto"/>
            </w:tcBorders>
            <w:shd w:val="clear" w:color="auto" w:fill="4F81BD"/>
            <w:vAlign w:val="center"/>
          </w:tcPr>
          <w:p w14:paraId="6E0E3813" w14:textId="77777777" w:rsidR="00B06E63" w:rsidRPr="00CD1498" w:rsidRDefault="00B06E63" w:rsidP="00B06E63">
            <w:pPr>
              <w:widowControl w:val="0"/>
              <w:tabs>
                <w:tab w:val="left" w:pos="180"/>
              </w:tabs>
              <w:jc w:val="both"/>
              <w:rPr>
                <w:b/>
                <w:noProof/>
                <w:szCs w:val="26"/>
                <w:lang w:val="vi-VN"/>
              </w:rPr>
            </w:pPr>
            <w:r w:rsidRPr="00CD1498">
              <w:rPr>
                <w:b/>
                <w:noProof/>
                <w:szCs w:val="26"/>
                <w:lang w:val="vi-VN"/>
              </w:rPr>
              <w:t>Định dạng</w:t>
            </w:r>
          </w:p>
        </w:tc>
        <w:tc>
          <w:tcPr>
            <w:tcW w:w="2141" w:type="pct"/>
            <w:tcBorders>
              <w:bottom w:val="single" w:sz="4" w:space="0" w:color="auto"/>
            </w:tcBorders>
            <w:shd w:val="clear" w:color="auto" w:fill="4F81BD"/>
            <w:vAlign w:val="center"/>
          </w:tcPr>
          <w:p w14:paraId="328A1B87" w14:textId="77777777" w:rsidR="00B06E63" w:rsidRPr="00CD1498" w:rsidRDefault="00B06E63" w:rsidP="00B06E63">
            <w:pPr>
              <w:widowControl w:val="0"/>
              <w:tabs>
                <w:tab w:val="left" w:pos="180"/>
              </w:tabs>
              <w:jc w:val="both"/>
              <w:rPr>
                <w:b/>
                <w:noProof/>
                <w:szCs w:val="26"/>
              </w:rPr>
            </w:pPr>
            <w:r w:rsidRPr="00CD1498">
              <w:rPr>
                <w:b/>
                <w:noProof/>
                <w:szCs w:val="26"/>
              </w:rPr>
              <w:t>Mô tả</w:t>
            </w:r>
          </w:p>
        </w:tc>
      </w:tr>
      <w:tr w:rsidR="00B06E63" w:rsidRPr="00CD1498" w14:paraId="41E57AB6" w14:textId="77777777" w:rsidTr="00B06E63">
        <w:trPr>
          <w:jc w:val="center"/>
        </w:trPr>
        <w:tc>
          <w:tcPr>
            <w:tcW w:w="399" w:type="pct"/>
            <w:vAlign w:val="center"/>
          </w:tcPr>
          <w:p w14:paraId="2586C96F" w14:textId="77777777" w:rsidR="00B06E63" w:rsidRPr="00103390" w:rsidRDefault="00B06E63" w:rsidP="00B06E63">
            <w:pPr>
              <w:numPr>
                <w:ilvl w:val="0"/>
                <w:numId w:val="75"/>
              </w:numPr>
              <w:spacing w:before="240" w:after="0"/>
              <w:jc w:val="both"/>
              <w:rPr>
                <w:sz w:val="28"/>
                <w:szCs w:val="28"/>
              </w:rPr>
            </w:pPr>
          </w:p>
        </w:tc>
        <w:tc>
          <w:tcPr>
            <w:tcW w:w="1654" w:type="pct"/>
            <w:vAlign w:val="center"/>
          </w:tcPr>
          <w:p w14:paraId="3EEA78C6" w14:textId="77777777" w:rsidR="00B06E63" w:rsidRPr="00103390" w:rsidRDefault="00B06E63" w:rsidP="00B06E63">
            <w:pPr>
              <w:widowControl w:val="0"/>
              <w:tabs>
                <w:tab w:val="left" w:pos="180"/>
              </w:tabs>
              <w:jc w:val="both"/>
              <w:rPr>
                <w:noProof/>
                <w:sz w:val="28"/>
                <w:szCs w:val="28"/>
              </w:rPr>
            </w:pPr>
            <w:r>
              <w:rPr>
                <w:noProof/>
                <w:sz w:val="28"/>
                <w:szCs w:val="28"/>
              </w:rPr>
              <w:t>Chọn đợt đấu giá</w:t>
            </w:r>
          </w:p>
        </w:tc>
        <w:tc>
          <w:tcPr>
            <w:tcW w:w="806" w:type="pct"/>
            <w:tcBorders>
              <w:top w:val="single" w:sz="4" w:space="0" w:color="auto"/>
              <w:bottom w:val="single" w:sz="4" w:space="0" w:color="auto"/>
            </w:tcBorders>
            <w:vAlign w:val="center"/>
          </w:tcPr>
          <w:p w14:paraId="4428086A" w14:textId="77777777" w:rsidR="00B06E63" w:rsidRPr="00103390" w:rsidRDefault="00B06E63" w:rsidP="00B06E63">
            <w:pPr>
              <w:widowControl w:val="0"/>
              <w:tabs>
                <w:tab w:val="left" w:pos="180"/>
              </w:tabs>
              <w:jc w:val="both"/>
              <w:rPr>
                <w:sz w:val="28"/>
                <w:szCs w:val="28"/>
                <w:lang w:val="vi-VN"/>
              </w:rPr>
            </w:pPr>
            <w:r w:rsidRPr="00103390">
              <w:rPr>
                <w:sz w:val="28"/>
                <w:szCs w:val="28"/>
                <w:lang w:val="vi-VN"/>
              </w:rPr>
              <w:t>Combobox</w:t>
            </w:r>
          </w:p>
        </w:tc>
        <w:tc>
          <w:tcPr>
            <w:tcW w:w="2141" w:type="pct"/>
            <w:tcBorders>
              <w:top w:val="single" w:sz="4" w:space="0" w:color="auto"/>
              <w:bottom w:val="single" w:sz="4" w:space="0" w:color="auto"/>
            </w:tcBorders>
            <w:vAlign w:val="center"/>
          </w:tcPr>
          <w:p w14:paraId="4ED7A518" w14:textId="77777777" w:rsidR="00B06E63" w:rsidRPr="0072230C" w:rsidRDefault="00B06E63" w:rsidP="00B06E63">
            <w:pPr>
              <w:widowControl w:val="0"/>
              <w:tabs>
                <w:tab w:val="left" w:pos="180"/>
              </w:tabs>
              <w:jc w:val="both"/>
              <w:rPr>
                <w:sz w:val="28"/>
                <w:szCs w:val="28"/>
              </w:rPr>
            </w:pPr>
            <w:r>
              <w:rPr>
                <w:sz w:val="28"/>
                <w:szCs w:val="28"/>
              </w:rPr>
              <w:t xml:space="preserve">Hiện thị các đợt đấu giá tham gia cạnh tranh. </w:t>
            </w:r>
          </w:p>
        </w:tc>
      </w:tr>
      <w:tr w:rsidR="00B06E63" w:rsidRPr="00CD1498" w14:paraId="3176E67C" w14:textId="77777777" w:rsidTr="00B06E63">
        <w:trPr>
          <w:jc w:val="center"/>
        </w:trPr>
        <w:tc>
          <w:tcPr>
            <w:tcW w:w="399" w:type="pct"/>
            <w:vAlign w:val="center"/>
          </w:tcPr>
          <w:p w14:paraId="1BA16EA9" w14:textId="77777777" w:rsidR="00B06E63" w:rsidRPr="00103390" w:rsidRDefault="00B06E63" w:rsidP="00B06E63">
            <w:pPr>
              <w:numPr>
                <w:ilvl w:val="0"/>
                <w:numId w:val="75"/>
              </w:numPr>
              <w:spacing w:before="240" w:after="0"/>
              <w:jc w:val="both"/>
              <w:rPr>
                <w:sz w:val="28"/>
                <w:szCs w:val="28"/>
              </w:rPr>
            </w:pPr>
          </w:p>
        </w:tc>
        <w:tc>
          <w:tcPr>
            <w:tcW w:w="1654" w:type="pct"/>
            <w:vAlign w:val="center"/>
          </w:tcPr>
          <w:p w14:paraId="1B1F1B5E" w14:textId="77777777" w:rsidR="00B06E63" w:rsidRDefault="00B06E63" w:rsidP="00B06E63">
            <w:pPr>
              <w:widowControl w:val="0"/>
              <w:tabs>
                <w:tab w:val="left" w:pos="180"/>
              </w:tabs>
              <w:jc w:val="both"/>
              <w:rPr>
                <w:noProof/>
                <w:sz w:val="28"/>
                <w:szCs w:val="28"/>
              </w:rPr>
            </w:pPr>
            <w:r>
              <w:rPr>
                <w:noProof/>
                <w:sz w:val="28"/>
                <w:szCs w:val="28"/>
              </w:rPr>
              <w:t>Tên đợt đấu giá</w:t>
            </w:r>
          </w:p>
        </w:tc>
        <w:tc>
          <w:tcPr>
            <w:tcW w:w="806" w:type="pct"/>
            <w:tcBorders>
              <w:top w:val="single" w:sz="4" w:space="0" w:color="auto"/>
              <w:bottom w:val="single" w:sz="4" w:space="0" w:color="auto"/>
            </w:tcBorders>
            <w:vAlign w:val="center"/>
          </w:tcPr>
          <w:p w14:paraId="1369B40D" w14:textId="77777777" w:rsidR="00B06E63" w:rsidRPr="0072230C" w:rsidRDefault="00B06E63" w:rsidP="00B06E63">
            <w:pPr>
              <w:widowControl w:val="0"/>
              <w:tabs>
                <w:tab w:val="left" w:pos="180"/>
              </w:tabs>
              <w:jc w:val="both"/>
              <w:rPr>
                <w:sz w:val="28"/>
                <w:szCs w:val="28"/>
              </w:rPr>
            </w:pPr>
            <w:r>
              <w:rPr>
                <w:sz w:val="28"/>
                <w:szCs w:val="28"/>
              </w:rPr>
              <w:t>Textbox</w:t>
            </w:r>
          </w:p>
        </w:tc>
        <w:tc>
          <w:tcPr>
            <w:tcW w:w="2141" w:type="pct"/>
            <w:tcBorders>
              <w:top w:val="single" w:sz="4" w:space="0" w:color="auto"/>
              <w:bottom w:val="single" w:sz="4" w:space="0" w:color="auto"/>
            </w:tcBorders>
            <w:vAlign w:val="center"/>
          </w:tcPr>
          <w:p w14:paraId="592D1476" w14:textId="77777777" w:rsidR="00B06E63" w:rsidRPr="0072230C" w:rsidRDefault="00B06E63" w:rsidP="00B06E63">
            <w:pPr>
              <w:widowControl w:val="0"/>
              <w:tabs>
                <w:tab w:val="left" w:pos="180"/>
              </w:tabs>
              <w:jc w:val="both"/>
              <w:rPr>
                <w:sz w:val="28"/>
                <w:szCs w:val="28"/>
              </w:rPr>
            </w:pPr>
            <w:r>
              <w:rPr>
                <w:sz w:val="28"/>
                <w:szCs w:val="28"/>
              </w:rPr>
              <w:t>Thông tin tự động fill</w:t>
            </w:r>
          </w:p>
        </w:tc>
      </w:tr>
      <w:tr w:rsidR="00B06E63" w:rsidRPr="00CD1498" w14:paraId="481C4C63" w14:textId="77777777" w:rsidTr="00B06E63">
        <w:trPr>
          <w:jc w:val="center"/>
        </w:trPr>
        <w:tc>
          <w:tcPr>
            <w:tcW w:w="399" w:type="pct"/>
            <w:vAlign w:val="center"/>
          </w:tcPr>
          <w:p w14:paraId="3974E0F0" w14:textId="77777777" w:rsidR="00B06E63" w:rsidRPr="00103390" w:rsidRDefault="00B06E63" w:rsidP="00B06E63">
            <w:pPr>
              <w:numPr>
                <w:ilvl w:val="0"/>
                <w:numId w:val="75"/>
              </w:numPr>
              <w:spacing w:before="240" w:after="0"/>
              <w:jc w:val="both"/>
              <w:rPr>
                <w:sz w:val="28"/>
                <w:szCs w:val="28"/>
              </w:rPr>
            </w:pPr>
          </w:p>
        </w:tc>
        <w:tc>
          <w:tcPr>
            <w:tcW w:w="1654" w:type="pct"/>
            <w:vAlign w:val="center"/>
          </w:tcPr>
          <w:p w14:paraId="53E63260" w14:textId="77777777" w:rsidR="00B06E63" w:rsidRDefault="00B06E63" w:rsidP="00B06E63">
            <w:pPr>
              <w:widowControl w:val="0"/>
              <w:tabs>
                <w:tab w:val="left" w:pos="180"/>
              </w:tabs>
              <w:jc w:val="both"/>
              <w:rPr>
                <w:noProof/>
                <w:sz w:val="28"/>
                <w:szCs w:val="28"/>
              </w:rPr>
            </w:pPr>
            <w:r>
              <w:rPr>
                <w:noProof/>
                <w:sz w:val="28"/>
                <w:szCs w:val="28"/>
              </w:rPr>
              <w:t>TC phiên đấu giá</w:t>
            </w:r>
          </w:p>
        </w:tc>
        <w:tc>
          <w:tcPr>
            <w:tcW w:w="806" w:type="pct"/>
            <w:tcBorders>
              <w:top w:val="single" w:sz="4" w:space="0" w:color="auto"/>
              <w:bottom w:val="single" w:sz="4" w:space="0" w:color="auto"/>
            </w:tcBorders>
            <w:vAlign w:val="center"/>
          </w:tcPr>
          <w:p w14:paraId="412768E3" w14:textId="77777777" w:rsidR="00B06E63" w:rsidRPr="00103390" w:rsidRDefault="00B06E63" w:rsidP="00B06E63">
            <w:pPr>
              <w:widowControl w:val="0"/>
              <w:tabs>
                <w:tab w:val="left" w:pos="180"/>
              </w:tabs>
              <w:jc w:val="both"/>
              <w:rPr>
                <w:sz w:val="28"/>
                <w:szCs w:val="28"/>
                <w:lang w:val="vi-VN"/>
              </w:rPr>
            </w:pPr>
            <w:r w:rsidRPr="00103390">
              <w:rPr>
                <w:sz w:val="28"/>
                <w:szCs w:val="28"/>
                <w:lang w:val="vi-VN"/>
              </w:rPr>
              <w:t>Combobox</w:t>
            </w:r>
          </w:p>
        </w:tc>
        <w:tc>
          <w:tcPr>
            <w:tcW w:w="2141" w:type="pct"/>
            <w:tcBorders>
              <w:top w:val="single" w:sz="4" w:space="0" w:color="auto"/>
              <w:bottom w:val="single" w:sz="4" w:space="0" w:color="auto"/>
            </w:tcBorders>
            <w:vAlign w:val="center"/>
          </w:tcPr>
          <w:p w14:paraId="1FEFA867" w14:textId="77777777" w:rsidR="00B06E63" w:rsidRPr="008D4E89" w:rsidRDefault="00B06E63" w:rsidP="00B06E63">
            <w:pPr>
              <w:widowControl w:val="0"/>
              <w:tabs>
                <w:tab w:val="left" w:pos="180"/>
              </w:tabs>
              <w:jc w:val="both"/>
              <w:rPr>
                <w:sz w:val="28"/>
                <w:szCs w:val="28"/>
              </w:rPr>
            </w:pPr>
            <w:r>
              <w:rPr>
                <w:sz w:val="28"/>
                <w:szCs w:val="28"/>
              </w:rPr>
              <w:t>Disable, thông tin tự động fill</w:t>
            </w:r>
          </w:p>
        </w:tc>
      </w:tr>
      <w:tr w:rsidR="00B06E63" w:rsidRPr="00CD1498" w14:paraId="07DC7668" w14:textId="77777777" w:rsidTr="00B06E63">
        <w:trPr>
          <w:jc w:val="center"/>
        </w:trPr>
        <w:tc>
          <w:tcPr>
            <w:tcW w:w="399" w:type="pct"/>
            <w:vAlign w:val="center"/>
          </w:tcPr>
          <w:p w14:paraId="00AB4B0F" w14:textId="77777777" w:rsidR="00B06E63" w:rsidRPr="00103390" w:rsidRDefault="00B06E63" w:rsidP="00B06E63">
            <w:pPr>
              <w:numPr>
                <w:ilvl w:val="0"/>
                <w:numId w:val="75"/>
              </w:numPr>
              <w:spacing w:before="240" w:after="0"/>
              <w:jc w:val="both"/>
              <w:rPr>
                <w:sz w:val="28"/>
                <w:szCs w:val="28"/>
              </w:rPr>
            </w:pPr>
          </w:p>
        </w:tc>
        <w:tc>
          <w:tcPr>
            <w:tcW w:w="1654" w:type="pct"/>
            <w:vAlign w:val="center"/>
          </w:tcPr>
          <w:p w14:paraId="466B30CD" w14:textId="77777777" w:rsidR="00B06E63" w:rsidRDefault="00B06E63" w:rsidP="00B06E63">
            <w:pPr>
              <w:widowControl w:val="0"/>
              <w:tabs>
                <w:tab w:val="left" w:pos="180"/>
              </w:tabs>
              <w:jc w:val="both"/>
              <w:rPr>
                <w:noProof/>
                <w:sz w:val="28"/>
                <w:szCs w:val="28"/>
              </w:rPr>
            </w:pPr>
            <w:r>
              <w:rPr>
                <w:noProof/>
                <w:sz w:val="28"/>
                <w:szCs w:val="28"/>
              </w:rPr>
              <w:t>Mã sơ cấp</w:t>
            </w:r>
          </w:p>
        </w:tc>
        <w:tc>
          <w:tcPr>
            <w:tcW w:w="806" w:type="pct"/>
            <w:tcBorders>
              <w:top w:val="single" w:sz="4" w:space="0" w:color="auto"/>
              <w:bottom w:val="single" w:sz="4" w:space="0" w:color="auto"/>
            </w:tcBorders>
            <w:vAlign w:val="center"/>
          </w:tcPr>
          <w:p w14:paraId="193C04B7" w14:textId="77777777" w:rsidR="00B06E63" w:rsidRPr="00103390" w:rsidRDefault="00B06E63" w:rsidP="00B06E63">
            <w:pPr>
              <w:widowControl w:val="0"/>
              <w:tabs>
                <w:tab w:val="left" w:pos="180"/>
              </w:tabs>
              <w:jc w:val="both"/>
              <w:rPr>
                <w:sz w:val="28"/>
                <w:szCs w:val="28"/>
                <w:lang w:val="vi-VN"/>
              </w:rPr>
            </w:pPr>
            <w:r w:rsidRPr="00103390">
              <w:rPr>
                <w:sz w:val="28"/>
                <w:szCs w:val="28"/>
                <w:lang w:val="vi-VN"/>
              </w:rPr>
              <w:t>Combobox</w:t>
            </w:r>
          </w:p>
        </w:tc>
        <w:tc>
          <w:tcPr>
            <w:tcW w:w="2141" w:type="pct"/>
            <w:tcBorders>
              <w:top w:val="single" w:sz="4" w:space="0" w:color="auto"/>
              <w:bottom w:val="single" w:sz="4" w:space="0" w:color="auto"/>
            </w:tcBorders>
            <w:vAlign w:val="center"/>
          </w:tcPr>
          <w:p w14:paraId="2E8D9010" w14:textId="77777777" w:rsidR="00B06E63" w:rsidRPr="008D4E89" w:rsidRDefault="00B06E63" w:rsidP="00B06E63">
            <w:pPr>
              <w:widowControl w:val="0"/>
              <w:tabs>
                <w:tab w:val="left" w:pos="180"/>
              </w:tabs>
              <w:jc w:val="both"/>
              <w:rPr>
                <w:sz w:val="28"/>
                <w:szCs w:val="28"/>
              </w:rPr>
            </w:pPr>
            <w:r>
              <w:rPr>
                <w:sz w:val="28"/>
                <w:szCs w:val="28"/>
              </w:rPr>
              <w:t xml:space="preserve">Thông tin tự động fill </w:t>
            </w:r>
          </w:p>
        </w:tc>
      </w:tr>
      <w:tr w:rsidR="00B06E63" w:rsidRPr="00CD1498" w14:paraId="59EF8323" w14:textId="77777777" w:rsidTr="00B06E63">
        <w:trPr>
          <w:jc w:val="center"/>
        </w:trPr>
        <w:tc>
          <w:tcPr>
            <w:tcW w:w="399" w:type="pct"/>
            <w:vAlign w:val="center"/>
          </w:tcPr>
          <w:p w14:paraId="2FB716ED" w14:textId="77777777" w:rsidR="00B06E63" w:rsidRPr="00103390" w:rsidRDefault="00B06E63" w:rsidP="00B06E63">
            <w:pPr>
              <w:numPr>
                <w:ilvl w:val="0"/>
                <w:numId w:val="75"/>
              </w:numPr>
              <w:spacing w:before="240" w:after="0"/>
              <w:jc w:val="both"/>
              <w:rPr>
                <w:sz w:val="28"/>
                <w:szCs w:val="28"/>
              </w:rPr>
            </w:pPr>
          </w:p>
        </w:tc>
        <w:tc>
          <w:tcPr>
            <w:tcW w:w="1654" w:type="pct"/>
            <w:vAlign w:val="center"/>
          </w:tcPr>
          <w:p w14:paraId="1DF73CD8" w14:textId="77777777" w:rsidR="00B06E63" w:rsidRDefault="00B06E63" w:rsidP="00B06E63">
            <w:pPr>
              <w:widowControl w:val="0"/>
              <w:tabs>
                <w:tab w:val="left" w:pos="180"/>
              </w:tabs>
              <w:jc w:val="both"/>
              <w:rPr>
                <w:noProof/>
                <w:sz w:val="28"/>
                <w:szCs w:val="28"/>
              </w:rPr>
            </w:pPr>
            <w:r>
              <w:rPr>
                <w:noProof/>
                <w:sz w:val="28"/>
                <w:szCs w:val="28"/>
              </w:rPr>
              <w:t>Hình thức chào bán</w:t>
            </w:r>
          </w:p>
        </w:tc>
        <w:tc>
          <w:tcPr>
            <w:tcW w:w="806" w:type="pct"/>
            <w:tcBorders>
              <w:top w:val="single" w:sz="4" w:space="0" w:color="auto"/>
              <w:bottom w:val="single" w:sz="4" w:space="0" w:color="auto"/>
            </w:tcBorders>
            <w:vAlign w:val="center"/>
          </w:tcPr>
          <w:p w14:paraId="30E5ED88" w14:textId="77777777" w:rsidR="00B06E63" w:rsidRPr="00103390" w:rsidRDefault="00B06E63" w:rsidP="00B06E63">
            <w:pPr>
              <w:widowControl w:val="0"/>
              <w:tabs>
                <w:tab w:val="left" w:pos="180"/>
              </w:tabs>
              <w:jc w:val="both"/>
              <w:rPr>
                <w:sz w:val="28"/>
                <w:szCs w:val="28"/>
                <w:lang w:val="vi-VN"/>
              </w:rPr>
            </w:pPr>
            <w:r w:rsidRPr="00103390">
              <w:rPr>
                <w:sz w:val="28"/>
                <w:szCs w:val="28"/>
                <w:lang w:val="vi-VN"/>
              </w:rPr>
              <w:t>Combobox</w:t>
            </w:r>
          </w:p>
        </w:tc>
        <w:tc>
          <w:tcPr>
            <w:tcW w:w="2141" w:type="pct"/>
            <w:tcBorders>
              <w:top w:val="single" w:sz="4" w:space="0" w:color="auto"/>
              <w:bottom w:val="single" w:sz="4" w:space="0" w:color="auto"/>
            </w:tcBorders>
            <w:vAlign w:val="center"/>
          </w:tcPr>
          <w:p w14:paraId="7FD643AF" w14:textId="77777777" w:rsidR="00B06E63" w:rsidRPr="00103390" w:rsidRDefault="00B06E63" w:rsidP="00B06E63">
            <w:pPr>
              <w:widowControl w:val="0"/>
              <w:tabs>
                <w:tab w:val="left" w:pos="180"/>
              </w:tabs>
              <w:jc w:val="both"/>
              <w:rPr>
                <w:sz w:val="28"/>
                <w:szCs w:val="28"/>
                <w:lang w:val="vi-VN"/>
              </w:rPr>
            </w:pPr>
            <w:r>
              <w:rPr>
                <w:sz w:val="28"/>
                <w:szCs w:val="28"/>
              </w:rPr>
              <w:t>Disable, thông tin tự động fill</w:t>
            </w:r>
          </w:p>
        </w:tc>
      </w:tr>
      <w:tr w:rsidR="00B06E63" w:rsidRPr="00CD1498" w14:paraId="0AA667C9" w14:textId="77777777" w:rsidTr="00B06E63">
        <w:trPr>
          <w:jc w:val="center"/>
        </w:trPr>
        <w:tc>
          <w:tcPr>
            <w:tcW w:w="399" w:type="pct"/>
            <w:vAlign w:val="center"/>
          </w:tcPr>
          <w:p w14:paraId="5486CB93" w14:textId="77777777" w:rsidR="00B06E63" w:rsidRPr="00103390" w:rsidRDefault="00B06E63" w:rsidP="00B06E63">
            <w:pPr>
              <w:numPr>
                <w:ilvl w:val="0"/>
                <w:numId w:val="75"/>
              </w:numPr>
              <w:spacing w:before="240" w:after="0"/>
              <w:jc w:val="both"/>
              <w:rPr>
                <w:sz w:val="28"/>
                <w:szCs w:val="28"/>
              </w:rPr>
            </w:pPr>
          </w:p>
        </w:tc>
        <w:tc>
          <w:tcPr>
            <w:tcW w:w="1654" w:type="pct"/>
            <w:vAlign w:val="center"/>
          </w:tcPr>
          <w:p w14:paraId="523CBBE4" w14:textId="77777777" w:rsidR="00B06E63" w:rsidRDefault="00B06E63" w:rsidP="00B06E63">
            <w:pPr>
              <w:widowControl w:val="0"/>
              <w:tabs>
                <w:tab w:val="left" w:pos="180"/>
              </w:tabs>
              <w:jc w:val="both"/>
              <w:rPr>
                <w:noProof/>
                <w:sz w:val="28"/>
                <w:szCs w:val="28"/>
              </w:rPr>
            </w:pPr>
            <w:r>
              <w:rPr>
                <w:noProof/>
                <w:sz w:val="28"/>
                <w:szCs w:val="28"/>
              </w:rPr>
              <w:t>Đơn vị tổ chức đấu giá</w:t>
            </w:r>
          </w:p>
        </w:tc>
        <w:tc>
          <w:tcPr>
            <w:tcW w:w="806" w:type="pct"/>
            <w:tcBorders>
              <w:top w:val="single" w:sz="4" w:space="0" w:color="auto"/>
              <w:bottom w:val="single" w:sz="4" w:space="0" w:color="auto"/>
            </w:tcBorders>
            <w:vAlign w:val="center"/>
          </w:tcPr>
          <w:p w14:paraId="7F00EC78" w14:textId="77777777" w:rsidR="00B06E63" w:rsidRPr="00103390" w:rsidRDefault="00B06E63" w:rsidP="00B06E63">
            <w:pPr>
              <w:widowControl w:val="0"/>
              <w:tabs>
                <w:tab w:val="left" w:pos="180"/>
              </w:tabs>
              <w:jc w:val="both"/>
              <w:rPr>
                <w:sz w:val="28"/>
                <w:szCs w:val="28"/>
                <w:lang w:val="vi-VN"/>
              </w:rPr>
            </w:pPr>
            <w:r w:rsidRPr="00103390">
              <w:rPr>
                <w:sz w:val="28"/>
                <w:szCs w:val="28"/>
                <w:lang w:val="vi-VN"/>
              </w:rPr>
              <w:t>Combobox</w:t>
            </w:r>
          </w:p>
        </w:tc>
        <w:tc>
          <w:tcPr>
            <w:tcW w:w="2141" w:type="pct"/>
            <w:tcBorders>
              <w:top w:val="single" w:sz="4" w:space="0" w:color="auto"/>
              <w:bottom w:val="single" w:sz="4" w:space="0" w:color="auto"/>
            </w:tcBorders>
            <w:vAlign w:val="center"/>
          </w:tcPr>
          <w:p w14:paraId="617CC535" w14:textId="77777777" w:rsidR="00B06E63" w:rsidRPr="00103390" w:rsidRDefault="00B06E63" w:rsidP="00B06E63">
            <w:pPr>
              <w:widowControl w:val="0"/>
              <w:tabs>
                <w:tab w:val="left" w:pos="180"/>
              </w:tabs>
              <w:jc w:val="both"/>
              <w:rPr>
                <w:sz w:val="28"/>
                <w:szCs w:val="28"/>
                <w:lang w:val="vi-VN"/>
              </w:rPr>
            </w:pPr>
            <w:r>
              <w:rPr>
                <w:sz w:val="28"/>
                <w:szCs w:val="28"/>
              </w:rPr>
              <w:t>Disable, thông tin tự động fill</w:t>
            </w:r>
          </w:p>
        </w:tc>
      </w:tr>
      <w:tr w:rsidR="00B06E63" w:rsidRPr="00CD1498" w14:paraId="33A19CA1" w14:textId="77777777" w:rsidTr="00B06E63">
        <w:trPr>
          <w:jc w:val="center"/>
        </w:trPr>
        <w:tc>
          <w:tcPr>
            <w:tcW w:w="399" w:type="pct"/>
            <w:vAlign w:val="center"/>
          </w:tcPr>
          <w:p w14:paraId="2CE84238" w14:textId="77777777" w:rsidR="00B06E63" w:rsidRPr="00103390" w:rsidRDefault="00B06E63" w:rsidP="00B06E63">
            <w:pPr>
              <w:numPr>
                <w:ilvl w:val="0"/>
                <w:numId w:val="75"/>
              </w:numPr>
              <w:spacing w:before="240" w:after="0"/>
              <w:jc w:val="both"/>
              <w:rPr>
                <w:sz w:val="28"/>
                <w:szCs w:val="28"/>
              </w:rPr>
            </w:pPr>
          </w:p>
        </w:tc>
        <w:tc>
          <w:tcPr>
            <w:tcW w:w="1654" w:type="pct"/>
            <w:vAlign w:val="center"/>
          </w:tcPr>
          <w:p w14:paraId="65411AA9" w14:textId="77777777" w:rsidR="00B06E63" w:rsidRDefault="00B06E63" w:rsidP="00B06E63">
            <w:pPr>
              <w:widowControl w:val="0"/>
              <w:tabs>
                <w:tab w:val="left" w:pos="180"/>
              </w:tabs>
              <w:jc w:val="both"/>
              <w:rPr>
                <w:noProof/>
                <w:sz w:val="28"/>
                <w:szCs w:val="28"/>
              </w:rPr>
            </w:pPr>
            <w:r>
              <w:rPr>
                <w:noProof/>
                <w:sz w:val="28"/>
                <w:szCs w:val="28"/>
              </w:rPr>
              <w:t xml:space="preserve">Hình thức đấu giá </w:t>
            </w:r>
          </w:p>
        </w:tc>
        <w:tc>
          <w:tcPr>
            <w:tcW w:w="806" w:type="pct"/>
            <w:tcBorders>
              <w:top w:val="single" w:sz="4" w:space="0" w:color="auto"/>
              <w:bottom w:val="single" w:sz="4" w:space="0" w:color="auto"/>
            </w:tcBorders>
            <w:vAlign w:val="center"/>
          </w:tcPr>
          <w:p w14:paraId="0DA8A7B4" w14:textId="77777777" w:rsidR="00B06E63" w:rsidRPr="00103390" w:rsidRDefault="00B06E63" w:rsidP="00B06E63">
            <w:pPr>
              <w:widowControl w:val="0"/>
              <w:tabs>
                <w:tab w:val="left" w:pos="180"/>
              </w:tabs>
              <w:jc w:val="both"/>
              <w:rPr>
                <w:sz w:val="28"/>
                <w:szCs w:val="28"/>
                <w:lang w:val="vi-VN"/>
              </w:rPr>
            </w:pPr>
            <w:r w:rsidRPr="00103390">
              <w:rPr>
                <w:sz w:val="28"/>
                <w:szCs w:val="28"/>
                <w:lang w:val="vi-VN"/>
              </w:rPr>
              <w:t>Combobox</w:t>
            </w:r>
          </w:p>
        </w:tc>
        <w:tc>
          <w:tcPr>
            <w:tcW w:w="2141" w:type="pct"/>
            <w:tcBorders>
              <w:top w:val="single" w:sz="4" w:space="0" w:color="auto"/>
              <w:bottom w:val="single" w:sz="4" w:space="0" w:color="auto"/>
            </w:tcBorders>
            <w:vAlign w:val="center"/>
          </w:tcPr>
          <w:p w14:paraId="1A3663DC" w14:textId="77777777" w:rsidR="00B06E63" w:rsidRPr="00103390" w:rsidRDefault="00B06E63" w:rsidP="00B06E63">
            <w:pPr>
              <w:widowControl w:val="0"/>
              <w:tabs>
                <w:tab w:val="left" w:pos="180"/>
              </w:tabs>
              <w:jc w:val="both"/>
              <w:rPr>
                <w:sz w:val="28"/>
                <w:szCs w:val="28"/>
                <w:lang w:val="vi-VN"/>
              </w:rPr>
            </w:pPr>
            <w:r>
              <w:rPr>
                <w:sz w:val="28"/>
                <w:szCs w:val="28"/>
              </w:rPr>
              <w:t>Disable, thông tin tự động fill</w:t>
            </w:r>
          </w:p>
        </w:tc>
      </w:tr>
      <w:tr w:rsidR="00B06E63" w:rsidRPr="00CD1498" w14:paraId="5DD415A3" w14:textId="77777777" w:rsidTr="00B06E63">
        <w:trPr>
          <w:jc w:val="center"/>
        </w:trPr>
        <w:tc>
          <w:tcPr>
            <w:tcW w:w="399" w:type="pct"/>
            <w:vAlign w:val="center"/>
          </w:tcPr>
          <w:p w14:paraId="5A029EAF" w14:textId="77777777" w:rsidR="00B06E63" w:rsidRPr="00103390" w:rsidRDefault="00B06E63" w:rsidP="00B06E63">
            <w:pPr>
              <w:numPr>
                <w:ilvl w:val="0"/>
                <w:numId w:val="75"/>
              </w:numPr>
              <w:spacing w:before="240" w:after="0"/>
              <w:jc w:val="both"/>
              <w:rPr>
                <w:sz w:val="28"/>
                <w:szCs w:val="28"/>
              </w:rPr>
            </w:pPr>
          </w:p>
        </w:tc>
        <w:tc>
          <w:tcPr>
            <w:tcW w:w="1654" w:type="pct"/>
            <w:vAlign w:val="center"/>
          </w:tcPr>
          <w:p w14:paraId="318E8361" w14:textId="77777777" w:rsidR="00B06E63" w:rsidRDefault="00B06E63" w:rsidP="00B06E63">
            <w:pPr>
              <w:widowControl w:val="0"/>
              <w:tabs>
                <w:tab w:val="left" w:pos="180"/>
              </w:tabs>
              <w:jc w:val="both"/>
              <w:rPr>
                <w:noProof/>
                <w:sz w:val="28"/>
                <w:szCs w:val="28"/>
              </w:rPr>
            </w:pPr>
            <w:r>
              <w:rPr>
                <w:noProof/>
                <w:sz w:val="28"/>
                <w:szCs w:val="28"/>
              </w:rPr>
              <w:t>Đơn vị giá</w:t>
            </w:r>
          </w:p>
        </w:tc>
        <w:tc>
          <w:tcPr>
            <w:tcW w:w="806" w:type="pct"/>
            <w:tcBorders>
              <w:top w:val="single" w:sz="4" w:space="0" w:color="auto"/>
              <w:bottom w:val="single" w:sz="4" w:space="0" w:color="auto"/>
            </w:tcBorders>
            <w:vAlign w:val="center"/>
          </w:tcPr>
          <w:p w14:paraId="4352F7FB" w14:textId="77777777" w:rsidR="00B06E63" w:rsidRPr="00103390" w:rsidRDefault="00B06E63" w:rsidP="00B06E63">
            <w:pPr>
              <w:widowControl w:val="0"/>
              <w:tabs>
                <w:tab w:val="left" w:pos="180"/>
              </w:tabs>
              <w:jc w:val="both"/>
              <w:rPr>
                <w:sz w:val="28"/>
                <w:szCs w:val="28"/>
                <w:lang w:val="vi-VN"/>
              </w:rPr>
            </w:pPr>
            <w:r w:rsidRPr="00103390">
              <w:rPr>
                <w:sz w:val="28"/>
                <w:szCs w:val="28"/>
                <w:lang w:val="vi-VN"/>
              </w:rPr>
              <w:t>Combobox</w:t>
            </w:r>
          </w:p>
        </w:tc>
        <w:tc>
          <w:tcPr>
            <w:tcW w:w="2141" w:type="pct"/>
            <w:tcBorders>
              <w:top w:val="single" w:sz="4" w:space="0" w:color="auto"/>
              <w:bottom w:val="single" w:sz="4" w:space="0" w:color="auto"/>
            </w:tcBorders>
            <w:vAlign w:val="center"/>
          </w:tcPr>
          <w:p w14:paraId="6100268F" w14:textId="77777777" w:rsidR="00B06E63" w:rsidRPr="00103390" w:rsidRDefault="00B06E63" w:rsidP="00B06E63">
            <w:pPr>
              <w:widowControl w:val="0"/>
              <w:tabs>
                <w:tab w:val="left" w:pos="180"/>
              </w:tabs>
              <w:jc w:val="both"/>
              <w:rPr>
                <w:sz w:val="28"/>
                <w:szCs w:val="28"/>
                <w:lang w:val="vi-VN"/>
              </w:rPr>
            </w:pPr>
            <w:r>
              <w:rPr>
                <w:sz w:val="28"/>
                <w:szCs w:val="28"/>
              </w:rPr>
              <w:t>Disable, thông tin tự động fill</w:t>
            </w:r>
          </w:p>
        </w:tc>
      </w:tr>
      <w:tr w:rsidR="00B06E63" w:rsidRPr="00CD1498" w14:paraId="0339B2F2" w14:textId="77777777" w:rsidTr="00B06E63">
        <w:trPr>
          <w:jc w:val="center"/>
        </w:trPr>
        <w:tc>
          <w:tcPr>
            <w:tcW w:w="399" w:type="pct"/>
            <w:vAlign w:val="center"/>
          </w:tcPr>
          <w:p w14:paraId="2C4EF851" w14:textId="77777777" w:rsidR="00B06E63" w:rsidRPr="00103390" w:rsidRDefault="00B06E63" w:rsidP="00B06E63">
            <w:pPr>
              <w:numPr>
                <w:ilvl w:val="0"/>
                <w:numId w:val="75"/>
              </w:numPr>
              <w:spacing w:before="240" w:after="0"/>
              <w:jc w:val="both"/>
              <w:rPr>
                <w:sz w:val="28"/>
                <w:szCs w:val="28"/>
              </w:rPr>
            </w:pPr>
          </w:p>
        </w:tc>
        <w:tc>
          <w:tcPr>
            <w:tcW w:w="1654" w:type="pct"/>
            <w:vAlign w:val="center"/>
          </w:tcPr>
          <w:p w14:paraId="6C98F6B1" w14:textId="77777777" w:rsidR="00B06E63" w:rsidRDefault="00B06E63" w:rsidP="00B06E63">
            <w:pPr>
              <w:widowControl w:val="0"/>
              <w:tabs>
                <w:tab w:val="left" w:pos="180"/>
              </w:tabs>
              <w:jc w:val="both"/>
              <w:rPr>
                <w:noProof/>
                <w:sz w:val="28"/>
                <w:szCs w:val="28"/>
              </w:rPr>
            </w:pPr>
            <w:r>
              <w:rPr>
                <w:noProof/>
                <w:sz w:val="28"/>
                <w:szCs w:val="28"/>
              </w:rPr>
              <w:t>ĐV tư vấn đấu giá</w:t>
            </w:r>
          </w:p>
        </w:tc>
        <w:tc>
          <w:tcPr>
            <w:tcW w:w="806" w:type="pct"/>
            <w:tcBorders>
              <w:top w:val="single" w:sz="4" w:space="0" w:color="auto"/>
              <w:bottom w:val="single" w:sz="4" w:space="0" w:color="auto"/>
            </w:tcBorders>
            <w:vAlign w:val="center"/>
          </w:tcPr>
          <w:p w14:paraId="433CD824" w14:textId="77777777" w:rsidR="00B06E63" w:rsidRPr="00103390" w:rsidRDefault="00B06E63" w:rsidP="00B06E63">
            <w:pPr>
              <w:widowControl w:val="0"/>
              <w:tabs>
                <w:tab w:val="left" w:pos="180"/>
              </w:tabs>
              <w:jc w:val="both"/>
              <w:rPr>
                <w:sz w:val="28"/>
                <w:szCs w:val="28"/>
                <w:lang w:val="vi-VN"/>
              </w:rPr>
            </w:pPr>
            <w:r w:rsidRPr="00103390">
              <w:rPr>
                <w:sz w:val="28"/>
                <w:szCs w:val="28"/>
                <w:lang w:val="vi-VN"/>
              </w:rPr>
              <w:t>Combobox</w:t>
            </w:r>
          </w:p>
        </w:tc>
        <w:tc>
          <w:tcPr>
            <w:tcW w:w="2141" w:type="pct"/>
            <w:tcBorders>
              <w:top w:val="single" w:sz="4" w:space="0" w:color="auto"/>
              <w:bottom w:val="single" w:sz="4" w:space="0" w:color="auto"/>
            </w:tcBorders>
            <w:vAlign w:val="center"/>
          </w:tcPr>
          <w:p w14:paraId="103CB007" w14:textId="77777777" w:rsidR="00B06E63" w:rsidRPr="008D4E89" w:rsidRDefault="00B06E63" w:rsidP="00B06E63">
            <w:pPr>
              <w:widowControl w:val="0"/>
              <w:tabs>
                <w:tab w:val="left" w:pos="180"/>
              </w:tabs>
              <w:jc w:val="both"/>
              <w:rPr>
                <w:sz w:val="28"/>
                <w:szCs w:val="28"/>
              </w:rPr>
            </w:pPr>
            <w:r>
              <w:rPr>
                <w:sz w:val="28"/>
                <w:szCs w:val="28"/>
              </w:rPr>
              <w:t>Thông tin tự động fill</w:t>
            </w:r>
          </w:p>
        </w:tc>
      </w:tr>
      <w:tr w:rsidR="00B06E63" w:rsidRPr="00CD1498" w14:paraId="6572C36B" w14:textId="77777777" w:rsidTr="00B06E63">
        <w:trPr>
          <w:jc w:val="center"/>
        </w:trPr>
        <w:tc>
          <w:tcPr>
            <w:tcW w:w="399" w:type="pct"/>
            <w:vAlign w:val="center"/>
          </w:tcPr>
          <w:p w14:paraId="57929C72" w14:textId="77777777" w:rsidR="00B06E63" w:rsidRPr="00103390" w:rsidRDefault="00B06E63" w:rsidP="00B06E63">
            <w:pPr>
              <w:numPr>
                <w:ilvl w:val="0"/>
                <w:numId w:val="75"/>
              </w:numPr>
              <w:spacing w:before="240" w:after="0"/>
              <w:jc w:val="both"/>
              <w:rPr>
                <w:sz w:val="28"/>
                <w:szCs w:val="28"/>
              </w:rPr>
            </w:pPr>
          </w:p>
        </w:tc>
        <w:tc>
          <w:tcPr>
            <w:tcW w:w="1654" w:type="pct"/>
            <w:vAlign w:val="center"/>
          </w:tcPr>
          <w:p w14:paraId="2E88938A" w14:textId="77777777" w:rsidR="00B06E63" w:rsidRDefault="00B06E63" w:rsidP="00B06E63">
            <w:pPr>
              <w:widowControl w:val="0"/>
              <w:tabs>
                <w:tab w:val="left" w:pos="180"/>
              </w:tabs>
              <w:jc w:val="both"/>
              <w:rPr>
                <w:noProof/>
                <w:sz w:val="28"/>
                <w:szCs w:val="28"/>
              </w:rPr>
            </w:pPr>
            <w:r>
              <w:rPr>
                <w:noProof/>
                <w:sz w:val="28"/>
                <w:szCs w:val="28"/>
              </w:rPr>
              <w:t>KL bán đấu giá(CP)</w:t>
            </w:r>
          </w:p>
        </w:tc>
        <w:tc>
          <w:tcPr>
            <w:tcW w:w="806" w:type="pct"/>
            <w:tcBorders>
              <w:top w:val="single" w:sz="4" w:space="0" w:color="auto"/>
              <w:bottom w:val="single" w:sz="4" w:space="0" w:color="auto"/>
            </w:tcBorders>
            <w:vAlign w:val="center"/>
          </w:tcPr>
          <w:p w14:paraId="4890E29C" w14:textId="77777777" w:rsidR="00B06E63" w:rsidRPr="00103390" w:rsidRDefault="00B06E63" w:rsidP="00B06E63">
            <w:pPr>
              <w:widowControl w:val="0"/>
              <w:tabs>
                <w:tab w:val="left" w:pos="180"/>
              </w:tabs>
              <w:jc w:val="both"/>
              <w:rPr>
                <w:sz w:val="28"/>
                <w:szCs w:val="28"/>
                <w:lang w:val="vi-VN"/>
              </w:rPr>
            </w:pPr>
            <w:r>
              <w:rPr>
                <w:sz w:val="28"/>
                <w:szCs w:val="28"/>
              </w:rPr>
              <w:t>Textbox</w:t>
            </w:r>
          </w:p>
        </w:tc>
        <w:tc>
          <w:tcPr>
            <w:tcW w:w="2141" w:type="pct"/>
            <w:tcBorders>
              <w:top w:val="single" w:sz="4" w:space="0" w:color="auto"/>
              <w:bottom w:val="single" w:sz="4" w:space="0" w:color="auto"/>
            </w:tcBorders>
            <w:vAlign w:val="center"/>
          </w:tcPr>
          <w:p w14:paraId="79524D77" w14:textId="77777777" w:rsidR="00B06E63" w:rsidRPr="00103390" w:rsidRDefault="00B06E63" w:rsidP="00B06E63">
            <w:pPr>
              <w:widowControl w:val="0"/>
              <w:tabs>
                <w:tab w:val="left" w:pos="180"/>
              </w:tabs>
              <w:jc w:val="both"/>
              <w:rPr>
                <w:sz w:val="28"/>
                <w:szCs w:val="28"/>
                <w:lang w:val="vi-VN"/>
              </w:rPr>
            </w:pPr>
            <w:r>
              <w:rPr>
                <w:sz w:val="28"/>
                <w:szCs w:val="28"/>
              </w:rPr>
              <w:t>Disable, thông tin tự động fill</w:t>
            </w:r>
          </w:p>
        </w:tc>
      </w:tr>
      <w:tr w:rsidR="00B06E63" w:rsidRPr="00CD1498" w14:paraId="6084FE73" w14:textId="77777777" w:rsidTr="00B06E63">
        <w:trPr>
          <w:jc w:val="center"/>
        </w:trPr>
        <w:tc>
          <w:tcPr>
            <w:tcW w:w="399" w:type="pct"/>
            <w:vAlign w:val="center"/>
          </w:tcPr>
          <w:p w14:paraId="7EBFBD01" w14:textId="77777777" w:rsidR="00B06E63" w:rsidRPr="00103390" w:rsidRDefault="00B06E63" w:rsidP="00B06E63">
            <w:pPr>
              <w:numPr>
                <w:ilvl w:val="0"/>
                <w:numId w:val="75"/>
              </w:numPr>
              <w:spacing w:before="240" w:after="0"/>
              <w:jc w:val="both"/>
              <w:rPr>
                <w:sz w:val="28"/>
                <w:szCs w:val="28"/>
              </w:rPr>
            </w:pPr>
          </w:p>
        </w:tc>
        <w:tc>
          <w:tcPr>
            <w:tcW w:w="1654" w:type="pct"/>
            <w:vAlign w:val="center"/>
          </w:tcPr>
          <w:p w14:paraId="1CC2C71A" w14:textId="77777777" w:rsidR="00B06E63" w:rsidRDefault="00B06E63" w:rsidP="00B06E63">
            <w:pPr>
              <w:widowControl w:val="0"/>
              <w:tabs>
                <w:tab w:val="left" w:pos="180"/>
              </w:tabs>
              <w:jc w:val="both"/>
              <w:rPr>
                <w:noProof/>
                <w:sz w:val="28"/>
                <w:szCs w:val="28"/>
              </w:rPr>
            </w:pPr>
            <w:r>
              <w:rPr>
                <w:noProof/>
                <w:sz w:val="28"/>
                <w:szCs w:val="28"/>
              </w:rPr>
              <w:t>Gía khởi điểm (VND)</w:t>
            </w:r>
          </w:p>
        </w:tc>
        <w:tc>
          <w:tcPr>
            <w:tcW w:w="806" w:type="pct"/>
            <w:tcBorders>
              <w:top w:val="single" w:sz="4" w:space="0" w:color="auto"/>
              <w:bottom w:val="single" w:sz="4" w:space="0" w:color="auto"/>
            </w:tcBorders>
            <w:vAlign w:val="center"/>
          </w:tcPr>
          <w:p w14:paraId="775CEE1C" w14:textId="77777777" w:rsidR="00B06E63" w:rsidRPr="00103390" w:rsidRDefault="00B06E63" w:rsidP="00B06E63">
            <w:pPr>
              <w:widowControl w:val="0"/>
              <w:tabs>
                <w:tab w:val="left" w:pos="180"/>
              </w:tabs>
              <w:jc w:val="both"/>
              <w:rPr>
                <w:sz w:val="28"/>
                <w:szCs w:val="28"/>
                <w:lang w:val="vi-VN"/>
              </w:rPr>
            </w:pPr>
            <w:r>
              <w:rPr>
                <w:sz w:val="28"/>
                <w:szCs w:val="28"/>
              </w:rPr>
              <w:t>Textbox</w:t>
            </w:r>
          </w:p>
        </w:tc>
        <w:tc>
          <w:tcPr>
            <w:tcW w:w="2141" w:type="pct"/>
            <w:tcBorders>
              <w:top w:val="single" w:sz="4" w:space="0" w:color="auto"/>
              <w:bottom w:val="single" w:sz="4" w:space="0" w:color="auto"/>
            </w:tcBorders>
            <w:vAlign w:val="center"/>
          </w:tcPr>
          <w:p w14:paraId="432794D1" w14:textId="77777777" w:rsidR="00B06E63" w:rsidRPr="00103390" w:rsidRDefault="00B06E63" w:rsidP="00B06E63">
            <w:pPr>
              <w:widowControl w:val="0"/>
              <w:tabs>
                <w:tab w:val="left" w:pos="180"/>
              </w:tabs>
              <w:jc w:val="both"/>
              <w:rPr>
                <w:sz w:val="28"/>
                <w:szCs w:val="28"/>
                <w:lang w:val="vi-VN"/>
              </w:rPr>
            </w:pPr>
            <w:r>
              <w:rPr>
                <w:sz w:val="28"/>
                <w:szCs w:val="28"/>
              </w:rPr>
              <w:t>Disable, thông tin tự động fill</w:t>
            </w:r>
          </w:p>
        </w:tc>
      </w:tr>
      <w:tr w:rsidR="00B06E63" w:rsidRPr="00CD1498" w14:paraId="02051720" w14:textId="77777777" w:rsidTr="00B06E63">
        <w:trPr>
          <w:jc w:val="center"/>
        </w:trPr>
        <w:tc>
          <w:tcPr>
            <w:tcW w:w="399" w:type="pct"/>
            <w:vAlign w:val="center"/>
          </w:tcPr>
          <w:p w14:paraId="69226A86" w14:textId="77777777" w:rsidR="00B06E63" w:rsidRPr="00103390" w:rsidRDefault="00B06E63" w:rsidP="00B06E63">
            <w:pPr>
              <w:numPr>
                <w:ilvl w:val="0"/>
                <w:numId w:val="75"/>
              </w:numPr>
              <w:spacing w:before="240" w:after="0"/>
              <w:jc w:val="both"/>
              <w:rPr>
                <w:sz w:val="28"/>
                <w:szCs w:val="28"/>
              </w:rPr>
            </w:pPr>
          </w:p>
        </w:tc>
        <w:tc>
          <w:tcPr>
            <w:tcW w:w="1654" w:type="pct"/>
            <w:vAlign w:val="center"/>
          </w:tcPr>
          <w:p w14:paraId="685D9455" w14:textId="77777777" w:rsidR="00B06E63" w:rsidRDefault="00B06E63" w:rsidP="00B06E63">
            <w:pPr>
              <w:widowControl w:val="0"/>
              <w:tabs>
                <w:tab w:val="left" w:pos="180"/>
              </w:tabs>
              <w:jc w:val="both"/>
              <w:rPr>
                <w:noProof/>
                <w:sz w:val="28"/>
                <w:szCs w:val="28"/>
              </w:rPr>
            </w:pPr>
            <w:r>
              <w:rPr>
                <w:noProof/>
                <w:sz w:val="28"/>
                <w:szCs w:val="28"/>
              </w:rPr>
              <w:t>Tỉ lệ đặt cọc (%)</w:t>
            </w:r>
          </w:p>
        </w:tc>
        <w:tc>
          <w:tcPr>
            <w:tcW w:w="806" w:type="pct"/>
            <w:tcBorders>
              <w:top w:val="single" w:sz="4" w:space="0" w:color="auto"/>
              <w:bottom w:val="single" w:sz="4" w:space="0" w:color="auto"/>
            </w:tcBorders>
            <w:vAlign w:val="center"/>
          </w:tcPr>
          <w:p w14:paraId="6910722B" w14:textId="77777777" w:rsidR="00B06E63" w:rsidRPr="00103390" w:rsidRDefault="00B06E63" w:rsidP="00B06E63">
            <w:pPr>
              <w:widowControl w:val="0"/>
              <w:tabs>
                <w:tab w:val="left" w:pos="180"/>
              </w:tabs>
              <w:jc w:val="both"/>
              <w:rPr>
                <w:sz w:val="28"/>
                <w:szCs w:val="28"/>
                <w:lang w:val="vi-VN"/>
              </w:rPr>
            </w:pPr>
            <w:r>
              <w:rPr>
                <w:sz w:val="28"/>
                <w:szCs w:val="28"/>
              </w:rPr>
              <w:t>Textbox</w:t>
            </w:r>
          </w:p>
        </w:tc>
        <w:tc>
          <w:tcPr>
            <w:tcW w:w="2141" w:type="pct"/>
            <w:tcBorders>
              <w:top w:val="single" w:sz="4" w:space="0" w:color="auto"/>
              <w:bottom w:val="single" w:sz="4" w:space="0" w:color="auto"/>
            </w:tcBorders>
            <w:vAlign w:val="center"/>
          </w:tcPr>
          <w:p w14:paraId="36F8CE0A" w14:textId="77777777" w:rsidR="00B06E63" w:rsidRPr="00103390" w:rsidRDefault="00B06E63" w:rsidP="00B06E63">
            <w:pPr>
              <w:widowControl w:val="0"/>
              <w:tabs>
                <w:tab w:val="left" w:pos="180"/>
              </w:tabs>
              <w:jc w:val="both"/>
              <w:rPr>
                <w:sz w:val="28"/>
                <w:szCs w:val="28"/>
                <w:lang w:val="vi-VN"/>
              </w:rPr>
            </w:pPr>
            <w:r>
              <w:rPr>
                <w:sz w:val="28"/>
                <w:szCs w:val="28"/>
              </w:rPr>
              <w:t>Disable, thông tin tự động fill</w:t>
            </w:r>
          </w:p>
        </w:tc>
      </w:tr>
      <w:tr w:rsidR="00B06E63" w:rsidRPr="00CD1498" w14:paraId="5CE1CFDD" w14:textId="77777777" w:rsidTr="00B06E63">
        <w:trPr>
          <w:jc w:val="center"/>
        </w:trPr>
        <w:tc>
          <w:tcPr>
            <w:tcW w:w="399" w:type="pct"/>
            <w:vAlign w:val="center"/>
          </w:tcPr>
          <w:p w14:paraId="1854D0AA" w14:textId="77777777" w:rsidR="00B06E63" w:rsidRPr="00103390" w:rsidRDefault="00B06E63" w:rsidP="00B06E63">
            <w:pPr>
              <w:numPr>
                <w:ilvl w:val="0"/>
                <w:numId w:val="75"/>
              </w:numPr>
              <w:spacing w:before="240" w:after="0"/>
              <w:jc w:val="both"/>
              <w:rPr>
                <w:sz w:val="28"/>
                <w:szCs w:val="28"/>
              </w:rPr>
            </w:pPr>
          </w:p>
        </w:tc>
        <w:tc>
          <w:tcPr>
            <w:tcW w:w="1654" w:type="pct"/>
            <w:vAlign w:val="center"/>
          </w:tcPr>
          <w:p w14:paraId="08D5B96B" w14:textId="77777777" w:rsidR="00B06E63" w:rsidRDefault="00B06E63" w:rsidP="00B06E63">
            <w:pPr>
              <w:widowControl w:val="0"/>
              <w:tabs>
                <w:tab w:val="left" w:pos="180"/>
              </w:tabs>
              <w:jc w:val="both"/>
              <w:rPr>
                <w:noProof/>
                <w:sz w:val="28"/>
                <w:szCs w:val="28"/>
              </w:rPr>
            </w:pPr>
            <w:r>
              <w:rPr>
                <w:noProof/>
                <w:sz w:val="28"/>
                <w:szCs w:val="28"/>
              </w:rPr>
              <w:t>KLNĐT NN được phép mua (CP)</w:t>
            </w:r>
          </w:p>
        </w:tc>
        <w:tc>
          <w:tcPr>
            <w:tcW w:w="806" w:type="pct"/>
            <w:tcBorders>
              <w:top w:val="single" w:sz="4" w:space="0" w:color="auto"/>
              <w:bottom w:val="single" w:sz="4" w:space="0" w:color="auto"/>
            </w:tcBorders>
            <w:vAlign w:val="center"/>
          </w:tcPr>
          <w:p w14:paraId="0A36F612" w14:textId="77777777" w:rsidR="00B06E63" w:rsidRPr="00103390" w:rsidRDefault="00B06E63" w:rsidP="00B06E63">
            <w:pPr>
              <w:widowControl w:val="0"/>
              <w:tabs>
                <w:tab w:val="left" w:pos="180"/>
              </w:tabs>
              <w:jc w:val="both"/>
              <w:rPr>
                <w:sz w:val="28"/>
                <w:szCs w:val="28"/>
                <w:lang w:val="vi-VN"/>
              </w:rPr>
            </w:pPr>
            <w:r>
              <w:rPr>
                <w:sz w:val="28"/>
                <w:szCs w:val="28"/>
              </w:rPr>
              <w:t>Textbox</w:t>
            </w:r>
          </w:p>
        </w:tc>
        <w:tc>
          <w:tcPr>
            <w:tcW w:w="2141" w:type="pct"/>
            <w:tcBorders>
              <w:top w:val="single" w:sz="4" w:space="0" w:color="auto"/>
              <w:bottom w:val="single" w:sz="4" w:space="0" w:color="auto"/>
            </w:tcBorders>
            <w:vAlign w:val="center"/>
          </w:tcPr>
          <w:p w14:paraId="798ACCDA" w14:textId="77777777" w:rsidR="00B06E63" w:rsidRPr="00103390" w:rsidRDefault="00B06E63" w:rsidP="00B06E63">
            <w:pPr>
              <w:widowControl w:val="0"/>
              <w:tabs>
                <w:tab w:val="left" w:pos="180"/>
              </w:tabs>
              <w:jc w:val="both"/>
              <w:rPr>
                <w:sz w:val="28"/>
                <w:szCs w:val="28"/>
                <w:lang w:val="vi-VN"/>
              </w:rPr>
            </w:pPr>
            <w:r>
              <w:rPr>
                <w:sz w:val="28"/>
                <w:szCs w:val="28"/>
              </w:rPr>
              <w:t>Disable, thông tin tự động fill</w:t>
            </w:r>
          </w:p>
        </w:tc>
      </w:tr>
      <w:tr w:rsidR="00B06E63" w:rsidRPr="00CD1498" w14:paraId="0B47FEDE" w14:textId="77777777" w:rsidTr="00B06E63">
        <w:trPr>
          <w:jc w:val="center"/>
        </w:trPr>
        <w:tc>
          <w:tcPr>
            <w:tcW w:w="399" w:type="pct"/>
            <w:vAlign w:val="center"/>
          </w:tcPr>
          <w:p w14:paraId="5DF0371C" w14:textId="77777777" w:rsidR="00B06E63" w:rsidRPr="00103390" w:rsidRDefault="00B06E63" w:rsidP="00B06E63">
            <w:pPr>
              <w:numPr>
                <w:ilvl w:val="0"/>
                <w:numId w:val="75"/>
              </w:numPr>
              <w:spacing w:before="240" w:after="0"/>
              <w:jc w:val="both"/>
              <w:rPr>
                <w:sz w:val="28"/>
                <w:szCs w:val="28"/>
              </w:rPr>
            </w:pPr>
          </w:p>
        </w:tc>
        <w:tc>
          <w:tcPr>
            <w:tcW w:w="1654" w:type="pct"/>
            <w:vAlign w:val="center"/>
          </w:tcPr>
          <w:p w14:paraId="637F279A" w14:textId="77777777" w:rsidR="00B06E63" w:rsidRDefault="00B06E63" w:rsidP="00B06E63">
            <w:pPr>
              <w:widowControl w:val="0"/>
              <w:tabs>
                <w:tab w:val="left" w:pos="180"/>
              </w:tabs>
              <w:jc w:val="both"/>
              <w:rPr>
                <w:noProof/>
                <w:sz w:val="28"/>
                <w:szCs w:val="28"/>
              </w:rPr>
            </w:pPr>
            <w:r>
              <w:rPr>
                <w:noProof/>
                <w:sz w:val="28"/>
                <w:szCs w:val="28"/>
              </w:rPr>
              <w:t>Thời gian tổ chức</w:t>
            </w:r>
          </w:p>
        </w:tc>
        <w:tc>
          <w:tcPr>
            <w:tcW w:w="806" w:type="pct"/>
            <w:tcBorders>
              <w:top w:val="single" w:sz="4" w:space="0" w:color="auto"/>
              <w:bottom w:val="single" w:sz="4" w:space="0" w:color="auto"/>
            </w:tcBorders>
            <w:vAlign w:val="center"/>
          </w:tcPr>
          <w:p w14:paraId="201F3782" w14:textId="77777777" w:rsidR="00B06E63" w:rsidRPr="008D4E89" w:rsidRDefault="00B06E63" w:rsidP="00B06E63">
            <w:pPr>
              <w:widowControl w:val="0"/>
              <w:tabs>
                <w:tab w:val="left" w:pos="180"/>
              </w:tabs>
              <w:jc w:val="both"/>
              <w:rPr>
                <w:sz w:val="28"/>
                <w:szCs w:val="28"/>
              </w:rPr>
            </w:pPr>
            <w:r>
              <w:rPr>
                <w:sz w:val="28"/>
                <w:szCs w:val="28"/>
              </w:rPr>
              <w:t>Date</w:t>
            </w:r>
          </w:p>
        </w:tc>
        <w:tc>
          <w:tcPr>
            <w:tcW w:w="2141" w:type="pct"/>
            <w:tcBorders>
              <w:top w:val="single" w:sz="4" w:space="0" w:color="auto"/>
              <w:bottom w:val="single" w:sz="4" w:space="0" w:color="auto"/>
            </w:tcBorders>
            <w:vAlign w:val="center"/>
          </w:tcPr>
          <w:p w14:paraId="68A133AA" w14:textId="77777777" w:rsidR="00B06E63" w:rsidRPr="008D4E89" w:rsidRDefault="00B06E63" w:rsidP="00B06E63">
            <w:pPr>
              <w:widowControl w:val="0"/>
              <w:tabs>
                <w:tab w:val="left" w:pos="180"/>
              </w:tabs>
              <w:jc w:val="both"/>
              <w:rPr>
                <w:sz w:val="28"/>
                <w:szCs w:val="28"/>
              </w:rPr>
            </w:pPr>
            <w:r>
              <w:rPr>
                <w:sz w:val="28"/>
                <w:szCs w:val="28"/>
              </w:rPr>
              <w:t xml:space="preserve">Cho phép nhập hoặc nhấn icon lịch để chọn ngày </w:t>
            </w:r>
          </w:p>
        </w:tc>
      </w:tr>
      <w:tr w:rsidR="00B06E63" w:rsidRPr="00CD1498" w14:paraId="61BE2F5D" w14:textId="77777777" w:rsidTr="00B06E63">
        <w:trPr>
          <w:jc w:val="center"/>
        </w:trPr>
        <w:tc>
          <w:tcPr>
            <w:tcW w:w="399" w:type="pct"/>
            <w:vAlign w:val="center"/>
          </w:tcPr>
          <w:p w14:paraId="640932A9" w14:textId="77777777" w:rsidR="00B06E63" w:rsidRPr="00103390" w:rsidRDefault="00B06E63" w:rsidP="00B06E63">
            <w:pPr>
              <w:numPr>
                <w:ilvl w:val="0"/>
                <w:numId w:val="75"/>
              </w:numPr>
              <w:spacing w:before="240" w:after="0"/>
              <w:jc w:val="both"/>
              <w:rPr>
                <w:sz w:val="28"/>
                <w:szCs w:val="28"/>
              </w:rPr>
            </w:pPr>
          </w:p>
        </w:tc>
        <w:tc>
          <w:tcPr>
            <w:tcW w:w="1654" w:type="pct"/>
            <w:vAlign w:val="center"/>
          </w:tcPr>
          <w:p w14:paraId="4FE95715" w14:textId="77777777" w:rsidR="00B06E63" w:rsidRDefault="00B06E63" w:rsidP="00B06E63">
            <w:pPr>
              <w:widowControl w:val="0"/>
              <w:tabs>
                <w:tab w:val="left" w:pos="180"/>
              </w:tabs>
              <w:jc w:val="both"/>
              <w:rPr>
                <w:noProof/>
                <w:sz w:val="28"/>
                <w:szCs w:val="28"/>
              </w:rPr>
            </w:pPr>
            <w:r>
              <w:rPr>
                <w:noProof/>
                <w:sz w:val="28"/>
                <w:szCs w:val="28"/>
              </w:rPr>
              <w:t>KL đăng kí tối thiểu(CP)</w:t>
            </w:r>
          </w:p>
        </w:tc>
        <w:tc>
          <w:tcPr>
            <w:tcW w:w="806" w:type="pct"/>
            <w:tcBorders>
              <w:top w:val="single" w:sz="4" w:space="0" w:color="auto"/>
              <w:bottom w:val="single" w:sz="4" w:space="0" w:color="auto"/>
            </w:tcBorders>
            <w:vAlign w:val="center"/>
          </w:tcPr>
          <w:p w14:paraId="45BEAABA" w14:textId="77777777" w:rsidR="00B06E63" w:rsidRPr="00103390" w:rsidRDefault="00B06E63" w:rsidP="00B06E63">
            <w:pPr>
              <w:widowControl w:val="0"/>
              <w:tabs>
                <w:tab w:val="left" w:pos="180"/>
              </w:tabs>
              <w:jc w:val="both"/>
              <w:rPr>
                <w:sz w:val="28"/>
                <w:szCs w:val="28"/>
                <w:lang w:val="vi-VN"/>
              </w:rPr>
            </w:pPr>
            <w:r>
              <w:rPr>
                <w:sz w:val="28"/>
                <w:szCs w:val="28"/>
              </w:rPr>
              <w:t>Textbox</w:t>
            </w:r>
          </w:p>
        </w:tc>
        <w:tc>
          <w:tcPr>
            <w:tcW w:w="2141" w:type="pct"/>
            <w:tcBorders>
              <w:top w:val="single" w:sz="4" w:space="0" w:color="auto"/>
              <w:bottom w:val="single" w:sz="4" w:space="0" w:color="auto"/>
            </w:tcBorders>
            <w:vAlign w:val="center"/>
          </w:tcPr>
          <w:p w14:paraId="3EA88334" w14:textId="77777777" w:rsidR="00B06E63" w:rsidRPr="00103390" w:rsidRDefault="00B06E63" w:rsidP="00B06E63">
            <w:pPr>
              <w:widowControl w:val="0"/>
              <w:tabs>
                <w:tab w:val="left" w:pos="180"/>
              </w:tabs>
              <w:jc w:val="both"/>
              <w:rPr>
                <w:sz w:val="28"/>
                <w:szCs w:val="28"/>
                <w:lang w:val="vi-VN"/>
              </w:rPr>
            </w:pPr>
            <w:r>
              <w:rPr>
                <w:sz w:val="28"/>
                <w:szCs w:val="28"/>
              </w:rPr>
              <w:t>Disable, thông tin tự động fill</w:t>
            </w:r>
          </w:p>
        </w:tc>
      </w:tr>
      <w:tr w:rsidR="00B06E63" w:rsidRPr="00CD1498" w14:paraId="7887758F" w14:textId="77777777" w:rsidTr="00B06E63">
        <w:trPr>
          <w:jc w:val="center"/>
        </w:trPr>
        <w:tc>
          <w:tcPr>
            <w:tcW w:w="399" w:type="pct"/>
            <w:vAlign w:val="center"/>
          </w:tcPr>
          <w:p w14:paraId="582BFBF1" w14:textId="77777777" w:rsidR="00B06E63" w:rsidRPr="00103390" w:rsidRDefault="00B06E63" w:rsidP="00B06E63">
            <w:pPr>
              <w:numPr>
                <w:ilvl w:val="0"/>
                <w:numId w:val="75"/>
              </w:numPr>
              <w:spacing w:before="240" w:after="0"/>
              <w:jc w:val="both"/>
              <w:rPr>
                <w:sz w:val="28"/>
                <w:szCs w:val="28"/>
              </w:rPr>
            </w:pPr>
          </w:p>
        </w:tc>
        <w:tc>
          <w:tcPr>
            <w:tcW w:w="1654" w:type="pct"/>
            <w:vAlign w:val="center"/>
          </w:tcPr>
          <w:p w14:paraId="2A6D41BE" w14:textId="77777777" w:rsidR="00B06E63" w:rsidRDefault="00B06E63" w:rsidP="00B06E63">
            <w:pPr>
              <w:widowControl w:val="0"/>
              <w:tabs>
                <w:tab w:val="left" w:pos="180"/>
              </w:tabs>
              <w:jc w:val="both"/>
              <w:rPr>
                <w:noProof/>
                <w:sz w:val="28"/>
                <w:szCs w:val="28"/>
              </w:rPr>
            </w:pPr>
            <w:r>
              <w:rPr>
                <w:noProof/>
                <w:sz w:val="28"/>
                <w:szCs w:val="28"/>
              </w:rPr>
              <w:t xml:space="preserve">KL tối thiểu/ 1 mức giá </w:t>
            </w:r>
            <w:r>
              <w:rPr>
                <w:noProof/>
                <w:sz w:val="28"/>
                <w:szCs w:val="28"/>
              </w:rPr>
              <w:lastRenderedPageBreak/>
              <w:t>(CP)</w:t>
            </w:r>
          </w:p>
        </w:tc>
        <w:tc>
          <w:tcPr>
            <w:tcW w:w="806" w:type="pct"/>
            <w:tcBorders>
              <w:top w:val="single" w:sz="4" w:space="0" w:color="auto"/>
              <w:bottom w:val="single" w:sz="4" w:space="0" w:color="auto"/>
            </w:tcBorders>
            <w:vAlign w:val="center"/>
          </w:tcPr>
          <w:p w14:paraId="3C7FCCCC" w14:textId="77777777" w:rsidR="00B06E63" w:rsidRPr="00103390" w:rsidRDefault="00B06E63" w:rsidP="00B06E63">
            <w:pPr>
              <w:widowControl w:val="0"/>
              <w:tabs>
                <w:tab w:val="left" w:pos="180"/>
              </w:tabs>
              <w:jc w:val="both"/>
              <w:rPr>
                <w:sz w:val="28"/>
                <w:szCs w:val="28"/>
                <w:lang w:val="vi-VN"/>
              </w:rPr>
            </w:pPr>
            <w:r>
              <w:rPr>
                <w:sz w:val="28"/>
                <w:szCs w:val="28"/>
              </w:rPr>
              <w:lastRenderedPageBreak/>
              <w:t>Textbox</w:t>
            </w:r>
          </w:p>
        </w:tc>
        <w:tc>
          <w:tcPr>
            <w:tcW w:w="2141" w:type="pct"/>
            <w:tcBorders>
              <w:top w:val="single" w:sz="4" w:space="0" w:color="auto"/>
              <w:bottom w:val="single" w:sz="4" w:space="0" w:color="auto"/>
            </w:tcBorders>
            <w:vAlign w:val="center"/>
          </w:tcPr>
          <w:p w14:paraId="0DE07F7C" w14:textId="77777777" w:rsidR="00B06E63" w:rsidRPr="00103390" w:rsidRDefault="00B06E63" w:rsidP="00B06E63">
            <w:pPr>
              <w:widowControl w:val="0"/>
              <w:tabs>
                <w:tab w:val="left" w:pos="180"/>
              </w:tabs>
              <w:jc w:val="both"/>
              <w:rPr>
                <w:sz w:val="28"/>
                <w:szCs w:val="28"/>
                <w:lang w:val="vi-VN"/>
              </w:rPr>
            </w:pPr>
            <w:r>
              <w:rPr>
                <w:sz w:val="28"/>
                <w:szCs w:val="28"/>
              </w:rPr>
              <w:t>Disable, thông tin tự động fill</w:t>
            </w:r>
          </w:p>
        </w:tc>
      </w:tr>
      <w:tr w:rsidR="00B06E63" w:rsidRPr="00CD1498" w14:paraId="54926E6A" w14:textId="77777777" w:rsidTr="00B06E63">
        <w:trPr>
          <w:jc w:val="center"/>
        </w:trPr>
        <w:tc>
          <w:tcPr>
            <w:tcW w:w="399" w:type="pct"/>
            <w:vAlign w:val="center"/>
          </w:tcPr>
          <w:p w14:paraId="7FB5F405" w14:textId="77777777" w:rsidR="00B06E63" w:rsidRPr="00103390" w:rsidRDefault="00B06E63" w:rsidP="00B06E63">
            <w:pPr>
              <w:numPr>
                <w:ilvl w:val="0"/>
                <w:numId w:val="75"/>
              </w:numPr>
              <w:spacing w:before="240" w:after="0"/>
              <w:jc w:val="both"/>
              <w:rPr>
                <w:sz w:val="28"/>
                <w:szCs w:val="28"/>
              </w:rPr>
            </w:pPr>
          </w:p>
        </w:tc>
        <w:tc>
          <w:tcPr>
            <w:tcW w:w="1654" w:type="pct"/>
            <w:vAlign w:val="center"/>
          </w:tcPr>
          <w:p w14:paraId="025F5470" w14:textId="77777777" w:rsidR="00B06E63" w:rsidRDefault="00B06E63" w:rsidP="00B06E63">
            <w:pPr>
              <w:widowControl w:val="0"/>
              <w:tabs>
                <w:tab w:val="left" w:pos="180"/>
              </w:tabs>
              <w:jc w:val="both"/>
              <w:rPr>
                <w:noProof/>
                <w:sz w:val="28"/>
                <w:szCs w:val="28"/>
              </w:rPr>
            </w:pPr>
            <w:r>
              <w:rPr>
                <w:noProof/>
                <w:sz w:val="28"/>
                <w:szCs w:val="28"/>
              </w:rPr>
              <w:t>KL tối đa 1 TC TN (CP)</w:t>
            </w:r>
          </w:p>
        </w:tc>
        <w:tc>
          <w:tcPr>
            <w:tcW w:w="806" w:type="pct"/>
            <w:tcBorders>
              <w:top w:val="single" w:sz="4" w:space="0" w:color="auto"/>
              <w:bottom w:val="single" w:sz="4" w:space="0" w:color="auto"/>
            </w:tcBorders>
            <w:vAlign w:val="center"/>
          </w:tcPr>
          <w:p w14:paraId="1E370077" w14:textId="77777777" w:rsidR="00B06E63" w:rsidRPr="00103390" w:rsidRDefault="00B06E63" w:rsidP="00B06E63">
            <w:pPr>
              <w:widowControl w:val="0"/>
              <w:tabs>
                <w:tab w:val="left" w:pos="180"/>
              </w:tabs>
              <w:jc w:val="both"/>
              <w:rPr>
                <w:sz w:val="28"/>
                <w:szCs w:val="28"/>
                <w:lang w:val="vi-VN"/>
              </w:rPr>
            </w:pPr>
            <w:r>
              <w:rPr>
                <w:sz w:val="28"/>
                <w:szCs w:val="28"/>
              </w:rPr>
              <w:t>Textbox</w:t>
            </w:r>
          </w:p>
        </w:tc>
        <w:tc>
          <w:tcPr>
            <w:tcW w:w="2141" w:type="pct"/>
            <w:tcBorders>
              <w:top w:val="single" w:sz="4" w:space="0" w:color="auto"/>
              <w:bottom w:val="single" w:sz="4" w:space="0" w:color="auto"/>
            </w:tcBorders>
            <w:vAlign w:val="center"/>
          </w:tcPr>
          <w:p w14:paraId="3F199C6A" w14:textId="77777777" w:rsidR="00B06E63" w:rsidRPr="00103390" w:rsidRDefault="00B06E63" w:rsidP="00B06E63">
            <w:pPr>
              <w:widowControl w:val="0"/>
              <w:tabs>
                <w:tab w:val="left" w:pos="180"/>
              </w:tabs>
              <w:jc w:val="both"/>
              <w:rPr>
                <w:sz w:val="28"/>
                <w:szCs w:val="28"/>
                <w:lang w:val="vi-VN"/>
              </w:rPr>
            </w:pPr>
            <w:r>
              <w:rPr>
                <w:sz w:val="28"/>
                <w:szCs w:val="28"/>
              </w:rPr>
              <w:t>Disable, thông tin tự động fill</w:t>
            </w:r>
          </w:p>
        </w:tc>
      </w:tr>
      <w:tr w:rsidR="00B06E63" w:rsidRPr="00CD1498" w14:paraId="1B6116D3" w14:textId="77777777" w:rsidTr="00B06E63">
        <w:trPr>
          <w:jc w:val="center"/>
        </w:trPr>
        <w:tc>
          <w:tcPr>
            <w:tcW w:w="399" w:type="pct"/>
            <w:vAlign w:val="center"/>
          </w:tcPr>
          <w:p w14:paraId="10A2C588" w14:textId="77777777" w:rsidR="00B06E63" w:rsidRPr="00103390" w:rsidRDefault="00B06E63" w:rsidP="00B06E63">
            <w:pPr>
              <w:numPr>
                <w:ilvl w:val="0"/>
                <w:numId w:val="75"/>
              </w:numPr>
              <w:spacing w:before="240" w:after="0"/>
              <w:jc w:val="both"/>
              <w:rPr>
                <w:sz w:val="28"/>
                <w:szCs w:val="28"/>
              </w:rPr>
            </w:pPr>
          </w:p>
        </w:tc>
        <w:tc>
          <w:tcPr>
            <w:tcW w:w="1654" w:type="pct"/>
            <w:vAlign w:val="center"/>
          </w:tcPr>
          <w:p w14:paraId="4F80B0E5" w14:textId="77777777" w:rsidR="00B06E63" w:rsidRDefault="00B06E63" w:rsidP="00B06E63">
            <w:pPr>
              <w:widowControl w:val="0"/>
              <w:tabs>
                <w:tab w:val="left" w:pos="180"/>
              </w:tabs>
              <w:jc w:val="both"/>
              <w:rPr>
                <w:noProof/>
                <w:sz w:val="28"/>
                <w:szCs w:val="28"/>
              </w:rPr>
            </w:pPr>
            <w:r>
              <w:rPr>
                <w:noProof/>
                <w:sz w:val="28"/>
                <w:szCs w:val="28"/>
              </w:rPr>
              <w:t>KL tối đa 1 TC NN (CP)</w:t>
            </w:r>
          </w:p>
        </w:tc>
        <w:tc>
          <w:tcPr>
            <w:tcW w:w="806" w:type="pct"/>
            <w:tcBorders>
              <w:top w:val="single" w:sz="4" w:space="0" w:color="auto"/>
              <w:bottom w:val="single" w:sz="4" w:space="0" w:color="auto"/>
            </w:tcBorders>
            <w:vAlign w:val="center"/>
          </w:tcPr>
          <w:p w14:paraId="170F2DC4" w14:textId="77777777" w:rsidR="00B06E63" w:rsidRPr="00103390" w:rsidRDefault="00B06E63" w:rsidP="00B06E63">
            <w:pPr>
              <w:widowControl w:val="0"/>
              <w:tabs>
                <w:tab w:val="left" w:pos="180"/>
              </w:tabs>
              <w:jc w:val="both"/>
              <w:rPr>
                <w:sz w:val="28"/>
                <w:szCs w:val="28"/>
                <w:lang w:val="vi-VN"/>
              </w:rPr>
            </w:pPr>
            <w:r>
              <w:rPr>
                <w:sz w:val="28"/>
                <w:szCs w:val="28"/>
              </w:rPr>
              <w:t>Textbox</w:t>
            </w:r>
          </w:p>
        </w:tc>
        <w:tc>
          <w:tcPr>
            <w:tcW w:w="2141" w:type="pct"/>
            <w:tcBorders>
              <w:top w:val="single" w:sz="4" w:space="0" w:color="auto"/>
              <w:bottom w:val="single" w:sz="4" w:space="0" w:color="auto"/>
            </w:tcBorders>
            <w:vAlign w:val="center"/>
          </w:tcPr>
          <w:p w14:paraId="3C5B733F" w14:textId="77777777" w:rsidR="00B06E63" w:rsidRPr="00103390" w:rsidRDefault="00B06E63" w:rsidP="00B06E63">
            <w:pPr>
              <w:widowControl w:val="0"/>
              <w:tabs>
                <w:tab w:val="left" w:pos="180"/>
              </w:tabs>
              <w:jc w:val="both"/>
              <w:rPr>
                <w:sz w:val="28"/>
                <w:szCs w:val="28"/>
                <w:lang w:val="vi-VN"/>
              </w:rPr>
            </w:pPr>
            <w:r>
              <w:rPr>
                <w:sz w:val="28"/>
                <w:szCs w:val="28"/>
              </w:rPr>
              <w:t>Disable, thông tin tự động fill</w:t>
            </w:r>
          </w:p>
        </w:tc>
      </w:tr>
      <w:tr w:rsidR="00B06E63" w:rsidRPr="00CD1498" w14:paraId="6F1A25BA" w14:textId="77777777" w:rsidTr="00B06E63">
        <w:trPr>
          <w:jc w:val="center"/>
        </w:trPr>
        <w:tc>
          <w:tcPr>
            <w:tcW w:w="399" w:type="pct"/>
            <w:vAlign w:val="center"/>
          </w:tcPr>
          <w:p w14:paraId="76B55572" w14:textId="77777777" w:rsidR="00B06E63" w:rsidRPr="00103390" w:rsidRDefault="00B06E63" w:rsidP="00B06E63">
            <w:pPr>
              <w:numPr>
                <w:ilvl w:val="0"/>
                <w:numId w:val="75"/>
              </w:numPr>
              <w:spacing w:before="240" w:after="0"/>
              <w:jc w:val="both"/>
              <w:rPr>
                <w:sz w:val="28"/>
                <w:szCs w:val="28"/>
              </w:rPr>
            </w:pPr>
          </w:p>
        </w:tc>
        <w:tc>
          <w:tcPr>
            <w:tcW w:w="1654" w:type="pct"/>
            <w:vAlign w:val="center"/>
          </w:tcPr>
          <w:p w14:paraId="259BEA7B" w14:textId="77777777" w:rsidR="00B06E63" w:rsidRDefault="00B06E63" w:rsidP="00B06E63">
            <w:pPr>
              <w:widowControl w:val="0"/>
              <w:tabs>
                <w:tab w:val="left" w:pos="180"/>
              </w:tabs>
              <w:jc w:val="both"/>
              <w:rPr>
                <w:noProof/>
                <w:sz w:val="28"/>
                <w:szCs w:val="28"/>
              </w:rPr>
            </w:pPr>
            <w:r>
              <w:rPr>
                <w:noProof/>
                <w:sz w:val="28"/>
                <w:szCs w:val="28"/>
              </w:rPr>
              <w:t>KL tối đa 1 CN TN (CP)</w:t>
            </w:r>
          </w:p>
        </w:tc>
        <w:tc>
          <w:tcPr>
            <w:tcW w:w="806" w:type="pct"/>
            <w:tcBorders>
              <w:top w:val="single" w:sz="4" w:space="0" w:color="auto"/>
              <w:bottom w:val="single" w:sz="4" w:space="0" w:color="auto"/>
            </w:tcBorders>
            <w:vAlign w:val="center"/>
          </w:tcPr>
          <w:p w14:paraId="697F3218" w14:textId="77777777" w:rsidR="00B06E63" w:rsidRPr="00103390" w:rsidRDefault="00B06E63" w:rsidP="00B06E63">
            <w:pPr>
              <w:widowControl w:val="0"/>
              <w:tabs>
                <w:tab w:val="left" w:pos="180"/>
              </w:tabs>
              <w:jc w:val="both"/>
              <w:rPr>
                <w:sz w:val="28"/>
                <w:szCs w:val="28"/>
                <w:lang w:val="vi-VN"/>
              </w:rPr>
            </w:pPr>
            <w:r>
              <w:rPr>
                <w:sz w:val="28"/>
                <w:szCs w:val="28"/>
              </w:rPr>
              <w:t>Textbox</w:t>
            </w:r>
          </w:p>
        </w:tc>
        <w:tc>
          <w:tcPr>
            <w:tcW w:w="2141" w:type="pct"/>
            <w:tcBorders>
              <w:top w:val="single" w:sz="4" w:space="0" w:color="auto"/>
              <w:bottom w:val="single" w:sz="4" w:space="0" w:color="auto"/>
            </w:tcBorders>
            <w:vAlign w:val="center"/>
          </w:tcPr>
          <w:p w14:paraId="4FB1B283" w14:textId="77777777" w:rsidR="00B06E63" w:rsidRPr="00103390" w:rsidRDefault="00B06E63" w:rsidP="00B06E63">
            <w:pPr>
              <w:widowControl w:val="0"/>
              <w:tabs>
                <w:tab w:val="left" w:pos="180"/>
              </w:tabs>
              <w:jc w:val="both"/>
              <w:rPr>
                <w:sz w:val="28"/>
                <w:szCs w:val="28"/>
                <w:lang w:val="vi-VN"/>
              </w:rPr>
            </w:pPr>
            <w:r>
              <w:rPr>
                <w:sz w:val="28"/>
                <w:szCs w:val="28"/>
              </w:rPr>
              <w:t>Disable, thông tin tự động fill</w:t>
            </w:r>
          </w:p>
        </w:tc>
      </w:tr>
      <w:tr w:rsidR="00B06E63" w:rsidRPr="00CD1498" w14:paraId="73030FF2" w14:textId="77777777" w:rsidTr="00B06E63">
        <w:trPr>
          <w:jc w:val="center"/>
        </w:trPr>
        <w:tc>
          <w:tcPr>
            <w:tcW w:w="399" w:type="pct"/>
            <w:vAlign w:val="center"/>
          </w:tcPr>
          <w:p w14:paraId="59263E1D" w14:textId="77777777" w:rsidR="00B06E63" w:rsidRPr="00103390" w:rsidRDefault="00B06E63" w:rsidP="00B06E63">
            <w:pPr>
              <w:numPr>
                <w:ilvl w:val="0"/>
                <w:numId w:val="75"/>
              </w:numPr>
              <w:spacing w:before="240" w:after="0"/>
              <w:jc w:val="both"/>
              <w:rPr>
                <w:sz w:val="28"/>
                <w:szCs w:val="28"/>
              </w:rPr>
            </w:pPr>
          </w:p>
        </w:tc>
        <w:tc>
          <w:tcPr>
            <w:tcW w:w="1654" w:type="pct"/>
            <w:vAlign w:val="center"/>
          </w:tcPr>
          <w:p w14:paraId="2B29CDF5" w14:textId="77777777" w:rsidR="00B06E63" w:rsidRDefault="00B06E63" w:rsidP="00B06E63">
            <w:pPr>
              <w:widowControl w:val="0"/>
              <w:tabs>
                <w:tab w:val="left" w:pos="180"/>
              </w:tabs>
              <w:jc w:val="both"/>
              <w:rPr>
                <w:noProof/>
                <w:sz w:val="28"/>
                <w:szCs w:val="28"/>
              </w:rPr>
            </w:pPr>
            <w:r>
              <w:rPr>
                <w:noProof/>
                <w:sz w:val="28"/>
                <w:szCs w:val="28"/>
              </w:rPr>
              <w:t>KL tối đa 1 CN NN (CP)</w:t>
            </w:r>
          </w:p>
        </w:tc>
        <w:tc>
          <w:tcPr>
            <w:tcW w:w="806" w:type="pct"/>
            <w:tcBorders>
              <w:top w:val="single" w:sz="4" w:space="0" w:color="auto"/>
              <w:bottom w:val="single" w:sz="4" w:space="0" w:color="auto"/>
            </w:tcBorders>
            <w:vAlign w:val="center"/>
          </w:tcPr>
          <w:p w14:paraId="7DCEE74C" w14:textId="77777777" w:rsidR="00B06E63" w:rsidRPr="00CD298E" w:rsidRDefault="00B06E63" w:rsidP="00B06E63">
            <w:pPr>
              <w:widowControl w:val="0"/>
              <w:tabs>
                <w:tab w:val="left" w:pos="180"/>
              </w:tabs>
              <w:jc w:val="both"/>
              <w:rPr>
                <w:b/>
                <w:sz w:val="28"/>
                <w:szCs w:val="28"/>
                <w:lang w:val="vi-VN"/>
              </w:rPr>
            </w:pPr>
            <w:r>
              <w:rPr>
                <w:sz w:val="28"/>
                <w:szCs w:val="28"/>
              </w:rPr>
              <w:t>Textbox</w:t>
            </w:r>
          </w:p>
        </w:tc>
        <w:tc>
          <w:tcPr>
            <w:tcW w:w="2141" w:type="pct"/>
            <w:tcBorders>
              <w:top w:val="single" w:sz="4" w:space="0" w:color="auto"/>
              <w:bottom w:val="single" w:sz="4" w:space="0" w:color="auto"/>
            </w:tcBorders>
            <w:vAlign w:val="center"/>
          </w:tcPr>
          <w:p w14:paraId="058C50C4" w14:textId="77777777" w:rsidR="00B06E63" w:rsidRPr="00103390" w:rsidRDefault="00B06E63" w:rsidP="00B06E63">
            <w:pPr>
              <w:widowControl w:val="0"/>
              <w:tabs>
                <w:tab w:val="left" w:pos="180"/>
              </w:tabs>
              <w:jc w:val="both"/>
              <w:rPr>
                <w:sz w:val="28"/>
                <w:szCs w:val="28"/>
                <w:lang w:val="vi-VN"/>
              </w:rPr>
            </w:pPr>
            <w:r>
              <w:rPr>
                <w:sz w:val="28"/>
                <w:szCs w:val="28"/>
              </w:rPr>
              <w:t>Disable, thông tin tự động fill</w:t>
            </w:r>
          </w:p>
        </w:tc>
      </w:tr>
      <w:tr w:rsidR="00B06E63" w:rsidRPr="00CD1498" w14:paraId="3121817B" w14:textId="77777777" w:rsidTr="00B06E63">
        <w:trPr>
          <w:jc w:val="center"/>
        </w:trPr>
        <w:tc>
          <w:tcPr>
            <w:tcW w:w="399" w:type="pct"/>
            <w:vAlign w:val="center"/>
          </w:tcPr>
          <w:p w14:paraId="57879F37" w14:textId="77777777" w:rsidR="00B06E63" w:rsidRPr="00103390" w:rsidRDefault="00B06E63" w:rsidP="00B06E63">
            <w:pPr>
              <w:numPr>
                <w:ilvl w:val="0"/>
                <w:numId w:val="75"/>
              </w:numPr>
              <w:spacing w:before="240" w:after="0"/>
              <w:jc w:val="both"/>
              <w:rPr>
                <w:sz w:val="28"/>
                <w:szCs w:val="28"/>
              </w:rPr>
            </w:pPr>
          </w:p>
        </w:tc>
        <w:tc>
          <w:tcPr>
            <w:tcW w:w="1654" w:type="pct"/>
            <w:vAlign w:val="center"/>
          </w:tcPr>
          <w:p w14:paraId="08F3D4D4" w14:textId="77777777" w:rsidR="00B06E63" w:rsidRDefault="00B06E63" w:rsidP="00B06E63">
            <w:pPr>
              <w:widowControl w:val="0"/>
              <w:tabs>
                <w:tab w:val="left" w:pos="180"/>
              </w:tabs>
              <w:jc w:val="both"/>
              <w:rPr>
                <w:noProof/>
                <w:sz w:val="28"/>
                <w:szCs w:val="28"/>
              </w:rPr>
            </w:pPr>
            <w:r>
              <w:rPr>
                <w:noProof/>
                <w:sz w:val="28"/>
                <w:szCs w:val="28"/>
              </w:rPr>
              <w:t xml:space="preserve">Tiền tệ </w:t>
            </w:r>
          </w:p>
        </w:tc>
        <w:tc>
          <w:tcPr>
            <w:tcW w:w="806" w:type="pct"/>
            <w:tcBorders>
              <w:top w:val="single" w:sz="4" w:space="0" w:color="auto"/>
              <w:bottom w:val="single" w:sz="4" w:space="0" w:color="auto"/>
            </w:tcBorders>
            <w:vAlign w:val="center"/>
          </w:tcPr>
          <w:p w14:paraId="0D38864F" w14:textId="77777777" w:rsidR="00B06E63" w:rsidRPr="00CD298E" w:rsidRDefault="00B06E63" w:rsidP="00B06E63">
            <w:pPr>
              <w:widowControl w:val="0"/>
              <w:tabs>
                <w:tab w:val="left" w:pos="180"/>
              </w:tabs>
              <w:jc w:val="both"/>
              <w:rPr>
                <w:sz w:val="28"/>
                <w:szCs w:val="28"/>
              </w:rPr>
            </w:pPr>
            <w:r>
              <w:rPr>
                <w:sz w:val="28"/>
                <w:szCs w:val="28"/>
              </w:rPr>
              <w:t xml:space="preserve">Combobox </w:t>
            </w:r>
          </w:p>
        </w:tc>
        <w:tc>
          <w:tcPr>
            <w:tcW w:w="2141" w:type="pct"/>
            <w:tcBorders>
              <w:top w:val="single" w:sz="4" w:space="0" w:color="auto"/>
              <w:bottom w:val="single" w:sz="4" w:space="0" w:color="auto"/>
            </w:tcBorders>
            <w:vAlign w:val="center"/>
          </w:tcPr>
          <w:p w14:paraId="4C854E81" w14:textId="77777777" w:rsidR="00B06E63" w:rsidRPr="00CD298E" w:rsidRDefault="00B06E63" w:rsidP="00B06E63">
            <w:pPr>
              <w:widowControl w:val="0"/>
              <w:tabs>
                <w:tab w:val="left" w:pos="180"/>
              </w:tabs>
              <w:jc w:val="both"/>
              <w:rPr>
                <w:sz w:val="28"/>
                <w:szCs w:val="28"/>
              </w:rPr>
            </w:pPr>
            <w:r>
              <w:rPr>
                <w:sz w:val="28"/>
                <w:szCs w:val="28"/>
              </w:rPr>
              <w:t>Gồm : VNĐ và USD</w:t>
            </w:r>
          </w:p>
        </w:tc>
      </w:tr>
      <w:tr w:rsidR="00B06E63" w:rsidRPr="00CD1498" w14:paraId="108F9674" w14:textId="77777777" w:rsidTr="00B06E63">
        <w:trPr>
          <w:jc w:val="center"/>
        </w:trPr>
        <w:tc>
          <w:tcPr>
            <w:tcW w:w="399" w:type="pct"/>
            <w:vAlign w:val="center"/>
          </w:tcPr>
          <w:p w14:paraId="6D71249F" w14:textId="77777777" w:rsidR="00B06E63" w:rsidRPr="00103390" w:rsidRDefault="00B06E63" w:rsidP="00B06E63">
            <w:pPr>
              <w:numPr>
                <w:ilvl w:val="0"/>
                <w:numId w:val="75"/>
              </w:numPr>
              <w:spacing w:before="240" w:after="0"/>
              <w:jc w:val="both"/>
              <w:rPr>
                <w:sz w:val="28"/>
                <w:szCs w:val="28"/>
              </w:rPr>
            </w:pPr>
          </w:p>
        </w:tc>
        <w:tc>
          <w:tcPr>
            <w:tcW w:w="1654" w:type="pct"/>
            <w:vAlign w:val="center"/>
          </w:tcPr>
          <w:p w14:paraId="2896D8E8" w14:textId="77777777" w:rsidR="00B06E63" w:rsidRDefault="00B06E63" w:rsidP="00B06E63">
            <w:pPr>
              <w:widowControl w:val="0"/>
              <w:tabs>
                <w:tab w:val="left" w:pos="180"/>
              </w:tabs>
              <w:jc w:val="both"/>
              <w:rPr>
                <w:noProof/>
                <w:sz w:val="28"/>
                <w:szCs w:val="28"/>
              </w:rPr>
            </w:pPr>
            <w:r>
              <w:rPr>
                <w:noProof/>
                <w:sz w:val="28"/>
                <w:szCs w:val="28"/>
              </w:rPr>
              <w:t xml:space="preserve"> Số mức giá</w:t>
            </w:r>
          </w:p>
        </w:tc>
        <w:tc>
          <w:tcPr>
            <w:tcW w:w="806" w:type="pct"/>
            <w:tcBorders>
              <w:top w:val="single" w:sz="4" w:space="0" w:color="auto"/>
              <w:bottom w:val="single" w:sz="4" w:space="0" w:color="auto"/>
            </w:tcBorders>
            <w:vAlign w:val="center"/>
          </w:tcPr>
          <w:p w14:paraId="3E0BFA8C" w14:textId="77777777" w:rsidR="00B06E63" w:rsidRPr="00CD298E" w:rsidRDefault="00B06E63" w:rsidP="00B06E63">
            <w:pPr>
              <w:widowControl w:val="0"/>
              <w:tabs>
                <w:tab w:val="left" w:pos="180"/>
              </w:tabs>
              <w:jc w:val="both"/>
              <w:rPr>
                <w:sz w:val="28"/>
                <w:szCs w:val="28"/>
              </w:rPr>
            </w:pPr>
            <w:r>
              <w:rPr>
                <w:sz w:val="28"/>
                <w:szCs w:val="28"/>
              </w:rPr>
              <w:t xml:space="preserve">Number </w:t>
            </w:r>
          </w:p>
        </w:tc>
        <w:tc>
          <w:tcPr>
            <w:tcW w:w="2141" w:type="pct"/>
            <w:tcBorders>
              <w:top w:val="single" w:sz="4" w:space="0" w:color="auto"/>
              <w:bottom w:val="single" w:sz="4" w:space="0" w:color="auto"/>
            </w:tcBorders>
            <w:vAlign w:val="center"/>
          </w:tcPr>
          <w:p w14:paraId="6C97A486" w14:textId="77777777" w:rsidR="00B06E63" w:rsidRPr="00CD298E" w:rsidRDefault="00B06E63" w:rsidP="00B06E63">
            <w:pPr>
              <w:widowControl w:val="0"/>
              <w:tabs>
                <w:tab w:val="left" w:pos="180"/>
              </w:tabs>
              <w:jc w:val="both"/>
              <w:rPr>
                <w:sz w:val="28"/>
                <w:szCs w:val="28"/>
              </w:rPr>
            </w:pPr>
            <w:r>
              <w:rPr>
                <w:sz w:val="28"/>
                <w:szCs w:val="28"/>
              </w:rPr>
              <w:t xml:space="preserve">Mặc định là 1, disable </w:t>
            </w:r>
          </w:p>
        </w:tc>
      </w:tr>
      <w:tr w:rsidR="00B06E63" w:rsidRPr="00CD1498" w14:paraId="5259D2C4" w14:textId="77777777" w:rsidTr="00B06E63">
        <w:trPr>
          <w:jc w:val="center"/>
        </w:trPr>
        <w:tc>
          <w:tcPr>
            <w:tcW w:w="399" w:type="pct"/>
            <w:vAlign w:val="center"/>
          </w:tcPr>
          <w:p w14:paraId="6F8B97A9" w14:textId="77777777" w:rsidR="00B06E63" w:rsidRPr="00103390" w:rsidRDefault="00B06E63" w:rsidP="00B06E63">
            <w:pPr>
              <w:numPr>
                <w:ilvl w:val="0"/>
                <w:numId w:val="75"/>
              </w:numPr>
              <w:spacing w:before="240" w:after="0"/>
              <w:jc w:val="both"/>
              <w:rPr>
                <w:sz w:val="28"/>
                <w:szCs w:val="28"/>
              </w:rPr>
            </w:pPr>
          </w:p>
        </w:tc>
        <w:tc>
          <w:tcPr>
            <w:tcW w:w="1654" w:type="pct"/>
            <w:vAlign w:val="center"/>
          </w:tcPr>
          <w:p w14:paraId="59461F16" w14:textId="77777777" w:rsidR="00B06E63" w:rsidRDefault="00B06E63" w:rsidP="00B06E63">
            <w:pPr>
              <w:widowControl w:val="0"/>
              <w:tabs>
                <w:tab w:val="left" w:pos="180"/>
              </w:tabs>
              <w:jc w:val="both"/>
              <w:rPr>
                <w:noProof/>
                <w:sz w:val="28"/>
                <w:szCs w:val="28"/>
              </w:rPr>
            </w:pPr>
            <w:r>
              <w:rPr>
                <w:noProof/>
                <w:sz w:val="28"/>
                <w:szCs w:val="28"/>
              </w:rPr>
              <w:t xml:space="preserve"> Thời hạn nộp phiếu</w:t>
            </w:r>
          </w:p>
        </w:tc>
        <w:tc>
          <w:tcPr>
            <w:tcW w:w="806" w:type="pct"/>
            <w:tcBorders>
              <w:top w:val="single" w:sz="4" w:space="0" w:color="auto"/>
              <w:bottom w:val="single" w:sz="4" w:space="0" w:color="auto"/>
            </w:tcBorders>
            <w:vAlign w:val="center"/>
          </w:tcPr>
          <w:p w14:paraId="72237006" w14:textId="77777777" w:rsidR="00B06E63" w:rsidRPr="00CD298E" w:rsidRDefault="00B06E63" w:rsidP="00B06E63">
            <w:pPr>
              <w:widowControl w:val="0"/>
              <w:tabs>
                <w:tab w:val="left" w:pos="180"/>
              </w:tabs>
              <w:jc w:val="both"/>
              <w:rPr>
                <w:sz w:val="28"/>
                <w:szCs w:val="28"/>
              </w:rPr>
            </w:pPr>
            <w:r>
              <w:rPr>
                <w:sz w:val="28"/>
                <w:szCs w:val="28"/>
              </w:rPr>
              <w:t xml:space="preserve">Date </w:t>
            </w:r>
          </w:p>
        </w:tc>
        <w:tc>
          <w:tcPr>
            <w:tcW w:w="2141" w:type="pct"/>
            <w:tcBorders>
              <w:top w:val="single" w:sz="4" w:space="0" w:color="auto"/>
              <w:bottom w:val="single" w:sz="4" w:space="0" w:color="auto"/>
            </w:tcBorders>
            <w:vAlign w:val="center"/>
          </w:tcPr>
          <w:p w14:paraId="548D78A2" w14:textId="77777777" w:rsidR="00B06E63" w:rsidRPr="00103390" w:rsidRDefault="00B06E63" w:rsidP="00B06E63">
            <w:pPr>
              <w:widowControl w:val="0"/>
              <w:tabs>
                <w:tab w:val="left" w:pos="180"/>
              </w:tabs>
              <w:jc w:val="both"/>
              <w:rPr>
                <w:sz w:val="28"/>
                <w:szCs w:val="28"/>
                <w:lang w:val="vi-VN"/>
              </w:rPr>
            </w:pPr>
            <w:r>
              <w:rPr>
                <w:sz w:val="28"/>
                <w:szCs w:val="28"/>
              </w:rPr>
              <w:t>Cho phép nhập hoặc nhấn icon lịch để chọn ngày. Nhỏ hơn thời gian tổ chức</w:t>
            </w:r>
          </w:p>
        </w:tc>
      </w:tr>
      <w:tr w:rsidR="00B06E63" w:rsidRPr="00CD1498" w14:paraId="625EE04F" w14:textId="77777777" w:rsidTr="00B06E63">
        <w:trPr>
          <w:jc w:val="center"/>
        </w:trPr>
        <w:tc>
          <w:tcPr>
            <w:tcW w:w="399" w:type="pct"/>
            <w:vAlign w:val="center"/>
          </w:tcPr>
          <w:p w14:paraId="5AF782F7" w14:textId="77777777" w:rsidR="00B06E63" w:rsidRPr="00103390" w:rsidRDefault="00B06E63" w:rsidP="00B06E63">
            <w:pPr>
              <w:numPr>
                <w:ilvl w:val="0"/>
                <w:numId w:val="75"/>
              </w:numPr>
              <w:spacing w:before="240" w:after="0"/>
              <w:jc w:val="both"/>
              <w:rPr>
                <w:sz w:val="28"/>
                <w:szCs w:val="28"/>
              </w:rPr>
            </w:pPr>
          </w:p>
        </w:tc>
        <w:tc>
          <w:tcPr>
            <w:tcW w:w="1654" w:type="pct"/>
            <w:vAlign w:val="center"/>
          </w:tcPr>
          <w:p w14:paraId="64682ECC" w14:textId="77777777" w:rsidR="00B06E63" w:rsidRDefault="00B06E63" w:rsidP="00B06E63">
            <w:pPr>
              <w:widowControl w:val="0"/>
              <w:tabs>
                <w:tab w:val="left" w:pos="180"/>
              </w:tabs>
              <w:jc w:val="both"/>
              <w:rPr>
                <w:noProof/>
                <w:sz w:val="28"/>
                <w:szCs w:val="28"/>
              </w:rPr>
            </w:pPr>
            <w:r>
              <w:rPr>
                <w:noProof/>
                <w:sz w:val="28"/>
                <w:szCs w:val="28"/>
              </w:rPr>
              <w:t>TG thanh toán: Từ ngày... đến ngày...</w:t>
            </w:r>
          </w:p>
        </w:tc>
        <w:tc>
          <w:tcPr>
            <w:tcW w:w="806" w:type="pct"/>
            <w:tcBorders>
              <w:top w:val="single" w:sz="4" w:space="0" w:color="auto"/>
              <w:bottom w:val="single" w:sz="4" w:space="0" w:color="auto"/>
            </w:tcBorders>
            <w:vAlign w:val="center"/>
          </w:tcPr>
          <w:p w14:paraId="0BD825A0" w14:textId="77777777" w:rsidR="00B06E63" w:rsidRPr="00CD298E" w:rsidRDefault="00B06E63" w:rsidP="00B06E63">
            <w:pPr>
              <w:widowControl w:val="0"/>
              <w:tabs>
                <w:tab w:val="left" w:pos="180"/>
              </w:tabs>
              <w:jc w:val="both"/>
              <w:rPr>
                <w:sz w:val="28"/>
                <w:szCs w:val="28"/>
              </w:rPr>
            </w:pPr>
            <w:r>
              <w:rPr>
                <w:sz w:val="28"/>
                <w:szCs w:val="28"/>
              </w:rPr>
              <w:t xml:space="preserve">Date </w:t>
            </w:r>
          </w:p>
        </w:tc>
        <w:tc>
          <w:tcPr>
            <w:tcW w:w="2141" w:type="pct"/>
            <w:tcBorders>
              <w:top w:val="single" w:sz="4" w:space="0" w:color="auto"/>
              <w:bottom w:val="single" w:sz="4" w:space="0" w:color="auto"/>
            </w:tcBorders>
            <w:vAlign w:val="center"/>
          </w:tcPr>
          <w:p w14:paraId="7E28129C" w14:textId="77777777" w:rsidR="00B06E63" w:rsidRPr="00103390" w:rsidRDefault="00B06E63" w:rsidP="00B06E63">
            <w:pPr>
              <w:widowControl w:val="0"/>
              <w:tabs>
                <w:tab w:val="left" w:pos="180"/>
              </w:tabs>
              <w:jc w:val="both"/>
              <w:rPr>
                <w:sz w:val="28"/>
                <w:szCs w:val="28"/>
                <w:lang w:val="vi-VN"/>
              </w:rPr>
            </w:pPr>
            <w:r>
              <w:rPr>
                <w:sz w:val="28"/>
                <w:szCs w:val="28"/>
              </w:rPr>
              <w:t>Cho phép nhập hoặc nhấn icon lịch để chọn ngày, thời gian thanh toán sau thời gian tổ chức</w:t>
            </w:r>
          </w:p>
        </w:tc>
      </w:tr>
      <w:tr w:rsidR="00B06E63" w:rsidRPr="00CD1498" w14:paraId="31738F18" w14:textId="77777777" w:rsidTr="00B06E63">
        <w:trPr>
          <w:jc w:val="center"/>
        </w:trPr>
        <w:tc>
          <w:tcPr>
            <w:tcW w:w="399" w:type="pct"/>
            <w:vAlign w:val="center"/>
          </w:tcPr>
          <w:p w14:paraId="6CD0176E" w14:textId="77777777" w:rsidR="00B06E63" w:rsidRPr="00103390" w:rsidRDefault="00B06E63" w:rsidP="00B06E63">
            <w:pPr>
              <w:numPr>
                <w:ilvl w:val="0"/>
                <w:numId w:val="75"/>
              </w:numPr>
              <w:spacing w:before="240" w:after="0"/>
              <w:jc w:val="both"/>
              <w:rPr>
                <w:sz w:val="28"/>
                <w:szCs w:val="28"/>
              </w:rPr>
            </w:pPr>
          </w:p>
        </w:tc>
        <w:tc>
          <w:tcPr>
            <w:tcW w:w="1654" w:type="pct"/>
            <w:vAlign w:val="center"/>
          </w:tcPr>
          <w:p w14:paraId="061FC3E9" w14:textId="77777777" w:rsidR="00B06E63" w:rsidRDefault="00B06E63" w:rsidP="00B06E63">
            <w:pPr>
              <w:widowControl w:val="0"/>
              <w:tabs>
                <w:tab w:val="left" w:pos="180"/>
              </w:tabs>
              <w:jc w:val="both"/>
              <w:rPr>
                <w:noProof/>
                <w:sz w:val="28"/>
                <w:szCs w:val="28"/>
              </w:rPr>
            </w:pPr>
            <w:r>
              <w:rPr>
                <w:noProof/>
                <w:sz w:val="28"/>
                <w:szCs w:val="28"/>
              </w:rPr>
              <w:t>TG trả tiền đặt cọc từ ngày ... đến ngày...</w:t>
            </w:r>
          </w:p>
        </w:tc>
        <w:tc>
          <w:tcPr>
            <w:tcW w:w="806" w:type="pct"/>
            <w:tcBorders>
              <w:top w:val="single" w:sz="4" w:space="0" w:color="auto"/>
              <w:bottom w:val="single" w:sz="4" w:space="0" w:color="auto"/>
            </w:tcBorders>
            <w:vAlign w:val="center"/>
          </w:tcPr>
          <w:p w14:paraId="0BAB7952" w14:textId="77777777" w:rsidR="00B06E63" w:rsidRPr="007526CA" w:rsidRDefault="00B06E63" w:rsidP="00B06E63">
            <w:pPr>
              <w:widowControl w:val="0"/>
              <w:tabs>
                <w:tab w:val="left" w:pos="180"/>
              </w:tabs>
              <w:jc w:val="both"/>
              <w:rPr>
                <w:sz w:val="28"/>
                <w:szCs w:val="28"/>
              </w:rPr>
            </w:pPr>
            <w:r>
              <w:rPr>
                <w:sz w:val="28"/>
                <w:szCs w:val="28"/>
              </w:rPr>
              <w:t xml:space="preserve">Date </w:t>
            </w:r>
          </w:p>
        </w:tc>
        <w:tc>
          <w:tcPr>
            <w:tcW w:w="2141" w:type="pct"/>
            <w:tcBorders>
              <w:top w:val="single" w:sz="4" w:space="0" w:color="auto"/>
              <w:bottom w:val="single" w:sz="4" w:space="0" w:color="auto"/>
            </w:tcBorders>
            <w:vAlign w:val="center"/>
          </w:tcPr>
          <w:p w14:paraId="4C59F0B1" w14:textId="77777777" w:rsidR="00B06E63" w:rsidRPr="00103390" w:rsidRDefault="00B06E63" w:rsidP="00B06E63">
            <w:pPr>
              <w:widowControl w:val="0"/>
              <w:tabs>
                <w:tab w:val="left" w:pos="180"/>
              </w:tabs>
              <w:jc w:val="both"/>
              <w:rPr>
                <w:sz w:val="28"/>
                <w:szCs w:val="28"/>
                <w:lang w:val="vi-VN"/>
              </w:rPr>
            </w:pPr>
            <w:r>
              <w:rPr>
                <w:sz w:val="28"/>
                <w:szCs w:val="28"/>
              </w:rPr>
              <w:t>Cho phép nhập hoặc nhấn icon lịch để chọn ngày, thời gian đặt cọc sau khi đăng kí nhà đầu tư</w:t>
            </w:r>
          </w:p>
        </w:tc>
      </w:tr>
      <w:tr w:rsidR="00B06E63" w:rsidRPr="00CD1498" w14:paraId="2A132DA5" w14:textId="77777777" w:rsidTr="00B06E63">
        <w:trPr>
          <w:jc w:val="center"/>
        </w:trPr>
        <w:tc>
          <w:tcPr>
            <w:tcW w:w="399" w:type="pct"/>
            <w:vAlign w:val="center"/>
          </w:tcPr>
          <w:p w14:paraId="39454890" w14:textId="77777777" w:rsidR="00B06E63" w:rsidRPr="00103390" w:rsidRDefault="00B06E63" w:rsidP="00B06E63">
            <w:pPr>
              <w:numPr>
                <w:ilvl w:val="0"/>
                <w:numId w:val="75"/>
              </w:numPr>
              <w:spacing w:before="240" w:after="0"/>
              <w:jc w:val="both"/>
              <w:rPr>
                <w:sz w:val="28"/>
                <w:szCs w:val="28"/>
              </w:rPr>
            </w:pPr>
          </w:p>
        </w:tc>
        <w:tc>
          <w:tcPr>
            <w:tcW w:w="1654" w:type="pct"/>
            <w:vAlign w:val="center"/>
          </w:tcPr>
          <w:p w14:paraId="31FD82AC" w14:textId="77777777" w:rsidR="00B06E63" w:rsidRDefault="00B06E63" w:rsidP="00B06E63">
            <w:pPr>
              <w:widowControl w:val="0"/>
              <w:tabs>
                <w:tab w:val="left" w:pos="180"/>
              </w:tabs>
              <w:jc w:val="both"/>
              <w:rPr>
                <w:noProof/>
                <w:sz w:val="28"/>
                <w:szCs w:val="28"/>
              </w:rPr>
            </w:pPr>
            <w:r>
              <w:rPr>
                <w:noProof/>
                <w:sz w:val="28"/>
                <w:szCs w:val="28"/>
              </w:rPr>
              <w:t>Bước giá</w:t>
            </w:r>
          </w:p>
        </w:tc>
        <w:tc>
          <w:tcPr>
            <w:tcW w:w="806" w:type="pct"/>
            <w:tcBorders>
              <w:top w:val="single" w:sz="4" w:space="0" w:color="auto"/>
              <w:bottom w:val="single" w:sz="4" w:space="0" w:color="auto"/>
            </w:tcBorders>
            <w:vAlign w:val="center"/>
          </w:tcPr>
          <w:p w14:paraId="658AC976" w14:textId="77777777" w:rsidR="00B06E63" w:rsidRPr="007526CA" w:rsidRDefault="00B06E63" w:rsidP="00B06E63">
            <w:pPr>
              <w:widowControl w:val="0"/>
              <w:tabs>
                <w:tab w:val="left" w:pos="180"/>
              </w:tabs>
              <w:jc w:val="both"/>
              <w:rPr>
                <w:sz w:val="28"/>
                <w:szCs w:val="28"/>
              </w:rPr>
            </w:pPr>
            <w:r>
              <w:rPr>
                <w:sz w:val="28"/>
                <w:szCs w:val="28"/>
              </w:rPr>
              <w:t>Textbox</w:t>
            </w:r>
          </w:p>
        </w:tc>
        <w:tc>
          <w:tcPr>
            <w:tcW w:w="2141" w:type="pct"/>
            <w:tcBorders>
              <w:top w:val="single" w:sz="4" w:space="0" w:color="auto"/>
              <w:bottom w:val="single" w:sz="4" w:space="0" w:color="auto"/>
            </w:tcBorders>
            <w:vAlign w:val="center"/>
          </w:tcPr>
          <w:p w14:paraId="185FB0ED" w14:textId="77777777" w:rsidR="00B06E63" w:rsidRPr="007526CA" w:rsidRDefault="00B06E63" w:rsidP="00B06E63">
            <w:pPr>
              <w:widowControl w:val="0"/>
              <w:tabs>
                <w:tab w:val="left" w:pos="180"/>
              </w:tabs>
              <w:jc w:val="both"/>
              <w:rPr>
                <w:sz w:val="28"/>
                <w:szCs w:val="28"/>
              </w:rPr>
            </w:pPr>
            <w:r>
              <w:rPr>
                <w:sz w:val="28"/>
                <w:szCs w:val="28"/>
              </w:rPr>
              <w:t>Giá dặt mua chia hết cho số bước giá</w:t>
            </w:r>
          </w:p>
        </w:tc>
      </w:tr>
      <w:tr w:rsidR="00B06E63" w:rsidRPr="00CD1498" w14:paraId="036CB785" w14:textId="77777777" w:rsidTr="00B06E63">
        <w:trPr>
          <w:jc w:val="center"/>
        </w:trPr>
        <w:tc>
          <w:tcPr>
            <w:tcW w:w="399" w:type="pct"/>
            <w:vAlign w:val="center"/>
          </w:tcPr>
          <w:p w14:paraId="3CCAD999" w14:textId="77777777" w:rsidR="00B06E63" w:rsidRPr="00103390" w:rsidRDefault="00B06E63" w:rsidP="00B06E63">
            <w:pPr>
              <w:numPr>
                <w:ilvl w:val="0"/>
                <w:numId w:val="75"/>
              </w:numPr>
              <w:spacing w:before="240" w:after="0"/>
              <w:jc w:val="both"/>
              <w:rPr>
                <w:sz w:val="28"/>
                <w:szCs w:val="28"/>
              </w:rPr>
            </w:pPr>
          </w:p>
        </w:tc>
        <w:tc>
          <w:tcPr>
            <w:tcW w:w="1654" w:type="pct"/>
            <w:vAlign w:val="center"/>
          </w:tcPr>
          <w:p w14:paraId="4D0AA76F" w14:textId="77777777" w:rsidR="00B06E63" w:rsidRDefault="00B06E63" w:rsidP="00B06E63">
            <w:pPr>
              <w:widowControl w:val="0"/>
              <w:tabs>
                <w:tab w:val="left" w:pos="180"/>
              </w:tabs>
              <w:jc w:val="both"/>
              <w:rPr>
                <w:noProof/>
                <w:sz w:val="28"/>
                <w:szCs w:val="28"/>
              </w:rPr>
            </w:pPr>
            <w:r>
              <w:rPr>
                <w:noProof/>
                <w:sz w:val="28"/>
                <w:szCs w:val="28"/>
              </w:rPr>
              <w:t xml:space="preserve">Ghi chú </w:t>
            </w:r>
          </w:p>
        </w:tc>
        <w:tc>
          <w:tcPr>
            <w:tcW w:w="806" w:type="pct"/>
            <w:tcBorders>
              <w:top w:val="single" w:sz="4" w:space="0" w:color="auto"/>
            </w:tcBorders>
            <w:vAlign w:val="center"/>
          </w:tcPr>
          <w:p w14:paraId="2CC639E6" w14:textId="77777777" w:rsidR="00B06E63" w:rsidRPr="007526CA" w:rsidRDefault="00B06E63" w:rsidP="00B06E63">
            <w:pPr>
              <w:widowControl w:val="0"/>
              <w:tabs>
                <w:tab w:val="left" w:pos="180"/>
              </w:tabs>
              <w:jc w:val="both"/>
              <w:rPr>
                <w:sz w:val="28"/>
                <w:szCs w:val="28"/>
              </w:rPr>
            </w:pPr>
            <w:r>
              <w:rPr>
                <w:sz w:val="28"/>
                <w:szCs w:val="28"/>
              </w:rPr>
              <w:t xml:space="preserve">Textbox </w:t>
            </w:r>
          </w:p>
        </w:tc>
        <w:tc>
          <w:tcPr>
            <w:tcW w:w="2141" w:type="pct"/>
            <w:tcBorders>
              <w:top w:val="single" w:sz="4" w:space="0" w:color="auto"/>
            </w:tcBorders>
            <w:vAlign w:val="center"/>
          </w:tcPr>
          <w:p w14:paraId="4BA7E799" w14:textId="77777777" w:rsidR="00B06E63" w:rsidRPr="007526CA" w:rsidRDefault="00B06E63" w:rsidP="00B06E63">
            <w:pPr>
              <w:widowControl w:val="0"/>
              <w:tabs>
                <w:tab w:val="left" w:pos="180"/>
              </w:tabs>
              <w:jc w:val="both"/>
              <w:rPr>
                <w:sz w:val="28"/>
                <w:szCs w:val="28"/>
              </w:rPr>
            </w:pPr>
            <w:r>
              <w:rPr>
                <w:sz w:val="28"/>
                <w:szCs w:val="28"/>
              </w:rPr>
              <w:t>Ghi chú</w:t>
            </w:r>
          </w:p>
        </w:tc>
      </w:tr>
    </w:tbl>
    <w:p w14:paraId="7CC9221C" w14:textId="77777777" w:rsidR="00B06E63" w:rsidRDefault="00B06E63" w:rsidP="00B06E63">
      <w:pPr>
        <w:pStyle w:val="BodyText"/>
        <w:ind w:left="720" w:firstLine="0"/>
        <w:rPr>
          <w:sz w:val="26"/>
          <w:szCs w:val="26"/>
        </w:rPr>
      </w:pPr>
    </w:p>
    <w:p w14:paraId="4B2E803C" w14:textId="77777777" w:rsidR="00B06E63" w:rsidRDefault="00B06E63" w:rsidP="00B06E63">
      <w:pPr>
        <w:pStyle w:val="BodyText"/>
        <w:rPr>
          <w:lang w:eastAsia="zh-CN"/>
        </w:rPr>
      </w:pPr>
    </w:p>
    <w:p w14:paraId="51FA6592" w14:textId="77777777" w:rsidR="00B06E63" w:rsidRDefault="00B06E63" w:rsidP="00B06E63">
      <w:pPr>
        <w:pStyle w:val="Heading5"/>
        <w:numPr>
          <w:ilvl w:val="4"/>
          <w:numId w:val="1"/>
        </w:numPr>
      </w:pPr>
      <w:r>
        <w:lastRenderedPageBreak/>
        <w:t>Chào bán thỏa thuận</w:t>
      </w:r>
    </w:p>
    <w:p w14:paraId="0E1781D6" w14:textId="77777777" w:rsidR="00B06E63" w:rsidRPr="000B5789" w:rsidRDefault="00B06E63" w:rsidP="00B06E63">
      <w:pPr>
        <w:pStyle w:val="BodyText"/>
        <w:rPr>
          <w:szCs w:val="28"/>
          <w:lang w:eastAsia="zh-CN"/>
        </w:rPr>
      </w:pPr>
      <w:r w:rsidRPr="000B5789">
        <w:rPr>
          <w:b/>
          <w:szCs w:val="28"/>
          <w:lang w:eastAsia="zh-CN"/>
        </w:rPr>
        <w:t xml:space="preserve">Mục đích: </w:t>
      </w:r>
      <w:r w:rsidRPr="000B5789">
        <w:rPr>
          <w:szCs w:val="28"/>
          <w:lang w:eastAsia="zh-CN"/>
        </w:rPr>
        <w:t xml:space="preserve"> thêm mới phiên chào bán thỏa thuận</w:t>
      </w:r>
    </w:p>
    <w:p w14:paraId="36DCA285" w14:textId="77777777" w:rsidR="00B06E63" w:rsidRPr="000B5789" w:rsidRDefault="00B06E63" w:rsidP="00B06E63">
      <w:pPr>
        <w:pStyle w:val="BodyText"/>
        <w:rPr>
          <w:szCs w:val="28"/>
          <w:lang w:eastAsia="zh-CN"/>
        </w:rPr>
      </w:pPr>
      <w:r w:rsidRPr="000B5789">
        <w:rPr>
          <w:b/>
          <w:szCs w:val="28"/>
          <w:lang w:eastAsia="zh-CN"/>
        </w:rPr>
        <w:t>Xử lý sự kiện:</w:t>
      </w:r>
      <w:r w:rsidRPr="000B5789">
        <w:rPr>
          <w:szCs w:val="28"/>
          <w:lang w:eastAsia="zh-CN"/>
        </w:rPr>
        <w:t xml:space="preserve"> </w:t>
      </w:r>
    </w:p>
    <w:p w14:paraId="49538F7F" w14:textId="77777777" w:rsidR="00B06E63" w:rsidRPr="000B5789" w:rsidRDefault="00B06E63" w:rsidP="00B06E63">
      <w:pPr>
        <w:pStyle w:val="BodyText"/>
        <w:numPr>
          <w:ilvl w:val="0"/>
          <w:numId w:val="15"/>
        </w:numPr>
        <w:rPr>
          <w:szCs w:val="28"/>
          <w:lang w:eastAsia="zh-CN"/>
        </w:rPr>
      </w:pPr>
      <w:r w:rsidRPr="000B5789">
        <w:rPr>
          <w:szCs w:val="28"/>
          <w:lang w:eastAsia="zh-CN"/>
        </w:rPr>
        <w:t>Áp dụng cho phiên tối thiểu công khai không bán hết cổ phần do nhà đầu tư từ chối mua</w:t>
      </w:r>
    </w:p>
    <w:p w14:paraId="25B4EA68" w14:textId="77777777" w:rsidR="00B06E63" w:rsidRPr="000B5789" w:rsidRDefault="00B06E63" w:rsidP="00B06E63">
      <w:pPr>
        <w:pStyle w:val="BodyText"/>
        <w:numPr>
          <w:ilvl w:val="0"/>
          <w:numId w:val="15"/>
        </w:numPr>
        <w:rPr>
          <w:szCs w:val="28"/>
        </w:rPr>
      </w:pPr>
      <w:r w:rsidRPr="000B5789">
        <w:rPr>
          <w:szCs w:val="28"/>
          <w:lang w:eastAsia="zh-CN"/>
        </w:rPr>
        <w:t xml:space="preserve">Đăng nhập vào hệ thống </w:t>
      </w:r>
      <w:r w:rsidRPr="000B5789">
        <w:rPr>
          <w:szCs w:val="28"/>
        </w:rPr>
        <w:sym w:font="Wingdings" w:char="F0E0"/>
      </w:r>
      <w:r w:rsidRPr="000B5789">
        <w:rPr>
          <w:szCs w:val="28"/>
          <w:lang w:eastAsia="zh-CN"/>
        </w:rPr>
        <w:t xml:space="preserve"> chọn menu Khai báo </w:t>
      </w:r>
      <w:r w:rsidRPr="000B5789">
        <w:rPr>
          <w:szCs w:val="28"/>
          <w:lang w:val="vi-VN"/>
        </w:rPr>
        <w:t xml:space="preserve"> </w:t>
      </w:r>
      <w:r w:rsidRPr="000B5789">
        <w:rPr>
          <w:szCs w:val="28"/>
        </w:rPr>
        <w:sym w:font="Wingdings" w:char="F0E0"/>
      </w:r>
      <w:r w:rsidRPr="000B5789">
        <w:rPr>
          <w:szCs w:val="28"/>
        </w:rPr>
        <w:t xml:space="preserve"> chọn chức năng chào bán thỏa thuận </w:t>
      </w:r>
      <w:r w:rsidRPr="000B5789">
        <w:rPr>
          <w:szCs w:val="28"/>
          <w:lang w:eastAsia="zh-CN"/>
        </w:rPr>
        <w:t xml:space="preserve"> </w:t>
      </w:r>
      <w:r w:rsidRPr="000B5789">
        <w:rPr>
          <w:szCs w:val="28"/>
        </w:rPr>
        <w:sym w:font="Wingdings" w:char="F0E0"/>
      </w:r>
      <w:r w:rsidRPr="000B5789">
        <w:rPr>
          <w:szCs w:val="28"/>
        </w:rPr>
        <w:t xml:space="preserve"> vào màn hình thêm mới phiên chào bán thỏa thuận</w:t>
      </w:r>
    </w:p>
    <w:p w14:paraId="28916782" w14:textId="77777777" w:rsidR="00B06E63" w:rsidRPr="000B5789" w:rsidRDefault="00B06E63" w:rsidP="00B06E63">
      <w:pPr>
        <w:pStyle w:val="BodyText"/>
        <w:rPr>
          <w:b/>
          <w:szCs w:val="28"/>
        </w:rPr>
      </w:pPr>
      <w:r w:rsidRPr="000B5789">
        <w:rPr>
          <w:b/>
          <w:szCs w:val="28"/>
        </w:rPr>
        <w:t xml:space="preserve">Phân tích : </w:t>
      </w:r>
    </w:p>
    <w:p w14:paraId="6D3CA3E4" w14:textId="77777777" w:rsidR="00B06E63" w:rsidRPr="000B5789" w:rsidRDefault="00B06E63" w:rsidP="00B06E63">
      <w:pPr>
        <w:pStyle w:val="BodyText"/>
        <w:numPr>
          <w:ilvl w:val="0"/>
          <w:numId w:val="15"/>
        </w:numPr>
        <w:rPr>
          <w:szCs w:val="28"/>
        </w:rPr>
      </w:pPr>
      <w:r w:rsidRPr="000B5789">
        <w:rPr>
          <w:szCs w:val="28"/>
        </w:rPr>
        <w:t xml:space="preserve">Thêm mới phiên chào bán thỏa thuận gồm các thông tin: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3014"/>
        <w:gridCol w:w="1461"/>
        <w:gridCol w:w="3846"/>
      </w:tblGrid>
      <w:tr w:rsidR="00B06E63" w:rsidRPr="00CD1498" w14:paraId="289A9C54" w14:textId="77777777" w:rsidTr="00B06E63">
        <w:trPr>
          <w:tblHeader/>
          <w:jc w:val="center"/>
        </w:trPr>
        <w:tc>
          <w:tcPr>
            <w:tcW w:w="409" w:type="pct"/>
            <w:shd w:val="clear" w:color="auto" w:fill="4F81BD"/>
            <w:vAlign w:val="center"/>
          </w:tcPr>
          <w:p w14:paraId="4A684E79" w14:textId="77777777" w:rsidR="00B06E63" w:rsidRPr="00CD1498" w:rsidRDefault="00B06E63" w:rsidP="00B06E63">
            <w:pPr>
              <w:widowControl w:val="0"/>
              <w:tabs>
                <w:tab w:val="left" w:pos="180"/>
              </w:tabs>
              <w:jc w:val="both"/>
              <w:rPr>
                <w:b/>
                <w:noProof/>
                <w:szCs w:val="26"/>
              </w:rPr>
            </w:pPr>
            <w:r w:rsidRPr="00CD1498">
              <w:rPr>
                <w:b/>
                <w:noProof/>
                <w:szCs w:val="26"/>
              </w:rPr>
              <w:t>STT</w:t>
            </w:r>
          </w:p>
        </w:tc>
        <w:tc>
          <w:tcPr>
            <w:tcW w:w="1663" w:type="pct"/>
            <w:shd w:val="clear" w:color="auto" w:fill="4F81BD"/>
            <w:vAlign w:val="center"/>
          </w:tcPr>
          <w:p w14:paraId="1E97607C" w14:textId="77777777" w:rsidR="00B06E63" w:rsidRPr="00CD1498" w:rsidRDefault="00B06E63" w:rsidP="00B06E63">
            <w:pPr>
              <w:widowControl w:val="0"/>
              <w:tabs>
                <w:tab w:val="left" w:pos="180"/>
              </w:tabs>
              <w:jc w:val="both"/>
              <w:rPr>
                <w:b/>
                <w:noProof/>
                <w:szCs w:val="26"/>
              </w:rPr>
            </w:pPr>
            <w:r w:rsidRPr="00CD1498">
              <w:rPr>
                <w:b/>
                <w:noProof/>
                <w:szCs w:val="26"/>
              </w:rPr>
              <w:t>Tên trường</w:t>
            </w:r>
          </w:p>
        </w:tc>
        <w:tc>
          <w:tcPr>
            <w:tcW w:w="806" w:type="pct"/>
            <w:shd w:val="clear" w:color="auto" w:fill="4F81BD"/>
            <w:vAlign w:val="center"/>
          </w:tcPr>
          <w:p w14:paraId="305D376F" w14:textId="77777777" w:rsidR="00B06E63" w:rsidRPr="00CD1498" w:rsidRDefault="00B06E63" w:rsidP="00B06E63">
            <w:pPr>
              <w:widowControl w:val="0"/>
              <w:tabs>
                <w:tab w:val="left" w:pos="180"/>
              </w:tabs>
              <w:jc w:val="both"/>
              <w:rPr>
                <w:b/>
                <w:noProof/>
                <w:szCs w:val="26"/>
              </w:rPr>
            </w:pPr>
            <w:r w:rsidRPr="00CD1498">
              <w:rPr>
                <w:b/>
                <w:noProof/>
                <w:szCs w:val="26"/>
              </w:rPr>
              <w:t>Định dạng</w:t>
            </w:r>
          </w:p>
        </w:tc>
        <w:tc>
          <w:tcPr>
            <w:tcW w:w="2122" w:type="pct"/>
            <w:shd w:val="clear" w:color="auto" w:fill="4F81BD"/>
            <w:vAlign w:val="center"/>
          </w:tcPr>
          <w:p w14:paraId="0324749F" w14:textId="77777777" w:rsidR="00B06E63" w:rsidRPr="00CD1498" w:rsidRDefault="00B06E63" w:rsidP="00B06E63">
            <w:pPr>
              <w:widowControl w:val="0"/>
              <w:tabs>
                <w:tab w:val="left" w:pos="180"/>
              </w:tabs>
              <w:jc w:val="both"/>
              <w:rPr>
                <w:b/>
                <w:noProof/>
                <w:szCs w:val="26"/>
              </w:rPr>
            </w:pPr>
            <w:r w:rsidRPr="00CD1498">
              <w:rPr>
                <w:b/>
                <w:noProof/>
                <w:szCs w:val="26"/>
              </w:rPr>
              <w:t>Mô tả</w:t>
            </w:r>
          </w:p>
        </w:tc>
      </w:tr>
      <w:tr w:rsidR="00B06E63" w:rsidRPr="00331838" w14:paraId="17C97459" w14:textId="77777777" w:rsidTr="00B06E63">
        <w:trPr>
          <w:jc w:val="center"/>
        </w:trPr>
        <w:tc>
          <w:tcPr>
            <w:tcW w:w="409" w:type="pct"/>
            <w:vAlign w:val="center"/>
          </w:tcPr>
          <w:p w14:paraId="4E6C0E92" w14:textId="77777777" w:rsidR="00B06E63" w:rsidRPr="00331838" w:rsidRDefault="00B06E63" w:rsidP="00B06E63">
            <w:pPr>
              <w:numPr>
                <w:ilvl w:val="0"/>
                <w:numId w:val="76"/>
              </w:numPr>
              <w:spacing w:before="240" w:after="0"/>
              <w:jc w:val="both"/>
              <w:rPr>
                <w:sz w:val="28"/>
                <w:szCs w:val="28"/>
              </w:rPr>
            </w:pPr>
          </w:p>
        </w:tc>
        <w:tc>
          <w:tcPr>
            <w:tcW w:w="1663" w:type="pct"/>
            <w:vAlign w:val="center"/>
          </w:tcPr>
          <w:p w14:paraId="2277CF88" w14:textId="77777777" w:rsidR="00B06E63" w:rsidRPr="00331838" w:rsidRDefault="00B06E63" w:rsidP="00B06E63">
            <w:pPr>
              <w:widowControl w:val="0"/>
              <w:tabs>
                <w:tab w:val="left" w:pos="180"/>
              </w:tabs>
              <w:jc w:val="both"/>
              <w:rPr>
                <w:noProof/>
                <w:sz w:val="28"/>
                <w:szCs w:val="28"/>
                <w:lang w:val="vi-VN"/>
              </w:rPr>
            </w:pPr>
            <w:r>
              <w:rPr>
                <w:noProof/>
                <w:sz w:val="28"/>
                <w:szCs w:val="28"/>
              </w:rPr>
              <w:t>Chọn</w:t>
            </w:r>
            <w:r w:rsidRPr="00472D45">
              <w:rPr>
                <w:noProof/>
                <w:sz w:val="28"/>
                <w:szCs w:val="28"/>
                <w:lang w:val="vi-VN"/>
              </w:rPr>
              <w:t xml:space="preserve"> đợt đấu giá</w:t>
            </w:r>
          </w:p>
        </w:tc>
        <w:tc>
          <w:tcPr>
            <w:tcW w:w="806" w:type="pct"/>
            <w:vAlign w:val="center"/>
          </w:tcPr>
          <w:p w14:paraId="69615BBC" w14:textId="77777777" w:rsidR="00B06E63" w:rsidRPr="00331838" w:rsidRDefault="00B06E63" w:rsidP="00B06E63">
            <w:pPr>
              <w:widowControl w:val="0"/>
              <w:tabs>
                <w:tab w:val="left" w:pos="180"/>
              </w:tabs>
              <w:jc w:val="both"/>
              <w:rPr>
                <w:sz w:val="28"/>
                <w:szCs w:val="28"/>
              </w:rPr>
            </w:pPr>
            <w:r w:rsidRPr="00472D45">
              <w:rPr>
                <w:sz w:val="28"/>
                <w:szCs w:val="28"/>
                <w:lang w:val="vi-VN"/>
              </w:rPr>
              <w:t>Combobox</w:t>
            </w:r>
          </w:p>
        </w:tc>
        <w:tc>
          <w:tcPr>
            <w:tcW w:w="2122" w:type="pct"/>
            <w:vAlign w:val="center"/>
          </w:tcPr>
          <w:p w14:paraId="57093880" w14:textId="77777777" w:rsidR="00B06E63" w:rsidRPr="00331838" w:rsidRDefault="00B06E63" w:rsidP="00B06E63">
            <w:pPr>
              <w:widowControl w:val="0"/>
              <w:tabs>
                <w:tab w:val="left" w:pos="180"/>
              </w:tabs>
              <w:jc w:val="both"/>
              <w:rPr>
                <w:sz w:val="28"/>
                <w:szCs w:val="28"/>
              </w:rPr>
            </w:pPr>
            <w:r>
              <w:rPr>
                <w:sz w:val="28"/>
                <w:szCs w:val="28"/>
              </w:rPr>
              <w:t>Hiển thị danh sách các đợt đấu giá tham gia chào bán thỏa thuận</w:t>
            </w:r>
          </w:p>
        </w:tc>
      </w:tr>
      <w:tr w:rsidR="00B06E63" w:rsidRPr="00331838" w14:paraId="5A53D191" w14:textId="77777777" w:rsidTr="00B06E63">
        <w:trPr>
          <w:jc w:val="center"/>
        </w:trPr>
        <w:tc>
          <w:tcPr>
            <w:tcW w:w="409" w:type="pct"/>
            <w:vAlign w:val="center"/>
          </w:tcPr>
          <w:p w14:paraId="268138C0" w14:textId="77777777" w:rsidR="00B06E63" w:rsidRPr="00331838" w:rsidRDefault="00B06E63" w:rsidP="00B06E63">
            <w:pPr>
              <w:numPr>
                <w:ilvl w:val="0"/>
                <w:numId w:val="76"/>
              </w:numPr>
              <w:spacing w:before="240" w:after="0"/>
              <w:jc w:val="both"/>
              <w:rPr>
                <w:sz w:val="28"/>
                <w:szCs w:val="28"/>
              </w:rPr>
            </w:pPr>
          </w:p>
        </w:tc>
        <w:tc>
          <w:tcPr>
            <w:tcW w:w="1663" w:type="pct"/>
            <w:vAlign w:val="center"/>
          </w:tcPr>
          <w:p w14:paraId="466ADCFD" w14:textId="77777777" w:rsidR="00B06E63" w:rsidRPr="00331838" w:rsidRDefault="00B06E63" w:rsidP="00B06E63">
            <w:pPr>
              <w:widowControl w:val="0"/>
              <w:tabs>
                <w:tab w:val="left" w:pos="180"/>
              </w:tabs>
              <w:jc w:val="both"/>
              <w:rPr>
                <w:noProof/>
                <w:sz w:val="28"/>
                <w:szCs w:val="28"/>
                <w:lang w:val="vi-VN"/>
              </w:rPr>
            </w:pPr>
            <w:r>
              <w:rPr>
                <w:noProof/>
                <w:sz w:val="28"/>
                <w:szCs w:val="28"/>
              </w:rPr>
              <w:t>Tên đợt đấu giá</w:t>
            </w:r>
          </w:p>
        </w:tc>
        <w:tc>
          <w:tcPr>
            <w:tcW w:w="806" w:type="pct"/>
            <w:vAlign w:val="center"/>
          </w:tcPr>
          <w:p w14:paraId="0CACBB71" w14:textId="77777777" w:rsidR="00B06E63" w:rsidRPr="00331838" w:rsidRDefault="00B06E63" w:rsidP="00B06E63">
            <w:pPr>
              <w:widowControl w:val="0"/>
              <w:tabs>
                <w:tab w:val="left" w:pos="180"/>
              </w:tabs>
              <w:jc w:val="both"/>
              <w:rPr>
                <w:sz w:val="28"/>
                <w:szCs w:val="28"/>
              </w:rPr>
            </w:pPr>
            <w:r>
              <w:rPr>
                <w:sz w:val="28"/>
                <w:szCs w:val="28"/>
              </w:rPr>
              <w:t xml:space="preserve">Textbox </w:t>
            </w:r>
          </w:p>
        </w:tc>
        <w:tc>
          <w:tcPr>
            <w:tcW w:w="2122" w:type="pct"/>
            <w:vAlign w:val="center"/>
          </w:tcPr>
          <w:p w14:paraId="599F963F" w14:textId="77777777" w:rsidR="00B06E63" w:rsidRPr="00331838" w:rsidRDefault="00B06E63" w:rsidP="00B06E63">
            <w:pPr>
              <w:widowControl w:val="0"/>
              <w:tabs>
                <w:tab w:val="left" w:pos="180"/>
              </w:tabs>
              <w:jc w:val="both"/>
              <w:rPr>
                <w:sz w:val="28"/>
                <w:szCs w:val="28"/>
              </w:rPr>
            </w:pPr>
            <w:r>
              <w:rPr>
                <w:sz w:val="28"/>
                <w:szCs w:val="28"/>
              </w:rPr>
              <w:t>Hệ thống tự động fill khi chọn “thông báo đợt đấu giá”.</w:t>
            </w:r>
          </w:p>
        </w:tc>
      </w:tr>
      <w:tr w:rsidR="00B06E63" w:rsidRPr="00331838" w14:paraId="0BE4382A" w14:textId="77777777" w:rsidTr="00B06E63">
        <w:trPr>
          <w:jc w:val="center"/>
        </w:trPr>
        <w:tc>
          <w:tcPr>
            <w:tcW w:w="409" w:type="pct"/>
            <w:vAlign w:val="center"/>
          </w:tcPr>
          <w:p w14:paraId="5C9B89FB" w14:textId="77777777" w:rsidR="00B06E63" w:rsidRPr="00331838" w:rsidRDefault="00B06E63" w:rsidP="00B06E63">
            <w:pPr>
              <w:numPr>
                <w:ilvl w:val="0"/>
                <w:numId w:val="76"/>
              </w:numPr>
              <w:spacing w:before="240" w:after="0"/>
              <w:jc w:val="both"/>
              <w:rPr>
                <w:sz w:val="28"/>
                <w:szCs w:val="28"/>
              </w:rPr>
            </w:pPr>
          </w:p>
        </w:tc>
        <w:tc>
          <w:tcPr>
            <w:tcW w:w="1663" w:type="pct"/>
            <w:vAlign w:val="center"/>
          </w:tcPr>
          <w:p w14:paraId="56094803" w14:textId="77777777" w:rsidR="00B06E63" w:rsidRPr="00331838" w:rsidRDefault="00B06E63" w:rsidP="00B06E63">
            <w:pPr>
              <w:widowControl w:val="0"/>
              <w:tabs>
                <w:tab w:val="left" w:pos="180"/>
              </w:tabs>
              <w:jc w:val="both"/>
              <w:rPr>
                <w:noProof/>
                <w:sz w:val="28"/>
                <w:szCs w:val="28"/>
                <w:lang w:val="vi-VN"/>
              </w:rPr>
            </w:pPr>
            <w:r>
              <w:rPr>
                <w:noProof/>
                <w:sz w:val="28"/>
                <w:szCs w:val="28"/>
              </w:rPr>
              <w:t>TC phiên đấu giá</w:t>
            </w:r>
          </w:p>
        </w:tc>
        <w:tc>
          <w:tcPr>
            <w:tcW w:w="806" w:type="pct"/>
            <w:vAlign w:val="center"/>
          </w:tcPr>
          <w:p w14:paraId="3D1C6F29" w14:textId="77777777" w:rsidR="00B06E63" w:rsidRPr="00331838" w:rsidRDefault="00B06E63" w:rsidP="00B06E63">
            <w:pPr>
              <w:widowControl w:val="0"/>
              <w:tabs>
                <w:tab w:val="left" w:pos="180"/>
              </w:tabs>
              <w:jc w:val="both"/>
              <w:rPr>
                <w:sz w:val="28"/>
                <w:szCs w:val="28"/>
              </w:rPr>
            </w:pPr>
            <w:r w:rsidRPr="00472D45">
              <w:rPr>
                <w:sz w:val="28"/>
                <w:szCs w:val="28"/>
                <w:lang w:val="vi-VN"/>
              </w:rPr>
              <w:t>Combobox</w:t>
            </w:r>
          </w:p>
        </w:tc>
        <w:tc>
          <w:tcPr>
            <w:tcW w:w="2122" w:type="pct"/>
            <w:vAlign w:val="center"/>
          </w:tcPr>
          <w:p w14:paraId="06E14A18" w14:textId="77777777" w:rsidR="00B06E63" w:rsidRPr="00331838" w:rsidRDefault="00B06E63" w:rsidP="00B06E63">
            <w:pPr>
              <w:widowControl w:val="0"/>
              <w:tabs>
                <w:tab w:val="left" w:pos="180"/>
              </w:tabs>
              <w:jc w:val="both"/>
              <w:rPr>
                <w:sz w:val="28"/>
                <w:szCs w:val="28"/>
              </w:rPr>
            </w:pPr>
            <w:r>
              <w:rPr>
                <w:sz w:val="28"/>
                <w:szCs w:val="28"/>
              </w:rPr>
              <w:t xml:space="preserve">Hệ thống tự động fill, disable </w:t>
            </w:r>
          </w:p>
        </w:tc>
      </w:tr>
      <w:tr w:rsidR="00B06E63" w:rsidRPr="00331838" w14:paraId="26A433DA" w14:textId="77777777" w:rsidTr="00B06E63">
        <w:trPr>
          <w:jc w:val="center"/>
        </w:trPr>
        <w:tc>
          <w:tcPr>
            <w:tcW w:w="409" w:type="pct"/>
            <w:vAlign w:val="center"/>
          </w:tcPr>
          <w:p w14:paraId="4D4B54A3" w14:textId="77777777" w:rsidR="00B06E63" w:rsidRPr="00331838" w:rsidRDefault="00B06E63" w:rsidP="00B06E63">
            <w:pPr>
              <w:numPr>
                <w:ilvl w:val="0"/>
                <w:numId w:val="76"/>
              </w:numPr>
              <w:spacing w:before="240" w:after="0"/>
              <w:jc w:val="both"/>
              <w:rPr>
                <w:sz w:val="28"/>
                <w:szCs w:val="28"/>
              </w:rPr>
            </w:pPr>
          </w:p>
        </w:tc>
        <w:tc>
          <w:tcPr>
            <w:tcW w:w="1663" w:type="pct"/>
            <w:vAlign w:val="center"/>
          </w:tcPr>
          <w:p w14:paraId="5DFABF97" w14:textId="77777777" w:rsidR="00B06E63" w:rsidRPr="00331838" w:rsidRDefault="00B06E63" w:rsidP="00B06E63">
            <w:pPr>
              <w:widowControl w:val="0"/>
              <w:tabs>
                <w:tab w:val="left" w:pos="180"/>
              </w:tabs>
              <w:jc w:val="both"/>
              <w:rPr>
                <w:noProof/>
                <w:sz w:val="28"/>
                <w:szCs w:val="28"/>
                <w:lang w:val="vi-VN"/>
              </w:rPr>
            </w:pPr>
            <w:r>
              <w:rPr>
                <w:noProof/>
                <w:sz w:val="28"/>
                <w:szCs w:val="28"/>
              </w:rPr>
              <w:t xml:space="preserve">Mã sơ cấp </w:t>
            </w:r>
          </w:p>
        </w:tc>
        <w:tc>
          <w:tcPr>
            <w:tcW w:w="806" w:type="pct"/>
            <w:vAlign w:val="center"/>
          </w:tcPr>
          <w:p w14:paraId="7794DD8B" w14:textId="77777777" w:rsidR="00B06E63" w:rsidRPr="00331838" w:rsidRDefault="00B06E63" w:rsidP="00B06E63">
            <w:pPr>
              <w:widowControl w:val="0"/>
              <w:tabs>
                <w:tab w:val="left" w:pos="180"/>
              </w:tabs>
              <w:jc w:val="both"/>
              <w:rPr>
                <w:sz w:val="28"/>
                <w:szCs w:val="28"/>
              </w:rPr>
            </w:pPr>
            <w:r w:rsidRPr="00472D45">
              <w:rPr>
                <w:sz w:val="28"/>
                <w:szCs w:val="28"/>
                <w:lang w:val="vi-VN"/>
              </w:rPr>
              <w:t>Combobox</w:t>
            </w:r>
          </w:p>
        </w:tc>
        <w:tc>
          <w:tcPr>
            <w:tcW w:w="2122" w:type="pct"/>
            <w:vAlign w:val="center"/>
          </w:tcPr>
          <w:p w14:paraId="25040799" w14:textId="77777777" w:rsidR="00B06E63" w:rsidRPr="00331838" w:rsidRDefault="00B06E63" w:rsidP="00B06E63">
            <w:pPr>
              <w:widowControl w:val="0"/>
              <w:tabs>
                <w:tab w:val="left" w:pos="180"/>
              </w:tabs>
              <w:jc w:val="both"/>
              <w:rPr>
                <w:sz w:val="28"/>
                <w:szCs w:val="28"/>
              </w:rPr>
            </w:pPr>
            <w:r>
              <w:rPr>
                <w:sz w:val="28"/>
                <w:szCs w:val="28"/>
              </w:rPr>
              <w:t>Hệ thống tự động fill, disable</w:t>
            </w:r>
          </w:p>
        </w:tc>
      </w:tr>
      <w:tr w:rsidR="00B06E63" w:rsidRPr="00331838" w14:paraId="5E70F129" w14:textId="77777777" w:rsidTr="00B06E63">
        <w:trPr>
          <w:jc w:val="center"/>
        </w:trPr>
        <w:tc>
          <w:tcPr>
            <w:tcW w:w="409" w:type="pct"/>
            <w:vAlign w:val="center"/>
          </w:tcPr>
          <w:p w14:paraId="0465FFAD" w14:textId="77777777" w:rsidR="00B06E63" w:rsidRPr="00331838" w:rsidRDefault="00B06E63" w:rsidP="00B06E63">
            <w:pPr>
              <w:numPr>
                <w:ilvl w:val="0"/>
                <w:numId w:val="76"/>
              </w:numPr>
              <w:spacing w:before="240" w:after="0"/>
              <w:jc w:val="both"/>
              <w:rPr>
                <w:sz w:val="28"/>
                <w:szCs w:val="28"/>
              </w:rPr>
            </w:pPr>
          </w:p>
        </w:tc>
        <w:tc>
          <w:tcPr>
            <w:tcW w:w="1663" w:type="pct"/>
            <w:vAlign w:val="center"/>
          </w:tcPr>
          <w:p w14:paraId="580E3C47" w14:textId="77777777" w:rsidR="00B06E63" w:rsidRPr="00331838" w:rsidRDefault="00B06E63" w:rsidP="00B06E63">
            <w:pPr>
              <w:widowControl w:val="0"/>
              <w:tabs>
                <w:tab w:val="left" w:pos="180"/>
              </w:tabs>
              <w:jc w:val="both"/>
              <w:rPr>
                <w:noProof/>
                <w:sz w:val="28"/>
                <w:szCs w:val="28"/>
                <w:lang w:val="vi-VN"/>
              </w:rPr>
            </w:pPr>
            <w:r>
              <w:rPr>
                <w:noProof/>
                <w:sz w:val="28"/>
                <w:szCs w:val="28"/>
              </w:rPr>
              <w:t xml:space="preserve">Hình thức chào bán </w:t>
            </w:r>
          </w:p>
        </w:tc>
        <w:tc>
          <w:tcPr>
            <w:tcW w:w="806" w:type="pct"/>
            <w:vAlign w:val="center"/>
          </w:tcPr>
          <w:p w14:paraId="352B64FB" w14:textId="77777777" w:rsidR="00B06E63" w:rsidRPr="00331838" w:rsidRDefault="00B06E63" w:rsidP="00B06E63">
            <w:pPr>
              <w:widowControl w:val="0"/>
              <w:tabs>
                <w:tab w:val="left" w:pos="180"/>
              </w:tabs>
              <w:jc w:val="both"/>
              <w:rPr>
                <w:sz w:val="28"/>
                <w:szCs w:val="28"/>
              </w:rPr>
            </w:pPr>
            <w:r w:rsidRPr="00472D45">
              <w:rPr>
                <w:sz w:val="28"/>
                <w:szCs w:val="28"/>
                <w:lang w:val="vi-VN"/>
              </w:rPr>
              <w:t>Combobox</w:t>
            </w:r>
          </w:p>
        </w:tc>
        <w:tc>
          <w:tcPr>
            <w:tcW w:w="2122" w:type="pct"/>
            <w:vAlign w:val="center"/>
          </w:tcPr>
          <w:p w14:paraId="5CCDCE51" w14:textId="77777777" w:rsidR="00B06E63" w:rsidRPr="00331838" w:rsidRDefault="00B06E63" w:rsidP="00B06E63">
            <w:pPr>
              <w:widowControl w:val="0"/>
              <w:tabs>
                <w:tab w:val="left" w:pos="180"/>
              </w:tabs>
              <w:jc w:val="both"/>
              <w:rPr>
                <w:sz w:val="28"/>
                <w:szCs w:val="28"/>
              </w:rPr>
            </w:pPr>
            <w:r>
              <w:rPr>
                <w:sz w:val="28"/>
                <w:szCs w:val="28"/>
              </w:rPr>
              <w:t>Hệ thống tự động fill, disable</w:t>
            </w:r>
          </w:p>
        </w:tc>
      </w:tr>
      <w:tr w:rsidR="00B06E63" w:rsidRPr="00331838" w14:paraId="5A8FC2A0" w14:textId="77777777" w:rsidTr="00B06E63">
        <w:trPr>
          <w:jc w:val="center"/>
        </w:trPr>
        <w:tc>
          <w:tcPr>
            <w:tcW w:w="409" w:type="pct"/>
            <w:vAlign w:val="center"/>
          </w:tcPr>
          <w:p w14:paraId="2DE095C6" w14:textId="77777777" w:rsidR="00B06E63" w:rsidRPr="00331838" w:rsidRDefault="00B06E63" w:rsidP="00B06E63">
            <w:pPr>
              <w:numPr>
                <w:ilvl w:val="0"/>
                <w:numId w:val="76"/>
              </w:numPr>
              <w:spacing w:before="240" w:after="0"/>
              <w:jc w:val="both"/>
              <w:rPr>
                <w:sz w:val="28"/>
                <w:szCs w:val="28"/>
              </w:rPr>
            </w:pPr>
          </w:p>
        </w:tc>
        <w:tc>
          <w:tcPr>
            <w:tcW w:w="1663" w:type="pct"/>
            <w:vAlign w:val="center"/>
          </w:tcPr>
          <w:p w14:paraId="1BDEABA4" w14:textId="77777777" w:rsidR="00B06E63" w:rsidRPr="00331838" w:rsidRDefault="00B06E63" w:rsidP="00B06E63">
            <w:pPr>
              <w:widowControl w:val="0"/>
              <w:tabs>
                <w:tab w:val="left" w:pos="180"/>
              </w:tabs>
              <w:jc w:val="both"/>
              <w:rPr>
                <w:noProof/>
                <w:sz w:val="28"/>
                <w:szCs w:val="28"/>
                <w:lang w:val="vi-VN"/>
              </w:rPr>
            </w:pPr>
            <w:r>
              <w:rPr>
                <w:noProof/>
                <w:sz w:val="28"/>
                <w:szCs w:val="28"/>
              </w:rPr>
              <w:t>Đơn vị tổ chức đấu giá</w:t>
            </w:r>
          </w:p>
        </w:tc>
        <w:tc>
          <w:tcPr>
            <w:tcW w:w="806" w:type="pct"/>
            <w:vAlign w:val="center"/>
          </w:tcPr>
          <w:p w14:paraId="486B7CD5" w14:textId="77777777" w:rsidR="00B06E63" w:rsidRPr="00331838" w:rsidRDefault="00B06E63" w:rsidP="00B06E63">
            <w:pPr>
              <w:widowControl w:val="0"/>
              <w:tabs>
                <w:tab w:val="left" w:pos="180"/>
              </w:tabs>
              <w:jc w:val="both"/>
              <w:rPr>
                <w:sz w:val="28"/>
                <w:szCs w:val="28"/>
              </w:rPr>
            </w:pPr>
            <w:r>
              <w:rPr>
                <w:sz w:val="28"/>
                <w:szCs w:val="28"/>
              </w:rPr>
              <w:t xml:space="preserve">Combobox </w:t>
            </w:r>
          </w:p>
        </w:tc>
        <w:tc>
          <w:tcPr>
            <w:tcW w:w="2122" w:type="pct"/>
            <w:vAlign w:val="center"/>
          </w:tcPr>
          <w:p w14:paraId="5EA0D171" w14:textId="77777777" w:rsidR="00B06E63" w:rsidRPr="00331838" w:rsidRDefault="00B06E63" w:rsidP="00B06E63">
            <w:pPr>
              <w:widowControl w:val="0"/>
              <w:tabs>
                <w:tab w:val="left" w:pos="180"/>
              </w:tabs>
              <w:jc w:val="both"/>
              <w:rPr>
                <w:sz w:val="28"/>
                <w:szCs w:val="28"/>
              </w:rPr>
            </w:pPr>
            <w:r>
              <w:rPr>
                <w:sz w:val="28"/>
                <w:szCs w:val="28"/>
              </w:rPr>
              <w:t>Hệ thống tự động fill, disable</w:t>
            </w:r>
          </w:p>
        </w:tc>
      </w:tr>
      <w:tr w:rsidR="00B06E63" w:rsidRPr="00331838" w14:paraId="56E0F6EB" w14:textId="77777777" w:rsidTr="00B06E63">
        <w:trPr>
          <w:jc w:val="center"/>
        </w:trPr>
        <w:tc>
          <w:tcPr>
            <w:tcW w:w="409" w:type="pct"/>
            <w:vAlign w:val="center"/>
          </w:tcPr>
          <w:p w14:paraId="582A6783" w14:textId="77777777" w:rsidR="00B06E63" w:rsidRPr="00331838" w:rsidRDefault="00B06E63" w:rsidP="00B06E63">
            <w:pPr>
              <w:numPr>
                <w:ilvl w:val="0"/>
                <w:numId w:val="76"/>
              </w:numPr>
              <w:spacing w:before="240" w:after="0"/>
              <w:jc w:val="both"/>
              <w:rPr>
                <w:sz w:val="28"/>
                <w:szCs w:val="28"/>
              </w:rPr>
            </w:pPr>
          </w:p>
        </w:tc>
        <w:tc>
          <w:tcPr>
            <w:tcW w:w="1663" w:type="pct"/>
            <w:vAlign w:val="center"/>
          </w:tcPr>
          <w:p w14:paraId="6DD2024D" w14:textId="77777777" w:rsidR="00B06E63" w:rsidRPr="00331838" w:rsidRDefault="00B06E63" w:rsidP="00B06E63">
            <w:pPr>
              <w:widowControl w:val="0"/>
              <w:tabs>
                <w:tab w:val="left" w:pos="180"/>
              </w:tabs>
              <w:jc w:val="both"/>
              <w:rPr>
                <w:noProof/>
                <w:sz w:val="28"/>
                <w:szCs w:val="28"/>
                <w:lang w:val="vi-VN"/>
              </w:rPr>
            </w:pPr>
            <w:r>
              <w:rPr>
                <w:noProof/>
                <w:sz w:val="28"/>
                <w:szCs w:val="28"/>
              </w:rPr>
              <w:t>Hình thức đấu giá</w:t>
            </w:r>
          </w:p>
        </w:tc>
        <w:tc>
          <w:tcPr>
            <w:tcW w:w="806" w:type="pct"/>
            <w:vAlign w:val="center"/>
          </w:tcPr>
          <w:p w14:paraId="2CAF2B86" w14:textId="77777777" w:rsidR="00B06E63" w:rsidRPr="00331838" w:rsidRDefault="00B06E63" w:rsidP="00B06E63">
            <w:pPr>
              <w:widowControl w:val="0"/>
              <w:tabs>
                <w:tab w:val="left" w:pos="180"/>
              </w:tabs>
              <w:jc w:val="both"/>
              <w:rPr>
                <w:sz w:val="28"/>
                <w:szCs w:val="28"/>
              </w:rPr>
            </w:pPr>
            <w:r>
              <w:rPr>
                <w:sz w:val="28"/>
                <w:szCs w:val="28"/>
              </w:rPr>
              <w:t xml:space="preserve">Combobox </w:t>
            </w:r>
          </w:p>
        </w:tc>
        <w:tc>
          <w:tcPr>
            <w:tcW w:w="2122" w:type="pct"/>
            <w:vAlign w:val="center"/>
          </w:tcPr>
          <w:p w14:paraId="57258EB7" w14:textId="77777777" w:rsidR="00B06E63" w:rsidRPr="00331838" w:rsidRDefault="00B06E63" w:rsidP="00B06E63">
            <w:pPr>
              <w:widowControl w:val="0"/>
              <w:tabs>
                <w:tab w:val="left" w:pos="180"/>
              </w:tabs>
              <w:jc w:val="both"/>
              <w:rPr>
                <w:sz w:val="28"/>
                <w:szCs w:val="28"/>
              </w:rPr>
            </w:pPr>
            <w:r>
              <w:rPr>
                <w:sz w:val="28"/>
                <w:szCs w:val="28"/>
              </w:rPr>
              <w:t>Hệ thống tự động fill, disable</w:t>
            </w:r>
          </w:p>
        </w:tc>
      </w:tr>
      <w:tr w:rsidR="00B06E63" w:rsidRPr="00331838" w14:paraId="64E1CC93" w14:textId="77777777" w:rsidTr="00B06E63">
        <w:trPr>
          <w:jc w:val="center"/>
        </w:trPr>
        <w:tc>
          <w:tcPr>
            <w:tcW w:w="409" w:type="pct"/>
            <w:vAlign w:val="center"/>
          </w:tcPr>
          <w:p w14:paraId="0F6D798E" w14:textId="77777777" w:rsidR="00B06E63" w:rsidRPr="00331838" w:rsidRDefault="00B06E63" w:rsidP="00B06E63">
            <w:pPr>
              <w:numPr>
                <w:ilvl w:val="0"/>
                <w:numId w:val="76"/>
              </w:numPr>
              <w:spacing w:before="240" w:after="0"/>
              <w:jc w:val="both"/>
              <w:rPr>
                <w:sz w:val="28"/>
                <w:szCs w:val="28"/>
              </w:rPr>
            </w:pPr>
          </w:p>
        </w:tc>
        <w:tc>
          <w:tcPr>
            <w:tcW w:w="1663" w:type="pct"/>
            <w:vAlign w:val="center"/>
          </w:tcPr>
          <w:p w14:paraId="75DCEA70" w14:textId="77777777" w:rsidR="00B06E63" w:rsidRPr="00331838" w:rsidRDefault="00B06E63" w:rsidP="00B06E63">
            <w:pPr>
              <w:widowControl w:val="0"/>
              <w:tabs>
                <w:tab w:val="left" w:pos="180"/>
              </w:tabs>
              <w:jc w:val="both"/>
              <w:rPr>
                <w:noProof/>
                <w:sz w:val="28"/>
                <w:szCs w:val="28"/>
                <w:lang w:val="vi-VN"/>
              </w:rPr>
            </w:pPr>
            <w:r>
              <w:rPr>
                <w:noProof/>
                <w:sz w:val="28"/>
                <w:szCs w:val="28"/>
              </w:rPr>
              <w:t>ĐV tư vấn đấu giá</w:t>
            </w:r>
          </w:p>
        </w:tc>
        <w:tc>
          <w:tcPr>
            <w:tcW w:w="806" w:type="pct"/>
            <w:vAlign w:val="center"/>
          </w:tcPr>
          <w:p w14:paraId="371AD12F" w14:textId="77777777" w:rsidR="00B06E63" w:rsidRPr="00331838" w:rsidRDefault="00B06E63" w:rsidP="00B06E63">
            <w:pPr>
              <w:widowControl w:val="0"/>
              <w:tabs>
                <w:tab w:val="left" w:pos="180"/>
              </w:tabs>
              <w:jc w:val="both"/>
              <w:rPr>
                <w:sz w:val="28"/>
                <w:szCs w:val="28"/>
              </w:rPr>
            </w:pPr>
            <w:r>
              <w:rPr>
                <w:sz w:val="28"/>
                <w:szCs w:val="28"/>
              </w:rPr>
              <w:t xml:space="preserve">Combobox </w:t>
            </w:r>
          </w:p>
        </w:tc>
        <w:tc>
          <w:tcPr>
            <w:tcW w:w="2122" w:type="pct"/>
            <w:vAlign w:val="center"/>
          </w:tcPr>
          <w:p w14:paraId="1AD7D3B7" w14:textId="77777777" w:rsidR="00B06E63" w:rsidRPr="00331838" w:rsidRDefault="00B06E63" w:rsidP="00B06E63">
            <w:pPr>
              <w:widowControl w:val="0"/>
              <w:tabs>
                <w:tab w:val="left" w:pos="180"/>
              </w:tabs>
              <w:jc w:val="both"/>
              <w:rPr>
                <w:sz w:val="28"/>
                <w:szCs w:val="28"/>
              </w:rPr>
            </w:pPr>
            <w:r>
              <w:rPr>
                <w:sz w:val="28"/>
                <w:szCs w:val="28"/>
              </w:rPr>
              <w:t>Hệ thống tự động fill, disable</w:t>
            </w:r>
          </w:p>
        </w:tc>
      </w:tr>
      <w:tr w:rsidR="00B06E63" w:rsidRPr="00331838" w14:paraId="35F8ABCE" w14:textId="77777777" w:rsidTr="00B06E63">
        <w:trPr>
          <w:jc w:val="center"/>
        </w:trPr>
        <w:tc>
          <w:tcPr>
            <w:tcW w:w="409" w:type="pct"/>
            <w:vAlign w:val="center"/>
          </w:tcPr>
          <w:p w14:paraId="45720CFA" w14:textId="77777777" w:rsidR="00B06E63" w:rsidRPr="00331838" w:rsidRDefault="00B06E63" w:rsidP="00B06E63">
            <w:pPr>
              <w:numPr>
                <w:ilvl w:val="0"/>
                <w:numId w:val="76"/>
              </w:numPr>
              <w:spacing w:before="240" w:after="0"/>
              <w:jc w:val="both"/>
              <w:rPr>
                <w:sz w:val="28"/>
                <w:szCs w:val="28"/>
              </w:rPr>
            </w:pPr>
          </w:p>
        </w:tc>
        <w:tc>
          <w:tcPr>
            <w:tcW w:w="1663" w:type="pct"/>
            <w:vAlign w:val="center"/>
          </w:tcPr>
          <w:p w14:paraId="4368AA09" w14:textId="77777777" w:rsidR="00B06E63" w:rsidRDefault="00B06E63" w:rsidP="00B06E63">
            <w:pPr>
              <w:widowControl w:val="0"/>
              <w:tabs>
                <w:tab w:val="left" w:pos="180"/>
              </w:tabs>
              <w:jc w:val="both"/>
              <w:rPr>
                <w:noProof/>
                <w:sz w:val="28"/>
                <w:szCs w:val="28"/>
              </w:rPr>
            </w:pPr>
            <w:r>
              <w:rPr>
                <w:noProof/>
                <w:sz w:val="28"/>
                <w:szCs w:val="28"/>
              </w:rPr>
              <w:t xml:space="preserve">Tổ chức sở hữu </w:t>
            </w:r>
          </w:p>
        </w:tc>
        <w:tc>
          <w:tcPr>
            <w:tcW w:w="806" w:type="pct"/>
            <w:vAlign w:val="center"/>
          </w:tcPr>
          <w:p w14:paraId="21500598" w14:textId="77777777" w:rsidR="00B06E63" w:rsidRDefault="00B06E63" w:rsidP="00B06E63">
            <w:pPr>
              <w:widowControl w:val="0"/>
              <w:tabs>
                <w:tab w:val="left" w:pos="180"/>
              </w:tabs>
              <w:jc w:val="both"/>
              <w:rPr>
                <w:sz w:val="28"/>
                <w:szCs w:val="28"/>
              </w:rPr>
            </w:pPr>
            <w:r w:rsidRPr="00472D45">
              <w:rPr>
                <w:sz w:val="28"/>
                <w:szCs w:val="28"/>
                <w:lang w:val="vi-VN"/>
              </w:rPr>
              <w:t>Combobox</w:t>
            </w:r>
          </w:p>
        </w:tc>
        <w:tc>
          <w:tcPr>
            <w:tcW w:w="2122" w:type="pct"/>
            <w:vAlign w:val="center"/>
          </w:tcPr>
          <w:p w14:paraId="15F36865" w14:textId="77777777" w:rsidR="00B06E63" w:rsidRDefault="00B06E63" w:rsidP="00B06E63">
            <w:pPr>
              <w:widowControl w:val="0"/>
              <w:tabs>
                <w:tab w:val="left" w:pos="180"/>
              </w:tabs>
              <w:jc w:val="both"/>
              <w:rPr>
                <w:sz w:val="28"/>
                <w:szCs w:val="28"/>
              </w:rPr>
            </w:pPr>
            <w:r>
              <w:rPr>
                <w:sz w:val="28"/>
                <w:szCs w:val="28"/>
              </w:rPr>
              <w:t xml:space="preserve">Disable </w:t>
            </w:r>
          </w:p>
        </w:tc>
      </w:tr>
      <w:tr w:rsidR="00B06E63" w:rsidRPr="00331838" w14:paraId="4D9B9ECA" w14:textId="77777777" w:rsidTr="00B06E63">
        <w:trPr>
          <w:jc w:val="center"/>
        </w:trPr>
        <w:tc>
          <w:tcPr>
            <w:tcW w:w="409" w:type="pct"/>
            <w:vAlign w:val="center"/>
          </w:tcPr>
          <w:p w14:paraId="1FE3D1C2" w14:textId="77777777" w:rsidR="00B06E63" w:rsidRPr="00331838" w:rsidRDefault="00B06E63" w:rsidP="00B06E63">
            <w:pPr>
              <w:numPr>
                <w:ilvl w:val="0"/>
                <w:numId w:val="76"/>
              </w:numPr>
              <w:spacing w:before="240" w:after="0"/>
              <w:jc w:val="both"/>
              <w:rPr>
                <w:sz w:val="28"/>
                <w:szCs w:val="28"/>
              </w:rPr>
            </w:pPr>
          </w:p>
        </w:tc>
        <w:tc>
          <w:tcPr>
            <w:tcW w:w="1663" w:type="pct"/>
            <w:vAlign w:val="center"/>
          </w:tcPr>
          <w:p w14:paraId="01F2C3BE" w14:textId="77777777" w:rsidR="00B06E63" w:rsidRPr="00331838" w:rsidRDefault="00B06E63" w:rsidP="00B06E63">
            <w:pPr>
              <w:widowControl w:val="0"/>
              <w:tabs>
                <w:tab w:val="left" w:pos="180"/>
              </w:tabs>
              <w:jc w:val="both"/>
              <w:rPr>
                <w:noProof/>
                <w:sz w:val="28"/>
                <w:szCs w:val="28"/>
                <w:lang w:val="vi-VN"/>
              </w:rPr>
            </w:pPr>
            <w:r>
              <w:rPr>
                <w:noProof/>
                <w:sz w:val="28"/>
                <w:szCs w:val="28"/>
              </w:rPr>
              <w:t xml:space="preserve">KL bán đấu giá </w:t>
            </w:r>
          </w:p>
        </w:tc>
        <w:tc>
          <w:tcPr>
            <w:tcW w:w="806" w:type="pct"/>
            <w:vAlign w:val="center"/>
          </w:tcPr>
          <w:p w14:paraId="594BEF58" w14:textId="77777777" w:rsidR="00B06E63" w:rsidRPr="00331838" w:rsidRDefault="00B06E63" w:rsidP="00B06E63">
            <w:pPr>
              <w:widowControl w:val="0"/>
              <w:tabs>
                <w:tab w:val="left" w:pos="180"/>
              </w:tabs>
              <w:jc w:val="both"/>
              <w:rPr>
                <w:sz w:val="28"/>
                <w:szCs w:val="28"/>
              </w:rPr>
            </w:pPr>
            <w:r>
              <w:rPr>
                <w:sz w:val="28"/>
                <w:szCs w:val="28"/>
              </w:rPr>
              <w:t xml:space="preserve">Number </w:t>
            </w:r>
          </w:p>
        </w:tc>
        <w:tc>
          <w:tcPr>
            <w:tcW w:w="2122" w:type="pct"/>
            <w:vAlign w:val="center"/>
          </w:tcPr>
          <w:p w14:paraId="5129D9F6" w14:textId="77777777" w:rsidR="00B06E63" w:rsidRPr="00331838" w:rsidRDefault="00B06E63" w:rsidP="00B06E63">
            <w:pPr>
              <w:widowControl w:val="0"/>
              <w:tabs>
                <w:tab w:val="left" w:pos="180"/>
              </w:tabs>
              <w:jc w:val="both"/>
              <w:rPr>
                <w:sz w:val="28"/>
                <w:szCs w:val="28"/>
              </w:rPr>
            </w:pPr>
            <w:r>
              <w:rPr>
                <w:sz w:val="28"/>
                <w:szCs w:val="28"/>
              </w:rPr>
              <w:t>Hệ thống tự động fill, disable</w:t>
            </w:r>
          </w:p>
        </w:tc>
      </w:tr>
      <w:tr w:rsidR="00B06E63" w:rsidRPr="00331838" w14:paraId="556A7EDE" w14:textId="77777777" w:rsidTr="00B06E63">
        <w:trPr>
          <w:jc w:val="center"/>
        </w:trPr>
        <w:tc>
          <w:tcPr>
            <w:tcW w:w="409" w:type="pct"/>
            <w:vAlign w:val="center"/>
          </w:tcPr>
          <w:p w14:paraId="66277EDA" w14:textId="77777777" w:rsidR="00B06E63" w:rsidRPr="00331838" w:rsidRDefault="00B06E63" w:rsidP="00B06E63">
            <w:pPr>
              <w:numPr>
                <w:ilvl w:val="0"/>
                <w:numId w:val="76"/>
              </w:numPr>
              <w:spacing w:before="240" w:after="0"/>
              <w:jc w:val="both"/>
              <w:rPr>
                <w:sz w:val="28"/>
                <w:szCs w:val="28"/>
              </w:rPr>
            </w:pPr>
          </w:p>
        </w:tc>
        <w:tc>
          <w:tcPr>
            <w:tcW w:w="1663" w:type="pct"/>
            <w:vAlign w:val="center"/>
          </w:tcPr>
          <w:p w14:paraId="143A5860" w14:textId="77777777" w:rsidR="00B06E63" w:rsidRPr="00331838" w:rsidRDefault="00B06E63" w:rsidP="00B06E63">
            <w:pPr>
              <w:widowControl w:val="0"/>
              <w:tabs>
                <w:tab w:val="left" w:pos="180"/>
              </w:tabs>
              <w:jc w:val="both"/>
              <w:rPr>
                <w:noProof/>
                <w:sz w:val="28"/>
                <w:szCs w:val="28"/>
                <w:lang w:val="vi-VN"/>
              </w:rPr>
            </w:pPr>
            <w:r>
              <w:rPr>
                <w:noProof/>
                <w:sz w:val="28"/>
                <w:szCs w:val="28"/>
              </w:rPr>
              <w:t>Giá khởi điểm</w:t>
            </w:r>
          </w:p>
        </w:tc>
        <w:tc>
          <w:tcPr>
            <w:tcW w:w="806" w:type="pct"/>
            <w:vAlign w:val="center"/>
          </w:tcPr>
          <w:p w14:paraId="1D5D12EC" w14:textId="77777777" w:rsidR="00B06E63" w:rsidRPr="00331838" w:rsidRDefault="00B06E63" w:rsidP="00B06E63">
            <w:pPr>
              <w:widowControl w:val="0"/>
              <w:tabs>
                <w:tab w:val="left" w:pos="180"/>
              </w:tabs>
              <w:jc w:val="both"/>
              <w:rPr>
                <w:sz w:val="28"/>
                <w:szCs w:val="28"/>
              </w:rPr>
            </w:pPr>
            <w:r>
              <w:rPr>
                <w:sz w:val="28"/>
                <w:szCs w:val="28"/>
              </w:rPr>
              <w:t xml:space="preserve">Number </w:t>
            </w:r>
          </w:p>
        </w:tc>
        <w:tc>
          <w:tcPr>
            <w:tcW w:w="2122" w:type="pct"/>
            <w:vAlign w:val="center"/>
          </w:tcPr>
          <w:p w14:paraId="16ABBC7B" w14:textId="77777777" w:rsidR="00B06E63" w:rsidRPr="00331838" w:rsidRDefault="00B06E63" w:rsidP="00B06E63">
            <w:pPr>
              <w:widowControl w:val="0"/>
              <w:tabs>
                <w:tab w:val="left" w:pos="180"/>
              </w:tabs>
              <w:jc w:val="both"/>
              <w:rPr>
                <w:sz w:val="28"/>
                <w:szCs w:val="28"/>
              </w:rPr>
            </w:pPr>
            <w:r>
              <w:rPr>
                <w:sz w:val="28"/>
                <w:szCs w:val="28"/>
              </w:rPr>
              <w:t>Hệ thống tự động fill</w:t>
            </w:r>
          </w:p>
        </w:tc>
      </w:tr>
      <w:tr w:rsidR="00B06E63" w:rsidRPr="00331838" w14:paraId="73BC5518" w14:textId="77777777" w:rsidTr="00B06E63">
        <w:trPr>
          <w:jc w:val="center"/>
        </w:trPr>
        <w:tc>
          <w:tcPr>
            <w:tcW w:w="409" w:type="pct"/>
            <w:vAlign w:val="center"/>
          </w:tcPr>
          <w:p w14:paraId="7191EFB9" w14:textId="77777777" w:rsidR="00B06E63" w:rsidRPr="00331838" w:rsidRDefault="00B06E63" w:rsidP="00B06E63">
            <w:pPr>
              <w:numPr>
                <w:ilvl w:val="0"/>
                <w:numId w:val="76"/>
              </w:numPr>
              <w:spacing w:before="240" w:after="0"/>
              <w:jc w:val="both"/>
              <w:rPr>
                <w:sz w:val="28"/>
                <w:szCs w:val="28"/>
              </w:rPr>
            </w:pPr>
          </w:p>
        </w:tc>
        <w:tc>
          <w:tcPr>
            <w:tcW w:w="1663" w:type="pct"/>
            <w:vAlign w:val="center"/>
          </w:tcPr>
          <w:p w14:paraId="06A68DB0" w14:textId="77777777" w:rsidR="00B06E63" w:rsidRPr="00331838" w:rsidRDefault="00B06E63" w:rsidP="00B06E63">
            <w:pPr>
              <w:widowControl w:val="0"/>
              <w:tabs>
                <w:tab w:val="left" w:pos="180"/>
              </w:tabs>
              <w:jc w:val="both"/>
              <w:rPr>
                <w:noProof/>
                <w:sz w:val="28"/>
                <w:szCs w:val="28"/>
                <w:lang w:val="vi-VN"/>
              </w:rPr>
            </w:pPr>
            <w:r>
              <w:rPr>
                <w:noProof/>
                <w:sz w:val="28"/>
                <w:szCs w:val="28"/>
              </w:rPr>
              <w:t>Tỷ lệ đặt cọc(%)</w:t>
            </w:r>
          </w:p>
        </w:tc>
        <w:tc>
          <w:tcPr>
            <w:tcW w:w="806" w:type="pct"/>
            <w:vAlign w:val="center"/>
          </w:tcPr>
          <w:p w14:paraId="3E96479E" w14:textId="77777777" w:rsidR="00B06E63" w:rsidRPr="00331838" w:rsidRDefault="00B06E63" w:rsidP="00B06E63">
            <w:pPr>
              <w:widowControl w:val="0"/>
              <w:tabs>
                <w:tab w:val="left" w:pos="180"/>
              </w:tabs>
              <w:jc w:val="both"/>
              <w:rPr>
                <w:sz w:val="28"/>
                <w:szCs w:val="28"/>
              </w:rPr>
            </w:pPr>
            <w:r>
              <w:rPr>
                <w:sz w:val="28"/>
                <w:szCs w:val="28"/>
              </w:rPr>
              <w:t xml:space="preserve">Number </w:t>
            </w:r>
          </w:p>
        </w:tc>
        <w:tc>
          <w:tcPr>
            <w:tcW w:w="2122" w:type="pct"/>
            <w:vAlign w:val="center"/>
          </w:tcPr>
          <w:p w14:paraId="26465875" w14:textId="77777777" w:rsidR="00B06E63" w:rsidRPr="00331838" w:rsidRDefault="00B06E63" w:rsidP="00B06E63">
            <w:pPr>
              <w:widowControl w:val="0"/>
              <w:tabs>
                <w:tab w:val="left" w:pos="180"/>
              </w:tabs>
              <w:jc w:val="both"/>
              <w:rPr>
                <w:sz w:val="28"/>
                <w:szCs w:val="28"/>
              </w:rPr>
            </w:pPr>
            <w:r>
              <w:rPr>
                <w:sz w:val="28"/>
                <w:szCs w:val="28"/>
              </w:rPr>
              <w:t>Hệ thống tự động fill</w:t>
            </w:r>
          </w:p>
        </w:tc>
      </w:tr>
      <w:tr w:rsidR="00B06E63" w:rsidRPr="00331838" w14:paraId="48EDED19" w14:textId="77777777" w:rsidTr="00B06E63">
        <w:trPr>
          <w:jc w:val="center"/>
        </w:trPr>
        <w:tc>
          <w:tcPr>
            <w:tcW w:w="409" w:type="pct"/>
            <w:vAlign w:val="center"/>
          </w:tcPr>
          <w:p w14:paraId="1B197CB2" w14:textId="77777777" w:rsidR="00B06E63" w:rsidRPr="00331838" w:rsidRDefault="00B06E63" w:rsidP="00B06E63">
            <w:pPr>
              <w:numPr>
                <w:ilvl w:val="0"/>
                <w:numId w:val="76"/>
              </w:numPr>
              <w:spacing w:before="240" w:after="0"/>
              <w:jc w:val="both"/>
              <w:rPr>
                <w:sz w:val="28"/>
                <w:szCs w:val="28"/>
              </w:rPr>
            </w:pPr>
          </w:p>
        </w:tc>
        <w:tc>
          <w:tcPr>
            <w:tcW w:w="1663" w:type="pct"/>
            <w:vAlign w:val="center"/>
          </w:tcPr>
          <w:p w14:paraId="3BD17F9F" w14:textId="77777777" w:rsidR="00B06E63" w:rsidRPr="00331838" w:rsidRDefault="00B06E63" w:rsidP="00B06E63">
            <w:pPr>
              <w:widowControl w:val="0"/>
              <w:tabs>
                <w:tab w:val="left" w:pos="180"/>
              </w:tabs>
              <w:jc w:val="both"/>
              <w:rPr>
                <w:noProof/>
                <w:sz w:val="28"/>
                <w:szCs w:val="28"/>
                <w:lang w:val="vi-VN"/>
              </w:rPr>
            </w:pPr>
            <w:r>
              <w:rPr>
                <w:noProof/>
                <w:sz w:val="28"/>
                <w:szCs w:val="28"/>
              </w:rPr>
              <w:t>KL NĐT NN được phép mua</w:t>
            </w:r>
          </w:p>
        </w:tc>
        <w:tc>
          <w:tcPr>
            <w:tcW w:w="806" w:type="pct"/>
            <w:vAlign w:val="center"/>
          </w:tcPr>
          <w:p w14:paraId="6F19D11F" w14:textId="77777777" w:rsidR="00B06E63" w:rsidRPr="00331838" w:rsidRDefault="00B06E63" w:rsidP="00B06E63">
            <w:pPr>
              <w:widowControl w:val="0"/>
              <w:tabs>
                <w:tab w:val="left" w:pos="180"/>
              </w:tabs>
              <w:jc w:val="both"/>
              <w:rPr>
                <w:sz w:val="28"/>
                <w:szCs w:val="28"/>
              </w:rPr>
            </w:pPr>
            <w:r>
              <w:rPr>
                <w:sz w:val="28"/>
                <w:szCs w:val="28"/>
              </w:rPr>
              <w:t xml:space="preserve">Number </w:t>
            </w:r>
          </w:p>
        </w:tc>
        <w:tc>
          <w:tcPr>
            <w:tcW w:w="2122" w:type="pct"/>
            <w:vAlign w:val="center"/>
          </w:tcPr>
          <w:p w14:paraId="4C7894B6" w14:textId="77777777" w:rsidR="00B06E63" w:rsidRPr="00331838" w:rsidRDefault="00B06E63" w:rsidP="00B06E63">
            <w:pPr>
              <w:widowControl w:val="0"/>
              <w:tabs>
                <w:tab w:val="left" w:pos="180"/>
              </w:tabs>
              <w:jc w:val="both"/>
              <w:rPr>
                <w:sz w:val="28"/>
                <w:szCs w:val="28"/>
              </w:rPr>
            </w:pPr>
            <w:r>
              <w:rPr>
                <w:sz w:val="28"/>
                <w:szCs w:val="28"/>
              </w:rPr>
              <w:t xml:space="preserve">Khối lượng nhà đầu tư nước ngoài được phép mua. Nhỏ hơn hoặc bằng khối lượng bán đấu giá </w:t>
            </w:r>
          </w:p>
        </w:tc>
      </w:tr>
      <w:tr w:rsidR="00B06E63" w:rsidRPr="00331838" w14:paraId="3B41CD68" w14:textId="77777777" w:rsidTr="00B06E63">
        <w:trPr>
          <w:jc w:val="center"/>
        </w:trPr>
        <w:tc>
          <w:tcPr>
            <w:tcW w:w="409" w:type="pct"/>
            <w:vAlign w:val="center"/>
          </w:tcPr>
          <w:p w14:paraId="6AADAFE5" w14:textId="77777777" w:rsidR="00B06E63" w:rsidRPr="00331838" w:rsidRDefault="00B06E63" w:rsidP="00B06E63">
            <w:pPr>
              <w:numPr>
                <w:ilvl w:val="0"/>
                <w:numId w:val="76"/>
              </w:numPr>
              <w:spacing w:before="240" w:after="0"/>
              <w:jc w:val="both"/>
              <w:rPr>
                <w:sz w:val="28"/>
                <w:szCs w:val="28"/>
              </w:rPr>
            </w:pPr>
          </w:p>
        </w:tc>
        <w:tc>
          <w:tcPr>
            <w:tcW w:w="1663" w:type="pct"/>
            <w:vAlign w:val="center"/>
          </w:tcPr>
          <w:p w14:paraId="2441DFE6" w14:textId="77777777" w:rsidR="00B06E63" w:rsidRPr="00331838" w:rsidRDefault="00B06E63" w:rsidP="00B06E63">
            <w:pPr>
              <w:widowControl w:val="0"/>
              <w:tabs>
                <w:tab w:val="left" w:pos="180"/>
              </w:tabs>
              <w:jc w:val="both"/>
              <w:rPr>
                <w:noProof/>
                <w:sz w:val="28"/>
                <w:szCs w:val="28"/>
                <w:lang w:val="vi-VN"/>
              </w:rPr>
            </w:pPr>
            <w:r>
              <w:rPr>
                <w:noProof/>
                <w:sz w:val="28"/>
                <w:szCs w:val="28"/>
              </w:rPr>
              <w:t xml:space="preserve">Thời gian tổ chức </w:t>
            </w:r>
          </w:p>
        </w:tc>
        <w:tc>
          <w:tcPr>
            <w:tcW w:w="806" w:type="pct"/>
            <w:vAlign w:val="center"/>
          </w:tcPr>
          <w:p w14:paraId="0E375020" w14:textId="77777777" w:rsidR="00B06E63" w:rsidRPr="00331838" w:rsidRDefault="00B06E63" w:rsidP="00B06E63">
            <w:pPr>
              <w:widowControl w:val="0"/>
              <w:tabs>
                <w:tab w:val="left" w:pos="180"/>
              </w:tabs>
              <w:jc w:val="both"/>
              <w:rPr>
                <w:sz w:val="28"/>
                <w:szCs w:val="28"/>
              </w:rPr>
            </w:pPr>
            <w:r>
              <w:rPr>
                <w:sz w:val="28"/>
                <w:szCs w:val="28"/>
              </w:rPr>
              <w:t xml:space="preserve">Date </w:t>
            </w:r>
          </w:p>
        </w:tc>
        <w:tc>
          <w:tcPr>
            <w:tcW w:w="2122" w:type="pct"/>
            <w:vAlign w:val="center"/>
          </w:tcPr>
          <w:p w14:paraId="7B099FBB" w14:textId="77777777" w:rsidR="00B06E63" w:rsidRPr="00331838" w:rsidRDefault="00B06E63" w:rsidP="00B06E63">
            <w:pPr>
              <w:widowControl w:val="0"/>
              <w:tabs>
                <w:tab w:val="left" w:pos="180"/>
              </w:tabs>
              <w:jc w:val="both"/>
              <w:rPr>
                <w:sz w:val="28"/>
                <w:szCs w:val="28"/>
              </w:rPr>
            </w:pPr>
            <w:r>
              <w:rPr>
                <w:sz w:val="28"/>
                <w:szCs w:val="28"/>
              </w:rPr>
              <w:t xml:space="preserve">Cho phép nhập hoặc chọn thời gian từ icon lịch trên hệ thống </w:t>
            </w:r>
          </w:p>
        </w:tc>
      </w:tr>
      <w:tr w:rsidR="00B06E63" w:rsidRPr="00331838" w14:paraId="4087C413" w14:textId="77777777" w:rsidTr="00B06E63">
        <w:trPr>
          <w:jc w:val="center"/>
        </w:trPr>
        <w:tc>
          <w:tcPr>
            <w:tcW w:w="409" w:type="pct"/>
            <w:vAlign w:val="center"/>
          </w:tcPr>
          <w:p w14:paraId="6671EE03" w14:textId="77777777" w:rsidR="00B06E63" w:rsidRPr="00331838" w:rsidRDefault="00B06E63" w:rsidP="00B06E63">
            <w:pPr>
              <w:numPr>
                <w:ilvl w:val="0"/>
                <w:numId w:val="76"/>
              </w:numPr>
              <w:spacing w:before="240" w:after="0"/>
              <w:jc w:val="both"/>
              <w:rPr>
                <w:sz w:val="28"/>
                <w:szCs w:val="28"/>
              </w:rPr>
            </w:pPr>
          </w:p>
        </w:tc>
        <w:tc>
          <w:tcPr>
            <w:tcW w:w="1663" w:type="pct"/>
            <w:vAlign w:val="center"/>
          </w:tcPr>
          <w:p w14:paraId="3BC4E41F" w14:textId="77777777" w:rsidR="00B06E63" w:rsidRPr="00331838" w:rsidRDefault="00B06E63" w:rsidP="00B06E63">
            <w:pPr>
              <w:widowControl w:val="0"/>
              <w:tabs>
                <w:tab w:val="left" w:pos="180"/>
              </w:tabs>
              <w:jc w:val="both"/>
              <w:rPr>
                <w:noProof/>
                <w:sz w:val="28"/>
                <w:szCs w:val="28"/>
                <w:lang w:val="vi-VN"/>
              </w:rPr>
            </w:pPr>
            <w:r>
              <w:rPr>
                <w:noProof/>
                <w:sz w:val="28"/>
                <w:szCs w:val="28"/>
              </w:rPr>
              <w:t>KL đăng kí tối thiểu(CP)</w:t>
            </w:r>
          </w:p>
        </w:tc>
        <w:tc>
          <w:tcPr>
            <w:tcW w:w="806" w:type="pct"/>
            <w:vAlign w:val="center"/>
          </w:tcPr>
          <w:p w14:paraId="0B705CD8" w14:textId="77777777" w:rsidR="00B06E63" w:rsidRPr="00331838" w:rsidRDefault="00B06E63" w:rsidP="00B06E63">
            <w:pPr>
              <w:widowControl w:val="0"/>
              <w:tabs>
                <w:tab w:val="left" w:pos="180"/>
              </w:tabs>
              <w:jc w:val="both"/>
              <w:rPr>
                <w:sz w:val="28"/>
                <w:szCs w:val="28"/>
              </w:rPr>
            </w:pPr>
            <w:r>
              <w:rPr>
                <w:sz w:val="28"/>
                <w:szCs w:val="28"/>
              </w:rPr>
              <w:t xml:space="preserve">Number </w:t>
            </w:r>
          </w:p>
        </w:tc>
        <w:tc>
          <w:tcPr>
            <w:tcW w:w="2122" w:type="pct"/>
            <w:vAlign w:val="center"/>
          </w:tcPr>
          <w:p w14:paraId="70A68D4D" w14:textId="77777777" w:rsidR="00B06E63" w:rsidRPr="00331838" w:rsidRDefault="00B06E63" w:rsidP="00B06E63">
            <w:pPr>
              <w:widowControl w:val="0"/>
              <w:tabs>
                <w:tab w:val="left" w:pos="180"/>
              </w:tabs>
              <w:jc w:val="both"/>
              <w:rPr>
                <w:sz w:val="28"/>
                <w:szCs w:val="28"/>
              </w:rPr>
            </w:pPr>
            <w:r>
              <w:rPr>
                <w:sz w:val="28"/>
                <w:szCs w:val="28"/>
              </w:rPr>
              <w:t xml:space="preserve">Khối lượng đăng kí tối thiểu của các nhà đầu tư trong phiên thỏa thuận </w:t>
            </w:r>
          </w:p>
        </w:tc>
      </w:tr>
      <w:tr w:rsidR="00B06E63" w:rsidRPr="00331838" w14:paraId="4F62ABE9" w14:textId="77777777" w:rsidTr="00B06E63">
        <w:trPr>
          <w:jc w:val="center"/>
        </w:trPr>
        <w:tc>
          <w:tcPr>
            <w:tcW w:w="409" w:type="pct"/>
            <w:vAlign w:val="center"/>
          </w:tcPr>
          <w:p w14:paraId="3379E58B" w14:textId="77777777" w:rsidR="00B06E63" w:rsidRPr="00331838" w:rsidRDefault="00B06E63" w:rsidP="00B06E63">
            <w:pPr>
              <w:numPr>
                <w:ilvl w:val="0"/>
                <w:numId w:val="76"/>
              </w:numPr>
              <w:spacing w:before="240" w:after="0"/>
              <w:jc w:val="both"/>
              <w:rPr>
                <w:sz w:val="28"/>
                <w:szCs w:val="28"/>
              </w:rPr>
            </w:pPr>
          </w:p>
        </w:tc>
        <w:tc>
          <w:tcPr>
            <w:tcW w:w="1663" w:type="pct"/>
            <w:vAlign w:val="center"/>
          </w:tcPr>
          <w:p w14:paraId="6667DAC3" w14:textId="77777777" w:rsidR="00B06E63" w:rsidRPr="00331838" w:rsidRDefault="00B06E63" w:rsidP="00B06E63">
            <w:pPr>
              <w:widowControl w:val="0"/>
              <w:tabs>
                <w:tab w:val="left" w:pos="180"/>
              </w:tabs>
              <w:jc w:val="both"/>
              <w:rPr>
                <w:noProof/>
                <w:sz w:val="28"/>
                <w:szCs w:val="28"/>
                <w:lang w:val="vi-VN"/>
              </w:rPr>
            </w:pPr>
            <w:r>
              <w:rPr>
                <w:noProof/>
                <w:sz w:val="28"/>
                <w:szCs w:val="28"/>
              </w:rPr>
              <w:t>KL tối thiểu/ 1 mức giá (CP)</w:t>
            </w:r>
          </w:p>
        </w:tc>
        <w:tc>
          <w:tcPr>
            <w:tcW w:w="806" w:type="pct"/>
            <w:vAlign w:val="center"/>
          </w:tcPr>
          <w:p w14:paraId="39405FCE" w14:textId="77777777" w:rsidR="00B06E63" w:rsidRPr="00331838" w:rsidRDefault="00B06E63" w:rsidP="00B06E63">
            <w:pPr>
              <w:widowControl w:val="0"/>
              <w:tabs>
                <w:tab w:val="left" w:pos="180"/>
              </w:tabs>
              <w:jc w:val="both"/>
              <w:rPr>
                <w:sz w:val="28"/>
                <w:szCs w:val="28"/>
              </w:rPr>
            </w:pPr>
            <w:r>
              <w:rPr>
                <w:sz w:val="28"/>
                <w:szCs w:val="28"/>
              </w:rPr>
              <w:t xml:space="preserve">Number </w:t>
            </w:r>
          </w:p>
        </w:tc>
        <w:tc>
          <w:tcPr>
            <w:tcW w:w="2122" w:type="pct"/>
            <w:vAlign w:val="center"/>
          </w:tcPr>
          <w:p w14:paraId="75A82A10" w14:textId="77777777" w:rsidR="00B06E63" w:rsidRPr="00331838" w:rsidRDefault="00B06E63" w:rsidP="00B06E63">
            <w:pPr>
              <w:widowControl w:val="0"/>
              <w:tabs>
                <w:tab w:val="left" w:pos="180"/>
              </w:tabs>
              <w:jc w:val="both"/>
              <w:rPr>
                <w:sz w:val="28"/>
                <w:szCs w:val="28"/>
              </w:rPr>
            </w:pPr>
            <w:r>
              <w:rPr>
                <w:sz w:val="28"/>
                <w:szCs w:val="28"/>
              </w:rPr>
              <w:t>Khối lượng tối thiểu trên một mức giá. Khối lượng cổ phần đăng kí nhỏ nhất cho phép là bao nhiêu</w:t>
            </w:r>
          </w:p>
        </w:tc>
      </w:tr>
      <w:tr w:rsidR="00B06E63" w:rsidRPr="00331838" w14:paraId="4132DF36" w14:textId="77777777" w:rsidTr="00B06E63">
        <w:trPr>
          <w:jc w:val="center"/>
        </w:trPr>
        <w:tc>
          <w:tcPr>
            <w:tcW w:w="409" w:type="pct"/>
            <w:vAlign w:val="center"/>
          </w:tcPr>
          <w:p w14:paraId="1769EC7A" w14:textId="77777777" w:rsidR="00B06E63" w:rsidRPr="00331838" w:rsidRDefault="00B06E63" w:rsidP="00B06E63">
            <w:pPr>
              <w:numPr>
                <w:ilvl w:val="0"/>
                <w:numId w:val="76"/>
              </w:numPr>
              <w:spacing w:before="240" w:after="0"/>
              <w:jc w:val="both"/>
              <w:rPr>
                <w:sz w:val="28"/>
                <w:szCs w:val="28"/>
              </w:rPr>
            </w:pPr>
          </w:p>
        </w:tc>
        <w:tc>
          <w:tcPr>
            <w:tcW w:w="1663" w:type="pct"/>
            <w:vAlign w:val="center"/>
          </w:tcPr>
          <w:p w14:paraId="55A1CE33" w14:textId="77777777" w:rsidR="00B06E63" w:rsidRPr="00331838" w:rsidRDefault="00B06E63" w:rsidP="00B06E63">
            <w:pPr>
              <w:widowControl w:val="0"/>
              <w:tabs>
                <w:tab w:val="left" w:pos="180"/>
              </w:tabs>
              <w:jc w:val="both"/>
              <w:rPr>
                <w:noProof/>
                <w:sz w:val="28"/>
                <w:szCs w:val="28"/>
                <w:lang w:val="vi-VN"/>
              </w:rPr>
            </w:pPr>
            <w:r>
              <w:rPr>
                <w:noProof/>
                <w:sz w:val="28"/>
                <w:szCs w:val="28"/>
              </w:rPr>
              <w:t>KL tối đa 1 TC TN (CP)</w:t>
            </w:r>
          </w:p>
        </w:tc>
        <w:tc>
          <w:tcPr>
            <w:tcW w:w="806" w:type="pct"/>
            <w:vAlign w:val="center"/>
          </w:tcPr>
          <w:p w14:paraId="3B70581D" w14:textId="77777777" w:rsidR="00B06E63" w:rsidRPr="00331838" w:rsidRDefault="00B06E63" w:rsidP="00B06E63">
            <w:pPr>
              <w:widowControl w:val="0"/>
              <w:tabs>
                <w:tab w:val="left" w:pos="180"/>
              </w:tabs>
              <w:jc w:val="both"/>
              <w:rPr>
                <w:sz w:val="28"/>
                <w:szCs w:val="28"/>
              </w:rPr>
            </w:pPr>
            <w:r>
              <w:rPr>
                <w:sz w:val="28"/>
                <w:szCs w:val="28"/>
              </w:rPr>
              <w:t xml:space="preserve">Number </w:t>
            </w:r>
          </w:p>
        </w:tc>
        <w:tc>
          <w:tcPr>
            <w:tcW w:w="2122" w:type="pct"/>
            <w:vAlign w:val="center"/>
          </w:tcPr>
          <w:p w14:paraId="5FF1255A" w14:textId="77777777" w:rsidR="00B06E63" w:rsidRPr="00331838" w:rsidRDefault="00B06E63" w:rsidP="00B06E63">
            <w:pPr>
              <w:widowControl w:val="0"/>
              <w:tabs>
                <w:tab w:val="left" w:pos="180"/>
              </w:tabs>
              <w:jc w:val="both"/>
              <w:rPr>
                <w:sz w:val="28"/>
                <w:szCs w:val="28"/>
              </w:rPr>
            </w:pPr>
            <w:r>
              <w:rPr>
                <w:sz w:val="28"/>
                <w:szCs w:val="28"/>
              </w:rPr>
              <w:t xml:space="preserve">Khối lượng tối đa một tổ  trong nước được phép mua. </w:t>
            </w:r>
          </w:p>
        </w:tc>
      </w:tr>
      <w:tr w:rsidR="00B06E63" w:rsidRPr="00331838" w14:paraId="4A3FE146" w14:textId="77777777" w:rsidTr="00B06E63">
        <w:trPr>
          <w:jc w:val="center"/>
        </w:trPr>
        <w:tc>
          <w:tcPr>
            <w:tcW w:w="409" w:type="pct"/>
            <w:vAlign w:val="center"/>
          </w:tcPr>
          <w:p w14:paraId="57A9FB93" w14:textId="77777777" w:rsidR="00B06E63" w:rsidRPr="00331838" w:rsidRDefault="00B06E63" w:rsidP="00B06E63">
            <w:pPr>
              <w:numPr>
                <w:ilvl w:val="0"/>
                <w:numId w:val="76"/>
              </w:numPr>
              <w:spacing w:before="240" w:after="0"/>
              <w:jc w:val="both"/>
              <w:rPr>
                <w:sz w:val="28"/>
                <w:szCs w:val="28"/>
              </w:rPr>
            </w:pPr>
          </w:p>
        </w:tc>
        <w:tc>
          <w:tcPr>
            <w:tcW w:w="1663" w:type="pct"/>
            <w:vAlign w:val="center"/>
          </w:tcPr>
          <w:p w14:paraId="2F2511E4" w14:textId="77777777" w:rsidR="00B06E63" w:rsidRPr="00331838" w:rsidRDefault="00B06E63" w:rsidP="00B06E63">
            <w:pPr>
              <w:widowControl w:val="0"/>
              <w:tabs>
                <w:tab w:val="left" w:pos="180"/>
              </w:tabs>
              <w:jc w:val="both"/>
              <w:rPr>
                <w:noProof/>
                <w:sz w:val="28"/>
                <w:szCs w:val="28"/>
                <w:lang w:val="vi-VN"/>
              </w:rPr>
            </w:pPr>
            <w:r>
              <w:rPr>
                <w:noProof/>
                <w:sz w:val="28"/>
                <w:szCs w:val="28"/>
              </w:rPr>
              <w:t>KL tối đa 1 TC NN (CP)</w:t>
            </w:r>
          </w:p>
        </w:tc>
        <w:tc>
          <w:tcPr>
            <w:tcW w:w="806" w:type="pct"/>
            <w:vAlign w:val="center"/>
          </w:tcPr>
          <w:p w14:paraId="3C2C295A" w14:textId="77777777" w:rsidR="00B06E63" w:rsidRPr="00331838" w:rsidRDefault="00B06E63" w:rsidP="00B06E63">
            <w:pPr>
              <w:widowControl w:val="0"/>
              <w:tabs>
                <w:tab w:val="left" w:pos="180"/>
              </w:tabs>
              <w:jc w:val="both"/>
              <w:rPr>
                <w:sz w:val="28"/>
                <w:szCs w:val="28"/>
              </w:rPr>
            </w:pPr>
            <w:r>
              <w:rPr>
                <w:sz w:val="28"/>
                <w:szCs w:val="28"/>
              </w:rPr>
              <w:t xml:space="preserve">Number </w:t>
            </w:r>
          </w:p>
        </w:tc>
        <w:tc>
          <w:tcPr>
            <w:tcW w:w="2122" w:type="pct"/>
            <w:vAlign w:val="center"/>
          </w:tcPr>
          <w:p w14:paraId="053B2D27" w14:textId="77777777" w:rsidR="00B06E63" w:rsidRPr="00331838" w:rsidRDefault="00B06E63" w:rsidP="00B06E63">
            <w:pPr>
              <w:widowControl w:val="0"/>
              <w:tabs>
                <w:tab w:val="left" w:pos="180"/>
              </w:tabs>
              <w:jc w:val="both"/>
              <w:rPr>
                <w:sz w:val="28"/>
                <w:szCs w:val="28"/>
              </w:rPr>
            </w:pPr>
            <w:r>
              <w:rPr>
                <w:sz w:val="28"/>
                <w:szCs w:val="28"/>
              </w:rPr>
              <w:t>Khối lượng tối đa một tổ chức nước ngoài đươc phép mua</w:t>
            </w:r>
          </w:p>
        </w:tc>
      </w:tr>
      <w:tr w:rsidR="00B06E63" w:rsidRPr="00331838" w14:paraId="19980AF9" w14:textId="77777777" w:rsidTr="00B06E63">
        <w:trPr>
          <w:jc w:val="center"/>
        </w:trPr>
        <w:tc>
          <w:tcPr>
            <w:tcW w:w="409" w:type="pct"/>
            <w:vAlign w:val="center"/>
          </w:tcPr>
          <w:p w14:paraId="0FB20570" w14:textId="77777777" w:rsidR="00B06E63" w:rsidRPr="00331838" w:rsidRDefault="00B06E63" w:rsidP="00B06E63">
            <w:pPr>
              <w:numPr>
                <w:ilvl w:val="0"/>
                <w:numId w:val="76"/>
              </w:numPr>
              <w:spacing w:before="240" w:after="0"/>
              <w:jc w:val="both"/>
              <w:rPr>
                <w:sz w:val="28"/>
                <w:szCs w:val="28"/>
              </w:rPr>
            </w:pPr>
          </w:p>
        </w:tc>
        <w:tc>
          <w:tcPr>
            <w:tcW w:w="1663" w:type="pct"/>
            <w:vAlign w:val="center"/>
          </w:tcPr>
          <w:p w14:paraId="3B874658" w14:textId="77777777" w:rsidR="00B06E63" w:rsidRPr="00331838" w:rsidRDefault="00B06E63" w:rsidP="00B06E63">
            <w:pPr>
              <w:widowControl w:val="0"/>
              <w:tabs>
                <w:tab w:val="left" w:pos="180"/>
              </w:tabs>
              <w:jc w:val="both"/>
              <w:rPr>
                <w:noProof/>
                <w:sz w:val="28"/>
                <w:szCs w:val="28"/>
                <w:lang w:val="vi-VN"/>
              </w:rPr>
            </w:pPr>
            <w:r>
              <w:rPr>
                <w:noProof/>
                <w:sz w:val="28"/>
                <w:szCs w:val="28"/>
              </w:rPr>
              <w:t>KL tối đa 1 CN TN (CP)</w:t>
            </w:r>
          </w:p>
        </w:tc>
        <w:tc>
          <w:tcPr>
            <w:tcW w:w="806" w:type="pct"/>
            <w:vAlign w:val="center"/>
          </w:tcPr>
          <w:p w14:paraId="4FA281B3" w14:textId="77777777" w:rsidR="00B06E63" w:rsidRPr="00331838" w:rsidRDefault="00B06E63" w:rsidP="00B06E63">
            <w:pPr>
              <w:widowControl w:val="0"/>
              <w:tabs>
                <w:tab w:val="left" w:pos="180"/>
              </w:tabs>
              <w:jc w:val="both"/>
              <w:rPr>
                <w:sz w:val="28"/>
                <w:szCs w:val="28"/>
              </w:rPr>
            </w:pPr>
            <w:r>
              <w:rPr>
                <w:sz w:val="28"/>
                <w:szCs w:val="28"/>
              </w:rPr>
              <w:t xml:space="preserve">Number </w:t>
            </w:r>
          </w:p>
        </w:tc>
        <w:tc>
          <w:tcPr>
            <w:tcW w:w="2122" w:type="pct"/>
            <w:vAlign w:val="center"/>
          </w:tcPr>
          <w:p w14:paraId="285680CD" w14:textId="77777777" w:rsidR="00B06E63" w:rsidRPr="00331838" w:rsidRDefault="00B06E63" w:rsidP="00B06E63">
            <w:pPr>
              <w:widowControl w:val="0"/>
              <w:tabs>
                <w:tab w:val="left" w:pos="180"/>
              </w:tabs>
              <w:jc w:val="both"/>
              <w:rPr>
                <w:sz w:val="28"/>
                <w:szCs w:val="28"/>
              </w:rPr>
            </w:pPr>
            <w:r>
              <w:rPr>
                <w:sz w:val="28"/>
                <w:szCs w:val="28"/>
              </w:rPr>
              <w:t xml:space="preserve">Khối lượng tối đa một cá nhân trong nước được phép mua. </w:t>
            </w:r>
          </w:p>
        </w:tc>
      </w:tr>
      <w:tr w:rsidR="00B06E63" w:rsidRPr="00331838" w14:paraId="36187621" w14:textId="77777777" w:rsidTr="00B06E63">
        <w:trPr>
          <w:jc w:val="center"/>
        </w:trPr>
        <w:tc>
          <w:tcPr>
            <w:tcW w:w="409" w:type="pct"/>
            <w:vAlign w:val="center"/>
          </w:tcPr>
          <w:p w14:paraId="78E9A568" w14:textId="77777777" w:rsidR="00B06E63" w:rsidRPr="00331838" w:rsidRDefault="00B06E63" w:rsidP="00B06E63">
            <w:pPr>
              <w:numPr>
                <w:ilvl w:val="0"/>
                <w:numId w:val="76"/>
              </w:numPr>
              <w:spacing w:before="240" w:after="0"/>
              <w:jc w:val="both"/>
              <w:rPr>
                <w:sz w:val="28"/>
                <w:szCs w:val="28"/>
              </w:rPr>
            </w:pPr>
          </w:p>
        </w:tc>
        <w:tc>
          <w:tcPr>
            <w:tcW w:w="1663" w:type="pct"/>
            <w:vAlign w:val="center"/>
          </w:tcPr>
          <w:p w14:paraId="367B7467" w14:textId="77777777" w:rsidR="00B06E63" w:rsidRPr="00331838" w:rsidRDefault="00B06E63" w:rsidP="00B06E63">
            <w:pPr>
              <w:widowControl w:val="0"/>
              <w:tabs>
                <w:tab w:val="left" w:pos="180"/>
              </w:tabs>
              <w:jc w:val="both"/>
              <w:rPr>
                <w:noProof/>
                <w:sz w:val="28"/>
                <w:szCs w:val="28"/>
                <w:lang w:val="vi-VN"/>
              </w:rPr>
            </w:pPr>
            <w:r>
              <w:rPr>
                <w:noProof/>
                <w:sz w:val="28"/>
                <w:szCs w:val="28"/>
              </w:rPr>
              <w:t>KL tối đa 1 CN NN (CP)</w:t>
            </w:r>
          </w:p>
        </w:tc>
        <w:tc>
          <w:tcPr>
            <w:tcW w:w="806" w:type="pct"/>
            <w:vAlign w:val="center"/>
          </w:tcPr>
          <w:p w14:paraId="392D635E" w14:textId="77777777" w:rsidR="00B06E63" w:rsidRPr="00331838" w:rsidRDefault="00B06E63" w:rsidP="00B06E63">
            <w:pPr>
              <w:widowControl w:val="0"/>
              <w:tabs>
                <w:tab w:val="left" w:pos="180"/>
              </w:tabs>
              <w:jc w:val="both"/>
              <w:rPr>
                <w:sz w:val="28"/>
                <w:szCs w:val="28"/>
              </w:rPr>
            </w:pPr>
            <w:r>
              <w:rPr>
                <w:sz w:val="28"/>
                <w:szCs w:val="28"/>
              </w:rPr>
              <w:t xml:space="preserve">Number </w:t>
            </w:r>
          </w:p>
        </w:tc>
        <w:tc>
          <w:tcPr>
            <w:tcW w:w="2122" w:type="pct"/>
            <w:vAlign w:val="center"/>
          </w:tcPr>
          <w:p w14:paraId="1D49DFB9" w14:textId="77777777" w:rsidR="00B06E63" w:rsidRPr="00331838" w:rsidRDefault="00B06E63" w:rsidP="00B06E63">
            <w:pPr>
              <w:widowControl w:val="0"/>
              <w:tabs>
                <w:tab w:val="left" w:pos="180"/>
              </w:tabs>
              <w:jc w:val="both"/>
              <w:rPr>
                <w:sz w:val="28"/>
                <w:szCs w:val="28"/>
              </w:rPr>
            </w:pPr>
            <w:r>
              <w:rPr>
                <w:sz w:val="28"/>
                <w:szCs w:val="28"/>
              </w:rPr>
              <w:t>Khối lượng tối đa một cá nhân nước ngoài được phép mua</w:t>
            </w:r>
          </w:p>
        </w:tc>
      </w:tr>
      <w:tr w:rsidR="00B06E63" w:rsidRPr="00331838" w14:paraId="0E4C57F9" w14:textId="77777777" w:rsidTr="00B06E63">
        <w:trPr>
          <w:jc w:val="center"/>
        </w:trPr>
        <w:tc>
          <w:tcPr>
            <w:tcW w:w="409" w:type="pct"/>
            <w:vAlign w:val="center"/>
          </w:tcPr>
          <w:p w14:paraId="6378931F" w14:textId="77777777" w:rsidR="00B06E63" w:rsidRPr="00331838" w:rsidRDefault="00B06E63" w:rsidP="00B06E63">
            <w:pPr>
              <w:numPr>
                <w:ilvl w:val="0"/>
                <w:numId w:val="76"/>
              </w:numPr>
              <w:spacing w:before="240" w:after="0"/>
              <w:jc w:val="both"/>
              <w:rPr>
                <w:sz w:val="28"/>
                <w:szCs w:val="28"/>
              </w:rPr>
            </w:pPr>
          </w:p>
        </w:tc>
        <w:tc>
          <w:tcPr>
            <w:tcW w:w="1663" w:type="pct"/>
            <w:vAlign w:val="center"/>
          </w:tcPr>
          <w:p w14:paraId="23B102E0" w14:textId="77777777" w:rsidR="00B06E63" w:rsidRPr="00331838" w:rsidRDefault="00B06E63" w:rsidP="00B06E63">
            <w:pPr>
              <w:widowControl w:val="0"/>
              <w:tabs>
                <w:tab w:val="left" w:pos="180"/>
              </w:tabs>
              <w:jc w:val="both"/>
              <w:rPr>
                <w:noProof/>
                <w:sz w:val="28"/>
                <w:szCs w:val="28"/>
                <w:lang w:val="vi-VN"/>
              </w:rPr>
            </w:pPr>
            <w:r>
              <w:rPr>
                <w:noProof/>
                <w:sz w:val="28"/>
                <w:szCs w:val="28"/>
              </w:rPr>
              <w:t xml:space="preserve">Tiền tệ </w:t>
            </w:r>
          </w:p>
        </w:tc>
        <w:tc>
          <w:tcPr>
            <w:tcW w:w="806" w:type="pct"/>
            <w:vAlign w:val="center"/>
          </w:tcPr>
          <w:p w14:paraId="58C81374" w14:textId="77777777" w:rsidR="00B06E63" w:rsidRPr="00331838" w:rsidRDefault="00B06E63" w:rsidP="00B06E63">
            <w:pPr>
              <w:widowControl w:val="0"/>
              <w:tabs>
                <w:tab w:val="left" w:pos="180"/>
              </w:tabs>
              <w:jc w:val="both"/>
              <w:rPr>
                <w:sz w:val="28"/>
                <w:szCs w:val="28"/>
              </w:rPr>
            </w:pPr>
            <w:r>
              <w:rPr>
                <w:sz w:val="28"/>
                <w:szCs w:val="28"/>
              </w:rPr>
              <w:t xml:space="preserve">Combobox </w:t>
            </w:r>
          </w:p>
        </w:tc>
        <w:tc>
          <w:tcPr>
            <w:tcW w:w="2122" w:type="pct"/>
            <w:vAlign w:val="center"/>
          </w:tcPr>
          <w:p w14:paraId="0E9F3F4E" w14:textId="77777777" w:rsidR="00B06E63" w:rsidRPr="00331838" w:rsidRDefault="00B06E63" w:rsidP="00B06E63">
            <w:pPr>
              <w:widowControl w:val="0"/>
              <w:tabs>
                <w:tab w:val="left" w:pos="180"/>
              </w:tabs>
              <w:jc w:val="both"/>
              <w:rPr>
                <w:sz w:val="28"/>
                <w:szCs w:val="28"/>
              </w:rPr>
            </w:pPr>
            <w:r>
              <w:rPr>
                <w:sz w:val="28"/>
                <w:szCs w:val="28"/>
              </w:rPr>
              <w:t xml:space="preserve">Gồm: VND và USD </w:t>
            </w:r>
          </w:p>
        </w:tc>
      </w:tr>
      <w:tr w:rsidR="00B06E63" w:rsidRPr="00331838" w14:paraId="52D41D24" w14:textId="77777777" w:rsidTr="00B06E63">
        <w:trPr>
          <w:jc w:val="center"/>
        </w:trPr>
        <w:tc>
          <w:tcPr>
            <w:tcW w:w="409" w:type="pct"/>
            <w:vAlign w:val="center"/>
          </w:tcPr>
          <w:p w14:paraId="21D7AD9F" w14:textId="77777777" w:rsidR="00B06E63" w:rsidRPr="00331838" w:rsidRDefault="00B06E63" w:rsidP="00B06E63">
            <w:pPr>
              <w:numPr>
                <w:ilvl w:val="0"/>
                <w:numId w:val="76"/>
              </w:numPr>
              <w:spacing w:before="240" w:after="0"/>
              <w:jc w:val="both"/>
              <w:rPr>
                <w:sz w:val="28"/>
                <w:szCs w:val="28"/>
              </w:rPr>
            </w:pPr>
          </w:p>
        </w:tc>
        <w:tc>
          <w:tcPr>
            <w:tcW w:w="1663" w:type="pct"/>
            <w:vAlign w:val="center"/>
          </w:tcPr>
          <w:p w14:paraId="6A2C6F25" w14:textId="77777777" w:rsidR="00B06E63" w:rsidRPr="00331838" w:rsidRDefault="00B06E63" w:rsidP="00B06E63">
            <w:pPr>
              <w:widowControl w:val="0"/>
              <w:tabs>
                <w:tab w:val="left" w:pos="180"/>
              </w:tabs>
              <w:jc w:val="both"/>
              <w:rPr>
                <w:noProof/>
                <w:sz w:val="28"/>
                <w:szCs w:val="28"/>
                <w:lang w:val="vi-VN"/>
              </w:rPr>
            </w:pPr>
            <w:r>
              <w:rPr>
                <w:noProof/>
                <w:sz w:val="28"/>
                <w:szCs w:val="28"/>
              </w:rPr>
              <w:t xml:space="preserve"> Số mức giá</w:t>
            </w:r>
          </w:p>
        </w:tc>
        <w:tc>
          <w:tcPr>
            <w:tcW w:w="806" w:type="pct"/>
            <w:vAlign w:val="center"/>
          </w:tcPr>
          <w:p w14:paraId="45B0DC19" w14:textId="77777777" w:rsidR="00B06E63" w:rsidRPr="00331838" w:rsidRDefault="00B06E63" w:rsidP="00B06E63">
            <w:pPr>
              <w:widowControl w:val="0"/>
              <w:tabs>
                <w:tab w:val="left" w:pos="180"/>
              </w:tabs>
              <w:jc w:val="both"/>
              <w:rPr>
                <w:sz w:val="28"/>
                <w:szCs w:val="28"/>
              </w:rPr>
            </w:pPr>
            <w:r>
              <w:rPr>
                <w:sz w:val="28"/>
                <w:szCs w:val="28"/>
              </w:rPr>
              <w:t>Textbox</w:t>
            </w:r>
          </w:p>
        </w:tc>
        <w:tc>
          <w:tcPr>
            <w:tcW w:w="2122" w:type="pct"/>
            <w:vAlign w:val="center"/>
          </w:tcPr>
          <w:p w14:paraId="2CF87603" w14:textId="77777777" w:rsidR="00B06E63" w:rsidRPr="00331838" w:rsidRDefault="00B06E63" w:rsidP="00B06E63">
            <w:pPr>
              <w:widowControl w:val="0"/>
              <w:tabs>
                <w:tab w:val="left" w:pos="180"/>
              </w:tabs>
              <w:jc w:val="both"/>
              <w:rPr>
                <w:sz w:val="28"/>
                <w:szCs w:val="28"/>
              </w:rPr>
            </w:pPr>
            <w:r>
              <w:rPr>
                <w:sz w:val="28"/>
                <w:szCs w:val="28"/>
              </w:rPr>
              <w:t>Số  mức giá nhà đầu tư có thể đặt mua. Disable, bằng với số mưc giá đợt chào bán công khai</w:t>
            </w:r>
          </w:p>
        </w:tc>
      </w:tr>
      <w:tr w:rsidR="00B06E63" w:rsidRPr="00331838" w14:paraId="6D92648E" w14:textId="77777777" w:rsidTr="00B06E63">
        <w:trPr>
          <w:jc w:val="center"/>
        </w:trPr>
        <w:tc>
          <w:tcPr>
            <w:tcW w:w="409" w:type="pct"/>
            <w:vAlign w:val="center"/>
          </w:tcPr>
          <w:p w14:paraId="2E6ED5EE" w14:textId="77777777" w:rsidR="00B06E63" w:rsidRPr="00331838" w:rsidRDefault="00B06E63" w:rsidP="00B06E63">
            <w:pPr>
              <w:numPr>
                <w:ilvl w:val="0"/>
                <w:numId w:val="76"/>
              </w:numPr>
              <w:spacing w:before="240" w:after="0"/>
              <w:jc w:val="both"/>
              <w:rPr>
                <w:sz w:val="28"/>
                <w:szCs w:val="28"/>
              </w:rPr>
            </w:pPr>
          </w:p>
        </w:tc>
        <w:tc>
          <w:tcPr>
            <w:tcW w:w="1663" w:type="pct"/>
            <w:vAlign w:val="center"/>
          </w:tcPr>
          <w:p w14:paraId="6D11DBDB" w14:textId="77777777" w:rsidR="00B06E63" w:rsidRPr="00331838" w:rsidRDefault="00B06E63" w:rsidP="00B06E63">
            <w:pPr>
              <w:widowControl w:val="0"/>
              <w:tabs>
                <w:tab w:val="left" w:pos="180"/>
              </w:tabs>
              <w:jc w:val="both"/>
              <w:rPr>
                <w:noProof/>
                <w:sz w:val="28"/>
                <w:szCs w:val="28"/>
                <w:lang w:val="vi-VN"/>
              </w:rPr>
            </w:pPr>
            <w:r>
              <w:rPr>
                <w:noProof/>
                <w:sz w:val="28"/>
                <w:szCs w:val="28"/>
              </w:rPr>
              <w:t xml:space="preserve"> Thời hạn nộp phiếu</w:t>
            </w:r>
          </w:p>
        </w:tc>
        <w:tc>
          <w:tcPr>
            <w:tcW w:w="806" w:type="pct"/>
            <w:vAlign w:val="center"/>
          </w:tcPr>
          <w:p w14:paraId="612C5CF0" w14:textId="77777777" w:rsidR="00B06E63" w:rsidRPr="00331838" w:rsidRDefault="00B06E63" w:rsidP="00B06E63">
            <w:pPr>
              <w:widowControl w:val="0"/>
              <w:tabs>
                <w:tab w:val="left" w:pos="180"/>
              </w:tabs>
              <w:jc w:val="both"/>
              <w:rPr>
                <w:sz w:val="28"/>
                <w:szCs w:val="28"/>
              </w:rPr>
            </w:pPr>
            <w:r>
              <w:rPr>
                <w:sz w:val="28"/>
                <w:szCs w:val="28"/>
              </w:rPr>
              <w:t xml:space="preserve">Date </w:t>
            </w:r>
          </w:p>
        </w:tc>
        <w:tc>
          <w:tcPr>
            <w:tcW w:w="2122" w:type="pct"/>
            <w:vAlign w:val="center"/>
          </w:tcPr>
          <w:p w14:paraId="7DF6511B" w14:textId="77777777" w:rsidR="00B06E63" w:rsidRPr="00331838" w:rsidRDefault="00B06E63" w:rsidP="00B06E63">
            <w:pPr>
              <w:widowControl w:val="0"/>
              <w:tabs>
                <w:tab w:val="left" w:pos="180"/>
              </w:tabs>
              <w:jc w:val="both"/>
              <w:rPr>
                <w:sz w:val="28"/>
                <w:szCs w:val="28"/>
              </w:rPr>
            </w:pPr>
            <w:r>
              <w:rPr>
                <w:sz w:val="28"/>
                <w:szCs w:val="28"/>
              </w:rPr>
              <w:t xml:space="preserve">Cho phép nhập hoặc chọn thời gian từ icon lịch trên hệ thống.  nhỏ hơn thời gian tổ chức </w:t>
            </w:r>
          </w:p>
        </w:tc>
      </w:tr>
      <w:tr w:rsidR="00B06E63" w:rsidRPr="00331838" w14:paraId="3D5ED644" w14:textId="77777777" w:rsidTr="00B06E63">
        <w:trPr>
          <w:jc w:val="center"/>
        </w:trPr>
        <w:tc>
          <w:tcPr>
            <w:tcW w:w="409" w:type="pct"/>
            <w:vAlign w:val="center"/>
          </w:tcPr>
          <w:p w14:paraId="24287D38" w14:textId="77777777" w:rsidR="00B06E63" w:rsidRPr="00331838" w:rsidRDefault="00B06E63" w:rsidP="00B06E63">
            <w:pPr>
              <w:numPr>
                <w:ilvl w:val="0"/>
                <w:numId w:val="76"/>
              </w:numPr>
              <w:spacing w:before="240" w:after="0"/>
              <w:jc w:val="both"/>
              <w:rPr>
                <w:sz w:val="28"/>
                <w:szCs w:val="28"/>
              </w:rPr>
            </w:pPr>
          </w:p>
        </w:tc>
        <w:tc>
          <w:tcPr>
            <w:tcW w:w="1663" w:type="pct"/>
            <w:vAlign w:val="center"/>
          </w:tcPr>
          <w:p w14:paraId="40589AE5" w14:textId="77777777" w:rsidR="00B06E63" w:rsidRPr="00331838" w:rsidRDefault="00B06E63" w:rsidP="00B06E63">
            <w:pPr>
              <w:widowControl w:val="0"/>
              <w:tabs>
                <w:tab w:val="left" w:pos="180"/>
              </w:tabs>
              <w:jc w:val="both"/>
              <w:rPr>
                <w:noProof/>
                <w:sz w:val="28"/>
                <w:szCs w:val="28"/>
                <w:lang w:val="vi-VN"/>
              </w:rPr>
            </w:pPr>
            <w:r>
              <w:rPr>
                <w:noProof/>
                <w:sz w:val="28"/>
                <w:szCs w:val="28"/>
              </w:rPr>
              <w:t>TG thanh toán: Từ ngày... đến ngày...</w:t>
            </w:r>
          </w:p>
        </w:tc>
        <w:tc>
          <w:tcPr>
            <w:tcW w:w="806" w:type="pct"/>
            <w:vAlign w:val="center"/>
          </w:tcPr>
          <w:p w14:paraId="223B1CF5" w14:textId="77777777" w:rsidR="00B06E63" w:rsidRPr="00331838" w:rsidRDefault="00B06E63" w:rsidP="00B06E63">
            <w:pPr>
              <w:widowControl w:val="0"/>
              <w:tabs>
                <w:tab w:val="left" w:pos="180"/>
              </w:tabs>
              <w:jc w:val="both"/>
              <w:rPr>
                <w:sz w:val="28"/>
                <w:szCs w:val="28"/>
              </w:rPr>
            </w:pPr>
            <w:r>
              <w:rPr>
                <w:sz w:val="28"/>
                <w:szCs w:val="28"/>
              </w:rPr>
              <w:t>Date</w:t>
            </w:r>
          </w:p>
        </w:tc>
        <w:tc>
          <w:tcPr>
            <w:tcW w:w="2122" w:type="pct"/>
            <w:vAlign w:val="center"/>
          </w:tcPr>
          <w:p w14:paraId="50D2ADB5" w14:textId="77777777" w:rsidR="00B06E63" w:rsidRPr="00331838" w:rsidRDefault="00B06E63" w:rsidP="00B06E63">
            <w:pPr>
              <w:widowControl w:val="0"/>
              <w:tabs>
                <w:tab w:val="left" w:pos="180"/>
              </w:tabs>
              <w:jc w:val="both"/>
              <w:rPr>
                <w:sz w:val="28"/>
                <w:szCs w:val="28"/>
              </w:rPr>
            </w:pPr>
            <w:r>
              <w:rPr>
                <w:sz w:val="28"/>
                <w:szCs w:val="28"/>
              </w:rPr>
              <w:t>Thời gian thanh toán, lớn hơn thời gian tổ chức. Cho phép nhập hoặc chọn thời gian từ icon lịch trên hệ thống</w:t>
            </w:r>
          </w:p>
        </w:tc>
      </w:tr>
      <w:tr w:rsidR="00B06E63" w:rsidRPr="00331838" w14:paraId="443C2E12" w14:textId="77777777" w:rsidTr="00B06E63">
        <w:trPr>
          <w:jc w:val="center"/>
        </w:trPr>
        <w:tc>
          <w:tcPr>
            <w:tcW w:w="409" w:type="pct"/>
            <w:vAlign w:val="center"/>
          </w:tcPr>
          <w:p w14:paraId="7A4EBC8D" w14:textId="77777777" w:rsidR="00B06E63" w:rsidRPr="00331838" w:rsidRDefault="00B06E63" w:rsidP="00B06E63">
            <w:pPr>
              <w:numPr>
                <w:ilvl w:val="0"/>
                <w:numId w:val="76"/>
              </w:numPr>
              <w:spacing w:before="240" w:after="0"/>
              <w:jc w:val="both"/>
              <w:rPr>
                <w:sz w:val="28"/>
                <w:szCs w:val="28"/>
              </w:rPr>
            </w:pPr>
          </w:p>
        </w:tc>
        <w:tc>
          <w:tcPr>
            <w:tcW w:w="1663" w:type="pct"/>
            <w:vAlign w:val="center"/>
          </w:tcPr>
          <w:p w14:paraId="39A462DC" w14:textId="77777777" w:rsidR="00B06E63" w:rsidRPr="00331838" w:rsidRDefault="00B06E63" w:rsidP="00B06E63">
            <w:pPr>
              <w:widowControl w:val="0"/>
              <w:tabs>
                <w:tab w:val="left" w:pos="180"/>
              </w:tabs>
              <w:jc w:val="both"/>
              <w:rPr>
                <w:noProof/>
                <w:sz w:val="28"/>
                <w:szCs w:val="28"/>
                <w:lang w:val="vi-VN"/>
              </w:rPr>
            </w:pPr>
            <w:r>
              <w:rPr>
                <w:noProof/>
                <w:sz w:val="28"/>
                <w:szCs w:val="28"/>
              </w:rPr>
              <w:t>TG trả tiền đặt cọc từ ngày ... đến ngày...</w:t>
            </w:r>
          </w:p>
        </w:tc>
        <w:tc>
          <w:tcPr>
            <w:tcW w:w="806" w:type="pct"/>
            <w:vAlign w:val="center"/>
          </w:tcPr>
          <w:p w14:paraId="727172A7" w14:textId="77777777" w:rsidR="00B06E63" w:rsidRPr="00331838" w:rsidRDefault="00B06E63" w:rsidP="00B06E63">
            <w:pPr>
              <w:widowControl w:val="0"/>
              <w:tabs>
                <w:tab w:val="left" w:pos="180"/>
              </w:tabs>
              <w:jc w:val="both"/>
              <w:rPr>
                <w:sz w:val="28"/>
                <w:szCs w:val="28"/>
              </w:rPr>
            </w:pPr>
            <w:r>
              <w:rPr>
                <w:sz w:val="28"/>
                <w:szCs w:val="28"/>
              </w:rPr>
              <w:t xml:space="preserve">Date </w:t>
            </w:r>
          </w:p>
        </w:tc>
        <w:tc>
          <w:tcPr>
            <w:tcW w:w="2122" w:type="pct"/>
            <w:vAlign w:val="center"/>
          </w:tcPr>
          <w:p w14:paraId="05485D9E" w14:textId="77777777" w:rsidR="00B06E63" w:rsidRPr="00331838" w:rsidRDefault="00B06E63" w:rsidP="00B06E63">
            <w:pPr>
              <w:widowControl w:val="0"/>
              <w:tabs>
                <w:tab w:val="left" w:pos="180"/>
              </w:tabs>
              <w:jc w:val="both"/>
              <w:rPr>
                <w:sz w:val="28"/>
                <w:szCs w:val="28"/>
              </w:rPr>
            </w:pPr>
            <w:r>
              <w:rPr>
                <w:sz w:val="28"/>
                <w:szCs w:val="28"/>
              </w:rPr>
              <w:t>Cho phép nhập hoặc chọn thời gian từ icon lịch trên hệ thống</w:t>
            </w:r>
          </w:p>
        </w:tc>
      </w:tr>
      <w:tr w:rsidR="00B06E63" w:rsidRPr="00331838" w14:paraId="646DDC23" w14:textId="77777777" w:rsidTr="00B06E63">
        <w:trPr>
          <w:jc w:val="center"/>
        </w:trPr>
        <w:tc>
          <w:tcPr>
            <w:tcW w:w="409" w:type="pct"/>
            <w:vAlign w:val="center"/>
          </w:tcPr>
          <w:p w14:paraId="53C040CE" w14:textId="77777777" w:rsidR="00B06E63" w:rsidRPr="00331838" w:rsidRDefault="00B06E63" w:rsidP="00B06E63">
            <w:pPr>
              <w:numPr>
                <w:ilvl w:val="0"/>
                <w:numId w:val="76"/>
              </w:numPr>
              <w:spacing w:before="240" w:after="0"/>
              <w:jc w:val="both"/>
              <w:rPr>
                <w:sz w:val="28"/>
                <w:szCs w:val="28"/>
              </w:rPr>
            </w:pPr>
          </w:p>
        </w:tc>
        <w:tc>
          <w:tcPr>
            <w:tcW w:w="1663" w:type="pct"/>
            <w:vAlign w:val="center"/>
          </w:tcPr>
          <w:p w14:paraId="1182F7A1" w14:textId="77777777" w:rsidR="00B06E63" w:rsidRPr="00331838" w:rsidRDefault="00B06E63" w:rsidP="00B06E63">
            <w:pPr>
              <w:widowControl w:val="0"/>
              <w:tabs>
                <w:tab w:val="left" w:pos="180"/>
              </w:tabs>
              <w:jc w:val="both"/>
              <w:rPr>
                <w:noProof/>
                <w:sz w:val="28"/>
                <w:szCs w:val="28"/>
                <w:lang w:val="vi-VN"/>
              </w:rPr>
            </w:pPr>
            <w:r>
              <w:rPr>
                <w:noProof/>
                <w:sz w:val="28"/>
                <w:szCs w:val="28"/>
              </w:rPr>
              <w:t xml:space="preserve">Thời gian đăng kí từ ngày đến ngày </w:t>
            </w:r>
          </w:p>
        </w:tc>
        <w:tc>
          <w:tcPr>
            <w:tcW w:w="806" w:type="pct"/>
            <w:vAlign w:val="center"/>
          </w:tcPr>
          <w:p w14:paraId="68629854" w14:textId="77777777" w:rsidR="00B06E63" w:rsidRPr="00331838" w:rsidRDefault="00B06E63" w:rsidP="00B06E63">
            <w:pPr>
              <w:widowControl w:val="0"/>
              <w:tabs>
                <w:tab w:val="left" w:pos="180"/>
              </w:tabs>
              <w:jc w:val="both"/>
              <w:rPr>
                <w:sz w:val="28"/>
                <w:szCs w:val="28"/>
              </w:rPr>
            </w:pPr>
            <w:r>
              <w:rPr>
                <w:sz w:val="28"/>
                <w:szCs w:val="28"/>
              </w:rPr>
              <w:t xml:space="preserve">Date </w:t>
            </w:r>
          </w:p>
        </w:tc>
        <w:tc>
          <w:tcPr>
            <w:tcW w:w="2122" w:type="pct"/>
            <w:vAlign w:val="center"/>
          </w:tcPr>
          <w:p w14:paraId="297ABB3D" w14:textId="77777777" w:rsidR="00B06E63" w:rsidRPr="00331838" w:rsidRDefault="00B06E63" w:rsidP="00B06E63">
            <w:pPr>
              <w:widowControl w:val="0"/>
              <w:tabs>
                <w:tab w:val="left" w:pos="180"/>
              </w:tabs>
              <w:jc w:val="both"/>
              <w:rPr>
                <w:sz w:val="28"/>
                <w:szCs w:val="28"/>
              </w:rPr>
            </w:pPr>
            <w:r>
              <w:rPr>
                <w:sz w:val="28"/>
                <w:szCs w:val="28"/>
              </w:rPr>
              <w:t>Thời gian đăng kí nhỏ hơn thời gian tổ chức đợt chào bán thỏa thuận</w:t>
            </w:r>
          </w:p>
        </w:tc>
      </w:tr>
      <w:tr w:rsidR="00B06E63" w:rsidRPr="00331838" w14:paraId="054B900F" w14:textId="77777777" w:rsidTr="00B06E63">
        <w:trPr>
          <w:jc w:val="center"/>
        </w:trPr>
        <w:tc>
          <w:tcPr>
            <w:tcW w:w="409" w:type="pct"/>
            <w:vAlign w:val="center"/>
          </w:tcPr>
          <w:p w14:paraId="65A327C5" w14:textId="77777777" w:rsidR="00B06E63" w:rsidRPr="00331838" w:rsidRDefault="00B06E63" w:rsidP="00B06E63">
            <w:pPr>
              <w:numPr>
                <w:ilvl w:val="0"/>
                <w:numId w:val="76"/>
              </w:numPr>
              <w:spacing w:before="240" w:after="0"/>
              <w:jc w:val="both"/>
              <w:rPr>
                <w:sz w:val="28"/>
                <w:szCs w:val="28"/>
              </w:rPr>
            </w:pPr>
          </w:p>
        </w:tc>
        <w:tc>
          <w:tcPr>
            <w:tcW w:w="1663" w:type="pct"/>
            <w:vAlign w:val="center"/>
          </w:tcPr>
          <w:p w14:paraId="3F39907A" w14:textId="77777777" w:rsidR="00B06E63" w:rsidRPr="00331838" w:rsidRDefault="00B06E63" w:rsidP="00B06E63">
            <w:pPr>
              <w:widowControl w:val="0"/>
              <w:tabs>
                <w:tab w:val="left" w:pos="180"/>
              </w:tabs>
              <w:jc w:val="both"/>
              <w:rPr>
                <w:noProof/>
                <w:sz w:val="28"/>
                <w:szCs w:val="28"/>
                <w:lang w:val="vi-VN"/>
              </w:rPr>
            </w:pPr>
            <w:r>
              <w:rPr>
                <w:noProof/>
                <w:sz w:val="28"/>
                <w:szCs w:val="28"/>
              </w:rPr>
              <w:t>Bước giá</w:t>
            </w:r>
          </w:p>
        </w:tc>
        <w:tc>
          <w:tcPr>
            <w:tcW w:w="806" w:type="pct"/>
            <w:vAlign w:val="center"/>
          </w:tcPr>
          <w:p w14:paraId="1E685EFB" w14:textId="77777777" w:rsidR="00B06E63" w:rsidRPr="00331838" w:rsidRDefault="00B06E63" w:rsidP="00B06E63">
            <w:pPr>
              <w:widowControl w:val="0"/>
              <w:tabs>
                <w:tab w:val="left" w:pos="180"/>
              </w:tabs>
              <w:jc w:val="both"/>
              <w:rPr>
                <w:sz w:val="28"/>
                <w:szCs w:val="28"/>
              </w:rPr>
            </w:pPr>
            <w:r>
              <w:rPr>
                <w:sz w:val="28"/>
                <w:szCs w:val="28"/>
              </w:rPr>
              <w:t xml:space="preserve">Number </w:t>
            </w:r>
          </w:p>
        </w:tc>
        <w:tc>
          <w:tcPr>
            <w:tcW w:w="2122" w:type="pct"/>
            <w:vAlign w:val="center"/>
          </w:tcPr>
          <w:p w14:paraId="251081AD" w14:textId="77777777" w:rsidR="00B06E63" w:rsidRPr="00331838" w:rsidRDefault="00B06E63" w:rsidP="00B06E63">
            <w:pPr>
              <w:widowControl w:val="0"/>
              <w:tabs>
                <w:tab w:val="left" w:pos="180"/>
              </w:tabs>
              <w:jc w:val="both"/>
              <w:rPr>
                <w:sz w:val="28"/>
                <w:szCs w:val="28"/>
              </w:rPr>
            </w:pPr>
            <w:r>
              <w:rPr>
                <w:sz w:val="28"/>
                <w:szCs w:val="28"/>
              </w:rPr>
              <w:t>Khoảng cách giữa các mức giá đặt mua</w:t>
            </w:r>
          </w:p>
        </w:tc>
      </w:tr>
      <w:tr w:rsidR="00B06E63" w:rsidRPr="00331838" w14:paraId="298F4575" w14:textId="77777777" w:rsidTr="00B06E63">
        <w:trPr>
          <w:jc w:val="center"/>
        </w:trPr>
        <w:tc>
          <w:tcPr>
            <w:tcW w:w="409" w:type="pct"/>
            <w:vAlign w:val="center"/>
          </w:tcPr>
          <w:p w14:paraId="3EE24A7E" w14:textId="77777777" w:rsidR="00B06E63" w:rsidRPr="00331838" w:rsidRDefault="00B06E63" w:rsidP="00B06E63">
            <w:pPr>
              <w:numPr>
                <w:ilvl w:val="0"/>
                <w:numId w:val="76"/>
              </w:numPr>
              <w:spacing w:before="240" w:after="0"/>
              <w:jc w:val="both"/>
              <w:rPr>
                <w:sz w:val="28"/>
                <w:szCs w:val="28"/>
              </w:rPr>
            </w:pPr>
          </w:p>
        </w:tc>
        <w:tc>
          <w:tcPr>
            <w:tcW w:w="1663" w:type="pct"/>
            <w:vAlign w:val="center"/>
          </w:tcPr>
          <w:p w14:paraId="0A50A2B6" w14:textId="77777777" w:rsidR="00B06E63" w:rsidRPr="00331838" w:rsidRDefault="00B06E63" w:rsidP="00B06E63">
            <w:pPr>
              <w:widowControl w:val="0"/>
              <w:tabs>
                <w:tab w:val="left" w:pos="180"/>
              </w:tabs>
              <w:jc w:val="both"/>
              <w:rPr>
                <w:noProof/>
                <w:sz w:val="28"/>
                <w:szCs w:val="28"/>
                <w:lang w:val="vi-VN"/>
              </w:rPr>
            </w:pPr>
            <w:r>
              <w:rPr>
                <w:noProof/>
                <w:sz w:val="28"/>
                <w:szCs w:val="28"/>
              </w:rPr>
              <w:t xml:space="preserve">Bước khối lượng </w:t>
            </w:r>
          </w:p>
        </w:tc>
        <w:tc>
          <w:tcPr>
            <w:tcW w:w="806" w:type="pct"/>
            <w:vAlign w:val="center"/>
          </w:tcPr>
          <w:p w14:paraId="527ED8E9" w14:textId="77777777" w:rsidR="00B06E63" w:rsidRPr="00331838" w:rsidRDefault="00B06E63" w:rsidP="00B06E63">
            <w:pPr>
              <w:widowControl w:val="0"/>
              <w:tabs>
                <w:tab w:val="left" w:pos="180"/>
              </w:tabs>
              <w:jc w:val="both"/>
              <w:rPr>
                <w:sz w:val="28"/>
                <w:szCs w:val="28"/>
              </w:rPr>
            </w:pPr>
            <w:r>
              <w:rPr>
                <w:sz w:val="28"/>
                <w:szCs w:val="28"/>
              </w:rPr>
              <w:t xml:space="preserve">Number </w:t>
            </w:r>
          </w:p>
        </w:tc>
        <w:tc>
          <w:tcPr>
            <w:tcW w:w="2122" w:type="pct"/>
            <w:vAlign w:val="center"/>
          </w:tcPr>
          <w:p w14:paraId="675456B5" w14:textId="77777777" w:rsidR="00B06E63" w:rsidRPr="00331838" w:rsidRDefault="00B06E63" w:rsidP="00B06E63">
            <w:pPr>
              <w:widowControl w:val="0"/>
              <w:tabs>
                <w:tab w:val="left" w:pos="180"/>
              </w:tabs>
              <w:jc w:val="both"/>
              <w:rPr>
                <w:sz w:val="28"/>
                <w:szCs w:val="28"/>
              </w:rPr>
            </w:pPr>
            <w:r>
              <w:rPr>
                <w:sz w:val="28"/>
                <w:szCs w:val="28"/>
              </w:rPr>
              <w:t>Khoảng cách khối lượng đặt mua giữa các mức giá</w:t>
            </w:r>
          </w:p>
        </w:tc>
      </w:tr>
      <w:tr w:rsidR="00B06E63" w:rsidRPr="00331838" w14:paraId="3E11FB52" w14:textId="77777777" w:rsidTr="00B06E63">
        <w:trPr>
          <w:jc w:val="center"/>
        </w:trPr>
        <w:tc>
          <w:tcPr>
            <w:tcW w:w="409" w:type="pct"/>
            <w:vAlign w:val="center"/>
          </w:tcPr>
          <w:p w14:paraId="78685BF6" w14:textId="77777777" w:rsidR="00B06E63" w:rsidRPr="00331838" w:rsidRDefault="00B06E63" w:rsidP="00B06E63">
            <w:pPr>
              <w:numPr>
                <w:ilvl w:val="0"/>
                <w:numId w:val="76"/>
              </w:numPr>
              <w:spacing w:before="240" w:after="0"/>
              <w:jc w:val="both"/>
              <w:rPr>
                <w:sz w:val="28"/>
                <w:szCs w:val="28"/>
              </w:rPr>
            </w:pPr>
          </w:p>
        </w:tc>
        <w:tc>
          <w:tcPr>
            <w:tcW w:w="1663" w:type="pct"/>
            <w:vAlign w:val="center"/>
          </w:tcPr>
          <w:p w14:paraId="569CF0FD" w14:textId="77777777" w:rsidR="00B06E63" w:rsidRPr="00331838" w:rsidRDefault="00B06E63" w:rsidP="00B06E63">
            <w:pPr>
              <w:widowControl w:val="0"/>
              <w:tabs>
                <w:tab w:val="left" w:pos="180"/>
              </w:tabs>
              <w:jc w:val="both"/>
              <w:rPr>
                <w:noProof/>
                <w:sz w:val="28"/>
                <w:szCs w:val="28"/>
                <w:lang w:val="vi-VN"/>
              </w:rPr>
            </w:pPr>
            <w:r>
              <w:rPr>
                <w:noProof/>
                <w:sz w:val="28"/>
                <w:szCs w:val="28"/>
              </w:rPr>
              <w:t xml:space="preserve">Điều kiện hủy </w:t>
            </w:r>
          </w:p>
        </w:tc>
        <w:tc>
          <w:tcPr>
            <w:tcW w:w="806" w:type="pct"/>
            <w:vAlign w:val="center"/>
          </w:tcPr>
          <w:p w14:paraId="5DD6073B" w14:textId="77777777" w:rsidR="00B06E63" w:rsidRPr="00331838" w:rsidRDefault="00B06E63" w:rsidP="00B06E63">
            <w:pPr>
              <w:widowControl w:val="0"/>
              <w:tabs>
                <w:tab w:val="left" w:pos="180"/>
              </w:tabs>
              <w:jc w:val="both"/>
              <w:rPr>
                <w:sz w:val="28"/>
                <w:szCs w:val="28"/>
              </w:rPr>
            </w:pPr>
            <w:r>
              <w:rPr>
                <w:sz w:val="28"/>
                <w:szCs w:val="28"/>
              </w:rPr>
              <w:t xml:space="preserve">Checkbox </w:t>
            </w:r>
          </w:p>
        </w:tc>
        <w:tc>
          <w:tcPr>
            <w:tcW w:w="2122" w:type="pct"/>
            <w:vAlign w:val="center"/>
          </w:tcPr>
          <w:p w14:paraId="76E03CCB" w14:textId="77777777" w:rsidR="00B06E63" w:rsidRDefault="00B06E63" w:rsidP="00B06E63">
            <w:pPr>
              <w:widowControl w:val="0"/>
              <w:tabs>
                <w:tab w:val="left" w:pos="180"/>
              </w:tabs>
              <w:jc w:val="both"/>
              <w:rPr>
                <w:sz w:val="28"/>
                <w:szCs w:val="28"/>
              </w:rPr>
            </w:pPr>
            <w:r>
              <w:rPr>
                <w:sz w:val="28"/>
                <w:szCs w:val="28"/>
              </w:rPr>
              <w:t>Điều kiện hủy đợt đấu giá:</w:t>
            </w:r>
          </w:p>
          <w:p w14:paraId="13893A33" w14:textId="77777777" w:rsidR="00B06E63" w:rsidRDefault="00B06E63" w:rsidP="00B06E63">
            <w:pPr>
              <w:pStyle w:val="ListParagraph"/>
              <w:widowControl w:val="0"/>
              <w:numPr>
                <w:ilvl w:val="0"/>
                <w:numId w:val="15"/>
              </w:numPr>
              <w:tabs>
                <w:tab w:val="left" w:pos="180"/>
              </w:tabs>
              <w:rPr>
                <w:sz w:val="28"/>
                <w:szCs w:val="28"/>
              </w:rPr>
            </w:pPr>
            <w:r>
              <w:rPr>
                <w:sz w:val="28"/>
                <w:szCs w:val="28"/>
              </w:rPr>
              <w:t>&lt; 2 NĐT dăng kí tham gia đấu giá.</w:t>
            </w:r>
          </w:p>
          <w:p w14:paraId="128A7326" w14:textId="77777777" w:rsidR="00B06E63" w:rsidRDefault="00B06E63" w:rsidP="00B06E63">
            <w:pPr>
              <w:pStyle w:val="ListParagraph"/>
              <w:widowControl w:val="0"/>
              <w:numPr>
                <w:ilvl w:val="0"/>
                <w:numId w:val="15"/>
              </w:numPr>
              <w:tabs>
                <w:tab w:val="left" w:pos="180"/>
              </w:tabs>
              <w:rPr>
                <w:sz w:val="28"/>
                <w:szCs w:val="28"/>
              </w:rPr>
            </w:pPr>
            <w:r>
              <w:rPr>
                <w:sz w:val="28"/>
                <w:szCs w:val="28"/>
              </w:rPr>
              <w:t xml:space="preserve">&lt; 2 NĐT nộp phiếu tham dự đấu giá hợp lệ </w:t>
            </w:r>
          </w:p>
          <w:p w14:paraId="64702A41" w14:textId="77777777" w:rsidR="00B06E63" w:rsidRPr="00331838" w:rsidRDefault="00B06E63" w:rsidP="00B06E63">
            <w:pPr>
              <w:widowControl w:val="0"/>
              <w:numPr>
                <w:ilvl w:val="0"/>
                <w:numId w:val="15"/>
              </w:numPr>
              <w:tabs>
                <w:tab w:val="left" w:pos="180"/>
              </w:tabs>
              <w:jc w:val="both"/>
              <w:rPr>
                <w:sz w:val="28"/>
                <w:szCs w:val="28"/>
              </w:rPr>
            </w:pPr>
            <w:r>
              <w:rPr>
                <w:sz w:val="28"/>
                <w:szCs w:val="28"/>
              </w:rPr>
              <w:t>Tổng khối lượng cổ phần đăng kí mua nhỏ hơn khối lượng cổ phần chào bán</w:t>
            </w:r>
          </w:p>
        </w:tc>
      </w:tr>
      <w:tr w:rsidR="00B06E63" w:rsidRPr="00331838" w14:paraId="04F9972F" w14:textId="77777777" w:rsidTr="00B06E63">
        <w:trPr>
          <w:jc w:val="center"/>
        </w:trPr>
        <w:tc>
          <w:tcPr>
            <w:tcW w:w="409" w:type="pct"/>
            <w:vAlign w:val="center"/>
          </w:tcPr>
          <w:p w14:paraId="52E34E5B" w14:textId="77777777" w:rsidR="00B06E63" w:rsidRPr="00331838" w:rsidRDefault="00B06E63" w:rsidP="00B06E63">
            <w:pPr>
              <w:numPr>
                <w:ilvl w:val="0"/>
                <w:numId w:val="76"/>
              </w:numPr>
              <w:spacing w:before="240" w:after="0"/>
              <w:jc w:val="both"/>
              <w:rPr>
                <w:sz w:val="28"/>
                <w:szCs w:val="28"/>
              </w:rPr>
            </w:pPr>
          </w:p>
        </w:tc>
        <w:tc>
          <w:tcPr>
            <w:tcW w:w="1663" w:type="pct"/>
            <w:vAlign w:val="center"/>
          </w:tcPr>
          <w:p w14:paraId="7541E387" w14:textId="77777777" w:rsidR="00B06E63" w:rsidRPr="00331838" w:rsidRDefault="00B06E63" w:rsidP="00B06E63">
            <w:pPr>
              <w:widowControl w:val="0"/>
              <w:tabs>
                <w:tab w:val="left" w:pos="180"/>
              </w:tabs>
              <w:jc w:val="both"/>
              <w:rPr>
                <w:noProof/>
                <w:sz w:val="28"/>
                <w:szCs w:val="28"/>
                <w:lang w:val="vi-VN"/>
              </w:rPr>
            </w:pPr>
            <w:r>
              <w:rPr>
                <w:noProof/>
                <w:sz w:val="28"/>
                <w:szCs w:val="28"/>
              </w:rPr>
              <w:t xml:space="preserve">Ghi chú </w:t>
            </w:r>
          </w:p>
        </w:tc>
        <w:tc>
          <w:tcPr>
            <w:tcW w:w="806" w:type="pct"/>
            <w:vAlign w:val="center"/>
          </w:tcPr>
          <w:p w14:paraId="7BC2B683" w14:textId="77777777" w:rsidR="00B06E63" w:rsidRPr="00331838" w:rsidRDefault="00B06E63" w:rsidP="00B06E63">
            <w:pPr>
              <w:widowControl w:val="0"/>
              <w:tabs>
                <w:tab w:val="left" w:pos="180"/>
              </w:tabs>
              <w:jc w:val="both"/>
              <w:rPr>
                <w:sz w:val="28"/>
                <w:szCs w:val="28"/>
              </w:rPr>
            </w:pPr>
            <w:r>
              <w:rPr>
                <w:sz w:val="28"/>
                <w:szCs w:val="28"/>
              </w:rPr>
              <w:t>Textbox</w:t>
            </w:r>
          </w:p>
        </w:tc>
        <w:tc>
          <w:tcPr>
            <w:tcW w:w="2122" w:type="pct"/>
            <w:vAlign w:val="center"/>
          </w:tcPr>
          <w:p w14:paraId="77E0C52F" w14:textId="77777777" w:rsidR="00B06E63" w:rsidRPr="00331838" w:rsidRDefault="00B06E63" w:rsidP="00B06E63">
            <w:pPr>
              <w:widowControl w:val="0"/>
              <w:tabs>
                <w:tab w:val="left" w:pos="180"/>
              </w:tabs>
              <w:jc w:val="both"/>
              <w:rPr>
                <w:sz w:val="28"/>
                <w:szCs w:val="28"/>
              </w:rPr>
            </w:pPr>
            <w:r>
              <w:rPr>
                <w:sz w:val="28"/>
                <w:szCs w:val="28"/>
              </w:rPr>
              <w:t xml:space="preserve">Ghi chú </w:t>
            </w:r>
          </w:p>
        </w:tc>
      </w:tr>
      <w:tr w:rsidR="00B06E63" w:rsidRPr="00331838" w14:paraId="2E7BAC40" w14:textId="77777777" w:rsidTr="00B06E63">
        <w:trPr>
          <w:jc w:val="center"/>
        </w:trPr>
        <w:tc>
          <w:tcPr>
            <w:tcW w:w="409" w:type="pct"/>
            <w:vAlign w:val="center"/>
          </w:tcPr>
          <w:p w14:paraId="7629AA55" w14:textId="77777777" w:rsidR="00B06E63" w:rsidRPr="00331838" w:rsidRDefault="00B06E63" w:rsidP="00B06E63">
            <w:pPr>
              <w:numPr>
                <w:ilvl w:val="0"/>
                <w:numId w:val="76"/>
              </w:numPr>
              <w:spacing w:before="240" w:after="0"/>
              <w:jc w:val="both"/>
              <w:rPr>
                <w:sz w:val="28"/>
                <w:szCs w:val="28"/>
              </w:rPr>
            </w:pPr>
          </w:p>
        </w:tc>
        <w:tc>
          <w:tcPr>
            <w:tcW w:w="1663" w:type="pct"/>
            <w:vAlign w:val="center"/>
          </w:tcPr>
          <w:p w14:paraId="37786AED" w14:textId="77777777" w:rsidR="00B06E63" w:rsidRPr="00331838" w:rsidRDefault="00B06E63" w:rsidP="00B06E63">
            <w:pPr>
              <w:widowControl w:val="0"/>
              <w:tabs>
                <w:tab w:val="left" w:pos="180"/>
              </w:tabs>
              <w:jc w:val="both"/>
              <w:rPr>
                <w:noProof/>
                <w:sz w:val="28"/>
                <w:szCs w:val="28"/>
                <w:lang w:val="vi-VN"/>
              </w:rPr>
            </w:pPr>
            <w:r>
              <w:rPr>
                <w:noProof/>
                <w:sz w:val="28"/>
                <w:szCs w:val="28"/>
                <w:lang w:val="vi-VN"/>
              </w:rPr>
              <w:t>Hạn chế giá đặt mua trên mức giá</w:t>
            </w:r>
          </w:p>
        </w:tc>
        <w:tc>
          <w:tcPr>
            <w:tcW w:w="806" w:type="pct"/>
            <w:vAlign w:val="center"/>
          </w:tcPr>
          <w:p w14:paraId="21AADD3E" w14:textId="77777777" w:rsidR="00B06E63" w:rsidRPr="00331838" w:rsidRDefault="00B06E63" w:rsidP="00B06E63">
            <w:pPr>
              <w:widowControl w:val="0"/>
              <w:tabs>
                <w:tab w:val="left" w:pos="180"/>
              </w:tabs>
              <w:jc w:val="both"/>
              <w:rPr>
                <w:sz w:val="28"/>
                <w:szCs w:val="28"/>
              </w:rPr>
            </w:pPr>
            <w:r>
              <w:rPr>
                <w:sz w:val="28"/>
                <w:szCs w:val="28"/>
              </w:rPr>
              <w:t xml:space="preserve">Checkbox </w:t>
            </w:r>
          </w:p>
        </w:tc>
        <w:tc>
          <w:tcPr>
            <w:tcW w:w="2122" w:type="pct"/>
            <w:vAlign w:val="center"/>
          </w:tcPr>
          <w:p w14:paraId="32F65084" w14:textId="197A3A74" w:rsidR="00B06E63" w:rsidRPr="00331838" w:rsidRDefault="000B5789" w:rsidP="00B06E63">
            <w:pPr>
              <w:widowControl w:val="0"/>
              <w:tabs>
                <w:tab w:val="left" w:pos="180"/>
              </w:tabs>
              <w:jc w:val="both"/>
              <w:rPr>
                <w:sz w:val="28"/>
                <w:szCs w:val="28"/>
              </w:rPr>
            </w:pPr>
            <w:r>
              <w:rPr>
                <w:noProof/>
                <w:sz w:val="28"/>
                <w:szCs w:val="28"/>
                <w:lang w:val="vi-VN"/>
              </w:rPr>
              <w:t>Hạn chế giá đặt mua trên mức giá</w:t>
            </w:r>
          </w:p>
        </w:tc>
      </w:tr>
      <w:tr w:rsidR="00B06E63" w:rsidRPr="00331838" w14:paraId="31DB4AF0" w14:textId="77777777" w:rsidTr="00B06E63">
        <w:trPr>
          <w:jc w:val="center"/>
        </w:trPr>
        <w:tc>
          <w:tcPr>
            <w:tcW w:w="409" w:type="pct"/>
            <w:vAlign w:val="center"/>
          </w:tcPr>
          <w:p w14:paraId="598BD3FD" w14:textId="77777777" w:rsidR="00B06E63" w:rsidRPr="00331838" w:rsidRDefault="00B06E63" w:rsidP="00B06E63">
            <w:pPr>
              <w:numPr>
                <w:ilvl w:val="0"/>
                <w:numId w:val="76"/>
              </w:numPr>
              <w:spacing w:before="240" w:after="0"/>
              <w:jc w:val="both"/>
              <w:rPr>
                <w:sz w:val="28"/>
                <w:szCs w:val="28"/>
              </w:rPr>
            </w:pPr>
          </w:p>
        </w:tc>
        <w:tc>
          <w:tcPr>
            <w:tcW w:w="1663" w:type="pct"/>
            <w:vAlign w:val="center"/>
          </w:tcPr>
          <w:p w14:paraId="64506859" w14:textId="77777777" w:rsidR="00B06E63" w:rsidRDefault="00B06E63" w:rsidP="00B06E63">
            <w:pPr>
              <w:widowControl w:val="0"/>
              <w:tabs>
                <w:tab w:val="left" w:pos="180"/>
              </w:tabs>
              <w:jc w:val="both"/>
              <w:rPr>
                <w:noProof/>
                <w:sz w:val="28"/>
                <w:szCs w:val="28"/>
                <w:lang w:val="vi-VN"/>
              </w:rPr>
            </w:pPr>
            <w:r>
              <w:rPr>
                <w:noProof/>
                <w:sz w:val="28"/>
                <w:szCs w:val="28"/>
                <w:lang w:val="vi-VN"/>
              </w:rPr>
              <w:t>Hạn chế khối lượng</w:t>
            </w:r>
          </w:p>
        </w:tc>
        <w:tc>
          <w:tcPr>
            <w:tcW w:w="806" w:type="pct"/>
            <w:vAlign w:val="center"/>
          </w:tcPr>
          <w:p w14:paraId="7BC01D8F" w14:textId="77777777" w:rsidR="00B06E63" w:rsidRDefault="00B06E63" w:rsidP="00B06E63">
            <w:pPr>
              <w:widowControl w:val="0"/>
              <w:tabs>
                <w:tab w:val="left" w:pos="180"/>
              </w:tabs>
              <w:jc w:val="both"/>
              <w:rPr>
                <w:sz w:val="28"/>
                <w:szCs w:val="28"/>
              </w:rPr>
            </w:pPr>
            <w:r>
              <w:rPr>
                <w:sz w:val="28"/>
                <w:szCs w:val="28"/>
              </w:rPr>
              <w:t xml:space="preserve">Checkbox </w:t>
            </w:r>
          </w:p>
        </w:tc>
        <w:tc>
          <w:tcPr>
            <w:tcW w:w="2122" w:type="pct"/>
            <w:vAlign w:val="center"/>
          </w:tcPr>
          <w:p w14:paraId="143AE120" w14:textId="77FD3327" w:rsidR="00B06E63" w:rsidRPr="000B5789" w:rsidRDefault="000B5789" w:rsidP="00B06E63">
            <w:pPr>
              <w:widowControl w:val="0"/>
              <w:tabs>
                <w:tab w:val="left" w:pos="180"/>
              </w:tabs>
              <w:jc w:val="both"/>
              <w:rPr>
                <w:sz w:val="28"/>
                <w:szCs w:val="28"/>
              </w:rPr>
            </w:pPr>
            <w:r>
              <w:rPr>
                <w:noProof/>
                <w:sz w:val="28"/>
                <w:szCs w:val="28"/>
                <w:lang w:val="vi-VN"/>
              </w:rPr>
              <w:t>Hạn chế khối lượng</w:t>
            </w:r>
            <w:r>
              <w:rPr>
                <w:noProof/>
                <w:sz w:val="28"/>
                <w:szCs w:val="28"/>
              </w:rPr>
              <w:t xml:space="preserve"> đặt</w:t>
            </w:r>
          </w:p>
        </w:tc>
      </w:tr>
    </w:tbl>
    <w:p w14:paraId="44D6A983" w14:textId="77777777" w:rsidR="00B06E63" w:rsidRPr="001E482F" w:rsidRDefault="00B06E63" w:rsidP="00B06E63">
      <w:pPr>
        <w:pStyle w:val="BodyText"/>
        <w:rPr>
          <w:szCs w:val="28"/>
          <w:lang w:eastAsia="zh-CN"/>
        </w:rPr>
      </w:pPr>
    </w:p>
    <w:p w14:paraId="7A31D5A3" w14:textId="77777777" w:rsidR="00B06E63" w:rsidRDefault="00B06E63" w:rsidP="00B06E63">
      <w:pPr>
        <w:pStyle w:val="Heading5"/>
        <w:numPr>
          <w:ilvl w:val="4"/>
          <w:numId w:val="1"/>
        </w:numPr>
      </w:pPr>
      <w:r>
        <w:t>Sửa thời gian đăng ký</w:t>
      </w:r>
    </w:p>
    <w:p w14:paraId="64DDC041" w14:textId="77777777" w:rsidR="00B06E63" w:rsidRPr="000B5789" w:rsidRDefault="00B06E63" w:rsidP="00B06E63">
      <w:pPr>
        <w:pStyle w:val="BodyText"/>
        <w:rPr>
          <w:szCs w:val="28"/>
          <w:lang w:eastAsia="zh-CN"/>
        </w:rPr>
      </w:pPr>
      <w:r w:rsidRPr="000B5789">
        <w:rPr>
          <w:b/>
          <w:szCs w:val="28"/>
          <w:lang w:eastAsia="zh-CN"/>
        </w:rPr>
        <w:t xml:space="preserve">Mục đích: </w:t>
      </w:r>
      <w:r w:rsidRPr="000B5789">
        <w:rPr>
          <w:szCs w:val="28"/>
          <w:lang w:eastAsia="zh-CN"/>
        </w:rPr>
        <w:t xml:space="preserve"> Sửa thời gian đăng ký đấu giá</w:t>
      </w:r>
    </w:p>
    <w:p w14:paraId="2A256923" w14:textId="77777777" w:rsidR="00B06E63" w:rsidRPr="000B5789" w:rsidRDefault="00B06E63" w:rsidP="00B06E63">
      <w:pPr>
        <w:pStyle w:val="BodyText"/>
        <w:rPr>
          <w:szCs w:val="28"/>
          <w:lang w:eastAsia="zh-CN"/>
        </w:rPr>
      </w:pPr>
      <w:r w:rsidRPr="000B5789">
        <w:rPr>
          <w:b/>
          <w:szCs w:val="28"/>
          <w:lang w:eastAsia="zh-CN"/>
        </w:rPr>
        <w:t>Xử lý sự kiện:</w:t>
      </w:r>
      <w:r w:rsidRPr="000B5789">
        <w:rPr>
          <w:szCs w:val="28"/>
          <w:lang w:eastAsia="zh-CN"/>
        </w:rPr>
        <w:t xml:space="preserve"> </w:t>
      </w:r>
    </w:p>
    <w:p w14:paraId="783F304A" w14:textId="77777777" w:rsidR="00B06E63" w:rsidRPr="000B5789" w:rsidRDefault="00B06E63" w:rsidP="00B06E63">
      <w:pPr>
        <w:pStyle w:val="BodyText"/>
        <w:numPr>
          <w:ilvl w:val="0"/>
          <w:numId w:val="15"/>
        </w:numPr>
        <w:rPr>
          <w:szCs w:val="28"/>
        </w:rPr>
      </w:pPr>
      <w:r w:rsidRPr="000B5789">
        <w:rPr>
          <w:szCs w:val="28"/>
          <w:lang w:eastAsia="zh-CN"/>
        </w:rPr>
        <w:t xml:space="preserve">Đăng nhập vào hệ thống </w:t>
      </w:r>
      <w:r w:rsidRPr="000B5789">
        <w:rPr>
          <w:szCs w:val="28"/>
        </w:rPr>
        <w:sym w:font="Wingdings" w:char="F0E0"/>
      </w:r>
      <w:r w:rsidRPr="000B5789">
        <w:rPr>
          <w:szCs w:val="28"/>
          <w:lang w:eastAsia="zh-CN"/>
        </w:rPr>
        <w:t xml:space="preserve"> chọn menu Khai báo </w:t>
      </w:r>
      <w:r w:rsidRPr="000B5789">
        <w:rPr>
          <w:szCs w:val="28"/>
          <w:lang w:val="vi-VN"/>
        </w:rPr>
        <w:t xml:space="preserve"> </w:t>
      </w:r>
      <w:r w:rsidRPr="000B5789">
        <w:rPr>
          <w:szCs w:val="28"/>
        </w:rPr>
        <w:sym w:font="Wingdings" w:char="F0E0"/>
      </w:r>
      <w:r w:rsidRPr="000B5789">
        <w:rPr>
          <w:szCs w:val="28"/>
        </w:rPr>
        <w:t xml:space="preserve"> chọn chức năng Sửa thời gian đăng ký đấu giá  </w:t>
      </w:r>
    </w:p>
    <w:p w14:paraId="2B2C7926" w14:textId="77777777" w:rsidR="00B06E63" w:rsidRPr="000B5789" w:rsidRDefault="00B06E63" w:rsidP="00B06E63">
      <w:pPr>
        <w:pStyle w:val="BodyText"/>
        <w:rPr>
          <w:b/>
          <w:szCs w:val="28"/>
        </w:rPr>
      </w:pPr>
      <w:r w:rsidRPr="000B5789">
        <w:rPr>
          <w:b/>
          <w:szCs w:val="28"/>
        </w:rPr>
        <w:t xml:space="preserve">Phân tích : </w:t>
      </w:r>
    </w:p>
    <w:p w14:paraId="643080CB" w14:textId="77777777" w:rsidR="00B06E63" w:rsidRPr="000B5789" w:rsidRDefault="00B06E63" w:rsidP="00B06E63">
      <w:pPr>
        <w:pStyle w:val="BodyText"/>
        <w:numPr>
          <w:ilvl w:val="0"/>
          <w:numId w:val="15"/>
        </w:numPr>
        <w:rPr>
          <w:szCs w:val="28"/>
        </w:rPr>
      </w:pPr>
      <w:r w:rsidRPr="000B5789">
        <w:rPr>
          <w:szCs w:val="28"/>
        </w:rPr>
        <w:t xml:space="preserve">Sửa thời gian đăng ký đấu giá gồm các thông tin: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0"/>
        <w:gridCol w:w="3013"/>
        <w:gridCol w:w="1461"/>
        <w:gridCol w:w="3848"/>
      </w:tblGrid>
      <w:tr w:rsidR="00B06E63" w:rsidRPr="00CD1498" w14:paraId="22AEBFA6" w14:textId="77777777" w:rsidTr="000B5789">
        <w:trPr>
          <w:tblHeader/>
          <w:jc w:val="center"/>
        </w:trPr>
        <w:tc>
          <w:tcPr>
            <w:tcW w:w="415" w:type="pct"/>
            <w:shd w:val="clear" w:color="auto" w:fill="4F81BD"/>
            <w:vAlign w:val="center"/>
          </w:tcPr>
          <w:p w14:paraId="33C9CB5B" w14:textId="77777777" w:rsidR="00B06E63" w:rsidRPr="00CD1498" w:rsidRDefault="00B06E63" w:rsidP="00B06E63">
            <w:pPr>
              <w:widowControl w:val="0"/>
              <w:tabs>
                <w:tab w:val="left" w:pos="180"/>
              </w:tabs>
              <w:jc w:val="both"/>
              <w:rPr>
                <w:b/>
                <w:noProof/>
                <w:szCs w:val="26"/>
              </w:rPr>
            </w:pPr>
            <w:r w:rsidRPr="00CD1498">
              <w:rPr>
                <w:b/>
                <w:noProof/>
                <w:szCs w:val="26"/>
              </w:rPr>
              <w:lastRenderedPageBreak/>
              <w:t>STT</w:t>
            </w:r>
          </w:p>
        </w:tc>
        <w:tc>
          <w:tcPr>
            <w:tcW w:w="1669" w:type="pct"/>
            <w:shd w:val="clear" w:color="auto" w:fill="4F81BD"/>
            <w:vAlign w:val="center"/>
          </w:tcPr>
          <w:p w14:paraId="5F8B3334" w14:textId="77777777" w:rsidR="00B06E63" w:rsidRPr="00CD1498" w:rsidRDefault="00B06E63" w:rsidP="00B06E63">
            <w:pPr>
              <w:widowControl w:val="0"/>
              <w:tabs>
                <w:tab w:val="left" w:pos="180"/>
              </w:tabs>
              <w:jc w:val="both"/>
              <w:rPr>
                <w:b/>
                <w:noProof/>
                <w:szCs w:val="26"/>
              </w:rPr>
            </w:pPr>
            <w:r w:rsidRPr="00CD1498">
              <w:rPr>
                <w:b/>
                <w:noProof/>
                <w:szCs w:val="26"/>
              </w:rPr>
              <w:t>Tên trường</w:t>
            </w:r>
          </w:p>
        </w:tc>
        <w:tc>
          <w:tcPr>
            <w:tcW w:w="786" w:type="pct"/>
            <w:shd w:val="clear" w:color="auto" w:fill="4F81BD"/>
            <w:vAlign w:val="center"/>
          </w:tcPr>
          <w:p w14:paraId="7A38473A" w14:textId="77777777" w:rsidR="00B06E63" w:rsidRPr="00CD1498" w:rsidRDefault="00B06E63" w:rsidP="00B06E63">
            <w:pPr>
              <w:widowControl w:val="0"/>
              <w:tabs>
                <w:tab w:val="left" w:pos="180"/>
              </w:tabs>
              <w:jc w:val="both"/>
              <w:rPr>
                <w:b/>
                <w:noProof/>
                <w:szCs w:val="26"/>
              </w:rPr>
            </w:pPr>
            <w:r w:rsidRPr="00CD1498">
              <w:rPr>
                <w:b/>
                <w:noProof/>
                <w:szCs w:val="26"/>
              </w:rPr>
              <w:t>Định dạng</w:t>
            </w:r>
          </w:p>
        </w:tc>
        <w:tc>
          <w:tcPr>
            <w:tcW w:w="2130" w:type="pct"/>
            <w:shd w:val="clear" w:color="auto" w:fill="4F81BD"/>
            <w:vAlign w:val="center"/>
          </w:tcPr>
          <w:p w14:paraId="5C116724" w14:textId="77777777" w:rsidR="00B06E63" w:rsidRPr="00CD1498" w:rsidRDefault="00B06E63" w:rsidP="00B06E63">
            <w:pPr>
              <w:widowControl w:val="0"/>
              <w:tabs>
                <w:tab w:val="left" w:pos="180"/>
              </w:tabs>
              <w:jc w:val="both"/>
              <w:rPr>
                <w:b/>
                <w:noProof/>
                <w:szCs w:val="26"/>
              </w:rPr>
            </w:pPr>
            <w:r w:rsidRPr="00CD1498">
              <w:rPr>
                <w:b/>
                <w:noProof/>
                <w:szCs w:val="26"/>
              </w:rPr>
              <w:t>Mô tả</w:t>
            </w:r>
          </w:p>
        </w:tc>
      </w:tr>
      <w:tr w:rsidR="00B06E63" w:rsidRPr="00CD1498" w14:paraId="6A69A26E" w14:textId="77777777" w:rsidTr="000B5789">
        <w:trPr>
          <w:jc w:val="center"/>
        </w:trPr>
        <w:tc>
          <w:tcPr>
            <w:tcW w:w="415" w:type="pct"/>
            <w:vAlign w:val="center"/>
          </w:tcPr>
          <w:p w14:paraId="24FB088A" w14:textId="77777777" w:rsidR="00B06E63" w:rsidRPr="009706F1" w:rsidRDefault="00B06E63" w:rsidP="00B06E63">
            <w:pPr>
              <w:numPr>
                <w:ilvl w:val="0"/>
                <w:numId w:val="77"/>
              </w:numPr>
              <w:spacing w:before="240" w:after="0"/>
              <w:jc w:val="both"/>
              <w:rPr>
                <w:sz w:val="28"/>
                <w:szCs w:val="28"/>
              </w:rPr>
            </w:pPr>
          </w:p>
        </w:tc>
        <w:tc>
          <w:tcPr>
            <w:tcW w:w="1669" w:type="pct"/>
            <w:vAlign w:val="center"/>
          </w:tcPr>
          <w:p w14:paraId="4D8369AD" w14:textId="77777777" w:rsidR="00B06E63" w:rsidRPr="009706F1" w:rsidRDefault="00B06E63" w:rsidP="00B06E63">
            <w:pPr>
              <w:widowControl w:val="0"/>
              <w:tabs>
                <w:tab w:val="left" w:pos="180"/>
              </w:tabs>
              <w:jc w:val="both"/>
              <w:rPr>
                <w:noProof/>
                <w:sz w:val="28"/>
                <w:szCs w:val="28"/>
              </w:rPr>
            </w:pPr>
            <w:r w:rsidRPr="009706F1">
              <w:rPr>
                <w:noProof/>
                <w:sz w:val="28"/>
                <w:szCs w:val="28"/>
              </w:rPr>
              <w:t>Đợt đấu giá</w:t>
            </w:r>
          </w:p>
        </w:tc>
        <w:tc>
          <w:tcPr>
            <w:tcW w:w="786" w:type="pct"/>
            <w:vAlign w:val="center"/>
          </w:tcPr>
          <w:p w14:paraId="4579FFFE" w14:textId="77777777" w:rsidR="00B06E63" w:rsidRPr="009706F1" w:rsidRDefault="00B06E63" w:rsidP="00B06E63">
            <w:pPr>
              <w:widowControl w:val="0"/>
              <w:tabs>
                <w:tab w:val="left" w:pos="180"/>
              </w:tabs>
              <w:jc w:val="both"/>
              <w:rPr>
                <w:sz w:val="28"/>
                <w:szCs w:val="28"/>
              </w:rPr>
            </w:pPr>
            <w:r w:rsidRPr="009706F1">
              <w:rPr>
                <w:sz w:val="28"/>
                <w:szCs w:val="28"/>
              </w:rPr>
              <w:t>Combobox</w:t>
            </w:r>
          </w:p>
        </w:tc>
        <w:tc>
          <w:tcPr>
            <w:tcW w:w="2130" w:type="pct"/>
            <w:vAlign w:val="center"/>
          </w:tcPr>
          <w:p w14:paraId="745E8D8F" w14:textId="77777777" w:rsidR="00B06E63" w:rsidRPr="009706F1" w:rsidRDefault="00B06E63" w:rsidP="00B06E63">
            <w:pPr>
              <w:widowControl w:val="0"/>
              <w:tabs>
                <w:tab w:val="left" w:pos="180"/>
              </w:tabs>
              <w:jc w:val="both"/>
              <w:rPr>
                <w:sz w:val="28"/>
                <w:szCs w:val="28"/>
              </w:rPr>
            </w:pPr>
            <w:r>
              <w:rPr>
                <w:sz w:val="28"/>
                <w:szCs w:val="28"/>
              </w:rPr>
              <w:t>Hiện thị các đợt đấu giá trạng thái đang nhập hồ sơ đăng kí tham dự</w:t>
            </w:r>
          </w:p>
        </w:tc>
      </w:tr>
      <w:tr w:rsidR="00B06E63" w:rsidRPr="00CD1498" w14:paraId="06D0B4CA" w14:textId="77777777" w:rsidTr="000B5789">
        <w:trPr>
          <w:jc w:val="center"/>
        </w:trPr>
        <w:tc>
          <w:tcPr>
            <w:tcW w:w="415" w:type="pct"/>
            <w:vAlign w:val="center"/>
          </w:tcPr>
          <w:p w14:paraId="71893CFC" w14:textId="77777777" w:rsidR="00B06E63" w:rsidRPr="009706F1" w:rsidRDefault="00B06E63" w:rsidP="00B06E63">
            <w:pPr>
              <w:numPr>
                <w:ilvl w:val="0"/>
                <w:numId w:val="77"/>
              </w:numPr>
              <w:spacing w:before="240" w:after="0"/>
              <w:jc w:val="both"/>
              <w:rPr>
                <w:sz w:val="28"/>
                <w:szCs w:val="28"/>
              </w:rPr>
            </w:pPr>
          </w:p>
        </w:tc>
        <w:tc>
          <w:tcPr>
            <w:tcW w:w="1669" w:type="pct"/>
            <w:vAlign w:val="center"/>
          </w:tcPr>
          <w:p w14:paraId="38F58662" w14:textId="77777777" w:rsidR="00B06E63" w:rsidRPr="009706F1" w:rsidRDefault="00B06E63" w:rsidP="00B06E63">
            <w:pPr>
              <w:widowControl w:val="0"/>
              <w:tabs>
                <w:tab w:val="left" w:pos="180"/>
              </w:tabs>
              <w:jc w:val="both"/>
              <w:rPr>
                <w:noProof/>
                <w:sz w:val="28"/>
                <w:szCs w:val="28"/>
              </w:rPr>
            </w:pPr>
            <w:r>
              <w:rPr>
                <w:noProof/>
                <w:sz w:val="28"/>
                <w:szCs w:val="28"/>
              </w:rPr>
              <w:t>Thời gian đăng ký sáng: Sáng từ</w:t>
            </w:r>
          </w:p>
        </w:tc>
        <w:tc>
          <w:tcPr>
            <w:tcW w:w="786" w:type="pct"/>
            <w:vAlign w:val="center"/>
          </w:tcPr>
          <w:p w14:paraId="3E313ABD" w14:textId="77777777" w:rsidR="00B06E63" w:rsidRPr="009706F1" w:rsidRDefault="00B06E63" w:rsidP="00B06E63">
            <w:pPr>
              <w:widowControl w:val="0"/>
              <w:tabs>
                <w:tab w:val="left" w:pos="180"/>
              </w:tabs>
              <w:jc w:val="both"/>
              <w:rPr>
                <w:sz w:val="28"/>
                <w:szCs w:val="28"/>
              </w:rPr>
            </w:pPr>
            <w:r>
              <w:rPr>
                <w:sz w:val="28"/>
                <w:szCs w:val="28"/>
              </w:rPr>
              <w:t xml:space="preserve">Time </w:t>
            </w:r>
          </w:p>
        </w:tc>
        <w:tc>
          <w:tcPr>
            <w:tcW w:w="2130" w:type="pct"/>
            <w:vAlign w:val="center"/>
          </w:tcPr>
          <w:p w14:paraId="01A73609" w14:textId="77777777" w:rsidR="00B06E63" w:rsidRPr="009706F1" w:rsidRDefault="00B06E63" w:rsidP="00B06E63">
            <w:pPr>
              <w:widowControl w:val="0"/>
              <w:tabs>
                <w:tab w:val="left" w:pos="180"/>
              </w:tabs>
              <w:jc w:val="both"/>
              <w:rPr>
                <w:sz w:val="28"/>
                <w:szCs w:val="28"/>
              </w:rPr>
            </w:pPr>
            <w:r>
              <w:rPr>
                <w:sz w:val="28"/>
                <w:szCs w:val="28"/>
              </w:rPr>
              <w:t>Thời gian đăng ký buổi sáng từ … giờ</w:t>
            </w:r>
          </w:p>
        </w:tc>
      </w:tr>
      <w:tr w:rsidR="00B06E63" w:rsidRPr="00CD1498" w14:paraId="16896875" w14:textId="77777777" w:rsidTr="000B5789">
        <w:trPr>
          <w:jc w:val="center"/>
        </w:trPr>
        <w:tc>
          <w:tcPr>
            <w:tcW w:w="415" w:type="pct"/>
            <w:vAlign w:val="center"/>
          </w:tcPr>
          <w:p w14:paraId="0FB461BC" w14:textId="77777777" w:rsidR="00B06E63" w:rsidRPr="009706F1" w:rsidRDefault="00B06E63" w:rsidP="00B06E63">
            <w:pPr>
              <w:numPr>
                <w:ilvl w:val="0"/>
                <w:numId w:val="77"/>
              </w:numPr>
              <w:spacing w:before="240" w:after="0"/>
              <w:jc w:val="both"/>
              <w:rPr>
                <w:sz w:val="28"/>
                <w:szCs w:val="28"/>
              </w:rPr>
            </w:pPr>
          </w:p>
        </w:tc>
        <w:tc>
          <w:tcPr>
            <w:tcW w:w="1669" w:type="pct"/>
            <w:vAlign w:val="center"/>
          </w:tcPr>
          <w:p w14:paraId="161618B1" w14:textId="77777777" w:rsidR="00B06E63" w:rsidRPr="009706F1" w:rsidRDefault="00B06E63" w:rsidP="00B06E63">
            <w:pPr>
              <w:widowControl w:val="0"/>
              <w:tabs>
                <w:tab w:val="left" w:pos="180"/>
              </w:tabs>
              <w:jc w:val="both"/>
              <w:rPr>
                <w:noProof/>
                <w:sz w:val="28"/>
                <w:szCs w:val="28"/>
              </w:rPr>
            </w:pPr>
            <w:r>
              <w:rPr>
                <w:noProof/>
                <w:sz w:val="28"/>
                <w:szCs w:val="28"/>
              </w:rPr>
              <w:t>Sáng đến</w:t>
            </w:r>
          </w:p>
        </w:tc>
        <w:tc>
          <w:tcPr>
            <w:tcW w:w="786" w:type="pct"/>
            <w:vAlign w:val="center"/>
          </w:tcPr>
          <w:p w14:paraId="68BE00A6" w14:textId="77777777" w:rsidR="00B06E63" w:rsidRPr="009706F1" w:rsidRDefault="00B06E63" w:rsidP="00B06E63">
            <w:pPr>
              <w:widowControl w:val="0"/>
              <w:tabs>
                <w:tab w:val="left" w:pos="180"/>
              </w:tabs>
              <w:jc w:val="both"/>
              <w:rPr>
                <w:sz w:val="28"/>
                <w:szCs w:val="28"/>
              </w:rPr>
            </w:pPr>
            <w:r>
              <w:rPr>
                <w:sz w:val="28"/>
                <w:szCs w:val="28"/>
              </w:rPr>
              <w:t xml:space="preserve">Time </w:t>
            </w:r>
          </w:p>
        </w:tc>
        <w:tc>
          <w:tcPr>
            <w:tcW w:w="2130" w:type="pct"/>
            <w:vAlign w:val="center"/>
          </w:tcPr>
          <w:p w14:paraId="5C2BC74B" w14:textId="77777777" w:rsidR="00B06E63" w:rsidRPr="009706F1" w:rsidRDefault="00B06E63" w:rsidP="00B06E63">
            <w:pPr>
              <w:widowControl w:val="0"/>
              <w:tabs>
                <w:tab w:val="left" w:pos="180"/>
              </w:tabs>
              <w:jc w:val="both"/>
              <w:rPr>
                <w:sz w:val="28"/>
                <w:szCs w:val="28"/>
              </w:rPr>
            </w:pPr>
            <w:r>
              <w:rPr>
                <w:sz w:val="28"/>
                <w:szCs w:val="28"/>
              </w:rPr>
              <w:t>Thời gian đăng ký sáng đến … giờ</w:t>
            </w:r>
          </w:p>
        </w:tc>
      </w:tr>
      <w:tr w:rsidR="00B06E63" w:rsidRPr="00CD1498" w14:paraId="697C226B" w14:textId="77777777" w:rsidTr="000B5789">
        <w:trPr>
          <w:jc w:val="center"/>
        </w:trPr>
        <w:tc>
          <w:tcPr>
            <w:tcW w:w="415" w:type="pct"/>
            <w:vAlign w:val="center"/>
          </w:tcPr>
          <w:p w14:paraId="30790CAC" w14:textId="77777777" w:rsidR="00B06E63" w:rsidRPr="009706F1" w:rsidRDefault="00B06E63" w:rsidP="00B06E63">
            <w:pPr>
              <w:numPr>
                <w:ilvl w:val="0"/>
                <w:numId w:val="77"/>
              </w:numPr>
              <w:spacing w:before="240" w:after="0"/>
              <w:jc w:val="both"/>
              <w:rPr>
                <w:sz w:val="28"/>
                <w:szCs w:val="28"/>
              </w:rPr>
            </w:pPr>
          </w:p>
        </w:tc>
        <w:tc>
          <w:tcPr>
            <w:tcW w:w="1669" w:type="pct"/>
            <w:vAlign w:val="center"/>
          </w:tcPr>
          <w:p w14:paraId="2EE7F6DB" w14:textId="77777777" w:rsidR="00B06E63" w:rsidRPr="009706F1" w:rsidRDefault="00B06E63" w:rsidP="00B06E63">
            <w:pPr>
              <w:widowControl w:val="0"/>
              <w:tabs>
                <w:tab w:val="left" w:pos="180"/>
              </w:tabs>
              <w:jc w:val="both"/>
              <w:rPr>
                <w:noProof/>
                <w:sz w:val="28"/>
                <w:szCs w:val="28"/>
              </w:rPr>
            </w:pPr>
            <w:r>
              <w:rPr>
                <w:noProof/>
                <w:sz w:val="28"/>
                <w:szCs w:val="28"/>
              </w:rPr>
              <w:t xml:space="preserve">Thời gian đăng ký chiều: chiều từ </w:t>
            </w:r>
          </w:p>
        </w:tc>
        <w:tc>
          <w:tcPr>
            <w:tcW w:w="786" w:type="pct"/>
            <w:vAlign w:val="center"/>
          </w:tcPr>
          <w:p w14:paraId="13F5F745" w14:textId="77777777" w:rsidR="00B06E63" w:rsidRPr="009706F1" w:rsidRDefault="00B06E63" w:rsidP="00B06E63">
            <w:pPr>
              <w:widowControl w:val="0"/>
              <w:tabs>
                <w:tab w:val="left" w:pos="180"/>
              </w:tabs>
              <w:jc w:val="both"/>
              <w:rPr>
                <w:sz w:val="28"/>
                <w:szCs w:val="28"/>
              </w:rPr>
            </w:pPr>
            <w:r>
              <w:rPr>
                <w:sz w:val="28"/>
                <w:szCs w:val="28"/>
              </w:rPr>
              <w:t xml:space="preserve">Time </w:t>
            </w:r>
          </w:p>
        </w:tc>
        <w:tc>
          <w:tcPr>
            <w:tcW w:w="2130" w:type="pct"/>
            <w:vAlign w:val="center"/>
          </w:tcPr>
          <w:p w14:paraId="5E1BBF06" w14:textId="77777777" w:rsidR="00B06E63" w:rsidRPr="009706F1" w:rsidRDefault="00B06E63" w:rsidP="00B06E63">
            <w:pPr>
              <w:widowControl w:val="0"/>
              <w:tabs>
                <w:tab w:val="left" w:pos="180"/>
              </w:tabs>
              <w:jc w:val="both"/>
              <w:rPr>
                <w:sz w:val="28"/>
                <w:szCs w:val="28"/>
              </w:rPr>
            </w:pPr>
            <w:r>
              <w:rPr>
                <w:sz w:val="28"/>
                <w:szCs w:val="28"/>
              </w:rPr>
              <w:t xml:space="preserve">Thời gian đăng ký chiều từ … giờ </w:t>
            </w:r>
          </w:p>
        </w:tc>
      </w:tr>
      <w:tr w:rsidR="00B06E63" w:rsidRPr="00CD1498" w14:paraId="7E33F561" w14:textId="77777777" w:rsidTr="000B5789">
        <w:trPr>
          <w:jc w:val="center"/>
        </w:trPr>
        <w:tc>
          <w:tcPr>
            <w:tcW w:w="415" w:type="pct"/>
            <w:vAlign w:val="center"/>
          </w:tcPr>
          <w:p w14:paraId="5A414986" w14:textId="77777777" w:rsidR="00B06E63" w:rsidRPr="009706F1" w:rsidRDefault="00B06E63" w:rsidP="00B06E63">
            <w:pPr>
              <w:numPr>
                <w:ilvl w:val="0"/>
                <w:numId w:val="77"/>
              </w:numPr>
              <w:spacing w:before="240" w:after="0"/>
              <w:jc w:val="both"/>
              <w:rPr>
                <w:sz w:val="28"/>
                <w:szCs w:val="28"/>
              </w:rPr>
            </w:pPr>
          </w:p>
        </w:tc>
        <w:tc>
          <w:tcPr>
            <w:tcW w:w="1669" w:type="pct"/>
            <w:vAlign w:val="center"/>
          </w:tcPr>
          <w:p w14:paraId="15AE6DAD" w14:textId="77777777" w:rsidR="00B06E63" w:rsidRPr="009706F1" w:rsidRDefault="00B06E63" w:rsidP="00B06E63">
            <w:pPr>
              <w:widowControl w:val="0"/>
              <w:tabs>
                <w:tab w:val="left" w:pos="180"/>
              </w:tabs>
              <w:jc w:val="both"/>
              <w:rPr>
                <w:noProof/>
                <w:sz w:val="28"/>
                <w:szCs w:val="28"/>
              </w:rPr>
            </w:pPr>
            <w:r>
              <w:rPr>
                <w:noProof/>
                <w:sz w:val="28"/>
                <w:szCs w:val="28"/>
              </w:rPr>
              <w:t>Chiều đến</w:t>
            </w:r>
          </w:p>
        </w:tc>
        <w:tc>
          <w:tcPr>
            <w:tcW w:w="786" w:type="pct"/>
            <w:vAlign w:val="center"/>
          </w:tcPr>
          <w:p w14:paraId="5FB25113" w14:textId="77777777" w:rsidR="00B06E63" w:rsidRPr="009706F1" w:rsidRDefault="00B06E63" w:rsidP="00B06E63">
            <w:pPr>
              <w:widowControl w:val="0"/>
              <w:tabs>
                <w:tab w:val="left" w:pos="180"/>
              </w:tabs>
              <w:jc w:val="both"/>
              <w:rPr>
                <w:sz w:val="28"/>
                <w:szCs w:val="28"/>
              </w:rPr>
            </w:pPr>
            <w:r>
              <w:rPr>
                <w:sz w:val="28"/>
                <w:szCs w:val="28"/>
              </w:rPr>
              <w:t xml:space="preserve">Time </w:t>
            </w:r>
          </w:p>
        </w:tc>
        <w:tc>
          <w:tcPr>
            <w:tcW w:w="2130" w:type="pct"/>
            <w:vAlign w:val="center"/>
          </w:tcPr>
          <w:p w14:paraId="56DD2DD4" w14:textId="77777777" w:rsidR="00B06E63" w:rsidRPr="009706F1" w:rsidRDefault="00B06E63" w:rsidP="00B06E63">
            <w:pPr>
              <w:widowControl w:val="0"/>
              <w:tabs>
                <w:tab w:val="left" w:pos="180"/>
              </w:tabs>
              <w:jc w:val="both"/>
              <w:rPr>
                <w:sz w:val="28"/>
                <w:szCs w:val="28"/>
              </w:rPr>
            </w:pPr>
            <w:r>
              <w:rPr>
                <w:sz w:val="28"/>
                <w:szCs w:val="28"/>
              </w:rPr>
              <w:t>Thời gian đăng kí chiều từ … giờ</w:t>
            </w:r>
          </w:p>
        </w:tc>
      </w:tr>
      <w:tr w:rsidR="00B06E63" w:rsidRPr="00CD1498" w14:paraId="1D74EF0B" w14:textId="77777777" w:rsidTr="000B5789">
        <w:trPr>
          <w:jc w:val="center"/>
        </w:trPr>
        <w:tc>
          <w:tcPr>
            <w:tcW w:w="415" w:type="pct"/>
            <w:vAlign w:val="center"/>
          </w:tcPr>
          <w:p w14:paraId="2A598280" w14:textId="77777777" w:rsidR="00B06E63" w:rsidRPr="009706F1" w:rsidRDefault="00B06E63" w:rsidP="00B06E63">
            <w:pPr>
              <w:numPr>
                <w:ilvl w:val="0"/>
                <w:numId w:val="77"/>
              </w:numPr>
              <w:spacing w:before="240" w:after="0"/>
              <w:jc w:val="both"/>
              <w:rPr>
                <w:sz w:val="28"/>
                <w:szCs w:val="28"/>
              </w:rPr>
            </w:pPr>
          </w:p>
        </w:tc>
        <w:tc>
          <w:tcPr>
            <w:tcW w:w="1669" w:type="pct"/>
            <w:vAlign w:val="center"/>
          </w:tcPr>
          <w:p w14:paraId="46F03082" w14:textId="77777777" w:rsidR="00B06E63" w:rsidRDefault="00B06E63" w:rsidP="00B06E63">
            <w:pPr>
              <w:widowControl w:val="0"/>
              <w:tabs>
                <w:tab w:val="left" w:pos="180"/>
              </w:tabs>
              <w:jc w:val="both"/>
              <w:rPr>
                <w:noProof/>
                <w:sz w:val="28"/>
                <w:szCs w:val="28"/>
              </w:rPr>
            </w:pPr>
            <w:r>
              <w:rPr>
                <w:noProof/>
                <w:sz w:val="28"/>
                <w:szCs w:val="28"/>
              </w:rPr>
              <w:t xml:space="preserve">Giờ hết hạn ĐK cho ngày cuối </w:t>
            </w:r>
          </w:p>
        </w:tc>
        <w:tc>
          <w:tcPr>
            <w:tcW w:w="786" w:type="pct"/>
            <w:vAlign w:val="center"/>
          </w:tcPr>
          <w:p w14:paraId="0781B410" w14:textId="77777777" w:rsidR="00B06E63" w:rsidRPr="009706F1" w:rsidRDefault="00B06E63" w:rsidP="00B06E63">
            <w:pPr>
              <w:widowControl w:val="0"/>
              <w:tabs>
                <w:tab w:val="left" w:pos="180"/>
              </w:tabs>
              <w:jc w:val="both"/>
              <w:rPr>
                <w:sz w:val="28"/>
                <w:szCs w:val="28"/>
              </w:rPr>
            </w:pPr>
            <w:r>
              <w:rPr>
                <w:sz w:val="28"/>
                <w:szCs w:val="28"/>
              </w:rPr>
              <w:t xml:space="preserve">Time </w:t>
            </w:r>
          </w:p>
        </w:tc>
        <w:tc>
          <w:tcPr>
            <w:tcW w:w="2130" w:type="pct"/>
            <w:vAlign w:val="center"/>
          </w:tcPr>
          <w:p w14:paraId="15E56C35" w14:textId="77777777" w:rsidR="00B06E63" w:rsidRPr="009706F1" w:rsidRDefault="00B06E63" w:rsidP="00B06E63">
            <w:pPr>
              <w:widowControl w:val="0"/>
              <w:tabs>
                <w:tab w:val="left" w:pos="180"/>
              </w:tabs>
              <w:jc w:val="both"/>
              <w:rPr>
                <w:sz w:val="28"/>
                <w:szCs w:val="28"/>
              </w:rPr>
            </w:pPr>
            <w:r>
              <w:rPr>
                <w:sz w:val="28"/>
                <w:szCs w:val="28"/>
              </w:rPr>
              <w:t>Giờ hết hạn đăng ký cho ngày cuối cùng</w:t>
            </w:r>
          </w:p>
        </w:tc>
      </w:tr>
      <w:tr w:rsidR="00B06E63" w:rsidRPr="00CD1498" w14:paraId="35FF4142" w14:textId="77777777" w:rsidTr="000B5789">
        <w:trPr>
          <w:jc w:val="center"/>
        </w:trPr>
        <w:tc>
          <w:tcPr>
            <w:tcW w:w="415" w:type="pct"/>
            <w:vAlign w:val="center"/>
          </w:tcPr>
          <w:p w14:paraId="2A033EE8" w14:textId="77777777" w:rsidR="00B06E63" w:rsidRPr="009706F1" w:rsidRDefault="00B06E63" w:rsidP="00B06E63">
            <w:pPr>
              <w:numPr>
                <w:ilvl w:val="0"/>
                <w:numId w:val="77"/>
              </w:numPr>
              <w:spacing w:before="240" w:after="0"/>
              <w:jc w:val="both"/>
              <w:rPr>
                <w:sz w:val="28"/>
                <w:szCs w:val="28"/>
              </w:rPr>
            </w:pPr>
          </w:p>
        </w:tc>
        <w:tc>
          <w:tcPr>
            <w:tcW w:w="1669" w:type="pct"/>
            <w:vAlign w:val="center"/>
          </w:tcPr>
          <w:p w14:paraId="59910FD0" w14:textId="77777777" w:rsidR="00B06E63" w:rsidRDefault="00B06E63" w:rsidP="00B06E63">
            <w:pPr>
              <w:widowControl w:val="0"/>
              <w:tabs>
                <w:tab w:val="left" w:pos="180"/>
              </w:tabs>
              <w:jc w:val="both"/>
              <w:rPr>
                <w:noProof/>
                <w:sz w:val="28"/>
                <w:szCs w:val="28"/>
              </w:rPr>
            </w:pPr>
            <w:r>
              <w:rPr>
                <w:noProof/>
                <w:sz w:val="28"/>
                <w:szCs w:val="28"/>
              </w:rPr>
              <w:t>Từ ngày</w:t>
            </w:r>
          </w:p>
        </w:tc>
        <w:tc>
          <w:tcPr>
            <w:tcW w:w="786" w:type="pct"/>
            <w:vAlign w:val="center"/>
          </w:tcPr>
          <w:p w14:paraId="2D188DFB" w14:textId="77777777" w:rsidR="00B06E63" w:rsidRPr="009706F1" w:rsidRDefault="00B06E63" w:rsidP="00B06E63">
            <w:pPr>
              <w:widowControl w:val="0"/>
              <w:tabs>
                <w:tab w:val="left" w:pos="180"/>
              </w:tabs>
              <w:jc w:val="both"/>
              <w:rPr>
                <w:sz w:val="28"/>
                <w:szCs w:val="28"/>
              </w:rPr>
            </w:pPr>
            <w:r>
              <w:rPr>
                <w:sz w:val="28"/>
                <w:szCs w:val="28"/>
              </w:rPr>
              <w:t xml:space="preserve">Date </w:t>
            </w:r>
          </w:p>
        </w:tc>
        <w:tc>
          <w:tcPr>
            <w:tcW w:w="2130" w:type="pct"/>
            <w:vAlign w:val="center"/>
          </w:tcPr>
          <w:p w14:paraId="220BB3D9" w14:textId="77777777" w:rsidR="00B06E63" w:rsidRPr="009706F1" w:rsidRDefault="00B06E63" w:rsidP="00B06E63">
            <w:pPr>
              <w:widowControl w:val="0"/>
              <w:tabs>
                <w:tab w:val="left" w:pos="180"/>
              </w:tabs>
              <w:jc w:val="both"/>
              <w:rPr>
                <w:sz w:val="28"/>
                <w:szCs w:val="28"/>
              </w:rPr>
            </w:pPr>
            <w:r>
              <w:rPr>
                <w:sz w:val="28"/>
                <w:szCs w:val="28"/>
              </w:rPr>
              <w:t>Thời gian đăng ký từ ngày…</w:t>
            </w:r>
          </w:p>
        </w:tc>
      </w:tr>
      <w:tr w:rsidR="00B06E63" w:rsidRPr="00CD1498" w14:paraId="3E3C60B6" w14:textId="77777777" w:rsidTr="000B5789">
        <w:trPr>
          <w:jc w:val="center"/>
        </w:trPr>
        <w:tc>
          <w:tcPr>
            <w:tcW w:w="415" w:type="pct"/>
            <w:vAlign w:val="center"/>
          </w:tcPr>
          <w:p w14:paraId="1C774803" w14:textId="77777777" w:rsidR="00B06E63" w:rsidRPr="009706F1" w:rsidRDefault="00B06E63" w:rsidP="00B06E63">
            <w:pPr>
              <w:numPr>
                <w:ilvl w:val="0"/>
                <w:numId w:val="77"/>
              </w:numPr>
              <w:spacing w:before="240" w:after="0"/>
              <w:jc w:val="both"/>
              <w:rPr>
                <w:sz w:val="28"/>
                <w:szCs w:val="28"/>
              </w:rPr>
            </w:pPr>
          </w:p>
        </w:tc>
        <w:tc>
          <w:tcPr>
            <w:tcW w:w="1669" w:type="pct"/>
            <w:vAlign w:val="center"/>
          </w:tcPr>
          <w:p w14:paraId="2712560F" w14:textId="77777777" w:rsidR="00B06E63" w:rsidRDefault="00B06E63" w:rsidP="00B06E63">
            <w:pPr>
              <w:widowControl w:val="0"/>
              <w:tabs>
                <w:tab w:val="left" w:pos="180"/>
              </w:tabs>
              <w:jc w:val="both"/>
              <w:rPr>
                <w:noProof/>
                <w:sz w:val="28"/>
                <w:szCs w:val="28"/>
              </w:rPr>
            </w:pPr>
            <w:r>
              <w:rPr>
                <w:noProof/>
                <w:sz w:val="28"/>
                <w:szCs w:val="28"/>
              </w:rPr>
              <w:t>Đến ngày</w:t>
            </w:r>
          </w:p>
        </w:tc>
        <w:tc>
          <w:tcPr>
            <w:tcW w:w="786" w:type="pct"/>
            <w:vAlign w:val="center"/>
          </w:tcPr>
          <w:p w14:paraId="057C556B" w14:textId="77777777" w:rsidR="00B06E63" w:rsidRPr="009706F1" w:rsidRDefault="00B06E63" w:rsidP="00B06E63">
            <w:pPr>
              <w:widowControl w:val="0"/>
              <w:tabs>
                <w:tab w:val="left" w:pos="180"/>
              </w:tabs>
              <w:jc w:val="both"/>
              <w:rPr>
                <w:sz w:val="28"/>
                <w:szCs w:val="28"/>
              </w:rPr>
            </w:pPr>
            <w:r>
              <w:rPr>
                <w:sz w:val="28"/>
                <w:szCs w:val="28"/>
              </w:rPr>
              <w:t xml:space="preserve">Date </w:t>
            </w:r>
          </w:p>
        </w:tc>
        <w:tc>
          <w:tcPr>
            <w:tcW w:w="2130" w:type="pct"/>
            <w:vAlign w:val="center"/>
          </w:tcPr>
          <w:p w14:paraId="0DE5A6CB" w14:textId="77777777" w:rsidR="00B06E63" w:rsidRPr="009706F1" w:rsidRDefault="00B06E63" w:rsidP="00B06E63">
            <w:pPr>
              <w:widowControl w:val="0"/>
              <w:tabs>
                <w:tab w:val="left" w:pos="180"/>
              </w:tabs>
              <w:jc w:val="both"/>
              <w:rPr>
                <w:sz w:val="28"/>
                <w:szCs w:val="28"/>
              </w:rPr>
            </w:pPr>
            <w:r>
              <w:rPr>
                <w:sz w:val="28"/>
                <w:szCs w:val="28"/>
              </w:rPr>
              <w:t>Thời gian đăng kí đến ngày</w:t>
            </w:r>
          </w:p>
        </w:tc>
      </w:tr>
    </w:tbl>
    <w:p w14:paraId="2D56EAFA" w14:textId="77777777" w:rsidR="00B06E63" w:rsidRDefault="00B06E63" w:rsidP="00B06E63">
      <w:pPr>
        <w:pStyle w:val="BodyText"/>
        <w:numPr>
          <w:ilvl w:val="0"/>
          <w:numId w:val="15"/>
        </w:numPr>
        <w:rPr>
          <w:szCs w:val="28"/>
        </w:rPr>
      </w:pPr>
      <w:r>
        <w:rPr>
          <w:szCs w:val="28"/>
        </w:rPr>
        <w:t xml:space="preserve">Chấp nhận sửa, hệ thống cập nhật lại thông tin đợt đấu giá theo thông tin đã sửa </w:t>
      </w:r>
    </w:p>
    <w:p w14:paraId="7A814FE2" w14:textId="77777777" w:rsidR="00B06E63" w:rsidRDefault="00B06E63" w:rsidP="00B06E63">
      <w:pPr>
        <w:pStyle w:val="Heading5"/>
        <w:numPr>
          <w:ilvl w:val="4"/>
          <w:numId w:val="1"/>
        </w:numPr>
      </w:pPr>
      <w:r>
        <w:t xml:space="preserve">Đăng ký đại lý đấu giá </w:t>
      </w:r>
    </w:p>
    <w:p w14:paraId="4DE293DA" w14:textId="77777777" w:rsidR="00B06E63" w:rsidRPr="00FE6A37" w:rsidRDefault="00B06E63" w:rsidP="00B06E63">
      <w:pPr>
        <w:pStyle w:val="BodyText"/>
        <w:rPr>
          <w:szCs w:val="28"/>
          <w:lang w:eastAsia="zh-CN"/>
        </w:rPr>
      </w:pPr>
      <w:r w:rsidRPr="00FE6A37">
        <w:rPr>
          <w:b/>
          <w:szCs w:val="28"/>
          <w:lang w:eastAsia="zh-CN"/>
        </w:rPr>
        <w:t xml:space="preserve">Mục đích: </w:t>
      </w:r>
      <w:r w:rsidRPr="00FE6A37">
        <w:rPr>
          <w:szCs w:val="28"/>
          <w:lang w:eastAsia="zh-CN"/>
        </w:rPr>
        <w:t xml:space="preserve"> Thành viên đăng ký tham gia đợt đấu giá. </w:t>
      </w:r>
    </w:p>
    <w:p w14:paraId="084EEAB0" w14:textId="77777777" w:rsidR="00B06E63" w:rsidRPr="00FE6A37" w:rsidRDefault="00B06E63" w:rsidP="00B06E63">
      <w:pPr>
        <w:pStyle w:val="BodyText"/>
        <w:rPr>
          <w:szCs w:val="28"/>
          <w:lang w:eastAsia="zh-CN"/>
        </w:rPr>
      </w:pPr>
      <w:r w:rsidRPr="00FE6A37">
        <w:rPr>
          <w:b/>
          <w:szCs w:val="28"/>
          <w:lang w:eastAsia="zh-CN"/>
        </w:rPr>
        <w:t>Xử lý sự kiện:</w:t>
      </w:r>
      <w:r>
        <w:rPr>
          <w:szCs w:val="28"/>
          <w:lang w:eastAsia="zh-CN"/>
        </w:rPr>
        <w:t xml:space="preserve"> </w:t>
      </w:r>
      <w:r w:rsidRPr="00FE6A37">
        <w:rPr>
          <w:szCs w:val="28"/>
          <w:lang w:eastAsia="zh-CN"/>
        </w:rPr>
        <w:t xml:space="preserve">Đăng nhập vào hệ thống </w:t>
      </w:r>
      <w:r w:rsidRPr="00FE6A37">
        <w:rPr>
          <w:szCs w:val="28"/>
        </w:rPr>
        <w:sym w:font="Wingdings" w:char="F0E0"/>
      </w:r>
      <w:r w:rsidRPr="00FE6A37">
        <w:rPr>
          <w:szCs w:val="28"/>
          <w:lang w:eastAsia="zh-CN"/>
        </w:rPr>
        <w:t xml:space="preserve"> chọn menu Khai báo </w:t>
      </w:r>
      <w:r w:rsidRPr="00FE6A37">
        <w:rPr>
          <w:szCs w:val="28"/>
          <w:lang w:val="vi-VN"/>
        </w:rPr>
        <w:t xml:space="preserve"> </w:t>
      </w:r>
      <w:r w:rsidRPr="00FE6A37">
        <w:rPr>
          <w:szCs w:val="28"/>
        </w:rPr>
        <w:sym w:font="Wingdings" w:char="F0E0"/>
      </w:r>
      <w:r w:rsidRPr="00FE6A37">
        <w:rPr>
          <w:szCs w:val="28"/>
        </w:rPr>
        <w:t xml:space="preserve"> chọn chức năng Đăng ký Đại lý đấu giá </w:t>
      </w:r>
      <w:r w:rsidRPr="00FE6A37">
        <w:rPr>
          <w:szCs w:val="28"/>
        </w:rPr>
        <w:sym w:font="Wingdings" w:char="F0E0"/>
      </w:r>
      <w:r w:rsidRPr="00FE6A37">
        <w:rPr>
          <w:szCs w:val="28"/>
        </w:rPr>
        <w:t xml:space="preserve"> vào màn hình đăng ký đại lý đấu giá</w:t>
      </w:r>
    </w:p>
    <w:p w14:paraId="568E2945" w14:textId="77777777" w:rsidR="00B06E63" w:rsidRPr="00FE6A37" w:rsidRDefault="00B06E63" w:rsidP="00B06E63">
      <w:pPr>
        <w:pStyle w:val="BodyText"/>
        <w:rPr>
          <w:b/>
          <w:szCs w:val="28"/>
        </w:rPr>
      </w:pPr>
      <w:r w:rsidRPr="00FE6A37">
        <w:rPr>
          <w:b/>
          <w:szCs w:val="28"/>
        </w:rPr>
        <w:t xml:space="preserve">Phân tích : </w:t>
      </w:r>
    </w:p>
    <w:p w14:paraId="26D212E9" w14:textId="77777777" w:rsidR="00B06E63" w:rsidRPr="00FE6A37" w:rsidRDefault="00B06E63" w:rsidP="00B06E63">
      <w:pPr>
        <w:pStyle w:val="BodyText"/>
        <w:numPr>
          <w:ilvl w:val="0"/>
          <w:numId w:val="15"/>
        </w:numPr>
        <w:rPr>
          <w:szCs w:val="28"/>
        </w:rPr>
      </w:pPr>
      <w:r w:rsidRPr="00FE6A37">
        <w:rPr>
          <w:szCs w:val="28"/>
        </w:rPr>
        <w:lastRenderedPageBreak/>
        <w:t xml:space="preserve">Khi ban tổ chức thông báo thông tin đơt đấu giá, thành viên đăng ký tham gia đợt đấu giá. </w:t>
      </w:r>
    </w:p>
    <w:p w14:paraId="642C3C20" w14:textId="77777777" w:rsidR="00B06E63" w:rsidRPr="00FE6A37" w:rsidRDefault="00B06E63" w:rsidP="00B06E63">
      <w:pPr>
        <w:pStyle w:val="BodyText"/>
        <w:numPr>
          <w:ilvl w:val="0"/>
          <w:numId w:val="15"/>
        </w:numPr>
        <w:rPr>
          <w:szCs w:val="28"/>
        </w:rPr>
      </w:pPr>
      <w:r w:rsidRPr="00FE6A37">
        <w:rPr>
          <w:szCs w:val="28"/>
        </w:rPr>
        <w:t>Đăng ký đại lý đấu giá gồm các thông tin: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0"/>
        <w:gridCol w:w="3013"/>
        <w:gridCol w:w="1461"/>
        <w:gridCol w:w="3848"/>
      </w:tblGrid>
      <w:tr w:rsidR="00B06E63" w:rsidRPr="00CD1498" w14:paraId="2E6DA5BA" w14:textId="77777777" w:rsidTr="00B06E63">
        <w:trPr>
          <w:tblHeader/>
          <w:jc w:val="center"/>
        </w:trPr>
        <w:tc>
          <w:tcPr>
            <w:tcW w:w="415" w:type="pct"/>
            <w:shd w:val="clear" w:color="auto" w:fill="4F81BD"/>
            <w:vAlign w:val="center"/>
          </w:tcPr>
          <w:p w14:paraId="100B7C68" w14:textId="77777777" w:rsidR="00B06E63" w:rsidRPr="00CD1498" w:rsidRDefault="00B06E63" w:rsidP="00B06E63">
            <w:pPr>
              <w:widowControl w:val="0"/>
              <w:tabs>
                <w:tab w:val="left" w:pos="180"/>
              </w:tabs>
              <w:jc w:val="both"/>
              <w:rPr>
                <w:b/>
                <w:noProof/>
                <w:szCs w:val="26"/>
              </w:rPr>
            </w:pPr>
            <w:r w:rsidRPr="00CD1498">
              <w:rPr>
                <w:b/>
                <w:noProof/>
                <w:szCs w:val="26"/>
              </w:rPr>
              <w:t>STT</w:t>
            </w:r>
          </w:p>
        </w:tc>
        <w:tc>
          <w:tcPr>
            <w:tcW w:w="1669" w:type="pct"/>
            <w:shd w:val="clear" w:color="auto" w:fill="4F81BD"/>
            <w:vAlign w:val="center"/>
          </w:tcPr>
          <w:p w14:paraId="23B06106" w14:textId="77777777" w:rsidR="00B06E63" w:rsidRPr="00CD1498" w:rsidRDefault="00B06E63" w:rsidP="00B06E63">
            <w:pPr>
              <w:widowControl w:val="0"/>
              <w:tabs>
                <w:tab w:val="left" w:pos="180"/>
              </w:tabs>
              <w:jc w:val="both"/>
              <w:rPr>
                <w:b/>
                <w:noProof/>
                <w:szCs w:val="26"/>
              </w:rPr>
            </w:pPr>
            <w:r w:rsidRPr="00CD1498">
              <w:rPr>
                <w:b/>
                <w:noProof/>
                <w:szCs w:val="26"/>
              </w:rPr>
              <w:t>Tên trường</w:t>
            </w:r>
          </w:p>
        </w:tc>
        <w:tc>
          <w:tcPr>
            <w:tcW w:w="786" w:type="pct"/>
            <w:shd w:val="clear" w:color="auto" w:fill="4F81BD"/>
            <w:vAlign w:val="center"/>
          </w:tcPr>
          <w:p w14:paraId="4086E258" w14:textId="77777777" w:rsidR="00B06E63" w:rsidRPr="00CD1498" w:rsidRDefault="00B06E63" w:rsidP="00B06E63">
            <w:pPr>
              <w:widowControl w:val="0"/>
              <w:tabs>
                <w:tab w:val="left" w:pos="180"/>
              </w:tabs>
              <w:jc w:val="both"/>
              <w:rPr>
                <w:b/>
                <w:noProof/>
                <w:szCs w:val="26"/>
              </w:rPr>
            </w:pPr>
            <w:r w:rsidRPr="00CD1498">
              <w:rPr>
                <w:b/>
                <w:noProof/>
                <w:szCs w:val="26"/>
              </w:rPr>
              <w:t>Định dạng</w:t>
            </w:r>
          </w:p>
        </w:tc>
        <w:tc>
          <w:tcPr>
            <w:tcW w:w="2130" w:type="pct"/>
            <w:shd w:val="clear" w:color="auto" w:fill="4F81BD"/>
            <w:vAlign w:val="center"/>
          </w:tcPr>
          <w:p w14:paraId="11A62888" w14:textId="77777777" w:rsidR="00B06E63" w:rsidRPr="00CD1498" w:rsidRDefault="00B06E63" w:rsidP="00B06E63">
            <w:pPr>
              <w:widowControl w:val="0"/>
              <w:tabs>
                <w:tab w:val="left" w:pos="180"/>
              </w:tabs>
              <w:jc w:val="both"/>
              <w:rPr>
                <w:b/>
                <w:noProof/>
                <w:szCs w:val="26"/>
              </w:rPr>
            </w:pPr>
            <w:r w:rsidRPr="00CD1498">
              <w:rPr>
                <w:b/>
                <w:noProof/>
                <w:szCs w:val="26"/>
              </w:rPr>
              <w:t>Mô tả</w:t>
            </w:r>
          </w:p>
        </w:tc>
      </w:tr>
      <w:tr w:rsidR="00B06E63" w:rsidRPr="00CD1498" w14:paraId="3ACB1832" w14:textId="77777777" w:rsidTr="00B06E63">
        <w:trPr>
          <w:jc w:val="center"/>
        </w:trPr>
        <w:tc>
          <w:tcPr>
            <w:tcW w:w="415" w:type="pct"/>
            <w:vAlign w:val="center"/>
          </w:tcPr>
          <w:p w14:paraId="3F7B8C83" w14:textId="77777777" w:rsidR="00B06E63" w:rsidRPr="00240F6B" w:rsidRDefault="00B06E63" w:rsidP="00B06E63">
            <w:pPr>
              <w:numPr>
                <w:ilvl w:val="0"/>
                <w:numId w:val="48"/>
              </w:numPr>
              <w:spacing w:before="240" w:after="0"/>
              <w:jc w:val="both"/>
              <w:rPr>
                <w:sz w:val="28"/>
                <w:szCs w:val="28"/>
              </w:rPr>
            </w:pPr>
          </w:p>
        </w:tc>
        <w:tc>
          <w:tcPr>
            <w:tcW w:w="1669" w:type="pct"/>
            <w:vAlign w:val="center"/>
          </w:tcPr>
          <w:p w14:paraId="01CA636C" w14:textId="77777777" w:rsidR="00B06E63" w:rsidRPr="00240F6B" w:rsidRDefault="00B06E63" w:rsidP="00B06E63">
            <w:pPr>
              <w:widowControl w:val="0"/>
              <w:tabs>
                <w:tab w:val="left" w:pos="180"/>
              </w:tabs>
              <w:jc w:val="both"/>
              <w:rPr>
                <w:noProof/>
                <w:sz w:val="28"/>
                <w:szCs w:val="28"/>
              </w:rPr>
            </w:pPr>
            <w:r>
              <w:rPr>
                <w:noProof/>
                <w:sz w:val="28"/>
                <w:szCs w:val="28"/>
              </w:rPr>
              <w:t>Đợt đấu giá</w:t>
            </w:r>
          </w:p>
        </w:tc>
        <w:tc>
          <w:tcPr>
            <w:tcW w:w="786" w:type="pct"/>
            <w:vAlign w:val="center"/>
          </w:tcPr>
          <w:p w14:paraId="4C54D3F1" w14:textId="77777777" w:rsidR="00B06E63" w:rsidRPr="00240F6B" w:rsidRDefault="00B06E63" w:rsidP="00B06E63">
            <w:pPr>
              <w:widowControl w:val="0"/>
              <w:tabs>
                <w:tab w:val="left" w:pos="180"/>
              </w:tabs>
              <w:jc w:val="both"/>
              <w:rPr>
                <w:sz w:val="28"/>
                <w:szCs w:val="28"/>
                <w:lang w:val="vi-VN"/>
              </w:rPr>
            </w:pPr>
            <w:r w:rsidRPr="00240F6B">
              <w:rPr>
                <w:sz w:val="28"/>
                <w:szCs w:val="28"/>
                <w:lang w:val="vi-VN"/>
              </w:rPr>
              <w:t xml:space="preserve">Combobox </w:t>
            </w:r>
          </w:p>
        </w:tc>
        <w:tc>
          <w:tcPr>
            <w:tcW w:w="2130" w:type="pct"/>
            <w:vAlign w:val="center"/>
          </w:tcPr>
          <w:p w14:paraId="6D5396BF" w14:textId="77777777" w:rsidR="00B06E63" w:rsidRPr="00240F6B" w:rsidRDefault="00B06E63" w:rsidP="00B06E63">
            <w:pPr>
              <w:widowControl w:val="0"/>
              <w:tabs>
                <w:tab w:val="left" w:pos="180"/>
              </w:tabs>
              <w:jc w:val="both"/>
              <w:rPr>
                <w:sz w:val="28"/>
                <w:szCs w:val="28"/>
              </w:rPr>
            </w:pPr>
            <w:r>
              <w:rPr>
                <w:sz w:val="28"/>
                <w:szCs w:val="28"/>
              </w:rPr>
              <w:t>Hiện thị danh sách các đợt đấu giá, khi chọn đợt đấu giá hệ thống tự động fill trạng thái của đợt đấu giá.</w:t>
            </w:r>
          </w:p>
        </w:tc>
      </w:tr>
      <w:tr w:rsidR="00B06E63" w:rsidRPr="00CD1498" w14:paraId="12A423C7" w14:textId="77777777" w:rsidTr="00B06E63">
        <w:trPr>
          <w:jc w:val="center"/>
        </w:trPr>
        <w:tc>
          <w:tcPr>
            <w:tcW w:w="415" w:type="pct"/>
            <w:vAlign w:val="center"/>
          </w:tcPr>
          <w:p w14:paraId="1C6C04EB" w14:textId="77777777" w:rsidR="00B06E63" w:rsidRPr="00240F6B" w:rsidRDefault="00B06E63" w:rsidP="00B06E63">
            <w:pPr>
              <w:numPr>
                <w:ilvl w:val="0"/>
                <w:numId w:val="48"/>
              </w:numPr>
              <w:spacing w:before="240" w:after="0"/>
              <w:jc w:val="both"/>
              <w:rPr>
                <w:sz w:val="28"/>
                <w:szCs w:val="28"/>
              </w:rPr>
            </w:pPr>
          </w:p>
        </w:tc>
        <w:tc>
          <w:tcPr>
            <w:tcW w:w="1669" w:type="pct"/>
            <w:vAlign w:val="center"/>
          </w:tcPr>
          <w:p w14:paraId="77055B2C" w14:textId="77777777" w:rsidR="00B06E63" w:rsidRDefault="00B06E63" w:rsidP="00B06E63">
            <w:pPr>
              <w:widowControl w:val="0"/>
              <w:tabs>
                <w:tab w:val="left" w:pos="180"/>
              </w:tabs>
              <w:jc w:val="both"/>
              <w:rPr>
                <w:noProof/>
                <w:sz w:val="28"/>
                <w:szCs w:val="28"/>
              </w:rPr>
            </w:pPr>
            <w:r>
              <w:rPr>
                <w:noProof/>
                <w:sz w:val="28"/>
                <w:szCs w:val="28"/>
              </w:rPr>
              <w:t>Thành viên</w:t>
            </w:r>
          </w:p>
        </w:tc>
        <w:tc>
          <w:tcPr>
            <w:tcW w:w="786" w:type="pct"/>
            <w:vAlign w:val="center"/>
          </w:tcPr>
          <w:p w14:paraId="2387A2D8" w14:textId="77777777" w:rsidR="00B06E63" w:rsidRPr="00240F6B" w:rsidRDefault="00B06E63" w:rsidP="00B06E63">
            <w:pPr>
              <w:widowControl w:val="0"/>
              <w:tabs>
                <w:tab w:val="left" w:pos="180"/>
              </w:tabs>
              <w:jc w:val="both"/>
              <w:rPr>
                <w:sz w:val="28"/>
                <w:szCs w:val="28"/>
                <w:lang w:val="vi-VN"/>
              </w:rPr>
            </w:pPr>
            <w:r>
              <w:rPr>
                <w:sz w:val="28"/>
                <w:szCs w:val="28"/>
                <w:lang w:val="vi-VN"/>
              </w:rPr>
              <w:t xml:space="preserve">Combobox </w:t>
            </w:r>
          </w:p>
        </w:tc>
        <w:tc>
          <w:tcPr>
            <w:tcW w:w="2130" w:type="pct"/>
            <w:vAlign w:val="center"/>
          </w:tcPr>
          <w:p w14:paraId="257EF5B0" w14:textId="77777777" w:rsidR="00B06E63" w:rsidRPr="00240F6B" w:rsidRDefault="00B06E63" w:rsidP="00B06E63">
            <w:pPr>
              <w:widowControl w:val="0"/>
              <w:tabs>
                <w:tab w:val="left" w:pos="180"/>
              </w:tabs>
              <w:jc w:val="both"/>
              <w:rPr>
                <w:sz w:val="28"/>
                <w:szCs w:val="28"/>
              </w:rPr>
            </w:pPr>
            <w:r>
              <w:rPr>
                <w:sz w:val="28"/>
                <w:szCs w:val="28"/>
              </w:rPr>
              <w:t xml:space="preserve">Tên thành viên </w:t>
            </w:r>
          </w:p>
        </w:tc>
      </w:tr>
      <w:tr w:rsidR="00B06E63" w:rsidRPr="00CD1498" w14:paraId="623046F5" w14:textId="77777777" w:rsidTr="00B06E63">
        <w:trPr>
          <w:jc w:val="center"/>
        </w:trPr>
        <w:tc>
          <w:tcPr>
            <w:tcW w:w="415" w:type="pct"/>
            <w:vAlign w:val="center"/>
          </w:tcPr>
          <w:p w14:paraId="3DFD3DAB" w14:textId="77777777" w:rsidR="00B06E63" w:rsidRPr="00240F6B" w:rsidRDefault="00B06E63" w:rsidP="00B06E63">
            <w:pPr>
              <w:numPr>
                <w:ilvl w:val="0"/>
                <w:numId w:val="48"/>
              </w:numPr>
              <w:spacing w:before="240" w:after="0"/>
              <w:jc w:val="both"/>
              <w:rPr>
                <w:sz w:val="28"/>
                <w:szCs w:val="28"/>
              </w:rPr>
            </w:pPr>
          </w:p>
        </w:tc>
        <w:tc>
          <w:tcPr>
            <w:tcW w:w="1669" w:type="pct"/>
            <w:vAlign w:val="center"/>
          </w:tcPr>
          <w:p w14:paraId="3733A1B0" w14:textId="77777777" w:rsidR="00B06E63" w:rsidRDefault="00B06E63" w:rsidP="00B06E63">
            <w:pPr>
              <w:widowControl w:val="0"/>
              <w:tabs>
                <w:tab w:val="left" w:pos="180"/>
              </w:tabs>
              <w:jc w:val="both"/>
              <w:rPr>
                <w:noProof/>
                <w:sz w:val="28"/>
                <w:szCs w:val="28"/>
              </w:rPr>
            </w:pPr>
            <w:r>
              <w:rPr>
                <w:noProof/>
                <w:sz w:val="28"/>
                <w:szCs w:val="28"/>
              </w:rPr>
              <w:t>Chi nhánh</w:t>
            </w:r>
          </w:p>
        </w:tc>
        <w:tc>
          <w:tcPr>
            <w:tcW w:w="786" w:type="pct"/>
            <w:vAlign w:val="center"/>
          </w:tcPr>
          <w:p w14:paraId="52CEAB3D" w14:textId="77777777" w:rsidR="00B06E63" w:rsidRPr="00240F6B" w:rsidRDefault="00B06E63" w:rsidP="00B06E63">
            <w:pPr>
              <w:widowControl w:val="0"/>
              <w:tabs>
                <w:tab w:val="left" w:pos="180"/>
              </w:tabs>
              <w:jc w:val="both"/>
              <w:rPr>
                <w:sz w:val="28"/>
                <w:szCs w:val="28"/>
                <w:lang w:val="vi-VN"/>
              </w:rPr>
            </w:pPr>
            <w:r>
              <w:rPr>
                <w:sz w:val="28"/>
                <w:szCs w:val="28"/>
                <w:lang w:val="vi-VN"/>
              </w:rPr>
              <w:t xml:space="preserve">Combobox </w:t>
            </w:r>
          </w:p>
        </w:tc>
        <w:tc>
          <w:tcPr>
            <w:tcW w:w="2130" w:type="pct"/>
            <w:vAlign w:val="center"/>
          </w:tcPr>
          <w:p w14:paraId="5D8C15E1" w14:textId="77777777" w:rsidR="00B06E63" w:rsidRPr="00240F6B" w:rsidRDefault="00B06E63" w:rsidP="00B06E63">
            <w:pPr>
              <w:widowControl w:val="0"/>
              <w:tabs>
                <w:tab w:val="left" w:pos="180"/>
              </w:tabs>
              <w:jc w:val="both"/>
              <w:rPr>
                <w:sz w:val="28"/>
                <w:szCs w:val="28"/>
              </w:rPr>
            </w:pPr>
            <w:r>
              <w:rPr>
                <w:sz w:val="28"/>
                <w:szCs w:val="28"/>
              </w:rPr>
              <w:t xml:space="preserve">Hiển thị các chi nhánh của thành viên </w:t>
            </w:r>
          </w:p>
        </w:tc>
      </w:tr>
      <w:tr w:rsidR="00B06E63" w:rsidRPr="00CD1498" w14:paraId="78A4F876" w14:textId="77777777" w:rsidTr="00B06E63">
        <w:trPr>
          <w:jc w:val="center"/>
        </w:trPr>
        <w:tc>
          <w:tcPr>
            <w:tcW w:w="415" w:type="pct"/>
            <w:vAlign w:val="center"/>
          </w:tcPr>
          <w:p w14:paraId="711F0642" w14:textId="77777777" w:rsidR="00B06E63" w:rsidRPr="00240F6B" w:rsidRDefault="00B06E63" w:rsidP="00B06E63">
            <w:pPr>
              <w:numPr>
                <w:ilvl w:val="0"/>
                <w:numId w:val="48"/>
              </w:numPr>
              <w:spacing w:before="240" w:after="0"/>
              <w:jc w:val="both"/>
              <w:rPr>
                <w:sz w:val="28"/>
                <w:szCs w:val="28"/>
              </w:rPr>
            </w:pPr>
          </w:p>
        </w:tc>
        <w:tc>
          <w:tcPr>
            <w:tcW w:w="1669" w:type="pct"/>
            <w:vAlign w:val="center"/>
          </w:tcPr>
          <w:p w14:paraId="4E400956" w14:textId="77777777" w:rsidR="00B06E63" w:rsidRDefault="00B06E63" w:rsidP="00B06E63">
            <w:pPr>
              <w:widowControl w:val="0"/>
              <w:tabs>
                <w:tab w:val="left" w:pos="180"/>
              </w:tabs>
              <w:jc w:val="both"/>
              <w:rPr>
                <w:noProof/>
                <w:sz w:val="28"/>
                <w:szCs w:val="28"/>
              </w:rPr>
            </w:pPr>
            <w:r>
              <w:rPr>
                <w:noProof/>
                <w:sz w:val="28"/>
                <w:szCs w:val="28"/>
              </w:rPr>
              <w:t>Trạng thái</w:t>
            </w:r>
          </w:p>
        </w:tc>
        <w:tc>
          <w:tcPr>
            <w:tcW w:w="786" w:type="pct"/>
            <w:vAlign w:val="center"/>
          </w:tcPr>
          <w:p w14:paraId="09B30FB9" w14:textId="77777777" w:rsidR="00B06E63" w:rsidRPr="00240F6B" w:rsidRDefault="00B06E63" w:rsidP="00B06E63">
            <w:pPr>
              <w:widowControl w:val="0"/>
              <w:tabs>
                <w:tab w:val="left" w:pos="180"/>
              </w:tabs>
              <w:jc w:val="both"/>
              <w:rPr>
                <w:sz w:val="28"/>
                <w:szCs w:val="28"/>
                <w:lang w:val="vi-VN"/>
              </w:rPr>
            </w:pPr>
            <w:r>
              <w:rPr>
                <w:sz w:val="28"/>
                <w:szCs w:val="28"/>
                <w:lang w:val="vi-VN"/>
              </w:rPr>
              <w:t xml:space="preserve">Textbox </w:t>
            </w:r>
          </w:p>
        </w:tc>
        <w:tc>
          <w:tcPr>
            <w:tcW w:w="2130" w:type="pct"/>
            <w:vAlign w:val="center"/>
          </w:tcPr>
          <w:p w14:paraId="356ED9C4" w14:textId="77777777" w:rsidR="00B06E63" w:rsidRPr="00240F6B" w:rsidRDefault="00B06E63" w:rsidP="00B06E63">
            <w:pPr>
              <w:widowControl w:val="0"/>
              <w:tabs>
                <w:tab w:val="left" w:pos="180"/>
              </w:tabs>
              <w:jc w:val="both"/>
              <w:rPr>
                <w:sz w:val="28"/>
                <w:szCs w:val="28"/>
              </w:rPr>
            </w:pPr>
            <w:r>
              <w:rPr>
                <w:sz w:val="28"/>
                <w:szCs w:val="28"/>
              </w:rPr>
              <w:t>Hệ thống tự động fill, enable</w:t>
            </w:r>
          </w:p>
        </w:tc>
      </w:tr>
    </w:tbl>
    <w:p w14:paraId="6BDCB2E9" w14:textId="77777777" w:rsidR="00B06E63" w:rsidRPr="00240F6B" w:rsidRDefault="00B06E63" w:rsidP="00B06E63">
      <w:pPr>
        <w:pStyle w:val="BodyText"/>
        <w:ind w:firstLine="0"/>
        <w:rPr>
          <w:lang w:eastAsia="zh-CN"/>
        </w:rPr>
      </w:pPr>
    </w:p>
    <w:p w14:paraId="0CC89227" w14:textId="77777777" w:rsidR="00B06E63" w:rsidRDefault="00B06E63" w:rsidP="00B06E63">
      <w:pPr>
        <w:pStyle w:val="Heading5"/>
        <w:numPr>
          <w:ilvl w:val="4"/>
          <w:numId w:val="1"/>
        </w:numPr>
      </w:pPr>
      <w:r>
        <w:t>Quản lý thành viên tham gia</w:t>
      </w:r>
    </w:p>
    <w:p w14:paraId="059B9F3D" w14:textId="77777777" w:rsidR="00B06E63" w:rsidRPr="00FE6A37" w:rsidRDefault="00B06E63" w:rsidP="00B06E63">
      <w:pPr>
        <w:pStyle w:val="BodyText"/>
        <w:rPr>
          <w:szCs w:val="28"/>
          <w:lang w:eastAsia="zh-CN"/>
        </w:rPr>
      </w:pPr>
      <w:r w:rsidRPr="00FE6A37">
        <w:rPr>
          <w:b/>
          <w:szCs w:val="28"/>
          <w:lang w:eastAsia="zh-CN"/>
        </w:rPr>
        <w:t xml:space="preserve">Mục đích: </w:t>
      </w:r>
      <w:r w:rsidRPr="00FE6A37">
        <w:rPr>
          <w:szCs w:val="28"/>
          <w:lang w:eastAsia="zh-CN"/>
        </w:rPr>
        <w:t xml:space="preserve"> Duyệt, đình chỉ thành viên tham gia đợt đấu giá. </w:t>
      </w:r>
    </w:p>
    <w:p w14:paraId="3E389C0F" w14:textId="77777777" w:rsidR="00B06E63" w:rsidRPr="00FE6A37" w:rsidRDefault="00B06E63" w:rsidP="00B06E63">
      <w:pPr>
        <w:pStyle w:val="BodyText"/>
        <w:rPr>
          <w:szCs w:val="28"/>
          <w:lang w:eastAsia="zh-CN"/>
        </w:rPr>
      </w:pPr>
      <w:r w:rsidRPr="00FE6A37">
        <w:rPr>
          <w:b/>
          <w:szCs w:val="28"/>
          <w:lang w:eastAsia="zh-CN"/>
        </w:rPr>
        <w:t>Xử lý sự kiện:</w:t>
      </w:r>
      <w:r w:rsidRPr="00FE6A37">
        <w:rPr>
          <w:szCs w:val="28"/>
          <w:lang w:eastAsia="zh-CN"/>
        </w:rPr>
        <w:t xml:space="preserve"> </w:t>
      </w:r>
    </w:p>
    <w:p w14:paraId="1CC7CE6F" w14:textId="77777777" w:rsidR="00B06E63" w:rsidRPr="00FE6A37" w:rsidRDefault="00B06E63" w:rsidP="00B06E63">
      <w:pPr>
        <w:pStyle w:val="BodyText"/>
        <w:numPr>
          <w:ilvl w:val="0"/>
          <w:numId w:val="15"/>
        </w:numPr>
        <w:rPr>
          <w:szCs w:val="28"/>
        </w:rPr>
      </w:pPr>
      <w:r w:rsidRPr="00FE6A37">
        <w:rPr>
          <w:szCs w:val="28"/>
          <w:lang w:eastAsia="zh-CN"/>
        </w:rPr>
        <w:t xml:space="preserve">Đăng nhập vào hệ thống </w:t>
      </w:r>
      <w:r w:rsidRPr="00FE6A37">
        <w:rPr>
          <w:szCs w:val="28"/>
        </w:rPr>
        <w:sym w:font="Wingdings" w:char="F0E0"/>
      </w:r>
      <w:r w:rsidRPr="00FE6A37">
        <w:rPr>
          <w:szCs w:val="28"/>
          <w:lang w:eastAsia="zh-CN"/>
        </w:rPr>
        <w:t xml:space="preserve"> chọn menu Khai báo </w:t>
      </w:r>
      <w:r w:rsidRPr="00FE6A37">
        <w:rPr>
          <w:szCs w:val="28"/>
          <w:lang w:val="vi-VN"/>
        </w:rPr>
        <w:t xml:space="preserve"> </w:t>
      </w:r>
      <w:r w:rsidRPr="00FE6A37">
        <w:rPr>
          <w:szCs w:val="28"/>
        </w:rPr>
        <w:sym w:font="Wingdings" w:char="F0E0"/>
      </w:r>
      <w:r w:rsidRPr="00FE6A37">
        <w:rPr>
          <w:szCs w:val="28"/>
        </w:rPr>
        <w:t xml:space="preserve"> chọn chức năng Quản lý thành viên tham gia</w:t>
      </w:r>
      <w:r w:rsidRPr="00FE6A37">
        <w:rPr>
          <w:szCs w:val="28"/>
        </w:rPr>
        <w:sym w:font="Wingdings" w:char="F0E0"/>
      </w:r>
      <w:r w:rsidRPr="00FE6A37">
        <w:rPr>
          <w:szCs w:val="28"/>
        </w:rPr>
        <w:t xml:space="preserve"> vào màn hình quản lý thành viên tham gia</w:t>
      </w:r>
    </w:p>
    <w:p w14:paraId="384729C7" w14:textId="77777777" w:rsidR="00B06E63" w:rsidRPr="00FE6A37" w:rsidRDefault="00B06E63" w:rsidP="00B06E63">
      <w:pPr>
        <w:pStyle w:val="BodyText"/>
        <w:rPr>
          <w:b/>
          <w:szCs w:val="28"/>
        </w:rPr>
      </w:pPr>
      <w:r w:rsidRPr="00FE6A37">
        <w:rPr>
          <w:b/>
          <w:szCs w:val="28"/>
        </w:rPr>
        <w:t xml:space="preserve">Phân tích : </w:t>
      </w:r>
    </w:p>
    <w:p w14:paraId="1D1A8CA4" w14:textId="77777777" w:rsidR="00B06E63" w:rsidRPr="00FE6A37" w:rsidRDefault="00B06E63" w:rsidP="00B06E63">
      <w:pPr>
        <w:pStyle w:val="BodyText"/>
        <w:numPr>
          <w:ilvl w:val="0"/>
          <w:numId w:val="15"/>
        </w:numPr>
        <w:rPr>
          <w:szCs w:val="28"/>
        </w:rPr>
      </w:pPr>
      <w:r w:rsidRPr="00FE6A37">
        <w:rPr>
          <w:szCs w:val="28"/>
        </w:rPr>
        <w:t xml:space="preserve">Khi ban tổ chức thông báo thông tin đợt đấu giá , các thành viên đăng ký thm gia đợt đấu giá gửi đến ban tổ chức, trạng thái chờ duyệt </w:t>
      </w:r>
      <w:r w:rsidRPr="00FE6A37">
        <w:rPr>
          <w:szCs w:val="28"/>
        </w:rPr>
        <w:sym w:font="Wingdings" w:char="F0E0"/>
      </w:r>
      <w:r w:rsidRPr="00FE6A37">
        <w:rPr>
          <w:szCs w:val="28"/>
        </w:rPr>
        <w:t xml:space="preserve"> ban tổ chức duyệt hoặc từ chối yêu cầu tham dự của thành viên.</w:t>
      </w:r>
    </w:p>
    <w:p w14:paraId="1E921EC9" w14:textId="77777777" w:rsidR="00B06E63" w:rsidRPr="00FE6A37" w:rsidRDefault="00B06E63" w:rsidP="00B06E63">
      <w:pPr>
        <w:pStyle w:val="BodyText"/>
        <w:numPr>
          <w:ilvl w:val="0"/>
          <w:numId w:val="15"/>
        </w:numPr>
        <w:rPr>
          <w:szCs w:val="28"/>
        </w:rPr>
      </w:pPr>
      <w:r w:rsidRPr="00FE6A37">
        <w:rPr>
          <w:szCs w:val="28"/>
        </w:rPr>
        <w:t>Ban tổ chức có thể đình chỉ tư cách tham gia đợt đấu giá của thành viên</w:t>
      </w:r>
    </w:p>
    <w:p w14:paraId="66B3C921" w14:textId="77777777" w:rsidR="00B06E63" w:rsidRPr="00993750" w:rsidRDefault="00B06E63" w:rsidP="00B06E63">
      <w:pPr>
        <w:pStyle w:val="Heading5"/>
        <w:numPr>
          <w:ilvl w:val="4"/>
          <w:numId w:val="1"/>
        </w:numPr>
      </w:pPr>
      <w:r>
        <w:lastRenderedPageBreak/>
        <w:t xml:space="preserve">Tổ chức bảo lãnh </w:t>
      </w:r>
    </w:p>
    <w:p w14:paraId="1A37D51A" w14:textId="77777777" w:rsidR="00B06E63" w:rsidRPr="00FE6A37" w:rsidRDefault="00B06E63" w:rsidP="00B06E63">
      <w:pPr>
        <w:pStyle w:val="BodyText"/>
        <w:rPr>
          <w:szCs w:val="28"/>
          <w:lang w:eastAsia="zh-CN"/>
        </w:rPr>
      </w:pPr>
      <w:r w:rsidRPr="00FE6A37">
        <w:rPr>
          <w:b/>
          <w:szCs w:val="28"/>
          <w:lang w:eastAsia="zh-CN"/>
        </w:rPr>
        <w:t xml:space="preserve">Mục đích: </w:t>
      </w:r>
      <w:r w:rsidRPr="00FE6A37">
        <w:rPr>
          <w:szCs w:val="28"/>
          <w:lang w:eastAsia="zh-CN"/>
        </w:rPr>
        <w:t xml:space="preserve">  Khai báo, quản lý và cập nhật thông tin TCBL</w:t>
      </w:r>
    </w:p>
    <w:p w14:paraId="6AF6FF50" w14:textId="77777777" w:rsidR="00B06E63" w:rsidRPr="00FE6A37" w:rsidRDefault="00B06E63" w:rsidP="00B06E63">
      <w:pPr>
        <w:pStyle w:val="BodyText"/>
        <w:rPr>
          <w:szCs w:val="28"/>
          <w:lang w:eastAsia="zh-CN"/>
        </w:rPr>
      </w:pPr>
      <w:r w:rsidRPr="00FE6A37">
        <w:rPr>
          <w:b/>
          <w:szCs w:val="28"/>
          <w:lang w:eastAsia="zh-CN"/>
        </w:rPr>
        <w:t>Xử lý sự kiện:</w:t>
      </w:r>
      <w:r w:rsidRPr="00FE6A37">
        <w:rPr>
          <w:szCs w:val="28"/>
          <w:lang w:eastAsia="zh-CN"/>
        </w:rPr>
        <w:t xml:space="preserve"> </w:t>
      </w:r>
    </w:p>
    <w:p w14:paraId="20AD9B19" w14:textId="77777777" w:rsidR="00B06E63" w:rsidRPr="00FE6A37" w:rsidRDefault="00B06E63" w:rsidP="00B06E63">
      <w:pPr>
        <w:pStyle w:val="BodyText"/>
        <w:numPr>
          <w:ilvl w:val="0"/>
          <w:numId w:val="15"/>
        </w:numPr>
        <w:rPr>
          <w:szCs w:val="28"/>
        </w:rPr>
      </w:pPr>
      <w:r w:rsidRPr="00FE6A37">
        <w:rPr>
          <w:szCs w:val="28"/>
          <w:lang w:eastAsia="zh-CN"/>
        </w:rPr>
        <w:t xml:space="preserve">Đăng nhập vào hệ thống </w:t>
      </w:r>
      <w:r w:rsidRPr="00FE6A37">
        <w:rPr>
          <w:szCs w:val="28"/>
        </w:rPr>
        <w:sym w:font="Wingdings" w:char="F0E0"/>
      </w:r>
      <w:r w:rsidRPr="00FE6A37">
        <w:rPr>
          <w:szCs w:val="28"/>
          <w:lang w:eastAsia="zh-CN"/>
        </w:rPr>
        <w:t xml:space="preserve"> chọn menu Khai báo </w:t>
      </w:r>
      <w:r w:rsidRPr="00FE6A37">
        <w:rPr>
          <w:szCs w:val="28"/>
          <w:lang w:val="vi-VN"/>
        </w:rPr>
        <w:t xml:space="preserve"> </w:t>
      </w:r>
      <w:r w:rsidRPr="00FE6A37">
        <w:rPr>
          <w:szCs w:val="28"/>
        </w:rPr>
        <w:sym w:font="Wingdings" w:char="F0E0"/>
      </w:r>
      <w:r w:rsidRPr="00FE6A37">
        <w:rPr>
          <w:szCs w:val="28"/>
        </w:rPr>
        <w:t xml:space="preserve"> chọn chức năngTổ chức bảo lãnh</w:t>
      </w:r>
    </w:p>
    <w:p w14:paraId="3F23CB73" w14:textId="77777777" w:rsidR="00B06E63" w:rsidRPr="00FE6A37" w:rsidRDefault="00B06E63" w:rsidP="00B06E63">
      <w:pPr>
        <w:pStyle w:val="BodyText"/>
        <w:rPr>
          <w:b/>
          <w:szCs w:val="28"/>
        </w:rPr>
      </w:pPr>
      <w:r w:rsidRPr="00FE6A37">
        <w:rPr>
          <w:b/>
          <w:szCs w:val="28"/>
        </w:rPr>
        <w:t xml:space="preserve">Phân tích : </w:t>
      </w:r>
    </w:p>
    <w:p w14:paraId="5B40CB8C" w14:textId="77777777" w:rsidR="00B06E63" w:rsidRPr="00FE6A37" w:rsidRDefault="00B06E63" w:rsidP="00B06E63">
      <w:pPr>
        <w:pStyle w:val="BodyText"/>
        <w:numPr>
          <w:ilvl w:val="0"/>
          <w:numId w:val="15"/>
        </w:numPr>
        <w:rPr>
          <w:szCs w:val="28"/>
        </w:rPr>
      </w:pPr>
      <w:r w:rsidRPr="00FE6A37">
        <w:rPr>
          <w:szCs w:val="28"/>
        </w:rPr>
        <w:t>Hiển thị danh sách TCBL, danh sách gồm các thông tin;</w:t>
      </w:r>
    </w:p>
    <w:p w14:paraId="5FCDB2B8" w14:textId="77777777" w:rsidR="00B06E63" w:rsidRPr="00FE6A37" w:rsidRDefault="00B06E63" w:rsidP="00B06E63">
      <w:pPr>
        <w:pStyle w:val="BodyText"/>
        <w:numPr>
          <w:ilvl w:val="0"/>
          <w:numId w:val="78"/>
        </w:numPr>
        <w:rPr>
          <w:szCs w:val="28"/>
        </w:rPr>
      </w:pPr>
      <w:r w:rsidRPr="00FE6A37">
        <w:rPr>
          <w:szCs w:val="28"/>
        </w:rPr>
        <w:t>Tên tổ chức bảo lãnh</w:t>
      </w:r>
    </w:p>
    <w:p w14:paraId="714E1628" w14:textId="77777777" w:rsidR="00B06E63" w:rsidRPr="00FE6A37" w:rsidRDefault="00B06E63" w:rsidP="00B06E63">
      <w:pPr>
        <w:pStyle w:val="BodyText"/>
        <w:numPr>
          <w:ilvl w:val="0"/>
          <w:numId w:val="78"/>
        </w:numPr>
        <w:rPr>
          <w:szCs w:val="28"/>
        </w:rPr>
      </w:pPr>
      <w:r w:rsidRPr="00FE6A37">
        <w:rPr>
          <w:szCs w:val="28"/>
        </w:rPr>
        <w:t>Tên viết tắt</w:t>
      </w:r>
    </w:p>
    <w:p w14:paraId="5BB4EA26" w14:textId="77777777" w:rsidR="00B06E63" w:rsidRPr="00FE6A37" w:rsidRDefault="00B06E63" w:rsidP="00B06E63">
      <w:pPr>
        <w:pStyle w:val="BodyText"/>
        <w:numPr>
          <w:ilvl w:val="0"/>
          <w:numId w:val="78"/>
        </w:numPr>
        <w:rPr>
          <w:szCs w:val="28"/>
        </w:rPr>
      </w:pPr>
      <w:r w:rsidRPr="00FE6A37">
        <w:rPr>
          <w:szCs w:val="28"/>
        </w:rPr>
        <w:t>Số điện thoại</w:t>
      </w:r>
    </w:p>
    <w:p w14:paraId="4687AA1E" w14:textId="77777777" w:rsidR="00B06E63" w:rsidRPr="00FE6A37" w:rsidRDefault="00B06E63" w:rsidP="00B06E63">
      <w:pPr>
        <w:pStyle w:val="BodyText"/>
        <w:numPr>
          <w:ilvl w:val="0"/>
          <w:numId w:val="78"/>
        </w:numPr>
        <w:rPr>
          <w:szCs w:val="28"/>
        </w:rPr>
      </w:pPr>
      <w:r w:rsidRPr="00FE6A37">
        <w:rPr>
          <w:szCs w:val="28"/>
        </w:rPr>
        <w:t>Số  fax</w:t>
      </w:r>
    </w:p>
    <w:p w14:paraId="5D961378" w14:textId="77777777" w:rsidR="00B06E63" w:rsidRPr="00FE6A37" w:rsidRDefault="00B06E63" w:rsidP="00B06E63">
      <w:pPr>
        <w:pStyle w:val="BodyText"/>
        <w:numPr>
          <w:ilvl w:val="0"/>
          <w:numId w:val="78"/>
        </w:numPr>
        <w:rPr>
          <w:szCs w:val="28"/>
        </w:rPr>
      </w:pPr>
      <w:r w:rsidRPr="00FE6A37">
        <w:rPr>
          <w:szCs w:val="28"/>
        </w:rPr>
        <w:t xml:space="preserve">Địa chỉ </w:t>
      </w:r>
    </w:p>
    <w:p w14:paraId="6175C2E0" w14:textId="77777777" w:rsidR="00B06E63" w:rsidRPr="00FE6A37" w:rsidRDefault="00B06E63" w:rsidP="00B06E63">
      <w:pPr>
        <w:pStyle w:val="BodyText"/>
        <w:numPr>
          <w:ilvl w:val="0"/>
          <w:numId w:val="78"/>
        </w:numPr>
        <w:rPr>
          <w:szCs w:val="28"/>
        </w:rPr>
      </w:pPr>
      <w:r w:rsidRPr="00FE6A37">
        <w:rPr>
          <w:szCs w:val="28"/>
        </w:rPr>
        <w:t>Chức năng: gồm xem chi tiết, sửa xóa</w:t>
      </w:r>
    </w:p>
    <w:p w14:paraId="7DC1F4DF" w14:textId="77777777" w:rsidR="00B06E63" w:rsidRPr="00FE6A37" w:rsidRDefault="00B06E63" w:rsidP="00B06E63">
      <w:pPr>
        <w:pStyle w:val="BodyText"/>
        <w:numPr>
          <w:ilvl w:val="0"/>
          <w:numId w:val="15"/>
        </w:numPr>
        <w:rPr>
          <w:szCs w:val="28"/>
        </w:rPr>
      </w:pPr>
      <w:r w:rsidRPr="00FE6A37">
        <w:rPr>
          <w:szCs w:val="28"/>
        </w:rPr>
        <w:t>Cho phép tìm kiếm TCBL qua tên TCBL</w:t>
      </w:r>
    </w:p>
    <w:p w14:paraId="14DC05A0" w14:textId="77777777" w:rsidR="00B06E63" w:rsidRPr="00FE6A37" w:rsidRDefault="00B06E63" w:rsidP="00B06E63">
      <w:pPr>
        <w:pStyle w:val="BodyText"/>
        <w:numPr>
          <w:ilvl w:val="0"/>
          <w:numId w:val="15"/>
        </w:numPr>
        <w:rPr>
          <w:szCs w:val="28"/>
        </w:rPr>
      </w:pPr>
      <w:r w:rsidRPr="00FE6A37">
        <w:rPr>
          <w:szCs w:val="28"/>
        </w:rPr>
        <w:t>Sửa thông tin TCBL: cho phép sửa lại toàn bộ thông tin của TCBL</w:t>
      </w:r>
    </w:p>
    <w:p w14:paraId="57D09348" w14:textId="77777777" w:rsidR="00B06E63" w:rsidRPr="00FE6A37" w:rsidRDefault="00B06E63" w:rsidP="00B06E63">
      <w:pPr>
        <w:pStyle w:val="BodyText"/>
        <w:numPr>
          <w:ilvl w:val="0"/>
          <w:numId w:val="15"/>
        </w:numPr>
        <w:rPr>
          <w:szCs w:val="28"/>
        </w:rPr>
      </w:pPr>
      <w:r w:rsidRPr="00FE6A37">
        <w:rPr>
          <w:szCs w:val="28"/>
        </w:rPr>
        <w:t>Thêm mới TCBL, gồm các thông tin: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5"/>
        <w:gridCol w:w="3048"/>
        <w:gridCol w:w="1357"/>
        <w:gridCol w:w="3882"/>
      </w:tblGrid>
      <w:tr w:rsidR="00B06E63" w:rsidRPr="00CD1498" w14:paraId="698CCDA4" w14:textId="77777777" w:rsidTr="00B06E63">
        <w:trPr>
          <w:tblHeader/>
          <w:jc w:val="center"/>
        </w:trPr>
        <w:tc>
          <w:tcPr>
            <w:tcW w:w="427" w:type="pct"/>
            <w:shd w:val="clear" w:color="auto" w:fill="4F81BD"/>
            <w:vAlign w:val="center"/>
          </w:tcPr>
          <w:p w14:paraId="77AF07EC" w14:textId="77777777" w:rsidR="00B06E63" w:rsidRPr="00CD1498" w:rsidRDefault="00B06E63" w:rsidP="00B06E63">
            <w:pPr>
              <w:widowControl w:val="0"/>
              <w:tabs>
                <w:tab w:val="left" w:pos="180"/>
              </w:tabs>
              <w:jc w:val="both"/>
              <w:rPr>
                <w:b/>
                <w:noProof/>
                <w:szCs w:val="26"/>
              </w:rPr>
            </w:pPr>
            <w:r w:rsidRPr="00CD1498">
              <w:rPr>
                <w:b/>
                <w:noProof/>
                <w:szCs w:val="26"/>
              </w:rPr>
              <w:t>STT</w:t>
            </w:r>
          </w:p>
        </w:tc>
        <w:tc>
          <w:tcPr>
            <w:tcW w:w="1682" w:type="pct"/>
            <w:shd w:val="clear" w:color="auto" w:fill="4F81BD"/>
            <w:vAlign w:val="center"/>
          </w:tcPr>
          <w:p w14:paraId="10CFCF9D" w14:textId="77777777" w:rsidR="00B06E63" w:rsidRPr="00CD1498" w:rsidRDefault="00B06E63" w:rsidP="00B06E63">
            <w:pPr>
              <w:widowControl w:val="0"/>
              <w:tabs>
                <w:tab w:val="left" w:pos="180"/>
              </w:tabs>
              <w:jc w:val="both"/>
              <w:rPr>
                <w:b/>
                <w:noProof/>
                <w:szCs w:val="26"/>
              </w:rPr>
            </w:pPr>
            <w:r w:rsidRPr="00CD1498">
              <w:rPr>
                <w:b/>
                <w:noProof/>
                <w:szCs w:val="26"/>
              </w:rPr>
              <w:t>Tên trường</w:t>
            </w:r>
          </w:p>
        </w:tc>
        <w:tc>
          <w:tcPr>
            <w:tcW w:w="749" w:type="pct"/>
            <w:shd w:val="clear" w:color="auto" w:fill="4F81BD"/>
            <w:vAlign w:val="center"/>
          </w:tcPr>
          <w:p w14:paraId="0F5C7CA6" w14:textId="77777777" w:rsidR="00B06E63" w:rsidRPr="00CD1498" w:rsidRDefault="00B06E63" w:rsidP="00B06E63">
            <w:pPr>
              <w:widowControl w:val="0"/>
              <w:tabs>
                <w:tab w:val="left" w:pos="180"/>
              </w:tabs>
              <w:jc w:val="both"/>
              <w:rPr>
                <w:b/>
                <w:noProof/>
                <w:szCs w:val="26"/>
              </w:rPr>
            </w:pPr>
            <w:r w:rsidRPr="00CD1498">
              <w:rPr>
                <w:b/>
                <w:noProof/>
                <w:szCs w:val="26"/>
              </w:rPr>
              <w:t>Định dạng</w:t>
            </w:r>
          </w:p>
        </w:tc>
        <w:tc>
          <w:tcPr>
            <w:tcW w:w="2142" w:type="pct"/>
            <w:shd w:val="clear" w:color="auto" w:fill="4F81BD"/>
            <w:vAlign w:val="center"/>
          </w:tcPr>
          <w:p w14:paraId="6A26B223" w14:textId="77777777" w:rsidR="00B06E63" w:rsidRPr="00CD1498" w:rsidRDefault="00B06E63" w:rsidP="00B06E63">
            <w:pPr>
              <w:widowControl w:val="0"/>
              <w:tabs>
                <w:tab w:val="left" w:pos="180"/>
              </w:tabs>
              <w:jc w:val="both"/>
              <w:rPr>
                <w:b/>
                <w:noProof/>
                <w:szCs w:val="26"/>
              </w:rPr>
            </w:pPr>
            <w:r w:rsidRPr="00CD1498">
              <w:rPr>
                <w:b/>
                <w:noProof/>
                <w:szCs w:val="26"/>
              </w:rPr>
              <w:t>Mô tả</w:t>
            </w:r>
          </w:p>
        </w:tc>
      </w:tr>
      <w:tr w:rsidR="00B06E63" w:rsidRPr="00CD1498" w14:paraId="192F089F" w14:textId="77777777" w:rsidTr="00B06E63">
        <w:trPr>
          <w:jc w:val="center"/>
        </w:trPr>
        <w:tc>
          <w:tcPr>
            <w:tcW w:w="427" w:type="pct"/>
            <w:vAlign w:val="center"/>
          </w:tcPr>
          <w:p w14:paraId="59BA001E" w14:textId="77777777" w:rsidR="00B06E63" w:rsidRPr="00FE6A37" w:rsidRDefault="00B06E63" w:rsidP="00B06E63">
            <w:pPr>
              <w:numPr>
                <w:ilvl w:val="0"/>
                <w:numId w:val="79"/>
              </w:numPr>
              <w:spacing w:before="240" w:after="0"/>
              <w:jc w:val="both"/>
              <w:rPr>
                <w:sz w:val="28"/>
                <w:szCs w:val="28"/>
              </w:rPr>
            </w:pPr>
          </w:p>
        </w:tc>
        <w:tc>
          <w:tcPr>
            <w:tcW w:w="1682" w:type="pct"/>
            <w:vAlign w:val="center"/>
          </w:tcPr>
          <w:p w14:paraId="4FA35C2F" w14:textId="77777777" w:rsidR="00B06E63" w:rsidRPr="00FE6A37" w:rsidRDefault="00B06E63" w:rsidP="00B06E63">
            <w:pPr>
              <w:widowControl w:val="0"/>
              <w:tabs>
                <w:tab w:val="left" w:pos="180"/>
              </w:tabs>
              <w:jc w:val="both"/>
              <w:rPr>
                <w:noProof/>
                <w:sz w:val="28"/>
                <w:szCs w:val="28"/>
              </w:rPr>
            </w:pPr>
            <w:r w:rsidRPr="00FE6A37">
              <w:rPr>
                <w:noProof/>
                <w:sz w:val="28"/>
                <w:szCs w:val="28"/>
              </w:rPr>
              <w:t>Tên TCBL</w:t>
            </w:r>
          </w:p>
        </w:tc>
        <w:tc>
          <w:tcPr>
            <w:tcW w:w="749" w:type="pct"/>
            <w:vAlign w:val="center"/>
          </w:tcPr>
          <w:p w14:paraId="49145662" w14:textId="77777777" w:rsidR="00B06E63" w:rsidRPr="00FE6A37" w:rsidRDefault="00B06E63" w:rsidP="00B06E63">
            <w:pPr>
              <w:widowControl w:val="0"/>
              <w:tabs>
                <w:tab w:val="left" w:pos="180"/>
              </w:tabs>
              <w:jc w:val="both"/>
              <w:rPr>
                <w:sz w:val="28"/>
                <w:szCs w:val="28"/>
                <w:lang w:val="vi-VN"/>
              </w:rPr>
            </w:pPr>
            <w:r w:rsidRPr="00FE6A37">
              <w:rPr>
                <w:sz w:val="28"/>
                <w:szCs w:val="28"/>
                <w:lang w:val="vi-VN"/>
              </w:rPr>
              <w:t xml:space="preserve">Textbox  </w:t>
            </w:r>
          </w:p>
        </w:tc>
        <w:tc>
          <w:tcPr>
            <w:tcW w:w="2142" w:type="pct"/>
            <w:vAlign w:val="center"/>
          </w:tcPr>
          <w:p w14:paraId="2C42C93E" w14:textId="77777777" w:rsidR="00B06E63" w:rsidRPr="00FE6A37" w:rsidRDefault="00B06E63" w:rsidP="00B06E63">
            <w:pPr>
              <w:widowControl w:val="0"/>
              <w:tabs>
                <w:tab w:val="left" w:pos="180"/>
              </w:tabs>
              <w:jc w:val="both"/>
              <w:rPr>
                <w:sz w:val="28"/>
                <w:szCs w:val="28"/>
              </w:rPr>
            </w:pPr>
            <w:r w:rsidRPr="00FE6A37">
              <w:rPr>
                <w:sz w:val="28"/>
                <w:szCs w:val="28"/>
              </w:rPr>
              <w:t>Bắt buộc nhập, tên tổ chức bảo lãnh không được trùng với tên đã khai báo trên hệ thống</w:t>
            </w:r>
          </w:p>
        </w:tc>
      </w:tr>
      <w:tr w:rsidR="00B06E63" w:rsidRPr="00CD1498" w14:paraId="740B5622" w14:textId="77777777" w:rsidTr="00B06E63">
        <w:trPr>
          <w:jc w:val="center"/>
        </w:trPr>
        <w:tc>
          <w:tcPr>
            <w:tcW w:w="427" w:type="pct"/>
            <w:vAlign w:val="center"/>
          </w:tcPr>
          <w:p w14:paraId="3C6A7EF9" w14:textId="77777777" w:rsidR="00B06E63" w:rsidRPr="00FE6A37" w:rsidRDefault="00B06E63" w:rsidP="00B06E63">
            <w:pPr>
              <w:numPr>
                <w:ilvl w:val="0"/>
                <w:numId w:val="79"/>
              </w:numPr>
              <w:spacing w:before="240" w:after="0"/>
              <w:jc w:val="both"/>
              <w:rPr>
                <w:sz w:val="28"/>
                <w:szCs w:val="28"/>
              </w:rPr>
            </w:pPr>
          </w:p>
        </w:tc>
        <w:tc>
          <w:tcPr>
            <w:tcW w:w="1682" w:type="pct"/>
            <w:vAlign w:val="center"/>
          </w:tcPr>
          <w:p w14:paraId="5C95EDAC" w14:textId="77777777" w:rsidR="00B06E63" w:rsidRPr="00FE6A37" w:rsidRDefault="00B06E63" w:rsidP="00B06E63">
            <w:pPr>
              <w:widowControl w:val="0"/>
              <w:tabs>
                <w:tab w:val="left" w:pos="180"/>
              </w:tabs>
              <w:jc w:val="both"/>
              <w:rPr>
                <w:noProof/>
                <w:sz w:val="28"/>
                <w:szCs w:val="28"/>
              </w:rPr>
            </w:pPr>
            <w:r w:rsidRPr="00FE6A37">
              <w:rPr>
                <w:noProof/>
                <w:sz w:val="28"/>
                <w:szCs w:val="28"/>
              </w:rPr>
              <w:t>Tên viết tắt</w:t>
            </w:r>
          </w:p>
        </w:tc>
        <w:tc>
          <w:tcPr>
            <w:tcW w:w="749" w:type="pct"/>
            <w:vAlign w:val="center"/>
          </w:tcPr>
          <w:p w14:paraId="7ECBC9CE" w14:textId="77777777" w:rsidR="00B06E63" w:rsidRPr="00FE6A37" w:rsidRDefault="00B06E63" w:rsidP="00B06E63">
            <w:pPr>
              <w:widowControl w:val="0"/>
              <w:tabs>
                <w:tab w:val="left" w:pos="180"/>
              </w:tabs>
              <w:jc w:val="both"/>
              <w:rPr>
                <w:sz w:val="28"/>
                <w:szCs w:val="28"/>
                <w:lang w:val="vi-VN"/>
              </w:rPr>
            </w:pPr>
            <w:r w:rsidRPr="00FE6A37">
              <w:rPr>
                <w:sz w:val="28"/>
                <w:szCs w:val="28"/>
                <w:lang w:val="vi-VN"/>
              </w:rPr>
              <w:t xml:space="preserve">Textbox  </w:t>
            </w:r>
          </w:p>
        </w:tc>
        <w:tc>
          <w:tcPr>
            <w:tcW w:w="2142" w:type="pct"/>
            <w:vAlign w:val="center"/>
          </w:tcPr>
          <w:p w14:paraId="6B09DA5F" w14:textId="77777777" w:rsidR="00B06E63" w:rsidRPr="00FE6A37" w:rsidRDefault="00B06E63" w:rsidP="00B06E63">
            <w:pPr>
              <w:widowControl w:val="0"/>
              <w:tabs>
                <w:tab w:val="left" w:pos="180"/>
              </w:tabs>
              <w:jc w:val="both"/>
              <w:rPr>
                <w:sz w:val="28"/>
                <w:szCs w:val="28"/>
              </w:rPr>
            </w:pPr>
            <w:r w:rsidRPr="00FE6A37">
              <w:rPr>
                <w:sz w:val="28"/>
                <w:szCs w:val="28"/>
              </w:rPr>
              <w:t>Tên viết tắt của TCBL</w:t>
            </w:r>
          </w:p>
        </w:tc>
      </w:tr>
      <w:tr w:rsidR="00B06E63" w:rsidRPr="00CD1498" w14:paraId="1DCFB093" w14:textId="77777777" w:rsidTr="00B06E63">
        <w:trPr>
          <w:jc w:val="center"/>
        </w:trPr>
        <w:tc>
          <w:tcPr>
            <w:tcW w:w="427" w:type="pct"/>
            <w:vAlign w:val="center"/>
          </w:tcPr>
          <w:p w14:paraId="71F45EA5" w14:textId="77777777" w:rsidR="00B06E63" w:rsidRPr="00FE6A37" w:rsidRDefault="00B06E63" w:rsidP="00B06E63">
            <w:pPr>
              <w:numPr>
                <w:ilvl w:val="0"/>
                <w:numId w:val="79"/>
              </w:numPr>
              <w:spacing w:before="240" w:after="0"/>
              <w:jc w:val="both"/>
              <w:rPr>
                <w:sz w:val="28"/>
                <w:szCs w:val="28"/>
              </w:rPr>
            </w:pPr>
          </w:p>
        </w:tc>
        <w:tc>
          <w:tcPr>
            <w:tcW w:w="1682" w:type="pct"/>
            <w:vAlign w:val="center"/>
          </w:tcPr>
          <w:p w14:paraId="46DFC95E" w14:textId="77777777" w:rsidR="00B06E63" w:rsidRPr="00FE6A37" w:rsidRDefault="00B06E63" w:rsidP="00B06E63">
            <w:pPr>
              <w:widowControl w:val="0"/>
              <w:tabs>
                <w:tab w:val="left" w:pos="180"/>
              </w:tabs>
              <w:jc w:val="both"/>
              <w:rPr>
                <w:noProof/>
                <w:sz w:val="28"/>
                <w:szCs w:val="28"/>
              </w:rPr>
            </w:pPr>
            <w:r w:rsidRPr="00FE6A37">
              <w:rPr>
                <w:noProof/>
                <w:sz w:val="28"/>
                <w:szCs w:val="28"/>
              </w:rPr>
              <w:t>Số ĐT</w:t>
            </w:r>
          </w:p>
        </w:tc>
        <w:tc>
          <w:tcPr>
            <w:tcW w:w="749" w:type="pct"/>
            <w:vAlign w:val="center"/>
          </w:tcPr>
          <w:p w14:paraId="123CE482" w14:textId="77777777" w:rsidR="00B06E63" w:rsidRPr="00FE6A37" w:rsidRDefault="00B06E63" w:rsidP="00B06E63">
            <w:pPr>
              <w:widowControl w:val="0"/>
              <w:tabs>
                <w:tab w:val="left" w:pos="180"/>
              </w:tabs>
              <w:jc w:val="both"/>
              <w:rPr>
                <w:sz w:val="28"/>
                <w:szCs w:val="28"/>
                <w:lang w:val="vi-VN"/>
              </w:rPr>
            </w:pPr>
            <w:r w:rsidRPr="00FE6A37">
              <w:rPr>
                <w:sz w:val="28"/>
                <w:szCs w:val="28"/>
                <w:lang w:val="vi-VN"/>
              </w:rPr>
              <w:t xml:space="preserve">Textbox  </w:t>
            </w:r>
          </w:p>
        </w:tc>
        <w:tc>
          <w:tcPr>
            <w:tcW w:w="2142" w:type="pct"/>
            <w:vAlign w:val="center"/>
          </w:tcPr>
          <w:p w14:paraId="4516FC09" w14:textId="77777777" w:rsidR="00B06E63" w:rsidRPr="00FE6A37" w:rsidRDefault="00B06E63" w:rsidP="00B06E63">
            <w:pPr>
              <w:widowControl w:val="0"/>
              <w:tabs>
                <w:tab w:val="left" w:pos="180"/>
              </w:tabs>
              <w:jc w:val="both"/>
              <w:rPr>
                <w:sz w:val="28"/>
                <w:szCs w:val="28"/>
              </w:rPr>
            </w:pPr>
            <w:r w:rsidRPr="00FE6A37">
              <w:rPr>
                <w:sz w:val="28"/>
                <w:szCs w:val="28"/>
              </w:rPr>
              <w:t>Số điện thoại</w:t>
            </w:r>
          </w:p>
        </w:tc>
      </w:tr>
      <w:tr w:rsidR="00B06E63" w:rsidRPr="00CD1498" w14:paraId="2A91BE14" w14:textId="77777777" w:rsidTr="00B06E63">
        <w:trPr>
          <w:jc w:val="center"/>
        </w:trPr>
        <w:tc>
          <w:tcPr>
            <w:tcW w:w="427" w:type="pct"/>
            <w:vAlign w:val="center"/>
          </w:tcPr>
          <w:p w14:paraId="43B5BFEF" w14:textId="77777777" w:rsidR="00B06E63" w:rsidRPr="00FE6A37" w:rsidRDefault="00B06E63" w:rsidP="00B06E63">
            <w:pPr>
              <w:numPr>
                <w:ilvl w:val="0"/>
                <w:numId w:val="79"/>
              </w:numPr>
              <w:spacing w:before="240" w:after="0"/>
              <w:jc w:val="both"/>
              <w:rPr>
                <w:sz w:val="28"/>
                <w:szCs w:val="28"/>
              </w:rPr>
            </w:pPr>
          </w:p>
        </w:tc>
        <w:tc>
          <w:tcPr>
            <w:tcW w:w="1682" w:type="pct"/>
            <w:vAlign w:val="center"/>
          </w:tcPr>
          <w:p w14:paraId="2E910712" w14:textId="77777777" w:rsidR="00B06E63" w:rsidRPr="00FE6A37" w:rsidRDefault="00B06E63" w:rsidP="00B06E63">
            <w:pPr>
              <w:widowControl w:val="0"/>
              <w:tabs>
                <w:tab w:val="left" w:pos="180"/>
              </w:tabs>
              <w:jc w:val="both"/>
              <w:rPr>
                <w:noProof/>
                <w:sz w:val="28"/>
                <w:szCs w:val="28"/>
              </w:rPr>
            </w:pPr>
            <w:r w:rsidRPr="00FE6A37">
              <w:rPr>
                <w:noProof/>
                <w:sz w:val="28"/>
                <w:szCs w:val="28"/>
              </w:rPr>
              <w:t xml:space="preserve">Số fax </w:t>
            </w:r>
          </w:p>
        </w:tc>
        <w:tc>
          <w:tcPr>
            <w:tcW w:w="749" w:type="pct"/>
            <w:vAlign w:val="center"/>
          </w:tcPr>
          <w:p w14:paraId="0CC90FD0" w14:textId="77777777" w:rsidR="00B06E63" w:rsidRPr="00FE6A37" w:rsidRDefault="00B06E63" w:rsidP="00B06E63">
            <w:pPr>
              <w:widowControl w:val="0"/>
              <w:tabs>
                <w:tab w:val="left" w:pos="180"/>
              </w:tabs>
              <w:jc w:val="both"/>
              <w:rPr>
                <w:sz w:val="28"/>
                <w:szCs w:val="28"/>
                <w:lang w:val="vi-VN"/>
              </w:rPr>
            </w:pPr>
            <w:r w:rsidRPr="00FE6A37">
              <w:rPr>
                <w:sz w:val="28"/>
                <w:szCs w:val="28"/>
                <w:lang w:val="vi-VN"/>
              </w:rPr>
              <w:t xml:space="preserve">Textbox  </w:t>
            </w:r>
          </w:p>
        </w:tc>
        <w:tc>
          <w:tcPr>
            <w:tcW w:w="2142" w:type="pct"/>
            <w:vAlign w:val="center"/>
          </w:tcPr>
          <w:p w14:paraId="187062FA" w14:textId="77777777" w:rsidR="00B06E63" w:rsidRPr="00FE6A37" w:rsidRDefault="00B06E63" w:rsidP="00B06E63">
            <w:pPr>
              <w:widowControl w:val="0"/>
              <w:tabs>
                <w:tab w:val="left" w:pos="180"/>
              </w:tabs>
              <w:jc w:val="both"/>
              <w:rPr>
                <w:sz w:val="28"/>
                <w:szCs w:val="28"/>
              </w:rPr>
            </w:pPr>
            <w:r w:rsidRPr="00FE6A37">
              <w:rPr>
                <w:sz w:val="28"/>
                <w:szCs w:val="28"/>
              </w:rPr>
              <w:t>Số fax</w:t>
            </w:r>
          </w:p>
        </w:tc>
      </w:tr>
      <w:tr w:rsidR="00B06E63" w:rsidRPr="00CD1498" w14:paraId="10F6CE22" w14:textId="77777777" w:rsidTr="00B06E63">
        <w:trPr>
          <w:jc w:val="center"/>
        </w:trPr>
        <w:tc>
          <w:tcPr>
            <w:tcW w:w="427" w:type="pct"/>
            <w:vAlign w:val="center"/>
          </w:tcPr>
          <w:p w14:paraId="3435D404" w14:textId="77777777" w:rsidR="00B06E63" w:rsidRPr="00FE6A37" w:rsidRDefault="00B06E63" w:rsidP="00B06E63">
            <w:pPr>
              <w:numPr>
                <w:ilvl w:val="0"/>
                <w:numId w:val="79"/>
              </w:numPr>
              <w:spacing w:before="240" w:after="0"/>
              <w:jc w:val="both"/>
              <w:rPr>
                <w:sz w:val="28"/>
                <w:szCs w:val="28"/>
              </w:rPr>
            </w:pPr>
          </w:p>
        </w:tc>
        <w:tc>
          <w:tcPr>
            <w:tcW w:w="1682" w:type="pct"/>
            <w:vAlign w:val="center"/>
          </w:tcPr>
          <w:p w14:paraId="101373A0" w14:textId="77777777" w:rsidR="00B06E63" w:rsidRPr="00FE6A37" w:rsidRDefault="00B06E63" w:rsidP="00B06E63">
            <w:pPr>
              <w:widowControl w:val="0"/>
              <w:tabs>
                <w:tab w:val="left" w:pos="180"/>
              </w:tabs>
              <w:jc w:val="both"/>
              <w:rPr>
                <w:noProof/>
                <w:sz w:val="28"/>
                <w:szCs w:val="28"/>
              </w:rPr>
            </w:pPr>
            <w:r w:rsidRPr="00FE6A37">
              <w:rPr>
                <w:noProof/>
                <w:sz w:val="28"/>
                <w:szCs w:val="28"/>
              </w:rPr>
              <w:t>Địa chỉ</w:t>
            </w:r>
          </w:p>
        </w:tc>
        <w:tc>
          <w:tcPr>
            <w:tcW w:w="749" w:type="pct"/>
            <w:vAlign w:val="center"/>
          </w:tcPr>
          <w:p w14:paraId="55477041" w14:textId="77777777" w:rsidR="00B06E63" w:rsidRPr="00FE6A37" w:rsidRDefault="00B06E63" w:rsidP="00B06E63">
            <w:pPr>
              <w:widowControl w:val="0"/>
              <w:tabs>
                <w:tab w:val="left" w:pos="180"/>
              </w:tabs>
              <w:jc w:val="both"/>
              <w:rPr>
                <w:sz w:val="28"/>
                <w:szCs w:val="28"/>
                <w:lang w:val="vi-VN"/>
              </w:rPr>
            </w:pPr>
            <w:r w:rsidRPr="00FE6A37">
              <w:rPr>
                <w:sz w:val="28"/>
                <w:szCs w:val="28"/>
                <w:lang w:val="vi-VN"/>
              </w:rPr>
              <w:t xml:space="preserve">Textbox  </w:t>
            </w:r>
          </w:p>
        </w:tc>
        <w:tc>
          <w:tcPr>
            <w:tcW w:w="2142" w:type="pct"/>
            <w:vAlign w:val="center"/>
          </w:tcPr>
          <w:p w14:paraId="30AA511F" w14:textId="77777777" w:rsidR="00B06E63" w:rsidRPr="00FE6A37" w:rsidRDefault="00B06E63" w:rsidP="00B06E63">
            <w:pPr>
              <w:widowControl w:val="0"/>
              <w:tabs>
                <w:tab w:val="left" w:pos="180"/>
              </w:tabs>
              <w:jc w:val="both"/>
              <w:rPr>
                <w:sz w:val="28"/>
                <w:szCs w:val="28"/>
              </w:rPr>
            </w:pPr>
            <w:r w:rsidRPr="00FE6A37">
              <w:rPr>
                <w:sz w:val="28"/>
                <w:szCs w:val="28"/>
              </w:rPr>
              <w:t>Điạ chỉ</w:t>
            </w:r>
          </w:p>
        </w:tc>
      </w:tr>
    </w:tbl>
    <w:p w14:paraId="674EA6D8" w14:textId="77777777" w:rsidR="00B06E63" w:rsidRPr="009E6702" w:rsidRDefault="00B06E63" w:rsidP="00B06E63">
      <w:pPr>
        <w:pStyle w:val="BodyText"/>
        <w:numPr>
          <w:ilvl w:val="0"/>
          <w:numId w:val="15"/>
        </w:numPr>
        <w:rPr>
          <w:szCs w:val="28"/>
        </w:rPr>
      </w:pPr>
      <w:r>
        <w:rPr>
          <w:szCs w:val="28"/>
        </w:rPr>
        <w:t>Cho phép kết xuất thông tin TCBL, có thể kết xuất toàn bộ danh sách hoặc kết xuất các TCPH theo tiêu chí tìm kiếm.</w:t>
      </w:r>
    </w:p>
    <w:p w14:paraId="1CC5A9F0" w14:textId="77777777" w:rsidR="00B06E63" w:rsidRPr="00FD3CC6" w:rsidRDefault="00B06E63" w:rsidP="00F56049">
      <w:pPr>
        <w:pStyle w:val="ListBullet"/>
      </w:pPr>
    </w:p>
    <w:p w14:paraId="3728C8ED" w14:textId="49D34FF8" w:rsidR="00920B92" w:rsidRDefault="00B761F1" w:rsidP="001B22F1">
      <w:pPr>
        <w:pStyle w:val="Heading4"/>
      </w:pPr>
      <w:commentRangeStart w:id="57"/>
      <w:r>
        <w:t>Phân hệ đấu giá</w:t>
      </w:r>
      <w:commentRangeEnd w:id="57"/>
      <w:r w:rsidR="00A46190">
        <w:rPr>
          <w:rStyle w:val="CommentReference"/>
          <w:rFonts w:eastAsia="Times New Roman"/>
          <w:b w:val="0"/>
          <w:bCs w:val="0"/>
          <w:lang w:eastAsia="en-US"/>
        </w:rPr>
        <w:commentReference w:id="57"/>
      </w:r>
    </w:p>
    <w:p w14:paraId="646F72A3" w14:textId="49E9CD04" w:rsidR="00CC03B8" w:rsidRDefault="00CC03B8" w:rsidP="00CC03B8">
      <w:pPr>
        <w:pStyle w:val="BodyText"/>
        <w:rPr>
          <w:lang w:eastAsia="zh-CN"/>
        </w:rPr>
      </w:pPr>
      <w:r>
        <w:rPr>
          <w:lang w:eastAsia="zh-CN"/>
        </w:rPr>
        <w:t>Mục đích: Đáp ứng được các yêu cầu nghiệp vụ đấu giá theo quy định của BTC bao gồm:</w:t>
      </w:r>
    </w:p>
    <w:p w14:paraId="296AF283" w14:textId="779A09A2" w:rsidR="004F7649" w:rsidRDefault="004F7649" w:rsidP="00F56049">
      <w:pPr>
        <w:pStyle w:val="ListBullet"/>
      </w:pPr>
      <w:r>
        <w:t>Thông báo mời chào đại lý</w:t>
      </w:r>
    </w:p>
    <w:p w14:paraId="4E63EABB" w14:textId="2A530D99" w:rsidR="00CC03B8" w:rsidRDefault="00CC03B8" w:rsidP="00F56049">
      <w:pPr>
        <w:pStyle w:val="ListBullet"/>
      </w:pPr>
      <w:r>
        <w:t>Quản lý thông tin đợt đấu giá bao gồm</w:t>
      </w:r>
      <w:r w:rsidR="00246738">
        <w:t>:</w:t>
      </w:r>
    </w:p>
    <w:p w14:paraId="07116A6A" w14:textId="58F6BD41" w:rsidR="00CC03B8" w:rsidRPr="00111D41" w:rsidRDefault="00111D41" w:rsidP="00F56049">
      <w:pPr>
        <w:pStyle w:val="ListBullet"/>
      </w:pPr>
      <w:r w:rsidRPr="00111D41">
        <w:t>Theo loại hình chào bán</w:t>
      </w:r>
    </w:p>
    <w:p w14:paraId="3FCC1F9E" w14:textId="30C1FA25" w:rsidR="00CC03B8" w:rsidRDefault="00CC03B8" w:rsidP="00F56049">
      <w:pPr>
        <w:pStyle w:val="ListBullet"/>
      </w:pPr>
      <w:r>
        <w:t>Cổ phần hóa DNNN (IPO)</w:t>
      </w:r>
    </w:p>
    <w:p w14:paraId="7C9A507B" w14:textId="7ABBCBDE" w:rsidR="00CC03B8" w:rsidRDefault="00CC03B8" w:rsidP="00F56049">
      <w:pPr>
        <w:pStyle w:val="ListBullet"/>
      </w:pPr>
      <w:r w:rsidRPr="00CC03B8">
        <w:t>Bán phần vốn Nhà nước hoặc vốn góp, đầu tư vào doanh nghiệp khác</w:t>
      </w:r>
    </w:p>
    <w:p w14:paraId="2A7407D6" w14:textId="617CBAE8" w:rsidR="00CC03B8" w:rsidRDefault="00CC03B8" w:rsidP="00F56049">
      <w:pPr>
        <w:pStyle w:val="ListBullet"/>
      </w:pPr>
      <w:r w:rsidRPr="00CC03B8">
        <w:t>Chào bán chứng khoán ra công chúng theo Giấy phép của UBCKNN</w:t>
      </w:r>
    </w:p>
    <w:p w14:paraId="091B3DE9" w14:textId="25E2E8BA" w:rsidR="00CC03B8" w:rsidRDefault="00CC03B8" w:rsidP="00F56049">
      <w:pPr>
        <w:pStyle w:val="ListBullet"/>
      </w:pPr>
      <w:r>
        <w:t xml:space="preserve">Theo </w:t>
      </w:r>
      <w:r w:rsidR="004F7649">
        <w:t>hình thức đấu giá</w:t>
      </w:r>
    </w:p>
    <w:p w14:paraId="380441F5" w14:textId="21D6A863" w:rsidR="004F7649" w:rsidRPr="003622FB" w:rsidRDefault="004F7649" w:rsidP="00F56049">
      <w:pPr>
        <w:pStyle w:val="ListBullet"/>
      </w:pPr>
      <w:commentRangeStart w:id="58"/>
      <w:r w:rsidRPr="003622FB">
        <w:t xml:space="preserve">Phiên </w:t>
      </w:r>
      <w:r w:rsidR="003622FB" w:rsidRPr="003622FB">
        <w:t>đấu giá thông thường</w:t>
      </w:r>
    </w:p>
    <w:p w14:paraId="79083C94" w14:textId="69BE9F65" w:rsidR="004F7649" w:rsidRPr="003622FB" w:rsidRDefault="004F7649" w:rsidP="00F56049">
      <w:pPr>
        <w:pStyle w:val="ListBullet"/>
      </w:pPr>
      <w:r w:rsidRPr="003622FB">
        <w:t>Phiên đấu giá trọn lô</w:t>
      </w:r>
      <w:commentRangeEnd w:id="58"/>
      <w:r w:rsidR="00281E20" w:rsidRPr="003622FB">
        <w:commentReference w:id="58"/>
      </w:r>
    </w:p>
    <w:p w14:paraId="61719DBE" w14:textId="77777777" w:rsidR="003622FB" w:rsidRDefault="003622FB" w:rsidP="00F56049">
      <w:pPr>
        <w:pStyle w:val="ListBullet"/>
      </w:pPr>
      <w:r>
        <w:t>Đấu giá trọn lô tối thiểu</w:t>
      </w:r>
    </w:p>
    <w:p w14:paraId="5EBD5C3C" w14:textId="77777777" w:rsidR="003622FB" w:rsidRDefault="003622FB" w:rsidP="00F56049">
      <w:pPr>
        <w:pStyle w:val="ListBullet"/>
      </w:pPr>
      <w:r>
        <w:t>Đấu giá giữa NĐT chiến lược</w:t>
      </w:r>
    </w:p>
    <w:p w14:paraId="50F5E85E" w14:textId="43EAF023" w:rsidR="003622FB" w:rsidRDefault="003622FB" w:rsidP="00F56049">
      <w:pPr>
        <w:pStyle w:val="ListBullet"/>
      </w:pPr>
      <w:r>
        <w:t>Chào bán cạnh tranh</w:t>
      </w:r>
    </w:p>
    <w:p w14:paraId="6323C32A" w14:textId="6E03181E" w:rsidR="00C63D4C" w:rsidRDefault="00C63D4C" w:rsidP="00F56049">
      <w:pPr>
        <w:pStyle w:val="ListBullet"/>
      </w:pPr>
      <w:r w:rsidRPr="001A785E">
        <w:t>Quản lý tiến trình đấu giá</w:t>
      </w:r>
    </w:p>
    <w:p w14:paraId="3777D64B" w14:textId="75449562" w:rsidR="004D2501" w:rsidRDefault="004D2501" w:rsidP="00F56049">
      <w:pPr>
        <w:pStyle w:val="ListBullet"/>
      </w:pPr>
      <w:r>
        <w:lastRenderedPageBreak/>
        <w:t xml:space="preserve">Quản lý </w:t>
      </w:r>
      <w:r w:rsidR="009026C9">
        <w:t>thành viên đăng ký</w:t>
      </w:r>
    </w:p>
    <w:p w14:paraId="4478C492" w14:textId="0C3FB075" w:rsidR="001A785E" w:rsidRDefault="004F7649" w:rsidP="00F56049">
      <w:pPr>
        <w:pStyle w:val="ListBullet"/>
      </w:pPr>
      <w:r>
        <w:t>Quản lý thông tin</w:t>
      </w:r>
      <w:r w:rsidR="009026C9">
        <w:t xml:space="preserve"> NĐT</w:t>
      </w:r>
      <w:r>
        <w:t xml:space="preserve"> </w:t>
      </w:r>
      <w:r w:rsidR="00445272">
        <w:t>đăng ký</w:t>
      </w:r>
    </w:p>
    <w:p w14:paraId="3752EA2A" w14:textId="5939AC3B" w:rsidR="004F7649" w:rsidRDefault="009026C9" w:rsidP="00F56049">
      <w:pPr>
        <w:pStyle w:val="ListBullet"/>
      </w:pPr>
      <w:r>
        <w:t xml:space="preserve">Quản lý thông tin </w:t>
      </w:r>
      <w:r w:rsidR="004F7649">
        <w:t>đặt lệnh, khớp lệnh</w:t>
      </w:r>
    </w:p>
    <w:p w14:paraId="627F8706" w14:textId="092E75C3" w:rsidR="004F7649" w:rsidRDefault="004F7649" w:rsidP="00F56049">
      <w:pPr>
        <w:pStyle w:val="ListBullet"/>
      </w:pPr>
      <w:r>
        <w:t>Quản lý kết quả của đợt đấu giá</w:t>
      </w:r>
    </w:p>
    <w:p w14:paraId="2C367766" w14:textId="77777777" w:rsidR="00B06E63" w:rsidRDefault="00B06E63" w:rsidP="00B06E63">
      <w:pPr>
        <w:pStyle w:val="Heading5"/>
        <w:numPr>
          <w:ilvl w:val="4"/>
          <w:numId w:val="1"/>
        </w:numPr>
      </w:pPr>
      <w:r>
        <w:t>Hồ sơ đăng ký</w:t>
      </w:r>
    </w:p>
    <w:p w14:paraId="408F5B1F" w14:textId="77777777" w:rsidR="00B06E63" w:rsidRPr="000B5789" w:rsidRDefault="00B06E63" w:rsidP="00B06E63">
      <w:pPr>
        <w:pStyle w:val="BodyText"/>
        <w:rPr>
          <w:szCs w:val="28"/>
          <w:lang w:eastAsia="zh-CN"/>
        </w:rPr>
      </w:pPr>
      <w:r w:rsidRPr="000B5789">
        <w:rPr>
          <w:b/>
          <w:szCs w:val="28"/>
          <w:lang w:eastAsia="zh-CN"/>
        </w:rPr>
        <w:t xml:space="preserve">Mục đích: </w:t>
      </w:r>
      <w:r w:rsidRPr="000B5789">
        <w:rPr>
          <w:szCs w:val="28"/>
          <w:lang w:eastAsia="zh-CN"/>
        </w:rPr>
        <w:t xml:space="preserve">  NĐT đăng ký mua đợt đấu giá </w:t>
      </w:r>
    </w:p>
    <w:p w14:paraId="56A790A6" w14:textId="77777777" w:rsidR="00B06E63" w:rsidRPr="000B5789" w:rsidRDefault="00B06E63" w:rsidP="00B06E63">
      <w:pPr>
        <w:pStyle w:val="BodyText"/>
        <w:rPr>
          <w:szCs w:val="28"/>
          <w:lang w:eastAsia="zh-CN"/>
        </w:rPr>
      </w:pPr>
      <w:r w:rsidRPr="000B5789">
        <w:rPr>
          <w:b/>
          <w:szCs w:val="28"/>
          <w:lang w:eastAsia="zh-CN"/>
        </w:rPr>
        <w:t>Xử lý sự kiện:</w:t>
      </w:r>
      <w:r w:rsidRPr="000B5789">
        <w:rPr>
          <w:szCs w:val="28"/>
          <w:lang w:eastAsia="zh-CN"/>
        </w:rPr>
        <w:t xml:space="preserve"> </w:t>
      </w:r>
    </w:p>
    <w:p w14:paraId="756508B8" w14:textId="77777777" w:rsidR="00B06E63" w:rsidRPr="000B5789" w:rsidRDefault="00B06E63" w:rsidP="00B06E63">
      <w:pPr>
        <w:pStyle w:val="BodyText"/>
        <w:numPr>
          <w:ilvl w:val="0"/>
          <w:numId w:val="15"/>
        </w:numPr>
        <w:rPr>
          <w:szCs w:val="28"/>
        </w:rPr>
      </w:pPr>
      <w:r w:rsidRPr="000B5789">
        <w:rPr>
          <w:szCs w:val="28"/>
          <w:lang w:eastAsia="zh-CN"/>
        </w:rPr>
        <w:t xml:space="preserve">Đăng nhập vào hệ thống </w:t>
      </w:r>
      <w:r w:rsidRPr="000B5789">
        <w:rPr>
          <w:szCs w:val="28"/>
        </w:rPr>
        <w:sym w:font="Wingdings" w:char="F0E0"/>
      </w:r>
      <w:r w:rsidRPr="000B5789">
        <w:rPr>
          <w:szCs w:val="28"/>
          <w:lang w:eastAsia="zh-CN"/>
        </w:rPr>
        <w:t xml:space="preserve"> chọn menu Đấu giá </w:t>
      </w:r>
      <w:r w:rsidRPr="000B5789">
        <w:rPr>
          <w:szCs w:val="28"/>
          <w:lang w:val="vi-VN"/>
        </w:rPr>
        <w:t xml:space="preserve"> </w:t>
      </w:r>
      <w:r w:rsidRPr="000B5789">
        <w:rPr>
          <w:szCs w:val="28"/>
        </w:rPr>
        <w:sym w:font="Wingdings" w:char="F0E0"/>
      </w:r>
      <w:r w:rsidRPr="000B5789">
        <w:rPr>
          <w:szCs w:val="28"/>
        </w:rPr>
        <w:t xml:space="preserve"> chọn chức năng Hồ sơ đăng ký </w:t>
      </w:r>
      <w:r w:rsidRPr="000B5789">
        <w:rPr>
          <w:szCs w:val="28"/>
        </w:rPr>
        <w:sym w:font="Wingdings" w:char="F0E0"/>
      </w:r>
      <w:r w:rsidRPr="000B5789">
        <w:rPr>
          <w:szCs w:val="28"/>
        </w:rPr>
        <w:t xml:space="preserve"> vào màn hình hồ sơ đăng ký</w:t>
      </w:r>
    </w:p>
    <w:p w14:paraId="400C6192" w14:textId="77777777" w:rsidR="00B06E63" w:rsidRPr="000B5789" w:rsidRDefault="00B06E63" w:rsidP="00B06E63">
      <w:pPr>
        <w:pStyle w:val="BodyText"/>
        <w:rPr>
          <w:b/>
          <w:szCs w:val="28"/>
        </w:rPr>
      </w:pPr>
      <w:r w:rsidRPr="000B5789">
        <w:rPr>
          <w:b/>
          <w:szCs w:val="28"/>
        </w:rPr>
        <w:t xml:space="preserve">Phân tích : </w:t>
      </w:r>
    </w:p>
    <w:p w14:paraId="3607F914" w14:textId="77777777" w:rsidR="00B06E63" w:rsidRPr="000B5789" w:rsidRDefault="00B06E63" w:rsidP="00B06E63">
      <w:pPr>
        <w:pStyle w:val="BodyText"/>
        <w:numPr>
          <w:ilvl w:val="0"/>
          <w:numId w:val="15"/>
        </w:numPr>
        <w:rPr>
          <w:b/>
          <w:szCs w:val="28"/>
        </w:rPr>
      </w:pPr>
      <w:r w:rsidRPr="000B5789">
        <w:rPr>
          <w:szCs w:val="28"/>
        </w:rPr>
        <w:t>NĐT gửi hồ sơ đăng ký mua gồm các thông tin</w:t>
      </w:r>
      <w:r w:rsidRPr="000B5789">
        <w:rPr>
          <w:b/>
          <w:szCs w:val="28"/>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3014"/>
        <w:gridCol w:w="1461"/>
        <w:gridCol w:w="3846"/>
      </w:tblGrid>
      <w:tr w:rsidR="00B06E63" w:rsidRPr="00CD1498" w14:paraId="4D5E44B3" w14:textId="77777777" w:rsidTr="00B06E63">
        <w:trPr>
          <w:tblHeader/>
          <w:jc w:val="center"/>
        </w:trPr>
        <w:tc>
          <w:tcPr>
            <w:tcW w:w="409" w:type="pct"/>
            <w:shd w:val="clear" w:color="auto" w:fill="4F81BD"/>
            <w:vAlign w:val="center"/>
          </w:tcPr>
          <w:p w14:paraId="6AEB4257" w14:textId="77777777" w:rsidR="00B06E63" w:rsidRPr="00CD1498" w:rsidRDefault="00B06E63" w:rsidP="00B06E63">
            <w:pPr>
              <w:widowControl w:val="0"/>
              <w:tabs>
                <w:tab w:val="left" w:pos="180"/>
              </w:tabs>
              <w:jc w:val="both"/>
              <w:rPr>
                <w:b/>
                <w:noProof/>
                <w:szCs w:val="26"/>
              </w:rPr>
            </w:pPr>
            <w:r w:rsidRPr="00CD1498">
              <w:rPr>
                <w:b/>
                <w:noProof/>
                <w:szCs w:val="26"/>
              </w:rPr>
              <w:t>STT</w:t>
            </w:r>
          </w:p>
        </w:tc>
        <w:tc>
          <w:tcPr>
            <w:tcW w:w="1663" w:type="pct"/>
            <w:shd w:val="clear" w:color="auto" w:fill="4F81BD"/>
            <w:vAlign w:val="center"/>
          </w:tcPr>
          <w:p w14:paraId="5E5CE7C8" w14:textId="77777777" w:rsidR="00B06E63" w:rsidRPr="00CD1498" w:rsidRDefault="00B06E63" w:rsidP="00B06E63">
            <w:pPr>
              <w:widowControl w:val="0"/>
              <w:tabs>
                <w:tab w:val="left" w:pos="180"/>
              </w:tabs>
              <w:jc w:val="both"/>
              <w:rPr>
                <w:b/>
                <w:noProof/>
                <w:szCs w:val="26"/>
              </w:rPr>
            </w:pPr>
            <w:r w:rsidRPr="00CD1498">
              <w:rPr>
                <w:b/>
                <w:noProof/>
                <w:szCs w:val="26"/>
              </w:rPr>
              <w:t>Tên trường</w:t>
            </w:r>
          </w:p>
        </w:tc>
        <w:tc>
          <w:tcPr>
            <w:tcW w:w="806" w:type="pct"/>
            <w:shd w:val="clear" w:color="auto" w:fill="4F81BD"/>
            <w:vAlign w:val="center"/>
          </w:tcPr>
          <w:p w14:paraId="2D34DE51" w14:textId="77777777" w:rsidR="00B06E63" w:rsidRPr="00CD1498" w:rsidRDefault="00B06E63" w:rsidP="00B06E63">
            <w:pPr>
              <w:widowControl w:val="0"/>
              <w:tabs>
                <w:tab w:val="left" w:pos="180"/>
              </w:tabs>
              <w:jc w:val="both"/>
              <w:rPr>
                <w:b/>
                <w:noProof/>
                <w:szCs w:val="26"/>
              </w:rPr>
            </w:pPr>
            <w:r w:rsidRPr="00CD1498">
              <w:rPr>
                <w:b/>
                <w:noProof/>
                <w:szCs w:val="26"/>
              </w:rPr>
              <w:t>Định dạng</w:t>
            </w:r>
          </w:p>
        </w:tc>
        <w:tc>
          <w:tcPr>
            <w:tcW w:w="2122" w:type="pct"/>
            <w:shd w:val="clear" w:color="auto" w:fill="4F81BD"/>
            <w:vAlign w:val="center"/>
          </w:tcPr>
          <w:p w14:paraId="60418A2A" w14:textId="77777777" w:rsidR="00B06E63" w:rsidRPr="00CD1498" w:rsidRDefault="00B06E63" w:rsidP="00B06E63">
            <w:pPr>
              <w:widowControl w:val="0"/>
              <w:tabs>
                <w:tab w:val="left" w:pos="180"/>
              </w:tabs>
              <w:jc w:val="both"/>
              <w:rPr>
                <w:b/>
                <w:noProof/>
                <w:szCs w:val="26"/>
              </w:rPr>
            </w:pPr>
            <w:r w:rsidRPr="00CD1498">
              <w:rPr>
                <w:b/>
                <w:noProof/>
                <w:szCs w:val="26"/>
              </w:rPr>
              <w:t>Mô tả</w:t>
            </w:r>
          </w:p>
        </w:tc>
      </w:tr>
      <w:tr w:rsidR="00B06E63" w:rsidRPr="00CD1498" w14:paraId="590FC624" w14:textId="77777777" w:rsidTr="00B06E63">
        <w:trPr>
          <w:jc w:val="center"/>
        </w:trPr>
        <w:tc>
          <w:tcPr>
            <w:tcW w:w="409" w:type="pct"/>
            <w:vAlign w:val="center"/>
          </w:tcPr>
          <w:p w14:paraId="347E5FE5" w14:textId="77777777" w:rsidR="00B06E63" w:rsidRPr="008635A1" w:rsidRDefault="00B06E63" w:rsidP="00B06E63">
            <w:pPr>
              <w:numPr>
                <w:ilvl w:val="0"/>
                <w:numId w:val="49"/>
              </w:numPr>
              <w:spacing w:before="240" w:after="0"/>
              <w:jc w:val="both"/>
              <w:rPr>
                <w:sz w:val="28"/>
                <w:szCs w:val="28"/>
              </w:rPr>
            </w:pPr>
          </w:p>
        </w:tc>
        <w:tc>
          <w:tcPr>
            <w:tcW w:w="1663" w:type="pct"/>
            <w:vAlign w:val="center"/>
          </w:tcPr>
          <w:p w14:paraId="6F319800" w14:textId="77777777" w:rsidR="00B06E63" w:rsidRPr="008635A1" w:rsidRDefault="00B06E63" w:rsidP="00B06E63">
            <w:pPr>
              <w:widowControl w:val="0"/>
              <w:tabs>
                <w:tab w:val="left" w:pos="180"/>
              </w:tabs>
              <w:jc w:val="both"/>
              <w:rPr>
                <w:noProof/>
                <w:sz w:val="28"/>
                <w:szCs w:val="28"/>
              </w:rPr>
            </w:pPr>
            <w:r>
              <w:rPr>
                <w:noProof/>
                <w:sz w:val="28"/>
                <w:szCs w:val="28"/>
              </w:rPr>
              <w:t>Đợt đấu giá</w:t>
            </w:r>
          </w:p>
        </w:tc>
        <w:tc>
          <w:tcPr>
            <w:tcW w:w="806" w:type="pct"/>
            <w:vAlign w:val="center"/>
          </w:tcPr>
          <w:p w14:paraId="5CA12099" w14:textId="77777777" w:rsidR="00B06E63" w:rsidRPr="008635A1" w:rsidRDefault="00B06E63" w:rsidP="00B06E63">
            <w:pPr>
              <w:widowControl w:val="0"/>
              <w:tabs>
                <w:tab w:val="left" w:pos="180"/>
              </w:tabs>
              <w:jc w:val="both"/>
              <w:rPr>
                <w:sz w:val="28"/>
                <w:szCs w:val="28"/>
              </w:rPr>
            </w:pPr>
            <w:r>
              <w:rPr>
                <w:sz w:val="28"/>
                <w:szCs w:val="28"/>
              </w:rPr>
              <w:t xml:space="preserve">Combobox </w:t>
            </w:r>
          </w:p>
        </w:tc>
        <w:tc>
          <w:tcPr>
            <w:tcW w:w="2122" w:type="pct"/>
            <w:vAlign w:val="center"/>
          </w:tcPr>
          <w:p w14:paraId="2C6C7D4D" w14:textId="77777777" w:rsidR="00B06E63" w:rsidRPr="008635A1" w:rsidRDefault="00B06E63" w:rsidP="00B06E63">
            <w:pPr>
              <w:widowControl w:val="0"/>
              <w:tabs>
                <w:tab w:val="left" w:pos="180"/>
              </w:tabs>
              <w:jc w:val="both"/>
              <w:rPr>
                <w:sz w:val="28"/>
                <w:szCs w:val="28"/>
              </w:rPr>
            </w:pPr>
            <w:r>
              <w:rPr>
                <w:sz w:val="28"/>
                <w:szCs w:val="28"/>
              </w:rPr>
              <w:t>Hiện thị danh sách các đợt đấu giá thành viên  tham gia đấu giá</w:t>
            </w:r>
          </w:p>
        </w:tc>
      </w:tr>
      <w:tr w:rsidR="00B06E63" w:rsidRPr="00CD1498" w14:paraId="453AEEC4" w14:textId="77777777" w:rsidTr="00B06E63">
        <w:trPr>
          <w:jc w:val="center"/>
        </w:trPr>
        <w:tc>
          <w:tcPr>
            <w:tcW w:w="409" w:type="pct"/>
            <w:vAlign w:val="center"/>
          </w:tcPr>
          <w:p w14:paraId="4D3144BE" w14:textId="77777777" w:rsidR="00B06E63" w:rsidRPr="008635A1" w:rsidRDefault="00B06E63" w:rsidP="00B06E63">
            <w:pPr>
              <w:numPr>
                <w:ilvl w:val="0"/>
                <w:numId w:val="49"/>
              </w:numPr>
              <w:spacing w:before="240" w:after="0"/>
              <w:jc w:val="both"/>
              <w:rPr>
                <w:sz w:val="28"/>
                <w:szCs w:val="28"/>
              </w:rPr>
            </w:pPr>
          </w:p>
        </w:tc>
        <w:tc>
          <w:tcPr>
            <w:tcW w:w="1663" w:type="pct"/>
            <w:vAlign w:val="center"/>
          </w:tcPr>
          <w:p w14:paraId="76271BEA" w14:textId="77777777" w:rsidR="00B06E63" w:rsidRDefault="00B06E63" w:rsidP="00B06E63">
            <w:pPr>
              <w:widowControl w:val="0"/>
              <w:tabs>
                <w:tab w:val="left" w:pos="180"/>
              </w:tabs>
              <w:jc w:val="both"/>
              <w:rPr>
                <w:noProof/>
                <w:sz w:val="28"/>
                <w:szCs w:val="28"/>
              </w:rPr>
            </w:pPr>
            <w:r>
              <w:rPr>
                <w:noProof/>
                <w:sz w:val="28"/>
                <w:szCs w:val="28"/>
              </w:rPr>
              <w:t xml:space="preserve">Thành viên </w:t>
            </w:r>
          </w:p>
        </w:tc>
        <w:tc>
          <w:tcPr>
            <w:tcW w:w="806" w:type="pct"/>
            <w:vAlign w:val="center"/>
          </w:tcPr>
          <w:p w14:paraId="5566D99E" w14:textId="77777777" w:rsidR="00B06E63" w:rsidRPr="008635A1" w:rsidRDefault="00B06E63" w:rsidP="00B06E63">
            <w:pPr>
              <w:widowControl w:val="0"/>
              <w:tabs>
                <w:tab w:val="left" w:pos="180"/>
              </w:tabs>
              <w:jc w:val="both"/>
              <w:rPr>
                <w:sz w:val="28"/>
                <w:szCs w:val="28"/>
                <w:lang w:val="vi-VN"/>
              </w:rPr>
            </w:pPr>
            <w:r>
              <w:rPr>
                <w:sz w:val="28"/>
                <w:szCs w:val="28"/>
              </w:rPr>
              <w:t>Combobox</w:t>
            </w:r>
          </w:p>
        </w:tc>
        <w:tc>
          <w:tcPr>
            <w:tcW w:w="2122" w:type="pct"/>
            <w:vAlign w:val="center"/>
          </w:tcPr>
          <w:p w14:paraId="65B754BE" w14:textId="77777777" w:rsidR="00B06E63" w:rsidRPr="008635A1" w:rsidRDefault="00B06E63" w:rsidP="00B06E63">
            <w:pPr>
              <w:widowControl w:val="0"/>
              <w:tabs>
                <w:tab w:val="left" w:pos="180"/>
              </w:tabs>
              <w:jc w:val="both"/>
              <w:rPr>
                <w:sz w:val="28"/>
                <w:szCs w:val="28"/>
              </w:rPr>
            </w:pPr>
            <w:r>
              <w:rPr>
                <w:sz w:val="28"/>
                <w:szCs w:val="28"/>
              </w:rPr>
              <w:t xml:space="preserve">Thành viên đợt đấu giá </w:t>
            </w:r>
          </w:p>
        </w:tc>
      </w:tr>
      <w:tr w:rsidR="00B06E63" w:rsidRPr="00CD1498" w14:paraId="78091361" w14:textId="77777777" w:rsidTr="00B06E63">
        <w:trPr>
          <w:jc w:val="center"/>
        </w:trPr>
        <w:tc>
          <w:tcPr>
            <w:tcW w:w="409" w:type="pct"/>
            <w:vAlign w:val="center"/>
          </w:tcPr>
          <w:p w14:paraId="00E6A4B5" w14:textId="77777777" w:rsidR="00B06E63" w:rsidRPr="008635A1" w:rsidRDefault="00B06E63" w:rsidP="00B06E63">
            <w:pPr>
              <w:numPr>
                <w:ilvl w:val="0"/>
                <w:numId w:val="49"/>
              </w:numPr>
              <w:spacing w:before="240" w:after="0"/>
              <w:jc w:val="both"/>
              <w:rPr>
                <w:sz w:val="28"/>
                <w:szCs w:val="28"/>
              </w:rPr>
            </w:pPr>
          </w:p>
        </w:tc>
        <w:tc>
          <w:tcPr>
            <w:tcW w:w="1663" w:type="pct"/>
            <w:vAlign w:val="center"/>
          </w:tcPr>
          <w:p w14:paraId="2B495C84" w14:textId="77777777" w:rsidR="00B06E63" w:rsidRDefault="00B06E63" w:rsidP="00B06E63">
            <w:pPr>
              <w:widowControl w:val="0"/>
              <w:tabs>
                <w:tab w:val="left" w:pos="180"/>
              </w:tabs>
              <w:jc w:val="both"/>
              <w:rPr>
                <w:noProof/>
                <w:sz w:val="28"/>
                <w:szCs w:val="28"/>
              </w:rPr>
            </w:pPr>
            <w:r>
              <w:rPr>
                <w:noProof/>
                <w:sz w:val="28"/>
                <w:szCs w:val="28"/>
              </w:rPr>
              <w:t>Trong nước/ Nước ngoài</w:t>
            </w:r>
          </w:p>
        </w:tc>
        <w:tc>
          <w:tcPr>
            <w:tcW w:w="806" w:type="pct"/>
            <w:vAlign w:val="center"/>
          </w:tcPr>
          <w:p w14:paraId="386F069A" w14:textId="77777777" w:rsidR="00B06E63" w:rsidRPr="008635A1" w:rsidRDefault="00B06E63" w:rsidP="00B06E63">
            <w:pPr>
              <w:widowControl w:val="0"/>
              <w:tabs>
                <w:tab w:val="left" w:pos="180"/>
              </w:tabs>
              <w:jc w:val="both"/>
              <w:rPr>
                <w:sz w:val="28"/>
                <w:szCs w:val="28"/>
                <w:lang w:val="vi-VN"/>
              </w:rPr>
            </w:pPr>
            <w:r>
              <w:rPr>
                <w:sz w:val="28"/>
                <w:szCs w:val="28"/>
              </w:rPr>
              <w:t>Combobox</w:t>
            </w:r>
          </w:p>
        </w:tc>
        <w:tc>
          <w:tcPr>
            <w:tcW w:w="2122" w:type="pct"/>
            <w:vAlign w:val="center"/>
          </w:tcPr>
          <w:p w14:paraId="5A0E7458" w14:textId="77777777" w:rsidR="000B5789" w:rsidRDefault="00B06E63" w:rsidP="00B06E63">
            <w:pPr>
              <w:widowControl w:val="0"/>
              <w:tabs>
                <w:tab w:val="left" w:pos="180"/>
              </w:tabs>
              <w:jc w:val="both"/>
              <w:rPr>
                <w:sz w:val="28"/>
                <w:szCs w:val="28"/>
              </w:rPr>
            </w:pPr>
            <w:r>
              <w:rPr>
                <w:sz w:val="28"/>
                <w:szCs w:val="28"/>
              </w:rPr>
              <w:t xml:space="preserve">Gồm: </w:t>
            </w:r>
          </w:p>
          <w:p w14:paraId="165D0E56" w14:textId="38C261B2" w:rsidR="00B06E63" w:rsidRPr="000B5789" w:rsidRDefault="00B06E63" w:rsidP="000B5789">
            <w:pPr>
              <w:pStyle w:val="ListParagraph"/>
              <w:widowControl w:val="0"/>
              <w:numPr>
                <w:ilvl w:val="0"/>
                <w:numId w:val="15"/>
              </w:numPr>
              <w:tabs>
                <w:tab w:val="left" w:pos="180"/>
              </w:tabs>
              <w:rPr>
                <w:sz w:val="28"/>
                <w:szCs w:val="28"/>
              </w:rPr>
            </w:pPr>
            <w:r w:rsidRPr="000B5789">
              <w:rPr>
                <w:sz w:val="28"/>
                <w:szCs w:val="28"/>
              </w:rPr>
              <w:t xml:space="preserve"> Cá nhân trong nước</w:t>
            </w:r>
          </w:p>
          <w:p w14:paraId="0AFBC6DF" w14:textId="77777777" w:rsidR="00B06E63" w:rsidRPr="00440000" w:rsidRDefault="00B06E63" w:rsidP="00B06E63">
            <w:pPr>
              <w:pStyle w:val="ListParagraph"/>
              <w:widowControl w:val="0"/>
              <w:numPr>
                <w:ilvl w:val="0"/>
                <w:numId w:val="15"/>
              </w:numPr>
              <w:tabs>
                <w:tab w:val="left" w:pos="180"/>
              </w:tabs>
              <w:rPr>
                <w:sz w:val="28"/>
                <w:szCs w:val="28"/>
              </w:rPr>
            </w:pPr>
            <w:r>
              <w:rPr>
                <w:sz w:val="28"/>
                <w:szCs w:val="28"/>
              </w:rPr>
              <w:t>Cá nhân nước ngoài</w:t>
            </w:r>
          </w:p>
        </w:tc>
      </w:tr>
      <w:tr w:rsidR="00B06E63" w:rsidRPr="00CD1498" w14:paraId="6836FC86" w14:textId="77777777" w:rsidTr="00B06E63">
        <w:trPr>
          <w:jc w:val="center"/>
        </w:trPr>
        <w:tc>
          <w:tcPr>
            <w:tcW w:w="409" w:type="pct"/>
            <w:vAlign w:val="center"/>
          </w:tcPr>
          <w:p w14:paraId="0F395D30" w14:textId="77777777" w:rsidR="00B06E63" w:rsidRPr="008635A1" w:rsidRDefault="00B06E63" w:rsidP="00B06E63">
            <w:pPr>
              <w:numPr>
                <w:ilvl w:val="0"/>
                <w:numId w:val="49"/>
              </w:numPr>
              <w:spacing w:before="240" w:after="0"/>
              <w:jc w:val="both"/>
              <w:rPr>
                <w:sz w:val="28"/>
                <w:szCs w:val="28"/>
              </w:rPr>
            </w:pPr>
          </w:p>
        </w:tc>
        <w:tc>
          <w:tcPr>
            <w:tcW w:w="1663" w:type="pct"/>
            <w:vAlign w:val="center"/>
          </w:tcPr>
          <w:p w14:paraId="26B8B21C" w14:textId="77777777" w:rsidR="00B06E63" w:rsidRDefault="00B06E63" w:rsidP="00B06E63">
            <w:pPr>
              <w:widowControl w:val="0"/>
              <w:tabs>
                <w:tab w:val="left" w:pos="180"/>
              </w:tabs>
              <w:jc w:val="both"/>
              <w:rPr>
                <w:noProof/>
                <w:sz w:val="28"/>
                <w:szCs w:val="28"/>
              </w:rPr>
            </w:pPr>
            <w:r>
              <w:rPr>
                <w:noProof/>
                <w:sz w:val="28"/>
                <w:szCs w:val="28"/>
              </w:rPr>
              <w:t>Mã số NĐT</w:t>
            </w:r>
          </w:p>
        </w:tc>
        <w:tc>
          <w:tcPr>
            <w:tcW w:w="806" w:type="pct"/>
            <w:vAlign w:val="center"/>
          </w:tcPr>
          <w:p w14:paraId="1695B471" w14:textId="77777777" w:rsidR="00B06E63" w:rsidRPr="008635A1" w:rsidRDefault="00B06E63" w:rsidP="00B06E63">
            <w:pPr>
              <w:widowControl w:val="0"/>
              <w:tabs>
                <w:tab w:val="left" w:pos="180"/>
              </w:tabs>
              <w:jc w:val="both"/>
              <w:rPr>
                <w:sz w:val="28"/>
                <w:szCs w:val="28"/>
              </w:rPr>
            </w:pPr>
            <w:r>
              <w:rPr>
                <w:sz w:val="28"/>
                <w:szCs w:val="28"/>
              </w:rPr>
              <w:t xml:space="preserve">Number </w:t>
            </w:r>
          </w:p>
        </w:tc>
        <w:tc>
          <w:tcPr>
            <w:tcW w:w="2122" w:type="pct"/>
            <w:vAlign w:val="center"/>
          </w:tcPr>
          <w:p w14:paraId="0838057B" w14:textId="77777777" w:rsidR="00B06E63" w:rsidRPr="008635A1" w:rsidRDefault="00B06E63" w:rsidP="00B06E63">
            <w:pPr>
              <w:widowControl w:val="0"/>
              <w:tabs>
                <w:tab w:val="left" w:pos="180"/>
              </w:tabs>
              <w:jc w:val="both"/>
              <w:rPr>
                <w:sz w:val="28"/>
                <w:szCs w:val="28"/>
              </w:rPr>
            </w:pPr>
            <w:r>
              <w:rPr>
                <w:sz w:val="28"/>
                <w:szCs w:val="28"/>
              </w:rPr>
              <w:t>Hệ thống tự động sinh</w:t>
            </w:r>
          </w:p>
        </w:tc>
      </w:tr>
      <w:tr w:rsidR="00B06E63" w:rsidRPr="00CD1498" w14:paraId="3B99D944" w14:textId="77777777" w:rsidTr="00B06E63">
        <w:trPr>
          <w:jc w:val="center"/>
        </w:trPr>
        <w:tc>
          <w:tcPr>
            <w:tcW w:w="409" w:type="pct"/>
            <w:vAlign w:val="center"/>
          </w:tcPr>
          <w:p w14:paraId="20828D67" w14:textId="77777777" w:rsidR="00B06E63" w:rsidRPr="008635A1" w:rsidRDefault="00B06E63" w:rsidP="00B06E63">
            <w:pPr>
              <w:numPr>
                <w:ilvl w:val="0"/>
                <w:numId w:val="49"/>
              </w:numPr>
              <w:spacing w:before="240" w:after="0"/>
              <w:jc w:val="both"/>
              <w:rPr>
                <w:sz w:val="28"/>
                <w:szCs w:val="28"/>
              </w:rPr>
            </w:pPr>
          </w:p>
        </w:tc>
        <w:tc>
          <w:tcPr>
            <w:tcW w:w="1663" w:type="pct"/>
            <w:vAlign w:val="center"/>
          </w:tcPr>
          <w:p w14:paraId="4B777166" w14:textId="77777777" w:rsidR="00B06E63" w:rsidRDefault="00B06E63" w:rsidP="00B06E63">
            <w:pPr>
              <w:widowControl w:val="0"/>
              <w:tabs>
                <w:tab w:val="left" w:pos="180"/>
              </w:tabs>
              <w:jc w:val="both"/>
              <w:rPr>
                <w:noProof/>
                <w:sz w:val="28"/>
                <w:szCs w:val="28"/>
              </w:rPr>
            </w:pPr>
            <w:r>
              <w:rPr>
                <w:noProof/>
                <w:sz w:val="28"/>
                <w:szCs w:val="28"/>
              </w:rPr>
              <w:t>Tên NĐT</w:t>
            </w:r>
          </w:p>
        </w:tc>
        <w:tc>
          <w:tcPr>
            <w:tcW w:w="806" w:type="pct"/>
            <w:vAlign w:val="center"/>
          </w:tcPr>
          <w:p w14:paraId="40462CBF" w14:textId="77777777" w:rsidR="00B06E63" w:rsidRPr="008635A1" w:rsidRDefault="00B06E63" w:rsidP="00B06E63">
            <w:pPr>
              <w:widowControl w:val="0"/>
              <w:tabs>
                <w:tab w:val="left" w:pos="180"/>
              </w:tabs>
              <w:jc w:val="both"/>
              <w:rPr>
                <w:sz w:val="28"/>
                <w:szCs w:val="28"/>
                <w:lang w:val="vi-VN"/>
              </w:rPr>
            </w:pPr>
            <w:r>
              <w:rPr>
                <w:sz w:val="28"/>
                <w:szCs w:val="28"/>
              </w:rPr>
              <w:t>Textbox</w:t>
            </w:r>
          </w:p>
        </w:tc>
        <w:tc>
          <w:tcPr>
            <w:tcW w:w="2122" w:type="pct"/>
            <w:vAlign w:val="center"/>
          </w:tcPr>
          <w:p w14:paraId="5F2F7B4B" w14:textId="77777777" w:rsidR="00B06E63" w:rsidRPr="008635A1" w:rsidRDefault="00B06E63" w:rsidP="00B06E63">
            <w:pPr>
              <w:widowControl w:val="0"/>
              <w:tabs>
                <w:tab w:val="left" w:pos="180"/>
              </w:tabs>
              <w:jc w:val="both"/>
              <w:rPr>
                <w:sz w:val="28"/>
                <w:szCs w:val="28"/>
              </w:rPr>
            </w:pPr>
            <w:r>
              <w:rPr>
                <w:sz w:val="28"/>
                <w:szCs w:val="28"/>
              </w:rPr>
              <w:t>Tên nhà đầu tư, bắt buộc nhập</w:t>
            </w:r>
          </w:p>
        </w:tc>
      </w:tr>
      <w:tr w:rsidR="00B06E63" w:rsidRPr="00CD1498" w14:paraId="1767676C" w14:textId="77777777" w:rsidTr="00B06E63">
        <w:trPr>
          <w:jc w:val="center"/>
        </w:trPr>
        <w:tc>
          <w:tcPr>
            <w:tcW w:w="409" w:type="pct"/>
            <w:vAlign w:val="center"/>
          </w:tcPr>
          <w:p w14:paraId="1830EA8F" w14:textId="77777777" w:rsidR="00B06E63" w:rsidRPr="008635A1" w:rsidRDefault="00B06E63" w:rsidP="00B06E63">
            <w:pPr>
              <w:numPr>
                <w:ilvl w:val="0"/>
                <w:numId w:val="49"/>
              </w:numPr>
              <w:spacing w:before="240" w:after="0"/>
              <w:jc w:val="both"/>
              <w:rPr>
                <w:sz w:val="28"/>
                <w:szCs w:val="28"/>
              </w:rPr>
            </w:pPr>
          </w:p>
        </w:tc>
        <w:tc>
          <w:tcPr>
            <w:tcW w:w="1663" w:type="pct"/>
            <w:vAlign w:val="center"/>
          </w:tcPr>
          <w:p w14:paraId="27A33629" w14:textId="77777777" w:rsidR="00B06E63" w:rsidRDefault="00B06E63" w:rsidP="00B06E63">
            <w:pPr>
              <w:widowControl w:val="0"/>
              <w:tabs>
                <w:tab w:val="left" w:pos="180"/>
              </w:tabs>
              <w:jc w:val="both"/>
              <w:rPr>
                <w:noProof/>
                <w:sz w:val="28"/>
                <w:szCs w:val="28"/>
              </w:rPr>
            </w:pPr>
            <w:r>
              <w:rPr>
                <w:noProof/>
                <w:sz w:val="28"/>
                <w:szCs w:val="28"/>
              </w:rPr>
              <w:t xml:space="preserve">Địa chỉ </w:t>
            </w:r>
          </w:p>
        </w:tc>
        <w:tc>
          <w:tcPr>
            <w:tcW w:w="806" w:type="pct"/>
            <w:vAlign w:val="center"/>
          </w:tcPr>
          <w:p w14:paraId="3B617DF0" w14:textId="77777777" w:rsidR="00B06E63" w:rsidRPr="008635A1" w:rsidRDefault="00B06E63" w:rsidP="00B06E63">
            <w:pPr>
              <w:widowControl w:val="0"/>
              <w:tabs>
                <w:tab w:val="left" w:pos="180"/>
              </w:tabs>
              <w:jc w:val="both"/>
              <w:rPr>
                <w:sz w:val="28"/>
                <w:szCs w:val="28"/>
                <w:lang w:val="vi-VN"/>
              </w:rPr>
            </w:pPr>
            <w:r>
              <w:rPr>
                <w:sz w:val="28"/>
                <w:szCs w:val="28"/>
              </w:rPr>
              <w:t>Textbox</w:t>
            </w:r>
          </w:p>
        </w:tc>
        <w:tc>
          <w:tcPr>
            <w:tcW w:w="2122" w:type="pct"/>
            <w:vAlign w:val="center"/>
          </w:tcPr>
          <w:p w14:paraId="26293F20" w14:textId="77777777" w:rsidR="00B06E63" w:rsidRPr="008635A1" w:rsidRDefault="00B06E63" w:rsidP="00B06E63">
            <w:pPr>
              <w:widowControl w:val="0"/>
              <w:tabs>
                <w:tab w:val="left" w:pos="180"/>
              </w:tabs>
              <w:jc w:val="both"/>
              <w:rPr>
                <w:sz w:val="28"/>
                <w:szCs w:val="28"/>
              </w:rPr>
            </w:pPr>
            <w:r>
              <w:rPr>
                <w:sz w:val="28"/>
                <w:szCs w:val="28"/>
              </w:rPr>
              <w:t>Điạ chỉ NĐT, bắt buộc nhập</w:t>
            </w:r>
          </w:p>
        </w:tc>
      </w:tr>
      <w:tr w:rsidR="00B06E63" w:rsidRPr="00CD1498" w14:paraId="50256D6E" w14:textId="77777777" w:rsidTr="00B06E63">
        <w:trPr>
          <w:jc w:val="center"/>
        </w:trPr>
        <w:tc>
          <w:tcPr>
            <w:tcW w:w="409" w:type="pct"/>
            <w:vAlign w:val="center"/>
          </w:tcPr>
          <w:p w14:paraId="74F767EF" w14:textId="77777777" w:rsidR="00B06E63" w:rsidRPr="008635A1" w:rsidRDefault="00B06E63" w:rsidP="00B06E63">
            <w:pPr>
              <w:numPr>
                <w:ilvl w:val="0"/>
                <w:numId w:val="49"/>
              </w:numPr>
              <w:spacing w:before="240" w:after="0"/>
              <w:jc w:val="both"/>
              <w:rPr>
                <w:sz w:val="28"/>
                <w:szCs w:val="28"/>
              </w:rPr>
            </w:pPr>
          </w:p>
        </w:tc>
        <w:tc>
          <w:tcPr>
            <w:tcW w:w="1663" w:type="pct"/>
            <w:vAlign w:val="center"/>
          </w:tcPr>
          <w:p w14:paraId="525B2386" w14:textId="77777777" w:rsidR="00B06E63" w:rsidRDefault="00B06E63" w:rsidP="00B06E63">
            <w:pPr>
              <w:widowControl w:val="0"/>
              <w:tabs>
                <w:tab w:val="left" w:pos="180"/>
              </w:tabs>
              <w:jc w:val="both"/>
              <w:rPr>
                <w:noProof/>
                <w:sz w:val="28"/>
                <w:szCs w:val="28"/>
              </w:rPr>
            </w:pPr>
            <w:r>
              <w:rPr>
                <w:noProof/>
                <w:sz w:val="28"/>
                <w:szCs w:val="28"/>
              </w:rPr>
              <w:t>Số điện thoại</w:t>
            </w:r>
          </w:p>
        </w:tc>
        <w:tc>
          <w:tcPr>
            <w:tcW w:w="806" w:type="pct"/>
            <w:vAlign w:val="center"/>
          </w:tcPr>
          <w:p w14:paraId="0D6EB482" w14:textId="77777777" w:rsidR="00B06E63" w:rsidRPr="008635A1" w:rsidRDefault="00B06E63" w:rsidP="00B06E63">
            <w:pPr>
              <w:widowControl w:val="0"/>
              <w:tabs>
                <w:tab w:val="left" w:pos="180"/>
              </w:tabs>
              <w:jc w:val="both"/>
              <w:rPr>
                <w:sz w:val="28"/>
                <w:szCs w:val="28"/>
              </w:rPr>
            </w:pPr>
            <w:r>
              <w:rPr>
                <w:sz w:val="28"/>
                <w:szCs w:val="28"/>
              </w:rPr>
              <w:t xml:space="preserve">Number </w:t>
            </w:r>
          </w:p>
        </w:tc>
        <w:tc>
          <w:tcPr>
            <w:tcW w:w="2122" w:type="pct"/>
            <w:vAlign w:val="center"/>
          </w:tcPr>
          <w:p w14:paraId="6B0F971F" w14:textId="77777777" w:rsidR="00B06E63" w:rsidRPr="008635A1" w:rsidRDefault="00B06E63" w:rsidP="00B06E63">
            <w:pPr>
              <w:widowControl w:val="0"/>
              <w:tabs>
                <w:tab w:val="left" w:pos="180"/>
              </w:tabs>
              <w:jc w:val="both"/>
              <w:rPr>
                <w:sz w:val="28"/>
                <w:szCs w:val="28"/>
              </w:rPr>
            </w:pPr>
            <w:r>
              <w:rPr>
                <w:sz w:val="28"/>
                <w:szCs w:val="28"/>
              </w:rPr>
              <w:t xml:space="preserve">Bắt buộc nhập </w:t>
            </w:r>
          </w:p>
        </w:tc>
      </w:tr>
      <w:tr w:rsidR="00B06E63" w:rsidRPr="00CD1498" w14:paraId="5377BC4E" w14:textId="77777777" w:rsidTr="00B06E63">
        <w:trPr>
          <w:jc w:val="center"/>
        </w:trPr>
        <w:tc>
          <w:tcPr>
            <w:tcW w:w="409" w:type="pct"/>
            <w:vAlign w:val="center"/>
          </w:tcPr>
          <w:p w14:paraId="46E407D3" w14:textId="77777777" w:rsidR="00B06E63" w:rsidRPr="008635A1" w:rsidRDefault="00B06E63" w:rsidP="00B06E63">
            <w:pPr>
              <w:numPr>
                <w:ilvl w:val="0"/>
                <w:numId w:val="49"/>
              </w:numPr>
              <w:spacing w:before="240" w:after="0"/>
              <w:jc w:val="both"/>
              <w:rPr>
                <w:sz w:val="28"/>
                <w:szCs w:val="28"/>
              </w:rPr>
            </w:pPr>
          </w:p>
        </w:tc>
        <w:tc>
          <w:tcPr>
            <w:tcW w:w="1663" w:type="pct"/>
            <w:vAlign w:val="center"/>
          </w:tcPr>
          <w:p w14:paraId="350D14F3" w14:textId="77777777" w:rsidR="00B06E63" w:rsidRDefault="00B06E63" w:rsidP="00B06E63">
            <w:pPr>
              <w:widowControl w:val="0"/>
              <w:tabs>
                <w:tab w:val="left" w:pos="180"/>
              </w:tabs>
              <w:jc w:val="both"/>
              <w:rPr>
                <w:noProof/>
                <w:sz w:val="28"/>
                <w:szCs w:val="28"/>
              </w:rPr>
            </w:pPr>
            <w:r>
              <w:rPr>
                <w:noProof/>
                <w:sz w:val="28"/>
                <w:szCs w:val="28"/>
              </w:rPr>
              <w:t>Số fax</w:t>
            </w:r>
          </w:p>
        </w:tc>
        <w:tc>
          <w:tcPr>
            <w:tcW w:w="806" w:type="pct"/>
            <w:vAlign w:val="center"/>
          </w:tcPr>
          <w:p w14:paraId="51E98C50" w14:textId="77777777" w:rsidR="00B06E63" w:rsidRPr="008635A1" w:rsidRDefault="00B06E63" w:rsidP="00B06E63">
            <w:pPr>
              <w:widowControl w:val="0"/>
              <w:tabs>
                <w:tab w:val="left" w:pos="180"/>
              </w:tabs>
              <w:jc w:val="both"/>
              <w:rPr>
                <w:sz w:val="28"/>
                <w:szCs w:val="28"/>
              </w:rPr>
            </w:pPr>
            <w:r>
              <w:rPr>
                <w:sz w:val="28"/>
                <w:szCs w:val="28"/>
              </w:rPr>
              <w:t xml:space="preserve">Number </w:t>
            </w:r>
          </w:p>
        </w:tc>
        <w:tc>
          <w:tcPr>
            <w:tcW w:w="2122" w:type="pct"/>
            <w:vAlign w:val="center"/>
          </w:tcPr>
          <w:p w14:paraId="07B8B155" w14:textId="77777777" w:rsidR="00B06E63" w:rsidRPr="008635A1" w:rsidRDefault="00B06E63" w:rsidP="00B06E63">
            <w:pPr>
              <w:widowControl w:val="0"/>
              <w:tabs>
                <w:tab w:val="left" w:pos="180"/>
              </w:tabs>
              <w:jc w:val="both"/>
              <w:rPr>
                <w:sz w:val="28"/>
                <w:szCs w:val="28"/>
              </w:rPr>
            </w:pPr>
            <w:r>
              <w:rPr>
                <w:sz w:val="28"/>
                <w:szCs w:val="28"/>
              </w:rPr>
              <w:t>Số fax</w:t>
            </w:r>
          </w:p>
        </w:tc>
      </w:tr>
      <w:tr w:rsidR="00B06E63" w:rsidRPr="00CD1498" w14:paraId="6B876D8F" w14:textId="77777777" w:rsidTr="00B06E63">
        <w:trPr>
          <w:jc w:val="center"/>
        </w:trPr>
        <w:tc>
          <w:tcPr>
            <w:tcW w:w="409" w:type="pct"/>
            <w:vAlign w:val="center"/>
          </w:tcPr>
          <w:p w14:paraId="337FDF8B" w14:textId="77777777" w:rsidR="00B06E63" w:rsidRPr="008635A1" w:rsidRDefault="00B06E63" w:rsidP="00B06E63">
            <w:pPr>
              <w:numPr>
                <w:ilvl w:val="0"/>
                <w:numId w:val="49"/>
              </w:numPr>
              <w:spacing w:before="240" w:after="0"/>
              <w:jc w:val="both"/>
              <w:rPr>
                <w:sz w:val="28"/>
                <w:szCs w:val="28"/>
              </w:rPr>
            </w:pPr>
          </w:p>
        </w:tc>
        <w:tc>
          <w:tcPr>
            <w:tcW w:w="1663" w:type="pct"/>
            <w:vAlign w:val="center"/>
          </w:tcPr>
          <w:p w14:paraId="4BAF9DDA" w14:textId="77777777" w:rsidR="00B06E63" w:rsidRDefault="00B06E63" w:rsidP="00B06E63">
            <w:pPr>
              <w:widowControl w:val="0"/>
              <w:tabs>
                <w:tab w:val="left" w:pos="180"/>
              </w:tabs>
              <w:jc w:val="both"/>
              <w:rPr>
                <w:noProof/>
                <w:sz w:val="28"/>
                <w:szCs w:val="28"/>
              </w:rPr>
            </w:pPr>
            <w:r>
              <w:rPr>
                <w:noProof/>
                <w:sz w:val="28"/>
                <w:szCs w:val="28"/>
              </w:rPr>
              <w:t>Email</w:t>
            </w:r>
          </w:p>
        </w:tc>
        <w:tc>
          <w:tcPr>
            <w:tcW w:w="806" w:type="pct"/>
            <w:vAlign w:val="center"/>
          </w:tcPr>
          <w:p w14:paraId="2B47A38A" w14:textId="77777777" w:rsidR="00B06E63" w:rsidRPr="008635A1" w:rsidRDefault="00B06E63" w:rsidP="00B06E63">
            <w:pPr>
              <w:widowControl w:val="0"/>
              <w:tabs>
                <w:tab w:val="left" w:pos="180"/>
              </w:tabs>
              <w:jc w:val="both"/>
              <w:rPr>
                <w:sz w:val="28"/>
                <w:szCs w:val="28"/>
                <w:lang w:val="vi-VN"/>
              </w:rPr>
            </w:pPr>
            <w:r>
              <w:rPr>
                <w:sz w:val="28"/>
                <w:szCs w:val="28"/>
              </w:rPr>
              <w:t>Textbox</w:t>
            </w:r>
          </w:p>
        </w:tc>
        <w:tc>
          <w:tcPr>
            <w:tcW w:w="2122" w:type="pct"/>
            <w:vAlign w:val="center"/>
          </w:tcPr>
          <w:p w14:paraId="7659BBD2" w14:textId="77777777" w:rsidR="00B06E63" w:rsidRPr="008635A1" w:rsidRDefault="00B06E63" w:rsidP="00B06E63">
            <w:pPr>
              <w:widowControl w:val="0"/>
              <w:tabs>
                <w:tab w:val="left" w:pos="180"/>
              </w:tabs>
              <w:jc w:val="both"/>
              <w:rPr>
                <w:sz w:val="28"/>
                <w:szCs w:val="28"/>
              </w:rPr>
            </w:pPr>
            <w:r>
              <w:rPr>
                <w:sz w:val="28"/>
                <w:szCs w:val="28"/>
              </w:rPr>
              <w:t xml:space="preserve">Email </w:t>
            </w:r>
          </w:p>
        </w:tc>
      </w:tr>
      <w:tr w:rsidR="00B06E63" w:rsidRPr="00CD1498" w14:paraId="5DD4E400" w14:textId="77777777" w:rsidTr="00B06E63">
        <w:trPr>
          <w:jc w:val="center"/>
        </w:trPr>
        <w:tc>
          <w:tcPr>
            <w:tcW w:w="409" w:type="pct"/>
            <w:vAlign w:val="center"/>
          </w:tcPr>
          <w:p w14:paraId="4582F3F8" w14:textId="77777777" w:rsidR="00B06E63" w:rsidRPr="008635A1" w:rsidRDefault="00B06E63" w:rsidP="00B06E63">
            <w:pPr>
              <w:numPr>
                <w:ilvl w:val="0"/>
                <w:numId w:val="49"/>
              </w:numPr>
              <w:spacing w:before="240" w:after="0"/>
              <w:jc w:val="both"/>
              <w:rPr>
                <w:sz w:val="28"/>
                <w:szCs w:val="28"/>
              </w:rPr>
            </w:pPr>
          </w:p>
        </w:tc>
        <w:tc>
          <w:tcPr>
            <w:tcW w:w="1663" w:type="pct"/>
            <w:vAlign w:val="center"/>
          </w:tcPr>
          <w:p w14:paraId="4BD65606" w14:textId="77777777" w:rsidR="00B06E63" w:rsidRDefault="00B06E63" w:rsidP="00B06E63">
            <w:pPr>
              <w:widowControl w:val="0"/>
              <w:tabs>
                <w:tab w:val="left" w:pos="180"/>
              </w:tabs>
              <w:jc w:val="both"/>
              <w:rPr>
                <w:noProof/>
                <w:sz w:val="28"/>
                <w:szCs w:val="28"/>
              </w:rPr>
            </w:pPr>
            <w:r>
              <w:rPr>
                <w:noProof/>
                <w:sz w:val="28"/>
                <w:szCs w:val="28"/>
              </w:rPr>
              <w:t>Loại ĐKSH</w:t>
            </w:r>
          </w:p>
        </w:tc>
        <w:tc>
          <w:tcPr>
            <w:tcW w:w="806" w:type="pct"/>
            <w:vAlign w:val="center"/>
          </w:tcPr>
          <w:p w14:paraId="78AEF15A" w14:textId="77777777" w:rsidR="00B06E63" w:rsidRPr="008635A1" w:rsidRDefault="00B06E63" w:rsidP="00B06E63">
            <w:pPr>
              <w:widowControl w:val="0"/>
              <w:tabs>
                <w:tab w:val="left" w:pos="180"/>
              </w:tabs>
              <w:jc w:val="both"/>
              <w:rPr>
                <w:sz w:val="28"/>
                <w:szCs w:val="28"/>
                <w:lang w:val="vi-VN"/>
              </w:rPr>
            </w:pPr>
            <w:r>
              <w:rPr>
                <w:sz w:val="28"/>
                <w:szCs w:val="28"/>
              </w:rPr>
              <w:t>Combobox</w:t>
            </w:r>
          </w:p>
        </w:tc>
        <w:tc>
          <w:tcPr>
            <w:tcW w:w="2122" w:type="pct"/>
            <w:vAlign w:val="center"/>
          </w:tcPr>
          <w:p w14:paraId="110C770E" w14:textId="77777777" w:rsidR="000B5789" w:rsidRDefault="00B06E63" w:rsidP="00B06E63">
            <w:pPr>
              <w:widowControl w:val="0"/>
              <w:tabs>
                <w:tab w:val="left" w:pos="180"/>
              </w:tabs>
              <w:jc w:val="both"/>
              <w:rPr>
                <w:sz w:val="28"/>
                <w:szCs w:val="28"/>
              </w:rPr>
            </w:pPr>
            <w:r>
              <w:rPr>
                <w:sz w:val="28"/>
                <w:szCs w:val="28"/>
              </w:rPr>
              <w:t>Gồm:</w:t>
            </w:r>
          </w:p>
          <w:p w14:paraId="6A6E0D58" w14:textId="69FCBA91" w:rsidR="00B06E63" w:rsidRPr="000B5789" w:rsidRDefault="00B06E63" w:rsidP="000B5789">
            <w:pPr>
              <w:pStyle w:val="ListParagraph"/>
              <w:widowControl w:val="0"/>
              <w:numPr>
                <w:ilvl w:val="0"/>
                <w:numId w:val="15"/>
              </w:numPr>
              <w:tabs>
                <w:tab w:val="left" w:pos="180"/>
              </w:tabs>
              <w:rPr>
                <w:sz w:val="28"/>
                <w:szCs w:val="28"/>
              </w:rPr>
            </w:pPr>
            <w:r w:rsidRPr="000B5789">
              <w:rPr>
                <w:sz w:val="28"/>
                <w:szCs w:val="28"/>
              </w:rPr>
              <w:t xml:space="preserve"> Chứng minh thư</w:t>
            </w:r>
          </w:p>
          <w:p w14:paraId="1B02C85B" w14:textId="77777777" w:rsidR="00B06E63" w:rsidRDefault="00B06E63" w:rsidP="00B06E63">
            <w:pPr>
              <w:pStyle w:val="ListParagraph"/>
              <w:widowControl w:val="0"/>
              <w:numPr>
                <w:ilvl w:val="0"/>
                <w:numId w:val="15"/>
              </w:numPr>
              <w:tabs>
                <w:tab w:val="left" w:pos="180"/>
              </w:tabs>
              <w:rPr>
                <w:sz w:val="28"/>
                <w:szCs w:val="28"/>
              </w:rPr>
            </w:pPr>
            <w:r>
              <w:rPr>
                <w:sz w:val="28"/>
                <w:szCs w:val="28"/>
              </w:rPr>
              <w:t>Passport</w:t>
            </w:r>
          </w:p>
          <w:p w14:paraId="54CD074D" w14:textId="77777777" w:rsidR="00B06E63" w:rsidRDefault="00B06E63" w:rsidP="00B06E63">
            <w:pPr>
              <w:pStyle w:val="ListParagraph"/>
              <w:widowControl w:val="0"/>
              <w:numPr>
                <w:ilvl w:val="0"/>
                <w:numId w:val="15"/>
              </w:numPr>
              <w:tabs>
                <w:tab w:val="left" w:pos="180"/>
              </w:tabs>
              <w:rPr>
                <w:sz w:val="28"/>
                <w:szCs w:val="28"/>
              </w:rPr>
            </w:pPr>
            <w:r>
              <w:rPr>
                <w:sz w:val="28"/>
                <w:szCs w:val="28"/>
              </w:rPr>
              <w:t>Giấy phép đăng ký kinh doanh</w:t>
            </w:r>
          </w:p>
          <w:p w14:paraId="589DF04F" w14:textId="77777777" w:rsidR="00B06E63" w:rsidRDefault="00B06E63" w:rsidP="00B06E63">
            <w:pPr>
              <w:pStyle w:val="ListParagraph"/>
              <w:widowControl w:val="0"/>
              <w:numPr>
                <w:ilvl w:val="0"/>
                <w:numId w:val="15"/>
              </w:numPr>
              <w:tabs>
                <w:tab w:val="left" w:pos="180"/>
              </w:tabs>
              <w:rPr>
                <w:sz w:val="28"/>
                <w:szCs w:val="28"/>
              </w:rPr>
            </w:pPr>
            <w:r>
              <w:rPr>
                <w:sz w:val="28"/>
                <w:szCs w:val="28"/>
              </w:rPr>
              <w:t xml:space="preserve">Chứng thư khác </w:t>
            </w:r>
          </w:p>
          <w:p w14:paraId="3E18F0A6" w14:textId="77777777" w:rsidR="00B06E63" w:rsidRPr="00440000" w:rsidRDefault="00B06E63" w:rsidP="00B06E63">
            <w:pPr>
              <w:pStyle w:val="ListParagraph"/>
              <w:widowControl w:val="0"/>
              <w:numPr>
                <w:ilvl w:val="0"/>
                <w:numId w:val="15"/>
              </w:numPr>
              <w:tabs>
                <w:tab w:val="left" w:pos="180"/>
              </w:tabs>
              <w:rPr>
                <w:sz w:val="28"/>
                <w:szCs w:val="28"/>
              </w:rPr>
            </w:pPr>
            <w:r>
              <w:rPr>
                <w:sz w:val="28"/>
                <w:szCs w:val="28"/>
              </w:rPr>
              <w:t xml:space="preserve">Căn cước công dân </w:t>
            </w:r>
          </w:p>
        </w:tc>
      </w:tr>
      <w:tr w:rsidR="00B06E63" w:rsidRPr="00CD1498" w14:paraId="70D076EE" w14:textId="77777777" w:rsidTr="00B06E63">
        <w:trPr>
          <w:jc w:val="center"/>
        </w:trPr>
        <w:tc>
          <w:tcPr>
            <w:tcW w:w="409" w:type="pct"/>
            <w:vAlign w:val="center"/>
          </w:tcPr>
          <w:p w14:paraId="4B3BA9B8" w14:textId="77777777" w:rsidR="00B06E63" w:rsidRPr="008635A1" w:rsidRDefault="00B06E63" w:rsidP="00B06E63">
            <w:pPr>
              <w:numPr>
                <w:ilvl w:val="0"/>
                <w:numId w:val="49"/>
              </w:numPr>
              <w:spacing w:before="240" w:after="0"/>
              <w:jc w:val="both"/>
              <w:rPr>
                <w:sz w:val="28"/>
                <w:szCs w:val="28"/>
              </w:rPr>
            </w:pPr>
          </w:p>
        </w:tc>
        <w:tc>
          <w:tcPr>
            <w:tcW w:w="1663" w:type="pct"/>
            <w:vAlign w:val="center"/>
          </w:tcPr>
          <w:p w14:paraId="4AEAC9E4" w14:textId="77777777" w:rsidR="00B06E63" w:rsidRDefault="00B06E63" w:rsidP="00B06E63">
            <w:pPr>
              <w:widowControl w:val="0"/>
              <w:tabs>
                <w:tab w:val="left" w:pos="180"/>
              </w:tabs>
              <w:jc w:val="both"/>
              <w:rPr>
                <w:noProof/>
                <w:sz w:val="28"/>
                <w:szCs w:val="28"/>
              </w:rPr>
            </w:pPr>
            <w:r>
              <w:rPr>
                <w:noProof/>
                <w:sz w:val="28"/>
                <w:szCs w:val="28"/>
              </w:rPr>
              <w:t>Số [ĐKSH]</w:t>
            </w:r>
          </w:p>
        </w:tc>
        <w:tc>
          <w:tcPr>
            <w:tcW w:w="806" w:type="pct"/>
            <w:vAlign w:val="center"/>
          </w:tcPr>
          <w:p w14:paraId="2C5005B3" w14:textId="77777777" w:rsidR="00B06E63" w:rsidRPr="008635A1" w:rsidRDefault="00B06E63" w:rsidP="00B06E63">
            <w:pPr>
              <w:widowControl w:val="0"/>
              <w:tabs>
                <w:tab w:val="left" w:pos="180"/>
              </w:tabs>
              <w:jc w:val="both"/>
              <w:rPr>
                <w:sz w:val="28"/>
                <w:szCs w:val="28"/>
              </w:rPr>
            </w:pPr>
            <w:r>
              <w:rPr>
                <w:sz w:val="28"/>
                <w:szCs w:val="28"/>
              </w:rPr>
              <w:t xml:space="preserve">Number </w:t>
            </w:r>
          </w:p>
        </w:tc>
        <w:tc>
          <w:tcPr>
            <w:tcW w:w="2122" w:type="pct"/>
            <w:vAlign w:val="center"/>
          </w:tcPr>
          <w:p w14:paraId="14F75DA6" w14:textId="77777777" w:rsidR="00B06E63" w:rsidRPr="008635A1" w:rsidRDefault="00B06E63" w:rsidP="00B06E63">
            <w:pPr>
              <w:widowControl w:val="0"/>
              <w:tabs>
                <w:tab w:val="left" w:pos="180"/>
              </w:tabs>
              <w:jc w:val="both"/>
              <w:rPr>
                <w:sz w:val="28"/>
                <w:szCs w:val="28"/>
              </w:rPr>
            </w:pPr>
            <w:r>
              <w:rPr>
                <w:sz w:val="28"/>
                <w:szCs w:val="28"/>
              </w:rPr>
              <w:t xml:space="preserve">Bắt buộc nhập: mỗi số ĐKSH chỉ được phép tham gia trong  đợt đấu giá một lần </w:t>
            </w:r>
          </w:p>
        </w:tc>
      </w:tr>
      <w:tr w:rsidR="00B06E63" w:rsidRPr="00CD1498" w14:paraId="610A40B6" w14:textId="77777777" w:rsidTr="00B06E63">
        <w:trPr>
          <w:jc w:val="center"/>
        </w:trPr>
        <w:tc>
          <w:tcPr>
            <w:tcW w:w="409" w:type="pct"/>
            <w:vAlign w:val="center"/>
          </w:tcPr>
          <w:p w14:paraId="086F6932" w14:textId="77777777" w:rsidR="00B06E63" w:rsidRPr="008635A1" w:rsidRDefault="00B06E63" w:rsidP="00B06E63">
            <w:pPr>
              <w:numPr>
                <w:ilvl w:val="0"/>
                <w:numId w:val="49"/>
              </w:numPr>
              <w:spacing w:before="240" w:after="0"/>
              <w:jc w:val="both"/>
              <w:rPr>
                <w:sz w:val="28"/>
                <w:szCs w:val="28"/>
              </w:rPr>
            </w:pPr>
          </w:p>
        </w:tc>
        <w:tc>
          <w:tcPr>
            <w:tcW w:w="1663" w:type="pct"/>
            <w:vAlign w:val="center"/>
          </w:tcPr>
          <w:p w14:paraId="352369D3" w14:textId="77777777" w:rsidR="00B06E63" w:rsidRDefault="00B06E63" w:rsidP="00B06E63">
            <w:pPr>
              <w:widowControl w:val="0"/>
              <w:tabs>
                <w:tab w:val="left" w:pos="180"/>
              </w:tabs>
              <w:jc w:val="both"/>
              <w:rPr>
                <w:noProof/>
                <w:sz w:val="28"/>
                <w:szCs w:val="28"/>
              </w:rPr>
            </w:pPr>
            <w:r>
              <w:rPr>
                <w:noProof/>
                <w:sz w:val="28"/>
                <w:szCs w:val="28"/>
              </w:rPr>
              <w:t>Ngày cấp</w:t>
            </w:r>
          </w:p>
        </w:tc>
        <w:tc>
          <w:tcPr>
            <w:tcW w:w="806" w:type="pct"/>
            <w:vAlign w:val="center"/>
          </w:tcPr>
          <w:p w14:paraId="2A9F8225" w14:textId="77777777" w:rsidR="00B06E63" w:rsidRPr="008635A1" w:rsidRDefault="00B06E63" w:rsidP="00B06E63">
            <w:pPr>
              <w:widowControl w:val="0"/>
              <w:tabs>
                <w:tab w:val="left" w:pos="180"/>
              </w:tabs>
              <w:jc w:val="both"/>
              <w:rPr>
                <w:sz w:val="28"/>
                <w:szCs w:val="28"/>
              </w:rPr>
            </w:pPr>
            <w:r>
              <w:rPr>
                <w:sz w:val="28"/>
                <w:szCs w:val="28"/>
              </w:rPr>
              <w:t xml:space="preserve">Date </w:t>
            </w:r>
          </w:p>
        </w:tc>
        <w:tc>
          <w:tcPr>
            <w:tcW w:w="2122" w:type="pct"/>
            <w:vAlign w:val="center"/>
          </w:tcPr>
          <w:p w14:paraId="44508BA6" w14:textId="77777777" w:rsidR="00B06E63" w:rsidRPr="008635A1" w:rsidRDefault="00B06E63" w:rsidP="00B06E63">
            <w:pPr>
              <w:widowControl w:val="0"/>
              <w:tabs>
                <w:tab w:val="left" w:pos="180"/>
              </w:tabs>
              <w:jc w:val="both"/>
              <w:rPr>
                <w:sz w:val="28"/>
                <w:szCs w:val="28"/>
              </w:rPr>
            </w:pPr>
            <w:r>
              <w:rPr>
                <w:sz w:val="28"/>
                <w:szCs w:val="28"/>
              </w:rPr>
              <w:t>Ngày cấp số ĐKSH</w:t>
            </w:r>
          </w:p>
        </w:tc>
      </w:tr>
      <w:tr w:rsidR="00B06E63" w:rsidRPr="00CD1498" w14:paraId="024B4DAF" w14:textId="77777777" w:rsidTr="00B06E63">
        <w:trPr>
          <w:jc w:val="center"/>
        </w:trPr>
        <w:tc>
          <w:tcPr>
            <w:tcW w:w="409" w:type="pct"/>
            <w:vAlign w:val="center"/>
          </w:tcPr>
          <w:p w14:paraId="6161650D" w14:textId="77777777" w:rsidR="00B06E63" w:rsidRPr="008635A1" w:rsidRDefault="00B06E63" w:rsidP="00B06E63">
            <w:pPr>
              <w:numPr>
                <w:ilvl w:val="0"/>
                <w:numId w:val="49"/>
              </w:numPr>
              <w:spacing w:before="240" w:after="0"/>
              <w:jc w:val="both"/>
              <w:rPr>
                <w:sz w:val="28"/>
                <w:szCs w:val="28"/>
              </w:rPr>
            </w:pPr>
          </w:p>
        </w:tc>
        <w:tc>
          <w:tcPr>
            <w:tcW w:w="1663" w:type="pct"/>
            <w:vAlign w:val="center"/>
          </w:tcPr>
          <w:p w14:paraId="706E82E1" w14:textId="77777777" w:rsidR="00B06E63" w:rsidRDefault="00B06E63" w:rsidP="00B06E63">
            <w:pPr>
              <w:widowControl w:val="0"/>
              <w:tabs>
                <w:tab w:val="left" w:pos="180"/>
              </w:tabs>
              <w:jc w:val="both"/>
              <w:rPr>
                <w:noProof/>
                <w:sz w:val="28"/>
                <w:szCs w:val="28"/>
              </w:rPr>
            </w:pPr>
            <w:r>
              <w:rPr>
                <w:noProof/>
                <w:sz w:val="28"/>
                <w:szCs w:val="28"/>
              </w:rPr>
              <w:t>Ngày hết hạn</w:t>
            </w:r>
          </w:p>
        </w:tc>
        <w:tc>
          <w:tcPr>
            <w:tcW w:w="806" w:type="pct"/>
            <w:vAlign w:val="center"/>
          </w:tcPr>
          <w:p w14:paraId="5A9FE5CD" w14:textId="77777777" w:rsidR="00B06E63" w:rsidRPr="008635A1" w:rsidRDefault="00B06E63" w:rsidP="00B06E63">
            <w:pPr>
              <w:widowControl w:val="0"/>
              <w:tabs>
                <w:tab w:val="left" w:pos="180"/>
              </w:tabs>
              <w:jc w:val="both"/>
              <w:rPr>
                <w:sz w:val="28"/>
                <w:szCs w:val="28"/>
              </w:rPr>
            </w:pPr>
            <w:r>
              <w:rPr>
                <w:sz w:val="28"/>
                <w:szCs w:val="28"/>
              </w:rPr>
              <w:t xml:space="preserve">Date </w:t>
            </w:r>
          </w:p>
        </w:tc>
        <w:tc>
          <w:tcPr>
            <w:tcW w:w="2122" w:type="pct"/>
            <w:vAlign w:val="center"/>
          </w:tcPr>
          <w:p w14:paraId="433FD140" w14:textId="77777777" w:rsidR="00B06E63" w:rsidRPr="008635A1" w:rsidRDefault="00B06E63" w:rsidP="00B06E63">
            <w:pPr>
              <w:widowControl w:val="0"/>
              <w:tabs>
                <w:tab w:val="left" w:pos="180"/>
              </w:tabs>
              <w:jc w:val="both"/>
              <w:rPr>
                <w:sz w:val="28"/>
                <w:szCs w:val="28"/>
              </w:rPr>
            </w:pPr>
            <w:r>
              <w:rPr>
                <w:sz w:val="28"/>
                <w:szCs w:val="28"/>
              </w:rPr>
              <w:t>Ngày hết hạn loại ĐKSH, hệ thống tự động fill, disable</w:t>
            </w:r>
          </w:p>
        </w:tc>
      </w:tr>
      <w:tr w:rsidR="00B06E63" w:rsidRPr="00CD1498" w14:paraId="6FD2B438" w14:textId="77777777" w:rsidTr="00B06E63">
        <w:trPr>
          <w:jc w:val="center"/>
        </w:trPr>
        <w:tc>
          <w:tcPr>
            <w:tcW w:w="409" w:type="pct"/>
            <w:vAlign w:val="center"/>
          </w:tcPr>
          <w:p w14:paraId="1DEFE65A" w14:textId="77777777" w:rsidR="00B06E63" w:rsidRPr="008635A1" w:rsidRDefault="00B06E63" w:rsidP="00B06E63">
            <w:pPr>
              <w:numPr>
                <w:ilvl w:val="0"/>
                <w:numId w:val="49"/>
              </w:numPr>
              <w:spacing w:before="240" w:after="0"/>
              <w:jc w:val="both"/>
              <w:rPr>
                <w:sz w:val="28"/>
                <w:szCs w:val="28"/>
              </w:rPr>
            </w:pPr>
          </w:p>
        </w:tc>
        <w:tc>
          <w:tcPr>
            <w:tcW w:w="1663" w:type="pct"/>
            <w:vAlign w:val="center"/>
          </w:tcPr>
          <w:p w14:paraId="1764D1E2" w14:textId="77777777" w:rsidR="00B06E63" w:rsidRDefault="00B06E63" w:rsidP="00B06E63">
            <w:pPr>
              <w:widowControl w:val="0"/>
              <w:tabs>
                <w:tab w:val="left" w:pos="180"/>
              </w:tabs>
              <w:jc w:val="both"/>
              <w:rPr>
                <w:noProof/>
                <w:sz w:val="28"/>
                <w:szCs w:val="28"/>
              </w:rPr>
            </w:pPr>
            <w:r>
              <w:rPr>
                <w:noProof/>
                <w:sz w:val="28"/>
                <w:szCs w:val="28"/>
              </w:rPr>
              <w:t>Nơi cấp</w:t>
            </w:r>
          </w:p>
        </w:tc>
        <w:tc>
          <w:tcPr>
            <w:tcW w:w="806" w:type="pct"/>
            <w:vAlign w:val="center"/>
          </w:tcPr>
          <w:p w14:paraId="11D484A6" w14:textId="77777777" w:rsidR="00B06E63" w:rsidRPr="008635A1" w:rsidRDefault="00B06E63" w:rsidP="00B06E63">
            <w:pPr>
              <w:widowControl w:val="0"/>
              <w:tabs>
                <w:tab w:val="left" w:pos="180"/>
              </w:tabs>
              <w:jc w:val="both"/>
              <w:rPr>
                <w:sz w:val="28"/>
                <w:szCs w:val="28"/>
              </w:rPr>
            </w:pPr>
            <w:r>
              <w:rPr>
                <w:sz w:val="28"/>
                <w:szCs w:val="28"/>
              </w:rPr>
              <w:t>Textbox</w:t>
            </w:r>
          </w:p>
        </w:tc>
        <w:tc>
          <w:tcPr>
            <w:tcW w:w="2122" w:type="pct"/>
            <w:vAlign w:val="center"/>
          </w:tcPr>
          <w:p w14:paraId="20F19AF7" w14:textId="77777777" w:rsidR="00B06E63" w:rsidRPr="008635A1" w:rsidRDefault="00B06E63" w:rsidP="00B06E63">
            <w:pPr>
              <w:widowControl w:val="0"/>
              <w:tabs>
                <w:tab w:val="left" w:pos="180"/>
              </w:tabs>
              <w:jc w:val="both"/>
              <w:rPr>
                <w:sz w:val="28"/>
                <w:szCs w:val="28"/>
              </w:rPr>
            </w:pPr>
            <w:r>
              <w:rPr>
                <w:sz w:val="28"/>
                <w:szCs w:val="28"/>
              </w:rPr>
              <w:t>Nơi cấp</w:t>
            </w:r>
          </w:p>
        </w:tc>
      </w:tr>
      <w:tr w:rsidR="00B06E63" w:rsidRPr="00CD1498" w14:paraId="26680EBC" w14:textId="77777777" w:rsidTr="00B06E63">
        <w:trPr>
          <w:jc w:val="center"/>
        </w:trPr>
        <w:tc>
          <w:tcPr>
            <w:tcW w:w="409" w:type="pct"/>
            <w:vAlign w:val="center"/>
          </w:tcPr>
          <w:p w14:paraId="0158B4EB" w14:textId="77777777" w:rsidR="00B06E63" w:rsidRPr="008635A1" w:rsidRDefault="00B06E63" w:rsidP="00B06E63">
            <w:pPr>
              <w:numPr>
                <w:ilvl w:val="0"/>
                <w:numId w:val="49"/>
              </w:numPr>
              <w:spacing w:before="240" w:after="0"/>
              <w:jc w:val="both"/>
              <w:rPr>
                <w:sz w:val="28"/>
                <w:szCs w:val="28"/>
              </w:rPr>
            </w:pPr>
          </w:p>
        </w:tc>
        <w:tc>
          <w:tcPr>
            <w:tcW w:w="1663" w:type="pct"/>
            <w:vAlign w:val="center"/>
          </w:tcPr>
          <w:p w14:paraId="4321567D" w14:textId="77777777" w:rsidR="00B06E63" w:rsidRDefault="00B06E63" w:rsidP="00B06E63">
            <w:pPr>
              <w:widowControl w:val="0"/>
              <w:tabs>
                <w:tab w:val="left" w:pos="180"/>
              </w:tabs>
              <w:jc w:val="both"/>
              <w:rPr>
                <w:noProof/>
                <w:sz w:val="28"/>
                <w:szCs w:val="28"/>
              </w:rPr>
            </w:pPr>
            <w:r>
              <w:rPr>
                <w:noProof/>
                <w:sz w:val="28"/>
                <w:szCs w:val="28"/>
              </w:rPr>
              <w:t xml:space="preserve">Quốc tịch </w:t>
            </w:r>
          </w:p>
        </w:tc>
        <w:tc>
          <w:tcPr>
            <w:tcW w:w="806" w:type="pct"/>
            <w:vAlign w:val="center"/>
          </w:tcPr>
          <w:p w14:paraId="70FFDF50" w14:textId="77777777" w:rsidR="00B06E63" w:rsidRPr="008635A1" w:rsidRDefault="00B06E63" w:rsidP="00B06E63">
            <w:pPr>
              <w:widowControl w:val="0"/>
              <w:tabs>
                <w:tab w:val="left" w:pos="180"/>
              </w:tabs>
              <w:jc w:val="both"/>
              <w:rPr>
                <w:sz w:val="28"/>
                <w:szCs w:val="28"/>
                <w:lang w:val="vi-VN"/>
              </w:rPr>
            </w:pPr>
            <w:r>
              <w:rPr>
                <w:sz w:val="28"/>
                <w:szCs w:val="28"/>
              </w:rPr>
              <w:t>Textbox</w:t>
            </w:r>
          </w:p>
        </w:tc>
        <w:tc>
          <w:tcPr>
            <w:tcW w:w="2122" w:type="pct"/>
            <w:vAlign w:val="center"/>
          </w:tcPr>
          <w:p w14:paraId="2326E691" w14:textId="77777777" w:rsidR="00B06E63" w:rsidRPr="008635A1" w:rsidRDefault="00B06E63" w:rsidP="00B06E63">
            <w:pPr>
              <w:widowControl w:val="0"/>
              <w:tabs>
                <w:tab w:val="left" w:pos="180"/>
              </w:tabs>
              <w:jc w:val="both"/>
              <w:rPr>
                <w:sz w:val="28"/>
                <w:szCs w:val="28"/>
              </w:rPr>
            </w:pPr>
            <w:r>
              <w:rPr>
                <w:sz w:val="28"/>
                <w:szCs w:val="28"/>
              </w:rPr>
              <w:t>NĐT trong nước quốc tịch hiển thị là Việt Nam, disable. NĐT nước ngoài hệ thống hiện thị danh sách các quốc gia dạng combobox để chọn</w:t>
            </w:r>
          </w:p>
        </w:tc>
      </w:tr>
      <w:tr w:rsidR="00B06E63" w:rsidRPr="00CD1498" w14:paraId="371A85FE" w14:textId="77777777" w:rsidTr="00B06E63">
        <w:trPr>
          <w:jc w:val="center"/>
        </w:trPr>
        <w:tc>
          <w:tcPr>
            <w:tcW w:w="409" w:type="pct"/>
            <w:vAlign w:val="center"/>
          </w:tcPr>
          <w:p w14:paraId="010A15C5" w14:textId="77777777" w:rsidR="00B06E63" w:rsidRPr="008635A1" w:rsidRDefault="00B06E63" w:rsidP="00B06E63">
            <w:pPr>
              <w:numPr>
                <w:ilvl w:val="0"/>
                <w:numId w:val="49"/>
              </w:numPr>
              <w:spacing w:before="240" w:after="0"/>
              <w:jc w:val="both"/>
              <w:rPr>
                <w:sz w:val="28"/>
                <w:szCs w:val="28"/>
              </w:rPr>
            </w:pPr>
          </w:p>
        </w:tc>
        <w:tc>
          <w:tcPr>
            <w:tcW w:w="1663" w:type="pct"/>
            <w:vAlign w:val="center"/>
          </w:tcPr>
          <w:p w14:paraId="7AF1E760" w14:textId="77777777" w:rsidR="00B06E63" w:rsidRDefault="00B06E63" w:rsidP="00B06E63">
            <w:pPr>
              <w:widowControl w:val="0"/>
              <w:tabs>
                <w:tab w:val="left" w:pos="180"/>
              </w:tabs>
              <w:jc w:val="both"/>
              <w:rPr>
                <w:noProof/>
                <w:sz w:val="28"/>
                <w:szCs w:val="28"/>
              </w:rPr>
            </w:pPr>
            <w:r>
              <w:rPr>
                <w:noProof/>
                <w:sz w:val="28"/>
                <w:szCs w:val="28"/>
              </w:rPr>
              <w:t>Giới tính</w:t>
            </w:r>
          </w:p>
        </w:tc>
        <w:tc>
          <w:tcPr>
            <w:tcW w:w="806" w:type="pct"/>
            <w:vAlign w:val="center"/>
          </w:tcPr>
          <w:p w14:paraId="2D4652A7" w14:textId="77777777" w:rsidR="00B06E63" w:rsidRPr="008635A1" w:rsidRDefault="00B06E63" w:rsidP="00B06E63">
            <w:pPr>
              <w:widowControl w:val="0"/>
              <w:tabs>
                <w:tab w:val="left" w:pos="180"/>
              </w:tabs>
              <w:jc w:val="both"/>
              <w:rPr>
                <w:sz w:val="28"/>
                <w:szCs w:val="28"/>
                <w:lang w:val="vi-VN"/>
              </w:rPr>
            </w:pPr>
            <w:r>
              <w:rPr>
                <w:sz w:val="28"/>
                <w:szCs w:val="28"/>
              </w:rPr>
              <w:t>Combobox</w:t>
            </w:r>
          </w:p>
        </w:tc>
        <w:tc>
          <w:tcPr>
            <w:tcW w:w="2122" w:type="pct"/>
            <w:vAlign w:val="center"/>
          </w:tcPr>
          <w:p w14:paraId="7DDD8A96" w14:textId="77777777" w:rsidR="00B06E63" w:rsidRPr="008635A1" w:rsidRDefault="00B06E63" w:rsidP="00B06E63">
            <w:pPr>
              <w:widowControl w:val="0"/>
              <w:tabs>
                <w:tab w:val="left" w:pos="180"/>
              </w:tabs>
              <w:jc w:val="both"/>
              <w:rPr>
                <w:sz w:val="28"/>
                <w:szCs w:val="28"/>
              </w:rPr>
            </w:pPr>
            <w:r>
              <w:rPr>
                <w:sz w:val="28"/>
                <w:szCs w:val="28"/>
              </w:rPr>
              <w:t>Gồm : Nam, Nữ</w:t>
            </w:r>
          </w:p>
        </w:tc>
      </w:tr>
      <w:tr w:rsidR="00B06E63" w:rsidRPr="00CD1498" w14:paraId="6E048D24" w14:textId="77777777" w:rsidTr="00B06E63">
        <w:trPr>
          <w:jc w:val="center"/>
        </w:trPr>
        <w:tc>
          <w:tcPr>
            <w:tcW w:w="409" w:type="pct"/>
            <w:vAlign w:val="center"/>
          </w:tcPr>
          <w:p w14:paraId="0F933186" w14:textId="77777777" w:rsidR="00B06E63" w:rsidRPr="008635A1" w:rsidRDefault="00B06E63" w:rsidP="00B06E63">
            <w:pPr>
              <w:numPr>
                <w:ilvl w:val="0"/>
                <w:numId w:val="49"/>
              </w:numPr>
              <w:spacing w:before="240" w:after="0"/>
              <w:jc w:val="both"/>
              <w:rPr>
                <w:sz w:val="28"/>
                <w:szCs w:val="28"/>
              </w:rPr>
            </w:pPr>
          </w:p>
        </w:tc>
        <w:tc>
          <w:tcPr>
            <w:tcW w:w="1663" w:type="pct"/>
            <w:vAlign w:val="center"/>
          </w:tcPr>
          <w:p w14:paraId="1CDFA9C3" w14:textId="77777777" w:rsidR="00B06E63" w:rsidRDefault="00B06E63" w:rsidP="00B06E63">
            <w:pPr>
              <w:widowControl w:val="0"/>
              <w:tabs>
                <w:tab w:val="left" w:pos="180"/>
              </w:tabs>
              <w:jc w:val="both"/>
              <w:rPr>
                <w:noProof/>
                <w:sz w:val="28"/>
                <w:szCs w:val="28"/>
              </w:rPr>
            </w:pPr>
            <w:r>
              <w:rPr>
                <w:noProof/>
                <w:sz w:val="28"/>
                <w:szCs w:val="28"/>
              </w:rPr>
              <w:t>Ngày sinh</w:t>
            </w:r>
          </w:p>
        </w:tc>
        <w:tc>
          <w:tcPr>
            <w:tcW w:w="806" w:type="pct"/>
            <w:vAlign w:val="center"/>
          </w:tcPr>
          <w:p w14:paraId="4B806DA3" w14:textId="77777777" w:rsidR="00B06E63" w:rsidRPr="008635A1" w:rsidRDefault="00B06E63" w:rsidP="00B06E63">
            <w:pPr>
              <w:widowControl w:val="0"/>
              <w:tabs>
                <w:tab w:val="left" w:pos="180"/>
              </w:tabs>
              <w:jc w:val="both"/>
              <w:rPr>
                <w:sz w:val="28"/>
                <w:szCs w:val="28"/>
              </w:rPr>
            </w:pPr>
            <w:r>
              <w:rPr>
                <w:sz w:val="28"/>
                <w:szCs w:val="28"/>
              </w:rPr>
              <w:t xml:space="preserve">Date </w:t>
            </w:r>
          </w:p>
        </w:tc>
        <w:tc>
          <w:tcPr>
            <w:tcW w:w="2122" w:type="pct"/>
            <w:vAlign w:val="center"/>
          </w:tcPr>
          <w:p w14:paraId="18FAF137" w14:textId="77777777" w:rsidR="00B06E63" w:rsidRPr="008635A1" w:rsidRDefault="00B06E63" w:rsidP="00B06E63">
            <w:pPr>
              <w:widowControl w:val="0"/>
              <w:tabs>
                <w:tab w:val="left" w:pos="180"/>
              </w:tabs>
              <w:jc w:val="both"/>
              <w:rPr>
                <w:sz w:val="28"/>
                <w:szCs w:val="28"/>
              </w:rPr>
            </w:pPr>
            <w:r>
              <w:rPr>
                <w:sz w:val="28"/>
                <w:szCs w:val="28"/>
              </w:rPr>
              <w:t>Ngày sinh NĐT</w:t>
            </w:r>
          </w:p>
        </w:tc>
      </w:tr>
      <w:tr w:rsidR="00B06E63" w:rsidRPr="00CD1498" w14:paraId="21CCCD64" w14:textId="77777777" w:rsidTr="00B06E63">
        <w:trPr>
          <w:jc w:val="center"/>
        </w:trPr>
        <w:tc>
          <w:tcPr>
            <w:tcW w:w="409" w:type="pct"/>
            <w:vAlign w:val="center"/>
          </w:tcPr>
          <w:p w14:paraId="3FA786D4" w14:textId="77777777" w:rsidR="00B06E63" w:rsidRPr="008635A1" w:rsidRDefault="00B06E63" w:rsidP="00B06E63">
            <w:pPr>
              <w:numPr>
                <w:ilvl w:val="0"/>
                <w:numId w:val="49"/>
              </w:numPr>
              <w:spacing w:before="240" w:after="0"/>
              <w:jc w:val="both"/>
              <w:rPr>
                <w:sz w:val="28"/>
                <w:szCs w:val="28"/>
              </w:rPr>
            </w:pPr>
          </w:p>
        </w:tc>
        <w:tc>
          <w:tcPr>
            <w:tcW w:w="1663" w:type="pct"/>
            <w:vAlign w:val="center"/>
          </w:tcPr>
          <w:p w14:paraId="18EC4A76" w14:textId="77777777" w:rsidR="00B06E63" w:rsidRDefault="00B06E63" w:rsidP="00B06E63">
            <w:pPr>
              <w:widowControl w:val="0"/>
              <w:tabs>
                <w:tab w:val="left" w:pos="180"/>
              </w:tabs>
              <w:jc w:val="both"/>
              <w:rPr>
                <w:noProof/>
                <w:sz w:val="28"/>
                <w:szCs w:val="28"/>
              </w:rPr>
            </w:pPr>
            <w:r>
              <w:rPr>
                <w:noProof/>
                <w:sz w:val="28"/>
                <w:szCs w:val="28"/>
              </w:rPr>
              <w:t>Số lượng đặt mua</w:t>
            </w:r>
          </w:p>
        </w:tc>
        <w:tc>
          <w:tcPr>
            <w:tcW w:w="806" w:type="pct"/>
            <w:vAlign w:val="center"/>
          </w:tcPr>
          <w:p w14:paraId="3BF1435F" w14:textId="77777777" w:rsidR="00B06E63" w:rsidRPr="008635A1" w:rsidRDefault="00B06E63" w:rsidP="00B06E63">
            <w:pPr>
              <w:widowControl w:val="0"/>
              <w:tabs>
                <w:tab w:val="left" w:pos="180"/>
              </w:tabs>
              <w:jc w:val="both"/>
              <w:rPr>
                <w:sz w:val="28"/>
                <w:szCs w:val="28"/>
              </w:rPr>
            </w:pPr>
            <w:r>
              <w:rPr>
                <w:sz w:val="28"/>
                <w:szCs w:val="28"/>
              </w:rPr>
              <w:t xml:space="preserve">Number </w:t>
            </w:r>
          </w:p>
        </w:tc>
        <w:tc>
          <w:tcPr>
            <w:tcW w:w="2122" w:type="pct"/>
            <w:vAlign w:val="center"/>
          </w:tcPr>
          <w:p w14:paraId="31B25753" w14:textId="77777777" w:rsidR="00B06E63" w:rsidRPr="008635A1" w:rsidRDefault="00B06E63" w:rsidP="00B06E63">
            <w:pPr>
              <w:widowControl w:val="0"/>
              <w:tabs>
                <w:tab w:val="left" w:pos="180"/>
              </w:tabs>
              <w:jc w:val="both"/>
              <w:rPr>
                <w:sz w:val="28"/>
                <w:szCs w:val="28"/>
              </w:rPr>
            </w:pPr>
            <w:r>
              <w:rPr>
                <w:sz w:val="28"/>
                <w:szCs w:val="28"/>
              </w:rPr>
              <w:t>Số lượng đặt mua, nhỏ hơn hoặc bằng khối lượng tối đa NĐT, tổ chức trong nước/ nước ngoài được phép mua</w:t>
            </w:r>
          </w:p>
        </w:tc>
      </w:tr>
      <w:tr w:rsidR="00B06E63" w:rsidRPr="00CD1498" w14:paraId="2D0628A0" w14:textId="77777777" w:rsidTr="00B06E63">
        <w:trPr>
          <w:jc w:val="center"/>
        </w:trPr>
        <w:tc>
          <w:tcPr>
            <w:tcW w:w="409" w:type="pct"/>
            <w:vAlign w:val="center"/>
          </w:tcPr>
          <w:p w14:paraId="48F03EAF" w14:textId="77777777" w:rsidR="00B06E63" w:rsidRPr="008635A1" w:rsidRDefault="00B06E63" w:rsidP="00B06E63">
            <w:pPr>
              <w:numPr>
                <w:ilvl w:val="0"/>
                <w:numId w:val="49"/>
              </w:numPr>
              <w:spacing w:before="240" w:after="0"/>
              <w:jc w:val="both"/>
              <w:rPr>
                <w:sz w:val="28"/>
                <w:szCs w:val="28"/>
              </w:rPr>
            </w:pPr>
          </w:p>
        </w:tc>
        <w:tc>
          <w:tcPr>
            <w:tcW w:w="1663" w:type="pct"/>
            <w:vAlign w:val="center"/>
          </w:tcPr>
          <w:p w14:paraId="43A192BF" w14:textId="77777777" w:rsidR="00B06E63" w:rsidRDefault="00B06E63" w:rsidP="00B06E63">
            <w:pPr>
              <w:widowControl w:val="0"/>
              <w:tabs>
                <w:tab w:val="left" w:pos="180"/>
              </w:tabs>
              <w:jc w:val="both"/>
              <w:rPr>
                <w:noProof/>
                <w:sz w:val="28"/>
                <w:szCs w:val="28"/>
              </w:rPr>
            </w:pPr>
            <w:r>
              <w:rPr>
                <w:noProof/>
                <w:sz w:val="28"/>
                <w:szCs w:val="28"/>
              </w:rPr>
              <w:t xml:space="preserve">Số tiền đặt cọc </w:t>
            </w:r>
          </w:p>
        </w:tc>
        <w:tc>
          <w:tcPr>
            <w:tcW w:w="806" w:type="pct"/>
            <w:vAlign w:val="center"/>
          </w:tcPr>
          <w:p w14:paraId="288774B1" w14:textId="77777777" w:rsidR="00B06E63" w:rsidRPr="008635A1" w:rsidRDefault="00B06E63" w:rsidP="00B06E63">
            <w:pPr>
              <w:widowControl w:val="0"/>
              <w:tabs>
                <w:tab w:val="left" w:pos="180"/>
              </w:tabs>
              <w:jc w:val="both"/>
              <w:rPr>
                <w:sz w:val="28"/>
                <w:szCs w:val="28"/>
              </w:rPr>
            </w:pPr>
            <w:r>
              <w:rPr>
                <w:sz w:val="28"/>
                <w:szCs w:val="28"/>
              </w:rPr>
              <w:t xml:space="preserve">Number </w:t>
            </w:r>
          </w:p>
        </w:tc>
        <w:tc>
          <w:tcPr>
            <w:tcW w:w="2122" w:type="pct"/>
            <w:vAlign w:val="center"/>
          </w:tcPr>
          <w:p w14:paraId="6F9472D4" w14:textId="77777777" w:rsidR="00B06E63" w:rsidRPr="008635A1" w:rsidRDefault="00B06E63" w:rsidP="00B06E63">
            <w:pPr>
              <w:widowControl w:val="0"/>
              <w:tabs>
                <w:tab w:val="left" w:pos="180"/>
              </w:tabs>
              <w:jc w:val="both"/>
              <w:rPr>
                <w:sz w:val="28"/>
                <w:szCs w:val="28"/>
              </w:rPr>
            </w:pPr>
            <w:r>
              <w:rPr>
                <w:sz w:val="28"/>
                <w:szCs w:val="28"/>
              </w:rPr>
              <w:t>Hệ thống tự động fill, cho phép sửa nhưng lớn hơn số tiền bắt buộc đặt cọc</w:t>
            </w:r>
          </w:p>
        </w:tc>
      </w:tr>
      <w:tr w:rsidR="00B06E63" w:rsidRPr="00CD1498" w14:paraId="0A4CA374" w14:textId="77777777" w:rsidTr="00B06E63">
        <w:trPr>
          <w:jc w:val="center"/>
        </w:trPr>
        <w:tc>
          <w:tcPr>
            <w:tcW w:w="409" w:type="pct"/>
            <w:vAlign w:val="center"/>
          </w:tcPr>
          <w:p w14:paraId="60515478" w14:textId="77777777" w:rsidR="00B06E63" w:rsidRPr="008635A1" w:rsidRDefault="00B06E63" w:rsidP="00B06E63">
            <w:pPr>
              <w:numPr>
                <w:ilvl w:val="0"/>
                <w:numId w:val="49"/>
              </w:numPr>
              <w:spacing w:before="240" w:after="0"/>
              <w:jc w:val="both"/>
              <w:rPr>
                <w:sz w:val="28"/>
                <w:szCs w:val="28"/>
              </w:rPr>
            </w:pPr>
          </w:p>
        </w:tc>
        <w:tc>
          <w:tcPr>
            <w:tcW w:w="1663" w:type="pct"/>
            <w:vAlign w:val="center"/>
          </w:tcPr>
          <w:p w14:paraId="2B227156" w14:textId="77777777" w:rsidR="00B06E63" w:rsidRDefault="00B06E63" w:rsidP="00B06E63">
            <w:pPr>
              <w:widowControl w:val="0"/>
              <w:tabs>
                <w:tab w:val="left" w:pos="180"/>
              </w:tabs>
              <w:jc w:val="both"/>
              <w:rPr>
                <w:noProof/>
                <w:sz w:val="28"/>
                <w:szCs w:val="28"/>
              </w:rPr>
            </w:pPr>
            <w:r>
              <w:rPr>
                <w:noProof/>
                <w:sz w:val="28"/>
                <w:szCs w:val="28"/>
              </w:rPr>
              <w:t>PT nhận tiền đặt cọc</w:t>
            </w:r>
          </w:p>
        </w:tc>
        <w:tc>
          <w:tcPr>
            <w:tcW w:w="806" w:type="pct"/>
            <w:vAlign w:val="center"/>
          </w:tcPr>
          <w:p w14:paraId="6362BFBD" w14:textId="77777777" w:rsidR="00B06E63" w:rsidRPr="008635A1" w:rsidRDefault="00B06E63" w:rsidP="00B06E63">
            <w:pPr>
              <w:widowControl w:val="0"/>
              <w:tabs>
                <w:tab w:val="left" w:pos="180"/>
              </w:tabs>
              <w:jc w:val="both"/>
              <w:rPr>
                <w:sz w:val="28"/>
                <w:szCs w:val="28"/>
              </w:rPr>
            </w:pPr>
            <w:r>
              <w:rPr>
                <w:sz w:val="28"/>
                <w:szCs w:val="28"/>
              </w:rPr>
              <w:t xml:space="preserve">Combobox </w:t>
            </w:r>
          </w:p>
        </w:tc>
        <w:tc>
          <w:tcPr>
            <w:tcW w:w="2122" w:type="pct"/>
            <w:vAlign w:val="center"/>
          </w:tcPr>
          <w:p w14:paraId="5E62AB25" w14:textId="77777777" w:rsidR="00B06E63" w:rsidRPr="008635A1" w:rsidRDefault="00B06E63" w:rsidP="00B06E63">
            <w:pPr>
              <w:widowControl w:val="0"/>
              <w:tabs>
                <w:tab w:val="left" w:pos="180"/>
              </w:tabs>
              <w:jc w:val="both"/>
              <w:rPr>
                <w:sz w:val="28"/>
                <w:szCs w:val="28"/>
              </w:rPr>
            </w:pPr>
            <w:r>
              <w:rPr>
                <w:sz w:val="28"/>
                <w:szCs w:val="28"/>
              </w:rPr>
              <w:t xml:space="preserve">Phương thức nhận tiền đặt cọc: chuyển khoản hoặc tiền mặt </w:t>
            </w:r>
          </w:p>
        </w:tc>
      </w:tr>
      <w:tr w:rsidR="00B06E63" w:rsidRPr="00CD1498" w14:paraId="6E7404BD" w14:textId="77777777" w:rsidTr="00B06E63">
        <w:trPr>
          <w:jc w:val="center"/>
        </w:trPr>
        <w:tc>
          <w:tcPr>
            <w:tcW w:w="409" w:type="pct"/>
            <w:vAlign w:val="center"/>
          </w:tcPr>
          <w:p w14:paraId="39275A07" w14:textId="77777777" w:rsidR="00B06E63" w:rsidRPr="008635A1" w:rsidRDefault="00B06E63" w:rsidP="00B06E63">
            <w:pPr>
              <w:numPr>
                <w:ilvl w:val="0"/>
                <w:numId w:val="49"/>
              </w:numPr>
              <w:spacing w:before="240" w:after="0"/>
              <w:jc w:val="both"/>
              <w:rPr>
                <w:sz w:val="28"/>
                <w:szCs w:val="28"/>
              </w:rPr>
            </w:pPr>
          </w:p>
        </w:tc>
        <w:tc>
          <w:tcPr>
            <w:tcW w:w="1663" w:type="pct"/>
            <w:vAlign w:val="center"/>
          </w:tcPr>
          <w:p w14:paraId="35B5A3EC" w14:textId="77777777" w:rsidR="00B06E63" w:rsidRDefault="00B06E63" w:rsidP="00B06E63">
            <w:pPr>
              <w:widowControl w:val="0"/>
              <w:tabs>
                <w:tab w:val="left" w:pos="180"/>
              </w:tabs>
              <w:jc w:val="both"/>
              <w:rPr>
                <w:noProof/>
                <w:sz w:val="28"/>
                <w:szCs w:val="28"/>
              </w:rPr>
            </w:pPr>
            <w:r>
              <w:rPr>
                <w:noProof/>
                <w:sz w:val="28"/>
                <w:szCs w:val="28"/>
              </w:rPr>
              <w:t>Số tài khoản ngân hàng</w:t>
            </w:r>
          </w:p>
        </w:tc>
        <w:tc>
          <w:tcPr>
            <w:tcW w:w="806" w:type="pct"/>
            <w:vAlign w:val="center"/>
          </w:tcPr>
          <w:p w14:paraId="145E655C" w14:textId="77777777" w:rsidR="00B06E63" w:rsidRPr="008635A1" w:rsidRDefault="00B06E63" w:rsidP="00B06E63">
            <w:pPr>
              <w:widowControl w:val="0"/>
              <w:tabs>
                <w:tab w:val="left" w:pos="180"/>
              </w:tabs>
              <w:jc w:val="both"/>
              <w:rPr>
                <w:sz w:val="28"/>
                <w:szCs w:val="28"/>
              </w:rPr>
            </w:pPr>
            <w:r>
              <w:rPr>
                <w:sz w:val="28"/>
                <w:szCs w:val="28"/>
              </w:rPr>
              <w:t xml:space="preserve">Number </w:t>
            </w:r>
          </w:p>
        </w:tc>
        <w:tc>
          <w:tcPr>
            <w:tcW w:w="2122" w:type="pct"/>
            <w:vAlign w:val="center"/>
          </w:tcPr>
          <w:p w14:paraId="04633EFC" w14:textId="77777777" w:rsidR="00B06E63" w:rsidRPr="008635A1" w:rsidRDefault="00B06E63" w:rsidP="00B06E63">
            <w:pPr>
              <w:widowControl w:val="0"/>
              <w:tabs>
                <w:tab w:val="left" w:pos="180"/>
              </w:tabs>
              <w:jc w:val="both"/>
              <w:rPr>
                <w:sz w:val="28"/>
                <w:szCs w:val="28"/>
              </w:rPr>
            </w:pPr>
            <w:r>
              <w:rPr>
                <w:sz w:val="28"/>
                <w:szCs w:val="28"/>
              </w:rPr>
              <w:t xml:space="preserve"> Hiển thị khi chọn hình thức chuyển khoản tiền đặt cọc</w:t>
            </w:r>
          </w:p>
        </w:tc>
      </w:tr>
      <w:tr w:rsidR="00B06E63" w:rsidRPr="00CD1498" w14:paraId="5F5C20E3" w14:textId="77777777" w:rsidTr="00B06E63">
        <w:trPr>
          <w:jc w:val="center"/>
        </w:trPr>
        <w:tc>
          <w:tcPr>
            <w:tcW w:w="409" w:type="pct"/>
            <w:vAlign w:val="center"/>
          </w:tcPr>
          <w:p w14:paraId="73E6B387" w14:textId="77777777" w:rsidR="00B06E63" w:rsidRPr="008635A1" w:rsidRDefault="00B06E63" w:rsidP="00B06E63">
            <w:pPr>
              <w:numPr>
                <w:ilvl w:val="0"/>
                <w:numId w:val="49"/>
              </w:numPr>
              <w:spacing w:before="240" w:after="0"/>
              <w:jc w:val="both"/>
              <w:rPr>
                <w:sz w:val="28"/>
                <w:szCs w:val="28"/>
              </w:rPr>
            </w:pPr>
          </w:p>
        </w:tc>
        <w:tc>
          <w:tcPr>
            <w:tcW w:w="1663" w:type="pct"/>
            <w:vAlign w:val="center"/>
          </w:tcPr>
          <w:p w14:paraId="74823F65" w14:textId="77777777" w:rsidR="00B06E63" w:rsidRDefault="00B06E63" w:rsidP="00B06E63">
            <w:pPr>
              <w:widowControl w:val="0"/>
              <w:tabs>
                <w:tab w:val="left" w:pos="180"/>
              </w:tabs>
              <w:jc w:val="both"/>
              <w:rPr>
                <w:noProof/>
                <w:sz w:val="28"/>
                <w:szCs w:val="28"/>
              </w:rPr>
            </w:pPr>
            <w:r>
              <w:rPr>
                <w:noProof/>
                <w:sz w:val="28"/>
                <w:szCs w:val="28"/>
              </w:rPr>
              <w:t xml:space="preserve">Chủ tài khoản </w:t>
            </w:r>
          </w:p>
        </w:tc>
        <w:tc>
          <w:tcPr>
            <w:tcW w:w="806" w:type="pct"/>
            <w:vAlign w:val="center"/>
          </w:tcPr>
          <w:p w14:paraId="43C7018C" w14:textId="77777777" w:rsidR="00B06E63" w:rsidRPr="008635A1" w:rsidRDefault="00B06E63" w:rsidP="00B06E63">
            <w:pPr>
              <w:widowControl w:val="0"/>
              <w:tabs>
                <w:tab w:val="left" w:pos="180"/>
              </w:tabs>
              <w:jc w:val="both"/>
              <w:rPr>
                <w:sz w:val="28"/>
                <w:szCs w:val="28"/>
              </w:rPr>
            </w:pPr>
            <w:r>
              <w:rPr>
                <w:sz w:val="28"/>
                <w:szCs w:val="28"/>
              </w:rPr>
              <w:t>Textbox</w:t>
            </w:r>
          </w:p>
        </w:tc>
        <w:tc>
          <w:tcPr>
            <w:tcW w:w="2122" w:type="pct"/>
            <w:vAlign w:val="center"/>
          </w:tcPr>
          <w:p w14:paraId="44933B70" w14:textId="77777777" w:rsidR="00B06E63" w:rsidRPr="008635A1" w:rsidRDefault="00B06E63" w:rsidP="00B06E63">
            <w:pPr>
              <w:widowControl w:val="0"/>
              <w:tabs>
                <w:tab w:val="left" w:pos="180"/>
              </w:tabs>
              <w:jc w:val="both"/>
              <w:rPr>
                <w:sz w:val="28"/>
                <w:szCs w:val="28"/>
              </w:rPr>
            </w:pPr>
            <w:r>
              <w:rPr>
                <w:sz w:val="28"/>
                <w:szCs w:val="28"/>
              </w:rPr>
              <w:t xml:space="preserve"> Hiển thị khi chọn hình thức chuyển khoản tiền đặt cọc</w:t>
            </w:r>
          </w:p>
        </w:tc>
      </w:tr>
      <w:tr w:rsidR="00B06E63" w:rsidRPr="00CD1498" w14:paraId="49A9BA96" w14:textId="77777777" w:rsidTr="00B06E63">
        <w:trPr>
          <w:jc w:val="center"/>
        </w:trPr>
        <w:tc>
          <w:tcPr>
            <w:tcW w:w="409" w:type="pct"/>
            <w:vAlign w:val="center"/>
          </w:tcPr>
          <w:p w14:paraId="6C667F33" w14:textId="77777777" w:rsidR="00B06E63" w:rsidRPr="008635A1" w:rsidRDefault="00B06E63" w:rsidP="00B06E63">
            <w:pPr>
              <w:numPr>
                <w:ilvl w:val="0"/>
                <w:numId w:val="49"/>
              </w:numPr>
              <w:spacing w:before="240" w:after="0"/>
              <w:jc w:val="both"/>
              <w:rPr>
                <w:sz w:val="28"/>
                <w:szCs w:val="28"/>
              </w:rPr>
            </w:pPr>
          </w:p>
        </w:tc>
        <w:tc>
          <w:tcPr>
            <w:tcW w:w="1663" w:type="pct"/>
            <w:vAlign w:val="center"/>
          </w:tcPr>
          <w:p w14:paraId="332AC675" w14:textId="77777777" w:rsidR="00B06E63" w:rsidRDefault="00B06E63" w:rsidP="00B06E63">
            <w:pPr>
              <w:widowControl w:val="0"/>
              <w:tabs>
                <w:tab w:val="left" w:pos="180"/>
              </w:tabs>
              <w:jc w:val="both"/>
              <w:rPr>
                <w:noProof/>
                <w:sz w:val="28"/>
                <w:szCs w:val="28"/>
              </w:rPr>
            </w:pPr>
            <w:r>
              <w:rPr>
                <w:noProof/>
                <w:sz w:val="28"/>
                <w:szCs w:val="28"/>
              </w:rPr>
              <w:t xml:space="preserve">Ngân hàng </w:t>
            </w:r>
          </w:p>
        </w:tc>
        <w:tc>
          <w:tcPr>
            <w:tcW w:w="806" w:type="pct"/>
            <w:vAlign w:val="center"/>
          </w:tcPr>
          <w:p w14:paraId="0B0C44F5" w14:textId="77777777" w:rsidR="00B06E63" w:rsidRPr="008635A1" w:rsidRDefault="00B06E63" w:rsidP="00B06E63">
            <w:pPr>
              <w:widowControl w:val="0"/>
              <w:tabs>
                <w:tab w:val="left" w:pos="180"/>
              </w:tabs>
              <w:jc w:val="both"/>
              <w:rPr>
                <w:sz w:val="28"/>
                <w:szCs w:val="28"/>
              </w:rPr>
            </w:pPr>
            <w:r>
              <w:rPr>
                <w:sz w:val="28"/>
                <w:szCs w:val="28"/>
              </w:rPr>
              <w:t>Textbox</w:t>
            </w:r>
          </w:p>
        </w:tc>
        <w:tc>
          <w:tcPr>
            <w:tcW w:w="2122" w:type="pct"/>
            <w:vAlign w:val="center"/>
          </w:tcPr>
          <w:p w14:paraId="70BE254C" w14:textId="77777777" w:rsidR="00B06E63" w:rsidRPr="008635A1" w:rsidRDefault="00B06E63" w:rsidP="00B06E63">
            <w:pPr>
              <w:widowControl w:val="0"/>
              <w:tabs>
                <w:tab w:val="left" w:pos="180"/>
              </w:tabs>
              <w:jc w:val="both"/>
              <w:rPr>
                <w:sz w:val="28"/>
                <w:szCs w:val="28"/>
              </w:rPr>
            </w:pPr>
            <w:r>
              <w:rPr>
                <w:sz w:val="28"/>
                <w:szCs w:val="28"/>
              </w:rPr>
              <w:t xml:space="preserve"> Hiển thị khi chọn hình thức chuyển khoản tiền đặt cọc</w:t>
            </w:r>
          </w:p>
        </w:tc>
      </w:tr>
      <w:tr w:rsidR="00B06E63" w:rsidRPr="00CD1498" w14:paraId="481017AF" w14:textId="77777777" w:rsidTr="00B06E63">
        <w:trPr>
          <w:jc w:val="center"/>
        </w:trPr>
        <w:tc>
          <w:tcPr>
            <w:tcW w:w="409" w:type="pct"/>
            <w:vAlign w:val="center"/>
          </w:tcPr>
          <w:p w14:paraId="0F67EE94" w14:textId="77777777" w:rsidR="00B06E63" w:rsidRPr="008635A1" w:rsidRDefault="00B06E63" w:rsidP="00B06E63">
            <w:pPr>
              <w:numPr>
                <w:ilvl w:val="0"/>
                <w:numId w:val="49"/>
              </w:numPr>
              <w:spacing w:before="240" w:after="0"/>
              <w:jc w:val="both"/>
              <w:rPr>
                <w:sz w:val="28"/>
                <w:szCs w:val="28"/>
              </w:rPr>
            </w:pPr>
          </w:p>
        </w:tc>
        <w:tc>
          <w:tcPr>
            <w:tcW w:w="1663" w:type="pct"/>
            <w:vAlign w:val="center"/>
          </w:tcPr>
          <w:p w14:paraId="21384E54" w14:textId="77777777" w:rsidR="00B06E63" w:rsidRDefault="00B06E63" w:rsidP="00B06E63">
            <w:pPr>
              <w:widowControl w:val="0"/>
              <w:tabs>
                <w:tab w:val="left" w:pos="180"/>
              </w:tabs>
              <w:jc w:val="both"/>
              <w:rPr>
                <w:noProof/>
                <w:sz w:val="28"/>
                <w:szCs w:val="28"/>
              </w:rPr>
            </w:pPr>
            <w:r>
              <w:rPr>
                <w:noProof/>
                <w:sz w:val="28"/>
                <w:szCs w:val="28"/>
              </w:rPr>
              <w:t>Giấy phép thành lập</w:t>
            </w:r>
          </w:p>
        </w:tc>
        <w:tc>
          <w:tcPr>
            <w:tcW w:w="806" w:type="pct"/>
            <w:vAlign w:val="center"/>
          </w:tcPr>
          <w:p w14:paraId="0821A697" w14:textId="77777777" w:rsidR="00B06E63" w:rsidRDefault="00B06E63" w:rsidP="00B06E63">
            <w:pPr>
              <w:widowControl w:val="0"/>
              <w:tabs>
                <w:tab w:val="left" w:pos="180"/>
              </w:tabs>
              <w:jc w:val="both"/>
              <w:rPr>
                <w:sz w:val="28"/>
                <w:szCs w:val="28"/>
              </w:rPr>
            </w:pPr>
            <w:r>
              <w:rPr>
                <w:sz w:val="28"/>
                <w:szCs w:val="28"/>
              </w:rPr>
              <w:t>Textbox</w:t>
            </w:r>
          </w:p>
        </w:tc>
        <w:tc>
          <w:tcPr>
            <w:tcW w:w="2122" w:type="pct"/>
            <w:vAlign w:val="center"/>
          </w:tcPr>
          <w:p w14:paraId="0E009991" w14:textId="77777777" w:rsidR="00B06E63" w:rsidRDefault="00B06E63" w:rsidP="00B06E63">
            <w:pPr>
              <w:widowControl w:val="0"/>
              <w:tabs>
                <w:tab w:val="left" w:pos="180"/>
              </w:tabs>
              <w:jc w:val="both"/>
              <w:rPr>
                <w:sz w:val="28"/>
                <w:szCs w:val="28"/>
              </w:rPr>
            </w:pPr>
            <w:r>
              <w:rPr>
                <w:sz w:val="28"/>
                <w:szCs w:val="28"/>
              </w:rPr>
              <w:t xml:space="preserve">Hiển thị khi NĐT là tổ chức </w:t>
            </w:r>
          </w:p>
        </w:tc>
      </w:tr>
      <w:tr w:rsidR="00B06E63" w:rsidRPr="00CD1498" w14:paraId="5F752079" w14:textId="77777777" w:rsidTr="00B06E63">
        <w:trPr>
          <w:jc w:val="center"/>
        </w:trPr>
        <w:tc>
          <w:tcPr>
            <w:tcW w:w="409" w:type="pct"/>
            <w:vAlign w:val="center"/>
          </w:tcPr>
          <w:p w14:paraId="2C695D68" w14:textId="77777777" w:rsidR="00B06E63" w:rsidRPr="008635A1" w:rsidRDefault="00B06E63" w:rsidP="00B06E63">
            <w:pPr>
              <w:numPr>
                <w:ilvl w:val="0"/>
                <w:numId w:val="49"/>
              </w:numPr>
              <w:spacing w:before="240" w:after="0"/>
              <w:jc w:val="both"/>
              <w:rPr>
                <w:sz w:val="28"/>
                <w:szCs w:val="28"/>
              </w:rPr>
            </w:pPr>
          </w:p>
        </w:tc>
        <w:tc>
          <w:tcPr>
            <w:tcW w:w="1663" w:type="pct"/>
            <w:vAlign w:val="center"/>
          </w:tcPr>
          <w:p w14:paraId="61312789" w14:textId="77777777" w:rsidR="00B06E63" w:rsidRDefault="00B06E63" w:rsidP="00B06E63">
            <w:pPr>
              <w:widowControl w:val="0"/>
              <w:tabs>
                <w:tab w:val="left" w:pos="180"/>
              </w:tabs>
              <w:jc w:val="both"/>
              <w:rPr>
                <w:noProof/>
                <w:sz w:val="28"/>
                <w:szCs w:val="28"/>
              </w:rPr>
            </w:pPr>
            <w:r>
              <w:rPr>
                <w:noProof/>
                <w:sz w:val="28"/>
                <w:szCs w:val="28"/>
              </w:rPr>
              <w:t>Ngày cấp GPTL</w:t>
            </w:r>
          </w:p>
        </w:tc>
        <w:tc>
          <w:tcPr>
            <w:tcW w:w="806" w:type="pct"/>
            <w:vAlign w:val="center"/>
          </w:tcPr>
          <w:p w14:paraId="35C69AEC" w14:textId="77777777" w:rsidR="00B06E63" w:rsidRDefault="00B06E63" w:rsidP="00B06E63">
            <w:pPr>
              <w:widowControl w:val="0"/>
              <w:tabs>
                <w:tab w:val="left" w:pos="180"/>
              </w:tabs>
              <w:jc w:val="both"/>
              <w:rPr>
                <w:sz w:val="28"/>
                <w:szCs w:val="28"/>
              </w:rPr>
            </w:pPr>
            <w:r>
              <w:rPr>
                <w:sz w:val="28"/>
                <w:szCs w:val="28"/>
              </w:rPr>
              <w:t>Textbox</w:t>
            </w:r>
          </w:p>
        </w:tc>
        <w:tc>
          <w:tcPr>
            <w:tcW w:w="2122" w:type="pct"/>
            <w:vAlign w:val="center"/>
          </w:tcPr>
          <w:p w14:paraId="1F3215A5" w14:textId="77777777" w:rsidR="00B06E63" w:rsidRDefault="00B06E63" w:rsidP="00B06E63">
            <w:pPr>
              <w:widowControl w:val="0"/>
              <w:tabs>
                <w:tab w:val="left" w:pos="180"/>
              </w:tabs>
              <w:jc w:val="both"/>
              <w:rPr>
                <w:sz w:val="28"/>
                <w:szCs w:val="28"/>
              </w:rPr>
            </w:pPr>
            <w:r>
              <w:rPr>
                <w:sz w:val="28"/>
                <w:szCs w:val="28"/>
              </w:rPr>
              <w:t xml:space="preserve">Hiển thị khi NĐT là tổ chức </w:t>
            </w:r>
          </w:p>
        </w:tc>
      </w:tr>
      <w:tr w:rsidR="00B06E63" w:rsidRPr="00CD1498" w14:paraId="534FDE84" w14:textId="77777777" w:rsidTr="00B06E63">
        <w:trPr>
          <w:jc w:val="center"/>
        </w:trPr>
        <w:tc>
          <w:tcPr>
            <w:tcW w:w="409" w:type="pct"/>
            <w:vAlign w:val="center"/>
          </w:tcPr>
          <w:p w14:paraId="2B6BB161" w14:textId="77777777" w:rsidR="00B06E63" w:rsidRPr="008635A1" w:rsidRDefault="00B06E63" w:rsidP="00B06E63">
            <w:pPr>
              <w:numPr>
                <w:ilvl w:val="0"/>
                <w:numId w:val="49"/>
              </w:numPr>
              <w:spacing w:before="240" w:after="0"/>
              <w:jc w:val="both"/>
              <w:rPr>
                <w:sz w:val="28"/>
                <w:szCs w:val="28"/>
              </w:rPr>
            </w:pPr>
          </w:p>
        </w:tc>
        <w:tc>
          <w:tcPr>
            <w:tcW w:w="1663" w:type="pct"/>
            <w:vAlign w:val="center"/>
          </w:tcPr>
          <w:p w14:paraId="5D808D89" w14:textId="77777777" w:rsidR="00B06E63" w:rsidRDefault="00B06E63" w:rsidP="00B06E63">
            <w:pPr>
              <w:widowControl w:val="0"/>
              <w:tabs>
                <w:tab w:val="left" w:pos="180"/>
              </w:tabs>
              <w:jc w:val="both"/>
              <w:rPr>
                <w:noProof/>
                <w:sz w:val="28"/>
                <w:szCs w:val="28"/>
              </w:rPr>
            </w:pPr>
            <w:r>
              <w:rPr>
                <w:noProof/>
                <w:sz w:val="28"/>
                <w:szCs w:val="28"/>
              </w:rPr>
              <w:t>Nơi cấp GPTL</w:t>
            </w:r>
          </w:p>
        </w:tc>
        <w:tc>
          <w:tcPr>
            <w:tcW w:w="806" w:type="pct"/>
            <w:vAlign w:val="center"/>
          </w:tcPr>
          <w:p w14:paraId="27C29C8F" w14:textId="77777777" w:rsidR="00B06E63" w:rsidRDefault="00B06E63" w:rsidP="00B06E63">
            <w:pPr>
              <w:widowControl w:val="0"/>
              <w:tabs>
                <w:tab w:val="left" w:pos="180"/>
              </w:tabs>
              <w:jc w:val="both"/>
              <w:rPr>
                <w:sz w:val="28"/>
                <w:szCs w:val="28"/>
              </w:rPr>
            </w:pPr>
            <w:r>
              <w:rPr>
                <w:sz w:val="28"/>
                <w:szCs w:val="28"/>
              </w:rPr>
              <w:t>Textbox</w:t>
            </w:r>
          </w:p>
        </w:tc>
        <w:tc>
          <w:tcPr>
            <w:tcW w:w="2122" w:type="pct"/>
            <w:vAlign w:val="center"/>
          </w:tcPr>
          <w:p w14:paraId="6FFCE0FB" w14:textId="77777777" w:rsidR="00B06E63" w:rsidRDefault="00B06E63" w:rsidP="00B06E63">
            <w:pPr>
              <w:widowControl w:val="0"/>
              <w:tabs>
                <w:tab w:val="left" w:pos="180"/>
              </w:tabs>
              <w:jc w:val="both"/>
              <w:rPr>
                <w:sz w:val="28"/>
                <w:szCs w:val="28"/>
              </w:rPr>
            </w:pPr>
            <w:r>
              <w:rPr>
                <w:sz w:val="28"/>
                <w:szCs w:val="28"/>
              </w:rPr>
              <w:t xml:space="preserve">Hiển thị khi NĐT là tổ chức </w:t>
            </w:r>
          </w:p>
        </w:tc>
      </w:tr>
      <w:tr w:rsidR="00B06E63" w:rsidRPr="00CD1498" w14:paraId="1AD56793" w14:textId="77777777" w:rsidTr="00B06E63">
        <w:trPr>
          <w:jc w:val="center"/>
        </w:trPr>
        <w:tc>
          <w:tcPr>
            <w:tcW w:w="409" w:type="pct"/>
            <w:vAlign w:val="center"/>
          </w:tcPr>
          <w:p w14:paraId="3A1845FF" w14:textId="77777777" w:rsidR="00B06E63" w:rsidRPr="008635A1" w:rsidRDefault="00B06E63" w:rsidP="00B06E63">
            <w:pPr>
              <w:numPr>
                <w:ilvl w:val="0"/>
                <w:numId w:val="49"/>
              </w:numPr>
              <w:spacing w:before="240" w:after="0"/>
              <w:jc w:val="both"/>
              <w:rPr>
                <w:sz w:val="28"/>
                <w:szCs w:val="28"/>
              </w:rPr>
            </w:pPr>
          </w:p>
        </w:tc>
        <w:tc>
          <w:tcPr>
            <w:tcW w:w="1663" w:type="pct"/>
            <w:vAlign w:val="center"/>
          </w:tcPr>
          <w:p w14:paraId="50420B85" w14:textId="77777777" w:rsidR="00B06E63" w:rsidRDefault="00B06E63" w:rsidP="00B06E63">
            <w:pPr>
              <w:widowControl w:val="0"/>
              <w:tabs>
                <w:tab w:val="left" w:pos="180"/>
              </w:tabs>
              <w:jc w:val="both"/>
              <w:rPr>
                <w:noProof/>
                <w:sz w:val="28"/>
                <w:szCs w:val="28"/>
              </w:rPr>
            </w:pPr>
            <w:r>
              <w:rPr>
                <w:noProof/>
                <w:sz w:val="28"/>
                <w:szCs w:val="28"/>
              </w:rPr>
              <w:t xml:space="preserve">Ghi chú </w:t>
            </w:r>
          </w:p>
        </w:tc>
        <w:tc>
          <w:tcPr>
            <w:tcW w:w="806" w:type="pct"/>
            <w:vAlign w:val="center"/>
          </w:tcPr>
          <w:p w14:paraId="10C0DCE3" w14:textId="77777777" w:rsidR="00B06E63" w:rsidRPr="008635A1" w:rsidRDefault="00B06E63" w:rsidP="00B06E63">
            <w:pPr>
              <w:widowControl w:val="0"/>
              <w:tabs>
                <w:tab w:val="left" w:pos="180"/>
              </w:tabs>
              <w:jc w:val="both"/>
              <w:rPr>
                <w:sz w:val="28"/>
                <w:szCs w:val="28"/>
              </w:rPr>
            </w:pPr>
            <w:r>
              <w:rPr>
                <w:sz w:val="28"/>
                <w:szCs w:val="28"/>
              </w:rPr>
              <w:t xml:space="preserve">Texbox </w:t>
            </w:r>
          </w:p>
        </w:tc>
        <w:tc>
          <w:tcPr>
            <w:tcW w:w="2122" w:type="pct"/>
            <w:vAlign w:val="center"/>
          </w:tcPr>
          <w:p w14:paraId="51E6B5B3" w14:textId="77777777" w:rsidR="00B06E63" w:rsidRPr="008635A1" w:rsidRDefault="00B06E63" w:rsidP="00B06E63">
            <w:pPr>
              <w:widowControl w:val="0"/>
              <w:tabs>
                <w:tab w:val="left" w:pos="180"/>
              </w:tabs>
              <w:jc w:val="both"/>
              <w:rPr>
                <w:sz w:val="28"/>
                <w:szCs w:val="28"/>
              </w:rPr>
            </w:pPr>
            <w:r>
              <w:rPr>
                <w:sz w:val="28"/>
                <w:szCs w:val="28"/>
              </w:rPr>
              <w:t>Ghi chú</w:t>
            </w:r>
          </w:p>
        </w:tc>
      </w:tr>
    </w:tbl>
    <w:p w14:paraId="07F33A30" w14:textId="77777777" w:rsidR="00B06E63" w:rsidRDefault="00B06E63" w:rsidP="00B06E63">
      <w:pPr>
        <w:pStyle w:val="BodyText"/>
        <w:ind w:left="720" w:firstLine="0"/>
        <w:rPr>
          <w:b/>
          <w:szCs w:val="28"/>
        </w:rPr>
      </w:pPr>
    </w:p>
    <w:p w14:paraId="190BF75E" w14:textId="77777777" w:rsidR="00B06E63" w:rsidRPr="00084B0C" w:rsidRDefault="00B06E63" w:rsidP="00B06E63">
      <w:pPr>
        <w:pStyle w:val="BodyText"/>
        <w:rPr>
          <w:lang w:eastAsia="zh-CN"/>
        </w:rPr>
      </w:pPr>
    </w:p>
    <w:p w14:paraId="7B1D7FE7" w14:textId="77777777" w:rsidR="00B06E63" w:rsidRDefault="00B06E63" w:rsidP="00B06E63">
      <w:pPr>
        <w:pStyle w:val="Heading5"/>
        <w:numPr>
          <w:ilvl w:val="4"/>
          <w:numId w:val="1"/>
        </w:numPr>
      </w:pPr>
      <w:r>
        <w:t>Tra cứu đăng ký NĐT</w:t>
      </w:r>
    </w:p>
    <w:p w14:paraId="35C0A7F2" w14:textId="77777777" w:rsidR="00B06E63" w:rsidRPr="000B5789" w:rsidRDefault="00B06E63" w:rsidP="00B06E63">
      <w:pPr>
        <w:pStyle w:val="BodyText"/>
        <w:rPr>
          <w:szCs w:val="28"/>
          <w:lang w:eastAsia="zh-CN"/>
        </w:rPr>
      </w:pPr>
      <w:r w:rsidRPr="000B5789">
        <w:rPr>
          <w:b/>
          <w:szCs w:val="28"/>
          <w:lang w:eastAsia="zh-CN"/>
        </w:rPr>
        <w:t xml:space="preserve">Mục đích: </w:t>
      </w:r>
      <w:r w:rsidRPr="000B5789">
        <w:rPr>
          <w:szCs w:val="28"/>
          <w:lang w:eastAsia="zh-CN"/>
        </w:rPr>
        <w:t xml:space="preserve">  Tra cứu đăng ký NĐT tại các đợt đấu giá </w:t>
      </w:r>
    </w:p>
    <w:p w14:paraId="3AF7BF76" w14:textId="77777777" w:rsidR="00B06E63" w:rsidRPr="000B5789" w:rsidRDefault="00B06E63" w:rsidP="00B06E63">
      <w:pPr>
        <w:pStyle w:val="BodyText"/>
        <w:rPr>
          <w:szCs w:val="28"/>
          <w:lang w:eastAsia="zh-CN"/>
        </w:rPr>
      </w:pPr>
      <w:r w:rsidRPr="000B5789">
        <w:rPr>
          <w:b/>
          <w:szCs w:val="28"/>
          <w:lang w:eastAsia="zh-CN"/>
        </w:rPr>
        <w:t>Xử lý sự kiện:</w:t>
      </w:r>
      <w:r w:rsidRPr="000B5789">
        <w:rPr>
          <w:szCs w:val="28"/>
          <w:lang w:eastAsia="zh-CN"/>
        </w:rPr>
        <w:t xml:space="preserve"> </w:t>
      </w:r>
    </w:p>
    <w:p w14:paraId="4D78F5D2" w14:textId="77777777" w:rsidR="00B06E63" w:rsidRPr="000B5789" w:rsidRDefault="00B06E63" w:rsidP="00B06E63">
      <w:pPr>
        <w:pStyle w:val="BodyText"/>
        <w:numPr>
          <w:ilvl w:val="0"/>
          <w:numId w:val="15"/>
        </w:numPr>
        <w:rPr>
          <w:szCs w:val="28"/>
        </w:rPr>
      </w:pPr>
      <w:r w:rsidRPr="000B5789">
        <w:rPr>
          <w:szCs w:val="28"/>
          <w:lang w:eastAsia="zh-CN"/>
        </w:rPr>
        <w:t xml:space="preserve">Đăng nhập vào hệ thống </w:t>
      </w:r>
      <w:r w:rsidRPr="000B5789">
        <w:rPr>
          <w:szCs w:val="28"/>
        </w:rPr>
        <w:sym w:font="Wingdings" w:char="F0E0"/>
      </w:r>
      <w:r w:rsidRPr="000B5789">
        <w:rPr>
          <w:szCs w:val="28"/>
          <w:lang w:eastAsia="zh-CN"/>
        </w:rPr>
        <w:t xml:space="preserve"> chọn menu Đấu giá </w:t>
      </w:r>
      <w:r w:rsidRPr="000B5789">
        <w:rPr>
          <w:szCs w:val="28"/>
          <w:lang w:val="vi-VN"/>
        </w:rPr>
        <w:t xml:space="preserve"> </w:t>
      </w:r>
      <w:r w:rsidRPr="000B5789">
        <w:rPr>
          <w:szCs w:val="28"/>
        </w:rPr>
        <w:sym w:font="Wingdings" w:char="F0E0"/>
      </w:r>
      <w:r w:rsidRPr="000B5789">
        <w:rPr>
          <w:szCs w:val="28"/>
        </w:rPr>
        <w:t xml:space="preserve"> chọn chức năng Tra cứu đăng ký NĐT </w:t>
      </w:r>
      <w:r w:rsidRPr="000B5789">
        <w:rPr>
          <w:szCs w:val="28"/>
        </w:rPr>
        <w:sym w:font="Wingdings" w:char="F0E0"/>
      </w:r>
      <w:r w:rsidRPr="000B5789">
        <w:rPr>
          <w:szCs w:val="28"/>
        </w:rPr>
        <w:t xml:space="preserve"> vào màn hình tra cứu đăng ký NĐT</w:t>
      </w:r>
    </w:p>
    <w:p w14:paraId="347B5EF8" w14:textId="77777777" w:rsidR="00B06E63" w:rsidRPr="000B5789" w:rsidRDefault="00B06E63" w:rsidP="00B06E63">
      <w:pPr>
        <w:pStyle w:val="BodyText"/>
        <w:rPr>
          <w:b/>
          <w:szCs w:val="28"/>
        </w:rPr>
      </w:pPr>
      <w:r w:rsidRPr="000B5789">
        <w:rPr>
          <w:b/>
          <w:szCs w:val="28"/>
        </w:rPr>
        <w:t xml:space="preserve">Phân tích : </w:t>
      </w:r>
    </w:p>
    <w:p w14:paraId="7BF71639" w14:textId="77777777" w:rsidR="00B06E63" w:rsidRPr="000B5789" w:rsidRDefault="00B06E63" w:rsidP="00B06E63">
      <w:pPr>
        <w:pStyle w:val="BodyText"/>
        <w:numPr>
          <w:ilvl w:val="0"/>
          <w:numId w:val="15"/>
        </w:numPr>
        <w:rPr>
          <w:szCs w:val="28"/>
          <w:lang w:eastAsia="zh-CN"/>
        </w:rPr>
      </w:pPr>
      <w:r w:rsidRPr="000B5789">
        <w:rPr>
          <w:szCs w:val="28"/>
        </w:rPr>
        <w:t>Tìm kiếm thông tin đăng ký của NĐT, theo các tiêu chí tìm kiếm: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
        <w:gridCol w:w="3014"/>
        <w:gridCol w:w="1461"/>
        <w:gridCol w:w="3848"/>
      </w:tblGrid>
      <w:tr w:rsidR="00B06E63" w:rsidRPr="00CD1498" w14:paraId="75A8DF12" w14:textId="77777777" w:rsidTr="00B06E63">
        <w:trPr>
          <w:tblHeader/>
          <w:jc w:val="center"/>
        </w:trPr>
        <w:tc>
          <w:tcPr>
            <w:tcW w:w="427" w:type="pct"/>
            <w:shd w:val="clear" w:color="auto" w:fill="4F81BD"/>
            <w:vAlign w:val="center"/>
          </w:tcPr>
          <w:p w14:paraId="511C8982" w14:textId="77777777" w:rsidR="00B06E63" w:rsidRPr="00CD1498" w:rsidRDefault="00B06E63" w:rsidP="00B06E63">
            <w:pPr>
              <w:widowControl w:val="0"/>
              <w:tabs>
                <w:tab w:val="left" w:pos="180"/>
              </w:tabs>
              <w:jc w:val="both"/>
              <w:rPr>
                <w:b/>
                <w:noProof/>
                <w:szCs w:val="26"/>
              </w:rPr>
            </w:pPr>
            <w:r w:rsidRPr="00CD1498">
              <w:rPr>
                <w:b/>
                <w:noProof/>
                <w:szCs w:val="26"/>
              </w:rPr>
              <w:t>STT</w:t>
            </w:r>
          </w:p>
        </w:tc>
        <w:tc>
          <w:tcPr>
            <w:tcW w:w="1682" w:type="pct"/>
            <w:shd w:val="clear" w:color="auto" w:fill="4F81BD"/>
            <w:vAlign w:val="center"/>
          </w:tcPr>
          <w:p w14:paraId="4ED4235B" w14:textId="77777777" w:rsidR="00B06E63" w:rsidRPr="00CD1498" w:rsidRDefault="00B06E63" w:rsidP="00B06E63">
            <w:pPr>
              <w:widowControl w:val="0"/>
              <w:tabs>
                <w:tab w:val="left" w:pos="180"/>
              </w:tabs>
              <w:jc w:val="both"/>
              <w:rPr>
                <w:b/>
                <w:noProof/>
                <w:szCs w:val="26"/>
              </w:rPr>
            </w:pPr>
            <w:r w:rsidRPr="00CD1498">
              <w:rPr>
                <w:b/>
                <w:noProof/>
                <w:szCs w:val="26"/>
              </w:rPr>
              <w:t>Tên trường</w:t>
            </w:r>
          </w:p>
        </w:tc>
        <w:tc>
          <w:tcPr>
            <w:tcW w:w="749" w:type="pct"/>
            <w:shd w:val="clear" w:color="auto" w:fill="4F81BD"/>
            <w:vAlign w:val="center"/>
          </w:tcPr>
          <w:p w14:paraId="3B5D3FD0" w14:textId="77777777" w:rsidR="00B06E63" w:rsidRPr="00CD1498" w:rsidRDefault="00B06E63" w:rsidP="00B06E63">
            <w:pPr>
              <w:widowControl w:val="0"/>
              <w:tabs>
                <w:tab w:val="left" w:pos="180"/>
              </w:tabs>
              <w:jc w:val="both"/>
              <w:rPr>
                <w:b/>
                <w:noProof/>
                <w:szCs w:val="26"/>
              </w:rPr>
            </w:pPr>
            <w:r w:rsidRPr="00CD1498">
              <w:rPr>
                <w:b/>
                <w:noProof/>
                <w:szCs w:val="26"/>
              </w:rPr>
              <w:t>Định dạng</w:t>
            </w:r>
          </w:p>
        </w:tc>
        <w:tc>
          <w:tcPr>
            <w:tcW w:w="2142" w:type="pct"/>
            <w:shd w:val="clear" w:color="auto" w:fill="4F81BD"/>
            <w:vAlign w:val="center"/>
          </w:tcPr>
          <w:p w14:paraId="0365DBAB" w14:textId="77777777" w:rsidR="00B06E63" w:rsidRPr="00CD1498" w:rsidRDefault="00B06E63" w:rsidP="00B06E63">
            <w:pPr>
              <w:widowControl w:val="0"/>
              <w:tabs>
                <w:tab w:val="left" w:pos="180"/>
              </w:tabs>
              <w:jc w:val="both"/>
              <w:rPr>
                <w:b/>
                <w:noProof/>
                <w:szCs w:val="26"/>
              </w:rPr>
            </w:pPr>
            <w:r w:rsidRPr="00CD1498">
              <w:rPr>
                <w:b/>
                <w:noProof/>
                <w:szCs w:val="26"/>
              </w:rPr>
              <w:t>Mô tả</w:t>
            </w:r>
          </w:p>
        </w:tc>
      </w:tr>
      <w:tr w:rsidR="00B06E63" w:rsidRPr="00CD1498" w14:paraId="66A2203F" w14:textId="77777777" w:rsidTr="00B06E63">
        <w:trPr>
          <w:jc w:val="center"/>
        </w:trPr>
        <w:tc>
          <w:tcPr>
            <w:tcW w:w="427" w:type="pct"/>
            <w:vAlign w:val="center"/>
          </w:tcPr>
          <w:p w14:paraId="6A82BF54" w14:textId="77777777" w:rsidR="00B06E63" w:rsidRPr="00CD1498" w:rsidRDefault="00B06E63" w:rsidP="00B06E63">
            <w:pPr>
              <w:numPr>
                <w:ilvl w:val="0"/>
                <w:numId w:val="50"/>
              </w:numPr>
              <w:spacing w:before="240" w:after="0"/>
              <w:jc w:val="both"/>
              <w:rPr>
                <w:szCs w:val="26"/>
              </w:rPr>
            </w:pPr>
          </w:p>
        </w:tc>
        <w:tc>
          <w:tcPr>
            <w:tcW w:w="1682" w:type="pct"/>
            <w:vAlign w:val="center"/>
          </w:tcPr>
          <w:p w14:paraId="34F2FB38" w14:textId="77777777" w:rsidR="00B06E63" w:rsidRPr="005A02CA" w:rsidRDefault="00B06E63" w:rsidP="00B06E63">
            <w:pPr>
              <w:widowControl w:val="0"/>
              <w:tabs>
                <w:tab w:val="left" w:pos="180"/>
              </w:tabs>
              <w:jc w:val="both"/>
              <w:rPr>
                <w:noProof/>
                <w:sz w:val="28"/>
                <w:szCs w:val="28"/>
              </w:rPr>
            </w:pPr>
            <w:r>
              <w:rPr>
                <w:noProof/>
                <w:sz w:val="28"/>
                <w:szCs w:val="28"/>
              </w:rPr>
              <w:t>Tên NĐT</w:t>
            </w:r>
          </w:p>
        </w:tc>
        <w:tc>
          <w:tcPr>
            <w:tcW w:w="749" w:type="pct"/>
            <w:vAlign w:val="center"/>
          </w:tcPr>
          <w:p w14:paraId="689C56ED" w14:textId="77777777" w:rsidR="00B06E63" w:rsidRPr="005A02CA" w:rsidRDefault="00B06E63" w:rsidP="00B06E63">
            <w:pPr>
              <w:widowControl w:val="0"/>
              <w:tabs>
                <w:tab w:val="left" w:pos="180"/>
              </w:tabs>
              <w:jc w:val="both"/>
              <w:rPr>
                <w:sz w:val="28"/>
                <w:szCs w:val="28"/>
              </w:rPr>
            </w:pPr>
            <w:r>
              <w:rPr>
                <w:sz w:val="28"/>
                <w:szCs w:val="28"/>
              </w:rPr>
              <w:t>Combobox</w:t>
            </w:r>
          </w:p>
        </w:tc>
        <w:tc>
          <w:tcPr>
            <w:tcW w:w="2142" w:type="pct"/>
            <w:vAlign w:val="center"/>
          </w:tcPr>
          <w:p w14:paraId="50BFBC28" w14:textId="77777777" w:rsidR="00B06E63" w:rsidRPr="005A02CA" w:rsidRDefault="00B06E63" w:rsidP="00B06E63">
            <w:pPr>
              <w:widowControl w:val="0"/>
              <w:tabs>
                <w:tab w:val="left" w:pos="180"/>
              </w:tabs>
              <w:jc w:val="both"/>
              <w:rPr>
                <w:sz w:val="28"/>
                <w:szCs w:val="28"/>
              </w:rPr>
            </w:pPr>
            <w:r>
              <w:rPr>
                <w:sz w:val="28"/>
                <w:szCs w:val="28"/>
              </w:rPr>
              <w:t>Tên nhà đầu tư.</w:t>
            </w:r>
          </w:p>
        </w:tc>
      </w:tr>
      <w:tr w:rsidR="00B06E63" w:rsidRPr="00CD1498" w14:paraId="1A56B8C1" w14:textId="77777777" w:rsidTr="00B06E63">
        <w:trPr>
          <w:jc w:val="center"/>
        </w:trPr>
        <w:tc>
          <w:tcPr>
            <w:tcW w:w="427" w:type="pct"/>
            <w:vAlign w:val="center"/>
          </w:tcPr>
          <w:p w14:paraId="74BC094B" w14:textId="77777777" w:rsidR="00B06E63" w:rsidRPr="00CD1498" w:rsidRDefault="00B06E63" w:rsidP="00B06E63">
            <w:pPr>
              <w:numPr>
                <w:ilvl w:val="0"/>
                <w:numId w:val="50"/>
              </w:numPr>
              <w:spacing w:before="240" w:after="0"/>
              <w:jc w:val="both"/>
              <w:rPr>
                <w:szCs w:val="26"/>
              </w:rPr>
            </w:pPr>
          </w:p>
        </w:tc>
        <w:tc>
          <w:tcPr>
            <w:tcW w:w="1682" w:type="pct"/>
            <w:vAlign w:val="center"/>
          </w:tcPr>
          <w:p w14:paraId="6CBD7E7A" w14:textId="77777777" w:rsidR="00B06E63" w:rsidRDefault="00B06E63" w:rsidP="00B06E63">
            <w:pPr>
              <w:widowControl w:val="0"/>
              <w:tabs>
                <w:tab w:val="left" w:pos="180"/>
              </w:tabs>
              <w:jc w:val="both"/>
              <w:rPr>
                <w:noProof/>
                <w:sz w:val="28"/>
                <w:szCs w:val="28"/>
              </w:rPr>
            </w:pPr>
            <w:r>
              <w:rPr>
                <w:noProof/>
                <w:sz w:val="28"/>
                <w:szCs w:val="28"/>
              </w:rPr>
              <w:t>Đợt đấu giá</w:t>
            </w:r>
          </w:p>
        </w:tc>
        <w:tc>
          <w:tcPr>
            <w:tcW w:w="749" w:type="pct"/>
            <w:vAlign w:val="center"/>
          </w:tcPr>
          <w:p w14:paraId="3CA9EE74" w14:textId="77777777" w:rsidR="00B06E63" w:rsidRPr="005A02CA" w:rsidRDefault="00B06E63" w:rsidP="00B06E63">
            <w:pPr>
              <w:widowControl w:val="0"/>
              <w:tabs>
                <w:tab w:val="left" w:pos="180"/>
              </w:tabs>
              <w:jc w:val="both"/>
              <w:rPr>
                <w:sz w:val="28"/>
                <w:szCs w:val="28"/>
                <w:lang w:val="vi-VN"/>
              </w:rPr>
            </w:pPr>
            <w:r>
              <w:rPr>
                <w:sz w:val="28"/>
                <w:szCs w:val="28"/>
              </w:rPr>
              <w:t>Combobox</w:t>
            </w:r>
          </w:p>
        </w:tc>
        <w:tc>
          <w:tcPr>
            <w:tcW w:w="2142" w:type="pct"/>
            <w:vAlign w:val="center"/>
          </w:tcPr>
          <w:p w14:paraId="5E2DB3C7" w14:textId="77777777" w:rsidR="00B06E63" w:rsidRPr="005A02CA" w:rsidRDefault="00B06E63" w:rsidP="00B06E63">
            <w:pPr>
              <w:widowControl w:val="0"/>
              <w:tabs>
                <w:tab w:val="left" w:pos="180"/>
              </w:tabs>
              <w:jc w:val="both"/>
              <w:rPr>
                <w:sz w:val="28"/>
                <w:szCs w:val="28"/>
              </w:rPr>
            </w:pPr>
            <w:r>
              <w:rPr>
                <w:sz w:val="28"/>
                <w:szCs w:val="28"/>
              </w:rPr>
              <w:t>Hiện thị tất cả các đợt đấu giá trong hệ thống</w:t>
            </w:r>
          </w:p>
        </w:tc>
      </w:tr>
      <w:tr w:rsidR="00B06E63" w:rsidRPr="00CD1498" w14:paraId="043E5D78" w14:textId="77777777" w:rsidTr="00B06E63">
        <w:trPr>
          <w:jc w:val="center"/>
        </w:trPr>
        <w:tc>
          <w:tcPr>
            <w:tcW w:w="427" w:type="pct"/>
            <w:vAlign w:val="center"/>
          </w:tcPr>
          <w:p w14:paraId="0BFA8754" w14:textId="77777777" w:rsidR="00B06E63" w:rsidRPr="00CD1498" w:rsidRDefault="00B06E63" w:rsidP="00B06E63">
            <w:pPr>
              <w:numPr>
                <w:ilvl w:val="0"/>
                <w:numId w:val="50"/>
              </w:numPr>
              <w:spacing w:before="240" w:after="0"/>
              <w:jc w:val="both"/>
              <w:rPr>
                <w:szCs w:val="26"/>
              </w:rPr>
            </w:pPr>
          </w:p>
        </w:tc>
        <w:tc>
          <w:tcPr>
            <w:tcW w:w="1682" w:type="pct"/>
            <w:vAlign w:val="center"/>
          </w:tcPr>
          <w:p w14:paraId="2526525F" w14:textId="77777777" w:rsidR="00B06E63" w:rsidRDefault="00B06E63" w:rsidP="00B06E63">
            <w:pPr>
              <w:widowControl w:val="0"/>
              <w:tabs>
                <w:tab w:val="left" w:pos="180"/>
              </w:tabs>
              <w:jc w:val="both"/>
              <w:rPr>
                <w:noProof/>
                <w:sz w:val="28"/>
                <w:szCs w:val="28"/>
              </w:rPr>
            </w:pPr>
            <w:r>
              <w:rPr>
                <w:noProof/>
                <w:sz w:val="28"/>
                <w:szCs w:val="28"/>
              </w:rPr>
              <w:t>Mã số NĐT</w:t>
            </w:r>
          </w:p>
        </w:tc>
        <w:tc>
          <w:tcPr>
            <w:tcW w:w="749" w:type="pct"/>
            <w:vAlign w:val="center"/>
          </w:tcPr>
          <w:p w14:paraId="4A32CA79" w14:textId="77777777" w:rsidR="00B06E63" w:rsidRPr="005A02CA" w:rsidRDefault="00B06E63" w:rsidP="00B06E63">
            <w:pPr>
              <w:widowControl w:val="0"/>
              <w:tabs>
                <w:tab w:val="left" w:pos="180"/>
              </w:tabs>
              <w:jc w:val="both"/>
              <w:rPr>
                <w:sz w:val="28"/>
                <w:szCs w:val="28"/>
              </w:rPr>
            </w:pPr>
            <w:r>
              <w:rPr>
                <w:sz w:val="28"/>
                <w:szCs w:val="28"/>
              </w:rPr>
              <w:t>Texbox</w:t>
            </w:r>
          </w:p>
        </w:tc>
        <w:tc>
          <w:tcPr>
            <w:tcW w:w="2142" w:type="pct"/>
            <w:vAlign w:val="center"/>
          </w:tcPr>
          <w:p w14:paraId="198E5422" w14:textId="77777777" w:rsidR="00B06E63" w:rsidRPr="005A02CA" w:rsidRDefault="00B06E63" w:rsidP="00B06E63">
            <w:pPr>
              <w:widowControl w:val="0"/>
              <w:tabs>
                <w:tab w:val="left" w:pos="180"/>
              </w:tabs>
              <w:jc w:val="both"/>
              <w:rPr>
                <w:sz w:val="28"/>
                <w:szCs w:val="28"/>
              </w:rPr>
            </w:pPr>
            <w:r>
              <w:rPr>
                <w:sz w:val="28"/>
                <w:szCs w:val="28"/>
              </w:rPr>
              <w:t>Trường hợp chọn tìm kiếm nâng cao</w:t>
            </w:r>
          </w:p>
        </w:tc>
      </w:tr>
      <w:tr w:rsidR="00B06E63" w:rsidRPr="00CD1498" w14:paraId="1C771D3F" w14:textId="77777777" w:rsidTr="00B06E63">
        <w:trPr>
          <w:jc w:val="center"/>
        </w:trPr>
        <w:tc>
          <w:tcPr>
            <w:tcW w:w="427" w:type="pct"/>
            <w:vAlign w:val="center"/>
          </w:tcPr>
          <w:p w14:paraId="67947226" w14:textId="77777777" w:rsidR="00B06E63" w:rsidRPr="00CD1498" w:rsidRDefault="00B06E63" w:rsidP="00B06E63">
            <w:pPr>
              <w:numPr>
                <w:ilvl w:val="0"/>
                <w:numId w:val="50"/>
              </w:numPr>
              <w:spacing w:before="240" w:after="0"/>
              <w:jc w:val="both"/>
              <w:rPr>
                <w:szCs w:val="26"/>
              </w:rPr>
            </w:pPr>
          </w:p>
        </w:tc>
        <w:tc>
          <w:tcPr>
            <w:tcW w:w="1682" w:type="pct"/>
            <w:vAlign w:val="center"/>
          </w:tcPr>
          <w:p w14:paraId="44EC066D" w14:textId="77777777" w:rsidR="00B06E63" w:rsidRDefault="00B06E63" w:rsidP="00B06E63">
            <w:pPr>
              <w:widowControl w:val="0"/>
              <w:tabs>
                <w:tab w:val="left" w:pos="180"/>
              </w:tabs>
              <w:jc w:val="both"/>
              <w:rPr>
                <w:noProof/>
                <w:sz w:val="28"/>
                <w:szCs w:val="28"/>
              </w:rPr>
            </w:pPr>
            <w:r>
              <w:rPr>
                <w:noProof/>
                <w:sz w:val="28"/>
                <w:szCs w:val="28"/>
              </w:rPr>
              <w:t>Thành viên</w:t>
            </w:r>
          </w:p>
        </w:tc>
        <w:tc>
          <w:tcPr>
            <w:tcW w:w="749" w:type="pct"/>
            <w:vAlign w:val="center"/>
          </w:tcPr>
          <w:p w14:paraId="2DBF6FA5" w14:textId="77777777" w:rsidR="00B06E63" w:rsidRPr="005A02CA" w:rsidRDefault="00B06E63" w:rsidP="00B06E63">
            <w:pPr>
              <w:widowControl w:val="0"/>
              <w:tabs>
                <w:tab w:val="left" w:pos="180"/>
              </w:tabs>
              <w:jc w:val="both"/>
              <w:rPr>
                <w:sz w:val="28"/>
                <w:szCs w:val="28"/>
                <w:lang w:val="vi-VN"/>
              </w:rPr>
            </w:pPr>
            <w:r>
              <w:rPr>
                <w:sz w:val="28"/>
                <w:szCs w:val="28"/>
              </w:rPr>
              <w:t xml:space="preserve">Combobox </w:t>
            </w:r>
          </w:p>
        </w:tc>
        <w:tc>
          <w:tcPr>
            <w:tcW w:w="2142" w:type="pct"/>
            <w:vAlign w:val="center"/>
          </w:tcPr>
          <w:p w14:paraId="242AE3EF" w14:textId="77777777" w:rsidR="00B06E63" w:rsidRPr="005A02CA" w:rsidRDefault="00B06E63" w:rsidP="00B06E63">
            <w:pPr>
              <w:widowControl w:val="0"/>
              <w:tabs>
                <w:tab w:val="left" w:pos="180"/>
              </w:tabs>
              <w:jc w:val="both"/>
              <w:rPr>
                <w:sz w:val="28"/>
                <w:szCs w:val="28"/>
              </w:rPr>
            </w:pPr>
            <w:r>
              <w:rPr>
                <w:sz w:val="28"/>
                <w:szCs w:val="28"/>
              </w:rPr>
              <w:t>Trường hợp chọn tìm kiếm nâng cao, hiện thị tất cả thành viên có trong hệ thống</w:t>
            </w:r>
          </w:p>
        </w:tc>
      </w:tr>
      <w:tr w:rsidR="00B06E63" w:rsidRPr="00CD1498" w14:paraId="10598BE9" w14:textId="77777777" w:rsidTr="00B06E63">
        <w:trPr>
          <w:jc w:val="center"/>
        </w:trPr>
        <w:tc>
          <w:tcPr>
            <w:tcW w:w="427" w:type="pct"/>
            <w:vAlign w:val="center"/>
          </w:tcPr>
          <w:p w14:paraId="20A9B010" w14:textId="77777777" w:rsidR="00B06E63" w:rsidRPr="00CD1498" w:rsidRDefault="00B06E63" w:rsidP="00B06E63">
            <w:pPr>
              <w:numPr>
                <w:ilvl w:val="0"/>
                <w:numId w:val="50"/>
              </w:numPr>
              <w:spacing w:before="240" w:after="0"/>
              <w:jc w:val="both"/>
              <w:rPr>
                <w:szCs w:val="26"/>
              </w:rPr>
            </w:pPr>
          </w:p>
        </w:tc>
        <w:tc>
          <w:tcPr>
            <w:tcW w:w="1682" w:type="pct"/>
            <w:vAlign w:val="center"/>
          </w:tcPr>
          <w:p w14:paraId="28D415CE" w14:textId="77777777" w:rsidR="00B06E63" w:rsidRDefault="00B06E63" w:rsidP="00B06E63">
            <w:pPr>
              <w:widowControl w:val="0"/>
              <w:tabs>
                <w:tab w:val="left" w:pos="180"/>
              </w:tabs>
              <w:jc w:val="both"/>
              <w:rPr>
                <w:noProof/>
                <w:sz w:val="28"/>
                <w:szCs w:val="28"/>
              </w:rPr>
            </w:pPr>
            <w:r>
              <w:rPr>
                <w:noProof/>
                <w:sz w:val="28"/>
                <w:szCs w:val="28"/>
              </w:rPr>
              <w:t>CN/TC</w:t>
            </w:r>
          </w:p>
        </w:tc>
        <w:tc>
          <w:tcPr>
            <w:tcW w:w="749" w:type="pct"/>
            <w:vAlign w:val="center"/>
          </w:tcPr>
          <w:p w14:paraId="6B5537F4" w14:textId="77777777" w:rsidR="00B06E63" w:rsidRPr="005A02CA" w:rsidRDefault="00B06E63" w:rsidP="00B06E63">
            <w:pPr>
              <w:widowControl w:val="0"/>
              <w:tabs>
                <w:tab w:val="left" w:pos="180"/>
              </w:tabs>
              <w:jc w:val="both"/>
              <w:rPr>
                <w:sz w:val="28"/>
                <w:szCs w:val="28"/>
                <w:lang w:val="vi-VN"/>
              </w:rPr>
            </w:pPr>
            <w:r>
              <w:rPr>
                <w:sz w:val="28"/>
                <w:szCs w:val="28"/>
              </w:rPr>
              <w:t>Combobox</w:t>
            </w:r>
          </w:p>
        </w:tc>
        <w:tc>
          <w:tcPr>
            <w:tcW w:w="2142" w:type="pct"/>
            <w:vAlign w:val="center"/>
          </w:tcPr>
          <w:p w14:paraId="3F508DB7" w14:textId="77777777" w:rsidR="00B06E63" w:rsidRPr="005A02CA" w:rsidRDefault="00B06E63" w:rsidP="00B06E63">
            <w:pPr>
              <w:widowControl w:val="0"/>
              <w:tabs>
                <w:tab w:val="left" w:pos="180"/>
              </w:tabs>
              <w:jc w:val="both"/>
              <w:rPr>
                <w:sz w:val="28"/>
                <w:szCs w:val="28"/>
              </w:rPr>
            </w:pPr>
            <w:r>
              <w:rPr>
                <w:sz w:val="28"/>
                <w:szCs w:val="28"/>
              </w:rPr>
              <w:t xml:space="preserve">Trường hợp chọn tìm kiếm nâng cao. Nhà đầu tư là cá nhân hay tổ chức hoặc tìm kiếm tất cả </w:t>
            </w:r>
          </w:p>
        </w:tc>
      </w:tr>
      <w:tr w:rsidR="00B06E63" w:rsidRPr="00CD1498" w14:paraId="188EF434" w14:textId="77777777" w:rsidTr="00B06E63">
        <w:trPr>
          <w:jc w:val="center"/>
        </w:trPr>
        <w:tc>
          <w:tcPr>
            <w:tcW w:w="427" w:type="pct"/>
            <w:vAlign w:val="center"/>
          </w:tcPr>
          <w:p w14:paraId="565928BC" w14:textId="77777777" w:rsidR="00B06E63" w:rsidRPr="00CD1498" w:rsidRDefault="00B06E63" w:rsidP="00B06E63">
            <w:pPr>
              <w:numPr>
                <w:ilvl w:val="0"/>
                <w:numId w:val="50"/>
              </w:numPr>
              <w:spacing w:before="240" w:after="0"/>
              <w:jc w:val="both"/>
              <w:rPr>
                <w:szCs w:val="26"/>
              </w:rPr>
            </w:pPr>
          </w:p>
        </w:tc>
        <w:tc>
          <w:tcPr>
            <w:tcW w:w="1682" w:type="pct"/>
            <w:vAlign w:val="center"/>
          </w:tcPr>
          <w:p w14:paraId="357C8BE4" w14:textId="77777777" w:rsidR="00B06E63" w:rsidRDefault="00B06E63" w:rsidP="00B06E63">
            <w:pPr>
              <w:widowControl w:val="0"/>
              <w:tabs>
                <w:tab w:val="left" w:pos="180"/>
              </w:tabs>
              <w:jc w:val="both"/>
              <w:rPr>
                <w:noProof/>
                <w:sz w:val="28"/>
                <w:szCs w:val="28"/>
              </w:rPr>
            </w:pPr>
            <w:r>
              <w:rPr>
                <w:noProof/>
                <w:sz w:val="28"/>
                <w:szCs w:val="28"/>
              </w:rPr>
              <w:t>Loại thỏa thuận</w:t>
            </w:r>
          </w:p>
        </w:tc>
        <w:tc>
          <w:tcPr>
            <w:tcW w:w="749" w:type="pct"/>
            <w:vAlign w:val="center"/>
          </w:tcPr>
          <w:p w14:paraId="060F6A45" w14:textId="77777777" w:rsidR="00B06E63" w:rsidRPr="005A02CA" w:rsidRDefault="00B06E63" w:rsidP="00B06E63">
            <w:pPr>
              <w:widowControl w:val="0"/>
              <w:tabs>
                <w:tab w:val="left" w:pos="180"/>
              </w:tabs>
              <w:jc w:val="both"/>
              <w:rPr>
                <w:sz w:val="28"/>
                <w:szCs w:val="28"/>
                <w:lang w:val="vi-VN"/>
              </w:rPr>
            </w:pPr>
            <w:r>
              <w:rPr>
                <w:sz w:val="28"/>
                <w:szCs w:val="28"/>
              </w:rPr>
              <w:t>Combobox</w:t>
            </w:r>
          </w:p>
        </w:tc>
        <w:tc>
          <w:tcPr>
            <w:tcW w:w="2142" w:type="pct"/>
            <w:vAlign w:val="center"/>
          </w:tcPr>
          <w:p w14:paraId="186C94A3" w14:textId="77777777" w:rsidR="00B06E63" w:rsidRPr="005A02CA" w:rsidRDefault="00B06E63" w:rsidP="00B06E63">
            <w:pPr>
              <w:widowControl w:val="0"/>
              <w:tabs>
                <w:tab w:val="left" w:pos="180"/>
              </w:tabs>
              <w:jc w:val="both"/>
              <w:rPr>
                <w:sz w:val="28"/>
                <w:szCs w:val="28"/>
              </w:rPr>
            </w:pPr>
            <w:r>
              <w:rPr>
                <w:sz w:val="28"/>
                <w:szCs w:val="28"/>
              </w:rPr>
              <w:t xml:space="preserve">Trường hợp chọn tìm kiếm nâng cao. Gồm: tất cả, thảo thuận, thỏa thuận 1 và thỏa thuận 2 </w:t>
            </w:r>
          </w:p>
        </w:tc>
      </w:tr>
      <w:tr w:rsidR="00B06E63" w:rsidRPr="00CD1498" w14:paraId="7595C280" w14:textId="77777777" w:rsidTr="00B06E63">
        <w:trPr>
          <w:jc w:val="center"/>
        </w:trPr>
        <w:tc>
          <w:tcPr>
            <w:tcW w:w="427" w:type="pct"/>
            <w:vAlign w:val="center"/>
          </w:tcPr>
          <w:p w14:paraId="3F3B3134" w14:textId="77777777" w:rsidR="00B06E63" w:rsidRPr="00CD1498" w:rsidRDefault="00B06E63" w:rsidP="00B06E63">
            <w:pPr>
              <w:numPr>
                <w:ilvl w:val="0"/>
                <w:numId w:val="50"/>
              </w:numPr>
              <w:spacing w:before="240" w:after="0"/>
              <w:jc w:val="both"/>
              <w:rPr>
                <w:szCs w:val="26"/>
              </w:rPr>
            </w:pPr>
          </w:p>
        </w:tc>
        <w:tc>
          <w:tcPr>
            <w:tcW w:w="1682" w:type="pct"/>
            <w:vAlign w:val="center"/>
          </w:tcPr>
          <w:p w14:paraId="5CDB6836" w14:textId="77777777" w:rsidR="00B06E63" w:rsidRDefault="00B06E63" w:rsidP="00B06E63">
            <w:pPr>
              <w:widowControl w:val="0"/>
              <w:tabs>
                <w:tab w:val="left" w:pos="180"/>
              </w:tabs>
              <w:jc w:val="both"/>
              <w:rPr>
                <w:noProof/>
                <w:sz w:val="28"/>
                <w:szCs w:val="28"/>
              </w:rPr>
            </w:pPr>
            <w:r>
              <w:rPr>
                <w:noProof/>
                <w:sz w:val="28"/>
                <w:szCs w:val="28"/>
              </w:rPr>
              <w:t>TN/NN</w:t>
            </w:r>
          </w:p>
        </w:tc>
        <w:tc>
          <w:tcPr>
            <w:tcW w:w="749" w:type="pct"/>
            <w:vAlign w:val="center"/>
          </w:tcPr>
          <w:p w14:paraId="6839D507" w14:textId="77777777" w:rsidR="00B06E63" w:rsidRPr="005A02CA" w:rsidRDefault="00B06E63" w:rsidP="00B06E63">
            <w:pPr>
              <w:widowControl w:val="0"/>
              <w:tabs>
                <w:tab w:val="left" w:pos="180"/>
              </w:tabs>
              <w:jc w:val="both"/>
              <w:rPr>
                <w:sz w:val="28"/>
                <w:szCs w:val="28"/>
                <w:lang w:val="vi-VN"/>
              </w:rPr>
            </w:pPr>
            <w:r>
              <w:rPr>
                <w:sz w:val="28"/>
                <w:szCs w:val="28"/>
              </w:rPr>
              <w:t>Combobox</w:t>
            </w:r>
          </w:p>
        </w:tc>
        <w:tc>
          <w:tcPr>
            <w:tcW w:w="2142" w:type="pct"/>
            <w:vAlign w:val="center"/>
          </w:tcPr>
          <w:p w14:paraId="0DAE5F96" w14:textId="77777777" w:rsidR="00B06E63" w:rsidRPr="005A02CA" w:rsidRDefault="00B06E63" w:rsidP="00B06E63">
            <w:pPr>
              <w:widowControl w:val="0"/>
              <w:tabs>
                <w:tab w:val="left" w:pos="180"/>
              </w:tabs>
              <w:jc w:val="both"/>
              <w:rPr>
                <w:sz w:val="28"/>
                <w:szCs w:val="28"/>
              </w:rPr>
            </w:pPr>
            <w:r>
              <w:rPr>
                <w:sz w:val="28"/>
                <w:szCs w:val="28"/>
              </w:rPr>
              <w:t xml:space="preserve">Trường hợp chọn tìm kiếm nâng cao. Gồm tất cả, trong nước, nước ngoài </w:t>
            </w:r>
          </w:p>
        </w:tc>
      </w:tr>
    </w:tbl>
    <w:p w14:paraId="0D538D82" w14:textId="77777777" w:rsidR="00B06E63" w:rsidRDefault="00B06E63" w:rsidP="00B06E63">
      <w:pPr>
        <w:pStyle w:val="BodyText"/>
        <w:numPr>
          <w:ilvl w:val="0"/>
          <w:numId w:val="15"/>
        </w:numPr>
        <w:rPr>
          <w:szCs w:val="28"/>
        </w:rPr>
      </w:pPr>
      <w:r>
        <w:rPr>
          <w:szCs w:val="28"/>
        </w:rPr>
        <w:t>Hiển thị bảng danh sách thông tin đăng kí của NĐT theo điều kiện tìm kiếm, gồm:</w:t>
      </w:r>
    </w:p>
    <w:p w14:paraId="1484BFE5" w14:textId="77777777" w:rsidR="00B06E63" w:rsidRDefault="00B06E63" w:rsidP="00B06E63">
      <w:pPr>
        <w:pStyle w:val="BodyText"/>
        <w:numPr>
          <w:ilvl w:val="0"/>
          <w:numId w:val="51"/>
        </w:numPr>
        <w:rPr>
          <w:szCs w:val="28"/>
        </w:rPr>
      </w:pPr>
      <w:r>
        <w:rPr>
          <w:szCs w:val="28"/>
        </w:rPr>
        <w:t>Mã số NĐT</w:t>
      </w:r>
    </w:p>
    <w:p w14:paraId="43C26D83" w14:textId="77777777" w:rsidR="00B06E63" w:rsidRDefault="00B06E63" w:rsidP="00B06E63">
      <w:pPr>
        <w:pStyle w:val="BodyText"/>
        <w:numPr>
          <w:ilvl w:val="0"/>
          <w:numId w:val="51"/>
        </w:numPr>
        <w:rPr>
          <w:szCs w:val="28"/>
        </w:rPr>
      </w:pPr>
      <w:r>
        <w:rPr>
          <w:szCs w:val="28"/>
        </w:rPr>
        <w:t>Tên NĐT</w:t>
      </w:r>
    </w:p>
    <w:p w14:paraId="14F012B5" w14:textId="77777777" w:rsidR="00B06E63" w:rsidRDefault="00B06E63" w:rsidP="00B06E63">
      <w:pPr>
        <w:pStyle w:val="BodyText"/>
        <w:numPr>
          <w:ilvl w:val="0"/>
          <w:numId w:val="51"/>
        </w:numPr>
        <w:rPr>
          <w:szCs w:val="28"/>
        </w:rPr>
      </w:pPr>
      <w:r>
        <w:rPr>
          <w:szCs w:val="28"/>
        </w:rPr>
        <w:t>CMND/ĐKKD</w:t>
      </w:r>
    </w:p>
    <w:p w14:paraId="590A749B" w14:textId="77777777" w:rsidR="00B06E63" w:rsidRDefault="00B06E63" w:rsidP="00B06E63">
      <w:pPr>
        <w:pStyle w:val="BodyText"/>
        <w:numPr>
          <w:ilvl w:val="0"/>
          <w:numId w:val="51"/>
        </w:numPr>
        <w:rPr>
          <w:szCs w:val="28"/>
        </w:rPr>
      </w:pPr>
      <w:r>
        <w:rPr>
          <w:szCs w:val="28"/>
        </w:rPr>
        <w:t xml:space="preserve">Trong nước/ ngoài nước </w:t>
      </w:r>
    </w:p>
    <w:p w14:paraId="012849C3" w14:textId="77777777" w:rsidR="00B06E63" w:rsidRDefault="00B06E63" w:rsidP="00B06E63">
      <w:pPr>
        <w:pStyle w:val="BodyText"/>
        <w:numPr>
          <w:ilvl w:val="0"/>
          <w:numId w:val="51"/>
        </w:numPr>
        <w:rPr>
          <w:szCs w:val="28"/>
        </w:rPr>
      </w:pPr>
      <w:r>
        <w:rPr>
          <w:szCs w:val="28"/>
        </w:rPr>
        <w:t>Loại hình</w:t>
      </w:r>
    </w:p>
    <w:p w14:paraId="01A25D17" w14:textId="77777777" w:rsidR="00B06E63" w:rsidRDefault="00B06E63" w:rsidP="00B06E63">
      <w:pPr>
        <w:pStyle w:val="BodyText"/>
        <w:numPr>
          <w:ilvl w:val="0"/>
          <w:numId w:val="51"/>
        </w:numPr>
        <w:rPr>
          <w:szCs w:val="28"/>
        </w:rPr>
      </w:pPr>
      <w:r>
        <w:rPr>
          <w:szCs w:val="28"/>
        </w:rPr>
        <w:t>Số lượng đặt mua</w:t>
      </w:r>
    </w:p>
    <w:p w14:paraId="4CD9E504" w14:textId="77777777" w:rsidR="00B06E63" w:rsidRDefault="00B06E63" w:rsidP="00B06E63">
      <w:pPr>
        <w:pStyle w:val="BodyText"/>
        <w:numPr>
          <w:ilvl w:val="0"/>
          <w:numId w:val="51"/>
        </w:numPr>
        <w:rPr>
          <w:szCs w:val="28"/>
        </w:rPr>
      </w:pPr>
      <w:r>
        <w:rPr>
          <w:szCs w:val="28"/>
        </w:rPr>
        <w:t xml:space="preserve">Số tiền đặt cọc </w:t>
      </w:r>
    </w:p>
    <w:p w14:paraId="5E33AF7D" w14:textId="77777777" w:rsidR="00B06E63" w:rsidRDefault="00B06E63" w:rsidP="00B06E63">
      <w:pPr>
        <w:pStyle w:val="BodyText"/>
        <w:numPr>
          <w:ilvl w:val="0"/>
          <w:numId w:val="51"/>
        </w:numPr>
        <w:rPr>
          <w:szCs w:val="28"/>
        </w:rPr>
      </w:pPr>
      <w:r>
        <w:rPr>
          <w:szCs w:val="28"/>
        </w:rPr>
        <w:t>Chức năng: xem chi tiết, sửa, xóa</w:t>
      </w:r>
    </w:p>
    <w:p w14:paraId="7FE0489D" w14:textId="77777777" w:rsidR="00B06E63" w:rsidRDefault="00B06E63" w:rsidP="00B06E63">
      <w:pPr>
        <w:pStyle w:val="BodyText"/>
        <w:numPr>
          <w:ilvl w:val="0"/>
          <w:numId w:val="15"/>
        </w:numPr>
        <w:rPr>
          <w:szCs w:val="28"/>
        </w:rPr>
      </w:pPr>
      <w:r>
        <w:rPr>
          <w:szCs w:val="28"/>
        </w:rPr>
        <w:t xml:space="preserve">Chức năng sửa, xóa :chỉ sửa , xóa đăng ký NĐT khi đợt đấu giá chưa kết thúc nhập hồ sơ đăng ký tham dự. </w:t>
      </w:r>
    </w:p>
    <w:p w14:paraId="5A4EB90D" w14:textId="77777777" w:rsidR="00B06E63" w:rsidRDefault="00B06E63" w:rsidP="00B06E63">
      <w:pPr>
        <w:pStyle w:val="BodyText"/>
        <w:numPr>
          <w:ilvl w:val="0"/>
          <w:numId w:val="15"/>
        </w:numPr>
        <w:rPr>
          <w:szCs w:val="28"/>
        </w:rPr>
      </w:pPr>
      <w:r>
        <w:rPr>
          <w:szCs w:val="28"/>
        </w:rPr>
        <w:t xml:space="preserve">Cho phép kết xuất thông tin NĐT đăng ký mua của đợt đấu giá </w:t>
      </w:r>
    </w:p>
    <w:p w14:paraId="191E180B" w14:textId="77777777" w:rsidR="00B06E63" w:rsidRDefault="00B06E63" w:rsidP="00B06E63">
      <w:pPr>
        <w:pStyle w:val="Heading5"/>
        <w:numPr>
          <w:ilvl w:val="4"/>
          <w:numId w:val="1"/>
        </w:numPr>
      </w:pPr>
      <w:r>
        <w:t xml:space="preserve">Đặt lệnh mua </w:t>
      </w:r>
    </w:p>
    <w:p w14:paraId="328D1C30" w14:textId="77777777" w:rsidR="00B06E63" w:rsidRPr="000B5789" w:rsidRDefault="00B06E63" w:rsidP="00B06E63">
      <w:pPr>
        <w:pStyle w:val="BodyText"/>
        <w:rPr>
          <w:szCs w:val="28"/>
          <w:lang w:eastAsia="zh-CN"/>
        </w:rPr>
      </w:pPr>
      <w:r w:rsidRPr="000B5789">
        <w:rPr>
          <w:b/>
          <w:szCs w:val="28"/>
          <w:lang w:eastAsia="zh-CN"/>
        </w:rPr>
        <w:t xml:space="preserve">Mục đích: </w:t>
      </w:r>
      <w:r w:rsidRPr="000B5789">
        <w:rPr>
          <w:szCs w:val="28"/>
          <w:lang w:eastAsia="zh-CN"/>
        </w:rPr>
        <w:t xml:space="preserve">  Đặt lệnh mua cho nhà đầu tư</w:t>
      </w:r>
    </w:p>
    <w:p w14:paraId="6A7F2E22" w14:textId="77777777" w:rsidR="00B06E63" w:rsidRPr="000B5789" w:rsidRDefault="00B06E63" w:rsidP="00B06E63">
      <w:pPr>
        <w:pStyle w:val="BodyText"/>
        <w:rPr>
          <w:szCs w:val="28"/>
          <w:lang w:eastAsia="zh-CN"/>
        </w:rPr>
      </w:pPr>
      <w:r w:rsidRPr="000B5789">
        <w:rPr>
          <w:b/>
          <w:szCs w:val="28"/>
          <w:lang w:eastAsia="zh-CN"/>
        </w:rPr>
        <w:t>Xử lý sự kiện:</w:t>
      </w:r>
      <w:r w:rsidRPr="000B5789">
        <w:rPr>
          <w:szCs w:val="28"/>
          <w:lang w:eastAsia="zh-CN"/>
        </w:rPr>
        <w:t xml:space="preserve"> </w:t>
      </w:r>
    </w:p>
    <w:p w14:paraId="2C19C03E" w14:textId="77777777" w:rsidR="00B06E63" w:rsidRPr="000B5789" w:rsidRDefault="00B06E63" w:rsidP="00B06E63">
      <w:pPr>
        <w:pStyle w:val="BodyText"/>
        <w:numPr>
          <w:ilvl w:val="0"/>
          <w:numId w:val="15"/>
        </w:numPr>
        <w:rPr>
          <w:szCs w:val="28"/>
        </w:rPr>
      </w:pPr>
      <w:r w:rsidRPr="000B5789">
        <w:rPr>
          <w:szCs w:val="28"/>
          <w:lang w:eastAsia="zh-CN"/>
        </w:rPr>
        <w:t xml:space="preserve">Đăng nhập vào hệ thống </w:t>
      </w:r>
      <w:r w:rsidRPr="000B5789">
        <w:rPr>
          <w:szCs w:val="28"/>
        </w:rPr>
        <w:sym w:font="Wingdings" w:char="F0E0"/>
      </w:r>
      <w:r w:rsidRPr="000B5789">
        <w:rPr>
          <w:szCs w:val="28"/>
          <w:lang w:eastAsia="zh-CN"/>
        </w:rPr>
        <w:t xml:space="preserve"> chọn menu Đấu giá </w:t>
      </w:r>
      <w:r w:rsidRPr="000B5789">
        <w:rPr>
          <w:szCs w:val="28"/>
          <w:lang w:val="vi-VN"/>
        </w:rPr>
        <w:t xml:space="preserve"> </w:t>
      </w:r>
      <w:r w:rsidRPr="000B5789">
        <w:rPr>
          <w:szCs w:val="28"/>
        </w:rPr>
        <w:sym w:font="Wingdings" w:char="F0E0"/>
      </w:r>
      <w:r w:rsidRPr="000B5789">
        <w:rPr>
          <w:szCs w:val="28"/>
        </w:rPr>
        <w:t xml:space="preserve"> chọn chức năng Đặt lệnh mua </w:t>
      </w:r>
      <w:r w:rsidRPr="000B5789">
        <w:rPr>
          <w:szCs w:val="28"/>
        </w:rPr>
        <w:sym w:font="Wingdings" w:char="F0E0"/>
      </w:r>
      <w:r w:rsidRPr="000B5789">
        <w:rPr>
          <w:szCs w:val="28"/>
        </w:rPr>
        <w:t xml:space="preserve"> vào màn hình đặt lệnh mua</w:t>
      </w:r>
    </w:p>
    <w:p w14:paraId="72F0E7F5" w14:textId="77777777" w:rsidR="00B06E63" w:rsidRPr="000B5789" w:rsidRDefault="00B06E63" w:rsidP="00B06E63">
      <w:pPr>
        <w:pStyle w:val="BodyText"/>
        <w:rPr>
          <w:b/>
          <w:szCs w:val="28"/>
        </w:rPr>
      </w:pPr>
      <w:r w:rsidRPr="000B5789">
        <w:rPr>
          <w:b/>
          <w:szCs w:val="28"/>
        </w:rPr>
        <w:t xml:space="preserve">Phân tích : </w:t>
      </w:r>
    </w:p>
    <w:p w14:paraId="1EFF8F40" w14:textId="77777777" w:rsidR="00B06E63" w:rsidRPr="000B5789" w:rsidRDefault="00B06E63" w:rsidP="00B06E63">
      <w:pPr>
        <w:pStyle w:val="BodyText"/>
        <w:numPr>
          <w:ilvl w:val="0"/>
          <w:numId w:val="15"/>
        </w:numPr>
        <w:rPr>
          <w:szCs w:val="28"/>
          <w:lang w:eastAsia="zh-CN"/>
        </w:rPr>
      </w:pPr>
      <w:r w:rsidRPr="000B5789">
        <w:rPr>
          <w:szCs w:val="28"/>
          <w:lang w:eastAsia="zh-CN"/>
        </w:rPr>
        <w:lastRenderedPageBreak/>
        <w:t>Đặt lệnh mua gồm các thông tin sau: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
        <w:gridCol w:w="3014"/>
        <w:gridCol w:w="1461"/>
        <w:gridCol w:w="3848"/>
      </w:tblGrid>
      <w:tr w:rsidR="00B06E63" w:rsidRPr="00CD1498" w14:paraId="005E7B6E" w14:textId="77777777" w:rsidTr="00B06E63">
        <w:trPr>
          <w:tblHeader/>
          <w:jc w:val="center"/>
        </w:trPr>
        <w:tc>
          <w:tcPr>
            <w:tcW w:w="427" w:type="pct"/>
            <w:shd w:val="clear" w:color="auto" w:fill="4F81BD"/>
            <w:vAlign w:val="center"/>
          </w:tcPr>
          <w:p w14:paraId="4D275DCB" w14:textId="77777777" w:rsidR="00B06E63" w:rsidRPr="00CD1498" w:rsidRDefault="00B06E63" w:rsidP="00B06E63">
            <w:pPr>
              <w:widowControl w:val="0"/>
              <w:tabs>
                <w:tab w:val="left" w:pos="180"/>
              </w:tabs>
              <w:jc w:val="both"/>
              <w:rPr>
                <w:b/>
                <w:noProof/>
                <w:szCs w:val="26"/>
              </w:rPr>
            </w:pPr>
            <w:r w:rsidRPr="00CD1498">
              <w:rPr>
                <w:b/>
                <w:noProof/>
                <w:szCs w:val="26"/>
              </w:rPr>
              <w:t>STT</w:t>
            </w:r>
          </w:p>
        </w:tc>
        <w:tc>
          <w:tcPr>
            <w:tcW w:w="1682" w:type="pct"/>
            <w:shd w:val="clear" w:color="auto" w:fill="4F81BD"/>
            <w:vAlign w:val="center"/>
          </w:tcPr>
          <w:p w14:paraId="7A4622E3" w14:textId="77777777" w:rsidR="00B06E63" w:rsidRPr="00CD1498" w:rsidRDefault="00B06E63" w:rsidP="00B06E63">
            <w:pPr>
              <w:widowControl w:val="0"/>
              <w:tabs>
                <w:tab w:val="left" w:pos="180"/>
              </w:tabs>
              <w:jc w:val="both"/>
              <w:rPr>
                <w:b/>
                <w:noProof/>
                <w:szCs w:val="26"/>
              </w:rPr>
            </w:pPr>
            <w:r w:rsidRPr="00CD1498">
              <w:rPr>
                <w:b/>
                <w:noProof/>
                <w:szCs w:val="26"/>
              </w:rPr>
              <w:t>Tên trường</w:t>
            </w:r>
          </w:p>
        </w:tc>
        <w:tc>
          <w:tcPr>
            <w:tcW w:w="749" w:type="pct"/>
            <w:shd w:val="clear" w:color="auto" w:fill="4F81BD"/>
            <w:vAlign w:val="center"/>
          </w:tcPr>
          <w:p w14:paraId="6FB55F1D" w14:textId="77777777" w:rsidR="00B06E63" w:rsidRPr="00CD1498" w:rsidRDefault="00B06E63" w:rsidP="00B06E63">
            <w:pPr>
              <w:widowControl w:val="0"/>
              <w:tabs>
                <w:tab w:val="left" w:pos="180"/>
              </w:tabs>
              <w:jc w:val="both"/>
              <w:rPr>
                <w:b/>
                <w:noProof/>
                <w:szCs w:val="26"/>
              </w:rPr>
            </w:pPr>
            <w:r w:rsidRPr="00CD1498">
              <w:rPr>
                <w:b/>
                <w:noProof/>
                <w:szCs w:val="26"/>
              </w:rPr>
              <w:t>Định dạng</w:t>
            </w:r>
          </w:p>
        </w:tc>
        <w:tc>
          <w:tcPr>
            <w:tcW w:w="2142" w:type="pct"/>
            <w:shd w:val="clear" w:color="auto" w:fill="4F81BD"/>
            <w:vAlign w:val="center"/>
          </w:tcPr>
          <w:p w14:paraId="1C0ED718" w14:textId="77777777" w:rsidR="00B06E63" w:rsidRPr="00CD1498" w:rsidRDefault="00B06E63" w:rsidP="00B06E63">
            <w:pPr>
              <w:widowControl w:val="0"/>
              <w:tabs>
                <w:tab w:val="left" w:pos="180"/>
              </w:tabs>
              <w:jc w:val="both"/>
              <w:rPr>
                <w:b/>
                <w:noProof/>
                <w:szCs w:val="26"/>
              </w:rPr>
            </w:pPr>
            <w:r w:rsidRPr="00CD1498">
              <w:rPr>
                <w:b/>
                <w:noProof/>
                <w:szCs w:val="26"/>
              </w:rPr>
              <w:t>Mô tả</w:t>
            </w:r>
          </w:p>
        </w:tc>
      </w:tr>
      <w:tr w:rsidR="00B06E63" w:rsidRPr="00CD1498" w14:paraId="6F30321D" w14:textId="77777777" w:rsidTr="00B06E63">
        <w:trPr>
          <w:jc w:val="center"/>
        </w:trPr>
        <w:tc>
          <w:tcPr>
            <w:tcW w:w="427" w:type="pct"/>
            <w:vAlign w:val="center"/>
          </w:tcPr>
          <w:p w14:paraId="43B1D7EB" w14:textId="77777777" w:rsidR="00B06E63" w:rsidRPr="00A360F8" w:rsidRDefault="00B06E63" w:rsidP="00B06E63">
            <w:pPr>
              <w:numPr>
                <w:ilvl w:val="0"/>
                <w:numId w:val="52"/>
              </w:numPr>
              <w:spacing w:before="240" w:after="0"/>
              <w:jc w:val="both"/>
              <w:rPr>
                <w:sz w:val="28"/>
                <w:szCs w:val="28"/>
              </w:rPr>
            </w:pPr>
          </w:p>
        </w:tc>
        <w:tc>
          <w:tcPr>
            <w:tcW w:w="1682" w:type="pct"/>
            <w:vAlign w:val="center"/>
          </w:tcPr>
          <w:p w14:paraId="18B52B9D" w14:textId="77777777" w:rsidR="00B06E63" w:rsidRPr="00A360F8" w:rsidRDefault="00B06E63" w:rsidP="00B06E63">
            <w:pPr>
              <w:widowControl w:val="0"/>
              <w:tabs>
                <w:tab w:val="left" w:pos="180"/>
              </w:tabs>
              <w:jc w:val="both"/>
              <w:rPr>
                <w:noProof/>
                <w:sz w:val="28"/>
                <w:szCs w:val="28"/>
              </w:rPr>
            </w:pPr>
            <w:r>
              <w:rPr>
                <w:noProof/>
                <w:sz w:val="28"/>
                <w:szCs w:val="28"/>
              </w:rPr>
              <w:t>Đợt đấu giá</w:t>
            </w:r>
          </w:p>
        </w:tc>
        <w:tc>
          <w:tcPr>
            <w:tcW w:w="749" w:type="pct"/>
            <w:vAlign w:val="center"/>
          </w:tcPr>
          <w:p w14:paraId="7956F4B5" w14:textId="77777777" w:rsidR="00B06E63" w:rsidRPr="00F62DD4" w:rsidRDefault="00B06E63" w:rsidP="00B06E63">
            <w:pPr>
              <w:widowControl w:val="0"/>
              <w:tabs>
                <w:tab w:val="left" w:pos="180"/>
              </w:tabs>
              <w:jc w:val="both"/>
              <w:rPr>
                <w:sz w:val="28"/>
                <w:szCs w:val="28"/>
              </w:rPr>
            </w:pPr>
            <w:r>
              <w:rPr>
                <w:sz w:val="28"/>
                <w:szCs w:val="28"/>
              </w:rPr>
              <w:t xml:space="preserve">Combobox </w:t>
            </w:r>
          </w:p>
        </w:tc>
        <w:tc>
          <w:tcPr>
            <w:tcW w:w="2142" w:type="pct"/>
            <w:vAlign w:val="center"/>
          </w:tcPr>
          <w:p w14:paraId="17F6B952" w14:textId="77777777" w:rsidR="00B06E63" w:rsidRPr="00A360F8" w:rsidRDefault="00B06E63" w:rsidP="00B06E63">
            <w:pPr>
              <w:widowControl w:val="0"/>
              <w:tabs>
                <w:tab w:val="left" w:pos="180"/>
              </w:tabs>
              <w:jc w:val="both"/>
              <w:rPr>
                <w:sz w:val="28"/>
                <w:szCs w:val="28"/>
              </w:rPr>
            </w:pPr>
            <w:r>
              <w:rPr>
                <w:sz w:val="28"/>
                <w:szCs w:val="28"/>
              </w:rPr>
              <w:t>Hiện thị đợt đấu giá trạng thái đang nhập lệnh đặt mua</w:t>
            </w:r>
          </w:p>
        </w:tc>
      </w:tr>
      <w:tr w:rsidR="00B06E63" w:rsidRPr="00CD1498" w14:paraId="0F4FE826" w14:textId="77777777" w:rsidTr="00B06E63">
        <w:trPr>
          <w:jc w:val="center"/>
        </w:trPr>
        <w:tc>
          <w:tcPr>
            <w:tcW w:w="427" w:type="pct"/>
            <w:vAlign w:val="center"/>
          </w:tcPr>
          <w:p w14:paraId="26FF6CA3" w14:textId="77777777" w:rsidR="00B06E63" w:rsidRPr="00A360F8" w:rsidRDefault="00B06E63" w:rsidP="00B06E63">
            <w:pPr>
              <w:numPr>
                <w:ilvl w:val="0"/>
                <w:numId w:val="52"/>
              </w:numPr>
              <w:spacing w:before="240" w:after="0"/>
              <w:jc w:val="both"/>
              <w:rPr>
                <w:sz w:val="28"/>
                <w:szCs w:val="28"/>
              </w:rPr>
            </w:pPr>
          </w:p>
        </w:tc>
        <w:tc>
          <w:tcPr>
            <w:tcW w:w="1682" w:type="pct"/>
            <w:vAlign w:val="center"/>
          </w:tcPr>
          <w:p w14:paraId="2FF7647C" w14:textId="77777777" w:rsidR="00B06E63" w:rsidRDefault="00B06E63" w:rsidP="00B06E63">
            <w:pPr>
              <w:widowControl w:val="0"/>
              <w:tabs>
                <w:tab w:val="left" w:pos="180"/>
              </w:tabs>
              <w:jc w:val="both"/>
              <w:rPr>
                <w:noProof/>
                <w:sz w:val="28"/>
                <w:szCs w:val="28"/>
              </w:rPr>
            </w:pPr>
            <w:r>
              <w:rPr>
                <w:noProof/>
                <w:sz w:val="28"/>
                <w:szCs w:val="28"/>
              </w:rPr>
              <w:t>Hình thức đấu giá</w:t>
            </w:r>
          </w:p>
        </w:tc>
        <w:tc>
          <w:tcPr>
            <w:tcW w:w="749" w:type="pct"/>
            <w:vAlign w:val="center"/>
          </w:tcPr>
          <w:p w14:paraId="40D6B686" w14:textId="77777777" w:rsidR="00B06E63" w:rsidRPr="00F62DD4" w:rsidRDefault="00B06E63" w:rsidP="00B06E63">
            <w:pPr>
              <w:widowControl w:val="0"/>
              <w:tabs>
                <w:tab w:val="left" w:pos="180"/>
              </w:tabs>
              <w:jc w:val="both"/>
              <w:rPr>
                <w:sz w:val="28"/>
                <w:szCs w:val="28"/>
              </w:rPr>
            </w:pPr>
            <w:r>
              <w:rPr>
                <w:sz w:val="28"/>
                <w:szCs w:val="28"/>
              </w:rPr>
              <w:t>Texbox</w:t>
            </w:r>
          </w:p>
        </w:tc>
        <w:tc>
          <w:tcPr>
            <w:tcW w:w="2142" w:type="pct"/>
            <w:vAlign w:val="center"/>
          </w:tcPr>
          <w:p w14:paraId="0825057B" w14:textId="77777777" w:rsidR="00B06E63" w:rsidRPr="00A360F8" w:rsidRDefault="00B06E63" w:rsidP="00B06E63">
            <w:pPr>
              <w:widowControl w:val="0"/>
              <w:tabs>
                <w:tab w:val="left" w:pos="180"/>
              </w:tabs>
              <w:jc w:val="both"/>
              <w:rPr>
                <w:sz w:val="28"/>
                <w:szCs w:val="28"/>
              </w:rPr>
            </w:pPr>
            <w:r>
              <w:rPr>
                <w:sz w:val="28"/>
                <w:szCs w:val="28"/>
              </w:rPr>
              <w:t>Hệ thống tự động fill, enable</w:t>
            </w:r>
          </w:p>
        </w:tc>
      </w:tr>
      <w:tr w:rsidR="00B06E63" w:rsidRPr="00CD1498" w14:paraId="5D17C2B7" w14:textId="77777777" w:rsidTr="00B06E63">
        <w:trPr>
          <w:jc w:val="center"/>
        </w:trPr>
        <w:tc>
          <w:tcPr>
            <w:tcW w:w="427" w:type="pct"/>
            <w:vAlign w:val="center"/>
          </w:tcPr>
          <w:p w14:paraId="0789B095" w14:textId="77777777" w:rsidR="00B06E63" w:rsidRPr="00A360F8" w:rsidRDefault="00B06E63" w:rsidP="00B06E63">
            <w:pPr>
              <w:numPr>
                <w:ilvl w:val="0"/>
                <w:numId w:val="52"/>
              </w:numPr>
              <w:spacing w:before="240" w:after="0"/>
              <w:jc w:val="both"/>
              <w:rPr>
                <w:sz w:val="28"/>
                <w:szCs w:val="28"/>
              </w:rPr>
            </w:pPr>
          </w:p>
        </w:tc>
        <w:tc>
          <w:tcPr>
            <w:tcW w:w="1682" w:type="pct"/>
            <w:vAlign w:val="center"/>
          </w:tcPr>
          <w:p w14:paraId="4847EF23" w14:textId="77777777" w:rsidR="00B06E63" w:rsidRDefault="00B06E63" w:rsidP="00B06E63">
            <w:pPr>
              <w:widowControl w:val="0"/>
              <w:tabs>
                <w:tab w:val="left" w:pos="180"/>
              </w:tabs>
              <w:jc w:val="both"/>
              <w:rPr>
                <w:noProof/>
                <w:sz w:val="28"/>
                <w:szCs w:val="28"/>
              </w:rPr>
            </w:pPr>
            <w:r>
              <w:rPr>
                <w:noProof/>
                <w:sz w:val="28"/>
                <w:szCs w:val="28"/>
              </w:rPr>
              <w:t>Thành viên</w:t>
            </w:r>
          </w:p>
        </w:tc>
        <w:tc>
          <w:tcPr>
            <w:tcW w:w="749" w:type="pct"/>
            <w:vAlign w:val="center"/>
          </w:tcPr>
          <w:p w14:paraId="0AADF599" w14:textId="77777777" w:rsidR="00B06E63" w:rsidRPr="00F62DD4" w:rsidRDefault="00B06E63" w:rsidP="00B06E63">
            <w:pPr>
              <w:widowControl w:val="0"/>
              <w:tabs>
                <w:tab w:val="left" w:pos="180"/>
              </w:tabs>
              <w:jc w:val="both"/>
              <w:rPr>
                <w:sz w:val="28"/>
                <w:szCs w:val="28"/>
              </w:rPr>
            </w:pPr>
            <w:r>
              <w:rPr>
                <w:sz w:val="28"/>
                <w:szCs w:val="28"/>
              </w:rPr>
              <w:t xml:space="preserve">Combobox </w:t>
            </w:r>
          </w:p>
        </w:tc>
        <w:tc>
          <w:tcPr>
            <w:tcW w:w="2142" w:type="pct"/>
            <w:vAlign w:val="center"/>
          </w:tcPr>
          <w:p w14:paraId="4EB3A6ED" w14:textId="77777777" w:rsidR="00B06E63" w:rsidRPr="00A360F8" w:rsidRDefault="00B06E63" w:rsidP="00B06E63">
            <w:pPr>
              <w:widowControl w:val="0"/>
              <w:tabs>
                <w:tab w:val="left" w:pos="180"/>
              </w:tabs>
              <w:jc w:val="both"/>
              <w:rPr>
                <w:sz w:val="28"/>
                <w:szCs w:val="28"/>
              </w:rPr>
            </w:pPr>
            <w:r>
              <w:rPr>
                <w:sz w:val="28"/>
                <w:szCs w:val="28"/>
              </w:rPr>
              <w:t>Hiển thị danh sách thành viên của đợt đấu giá đó</w:t>
            </w:r>
          </w:p>
        </w:tc>
      </w:tr>
      <w:tr w:rsidR="00B06E63" w:rsidRPr="00CD1498" w14:paraId="23603FA5" w14:textId="77777777" w:rsidTr="00B06E63">
        <w:trPr>
          <w:jc w:val="center"/>
        </w:trPr>
        <w:tc>
          <w:tcPr>
            <w:tcW w:w="427" w:type="pct"/>
            <w:vAlign w:val="center"/>
          </w:tcPr>
          <w:p w14:paraId="7395C08B" w14:textId="77777777" w:rsidR="00B06E63" w:rsidRPr="00A360F8" w:rsidRDefault="00B06E63" w:rsidP="00B06E63">
            <w:pPr>
              <w:numPr>
                <w:ilvl w:val="0"/>
                <w:numId w:val="52"/>
              </w:numPr>
              <w:spacing w:before="240" w:after="0"/>
              <w:jc w:val="both"/>
              <w:rPr>
                <w:sz w:val="28"/>
                <w:szCs w:val="28"/>
              </w:rPr>
            </w:pPr>
          </w:p>
        </w:tc>
        <w:tc>
          <w:tcPr>
            <w:tcW w:w="1682" w:type="pct"/>
            <w:vAlign w:val="center"/>
          </w:tcPr>
          <w:p w14:paraId="53087B12" w14:textId="77777777" w:rsidR="00B06E63" w:rsidRDefault="00B06E63" w:rsidP="00B06E63">
            <w:pPr>
              <w:widowControl w:val="0"/>
              <w:tabs>
                <w:tab w:val="left" w:pos="180"/>
              </w:tabs>
              <w:jc w:val="both"/>
              <w:rPr>
                <w:noProof/>
                <w:sz w:val="28"/>
                <w:szCs w:val="28"/>
              </w:rPr>
            </w:pPr>
            <w:r>
              <w:rPr>
                <w:noProof/>
                <w:sz w:val="28"/>
                <w:szCs w:val="28"/>
              </w:rPr>
              <w:t>Mã số nhà đầu tư</w:t>
            </w:r>
          </w:p>
        </w:tc>
        <w:tc>
          <w:tcPr>
            <w:tcW w:w="749" w:type="pct"/>
            <w:vAlign w:val="center"/>
          </w:tcPr>
          <w:p w14:paraId="07665502" w14:textId="77777777" w:rsidR="00B06E63" w:rsidRPr="00F62DD4" w:rsidRDefault="00B06E63" w:rsidP="00B06E63">
            <w:pPr>
              <w:widowControl w:val="0"/>
              <w:tabs>
                <w:tab w:val="left" w:pos="180"/>
              </w:tabs>
              <w:jc w:val="both"/>
              <w:rPr>
                <w:sz w:val="28"/>
                <w:szCs w:val="28"/>
              </w:rPr>
            </w:pPr>
            <w:r>
              <w:rPr>
                <w:sz w:val="28"/>
                <w:szCs w:val="28"/>
              </w:rPr>
              <w:t>Textbox</w:t>
            </w:r>
          </w:p>
        </w:tc>
        <w:tc>
          <w:tcPr>
            <w:tcW w:w="2142" w:type="pct"/>
            <w:vAlign w:val="center"/>
          </w:tcPr>
          <w:p w14:paraId="7BD7DDAD" w14:textId="77777777" w:rsidR="00B06E63" w:rsidRPr="00A360F8" w:rsidRDefault="00B06E63" w:rsidP="00B06E63">
            <w:pPr>
              <w:widowControl w:val="0"/>
              <w:tabs>
                <w:tab w:val="left" w:pos="180"/>
              </w:tabs>
              <w:jc w:val="both"/>
              <w:rPr>
                <w:sz w:val="28"/>
                <w:szCs w:val="28"/>
              </w:rPr>
            </w:pPr>
            <w:r>
              <w:rPr>
                <w:sz w:val="28"/>
                <w:szCs w:val="28"/>
              </w:rPr>
              <w:t xml:space="preserve">Nhập mã số nhà đầu tư </w:t>
            </w:r>
          </w:p>
        </w:tc>
      </w:tr>
      <w:tr w:rsidR="00B06E63" w:rsidRPr="00CD1498" w14:paraId="08B7D670" w14:textId="77777777" w:rsidTr="00B06E63">
        <w:trPr>
          <w:jc w:val="center"/>
        </w:trPr>
        <w:tc>
          <w:tcPr>
            <w:tcW w:w="427" w:type="pct"/>
            <w:vAlign w:val="center"/>
          </w:tcPr>
          <w:p w14:paraId="3E7651EB" w14:textId="77777777" w:rsidR="00B06E63" w:rsidRPr="00A360F8" w:rsidRDefault="00B06E63" w:rsidP="00B06E63">
            <w:pPr>
              <w:numPr>
                <w:ilvl w:val="0"/>
                <w:numId w:val="52"/>
              </w:numPr>
              <w:spacing w:before="240" w:after="0"/>
              <w:jc w:val="both"/>
              <w:rPr>
                <w:sz w:val="28"/>
                <w:szCs w:val="28"/>
              </w:rPr>
            </w:pPr>
          </w:p>
        </w:tc>
        <w:tc>
          <w:tcPr>
            <w:tcW w:w="1682" w:type="pct"/>
            <w:vAlign w:val="center"/>
          </w:tcPr>
          <w:p w14:paraId="5C3167F4" w14:textId="77777777" w:rsidR="00B06E63" w:rsidRDefault="00B06E63" w:rsidP="00B06E63">
            <w:pPr>
              <w:widowControl w:val="0"/>
              <w:tabs>
                <w:tab w:val="left" w:pos="180"/>
              </w:tabs>
              <w:jc w:val="both"/>
              <w:rPr>
                <w:noProof/>
                <w:sz w:val="28"/>
                <w:szCs w:val="28"/>
              </w:rPr>
            </w:pPr>
            <w:r>
              <w:rPr>
                <w:noProof/>
                <w:sz w:val="28"/>
                <w:szCs w:val="28"/>
              </w:rPr>
              <w:t>Khối lượng đặt mua tại các mức giá: giá đặt</w:t>
            </w:r>
          </w:p>
        </w:tc>
        <w:tc>
          <w:tcPr>
            <w:tcW w:w="749" w:type="pct"/>
            <w:vAlign w:val="center"/>
          </w:tcPr>
          <w:p w14:paraId="6E6DF5B2" w14:textId="77777777" w:rsidR="00B06E63" w:rsidRPr="00F62DD4" w:rsidRDefault="00B06E63" w:rsidP="00B06E63">
            <w:pPr>
              <w:widowControl w:val="0"/>
              <w:tabs>
                <w:tab w:val="left" w:pos="180"/>
              </w:tabs>
              <w:jc w:val="both"/>
              <w:rPr>
                <w:sz w:val="28"/>
                <w:szCs w:val="28"/>
              </w:rPr>
            </w:pPr>
            <w:r>
              <w:rPr>
                <w:sz w:val="28"/>
                <w:szCs w:val="28"/>
              </w:rPr>
              <w:t xml:space="preserve">Number </w:t>
            </w:r>
          </w:p>
        </w:tc>
        <w:tc>
          <w:tcPr>
            <w:tcW w:w="2142" w:type="pct"/>
            <w:vAlign w:val="center"/>
          </w:tcPr>
          <w:p w14:paraId="0B77A9C0" w14:textId="77777777" w:rsidR="00B06E63" w:rsidRPr="00A360F8" w:rsidRDefault="00B06E63" w:rsidP="00B06E63">
            <w:pPr>
              <w:widowControl w:val="0"/>
              <w:tabs>
                <w:tab w:val="left" w:pos="180"/>
              </w:tabs>
              <w:jc w:val="both"/>
              <w:rPr>
                <w:sz w:val="28"/>
                <w:szCs w:val="28"/>
              </w:rPr>
            </w:pPr>
            <w:r w:rsidRPr="00456DA7">
              <w:rPr>
                <w:noProof/>
                <w:sz w:val="28"/>
                <w:szCs w:val="28"/>
              </w:rPr>
              <w:t>Giá đặt &gt;= giá khởi điểm, giá mức 1 &lt; giá mức 2</w:t>
            </w:r>
          </w:p>
        </w:tc>
      </w:tr>
      <w:tr w:rsidR="00B06E63" w:rsidRPr="00CD1498" w14:paraId="52A81A6E" w14:textId="77777777" w:rsidTr="00B06E63">
        <w:trPr>
          <w:jc w:val="center"/>
        </w:trPr>
        <w:tc>
          <w:tcPr>
            <w:tcW w:w="427" w:type="pct"/>
            <w:vAlign w:val="center"/>
          </w:tcPr>
          <w:p w14:paraId="0FAA3632" w14:textId="77777777" w:rsidR="00B06E63" w:rsidRPr="00A360F8" w:rsidRDefault="00B06E63" w:rsidP="00B06E63">
            <w:pPr>
              <w:numPr>
                <w:ilvl w:val="0"/>
                <w:numId w:val="52"/>
              </w:numPr>
              <w:spacing w:before="240" w:after="0"/>
              <w:jc w:val="both"/>
              <w:rPr>
                <w:sz w:val="28"/>
                <w:szCs w:val="28"/>
              </w:rPr>
            </w:pPr>
          </w:p>
        </w:tc>
        <w:tc>
          <w:tcPr>
            <w:tcW w:w="1682" w:type="pct"/>
            <w:vAlign w:val="center"/>
          </w:tcPr>
          <w:p w14:paraId="0FEDD5CA" w14:textId="77777777" w:rsidR="00B06E63" w:rsidRDefault="00B06E63" w:rsidP="00B06E63">
            <w:pPr>
              <w:widowControl w:val="0"/>
              <w:tabs>
                <w:tab w:val="left" w:pos="180"/>
              </w:tabs>
              <w:jc w:val="both"/>
              <w:rPr>
                <w:noProof/>
                <w:sz w:val="28"/>
                <w:szCs w:val="28"/>
              </w:rPr>
            </w:pPr>
            <w:r>
              <w:rPr>
                <w:noProof/>
                <w:sz w:val="28"/>
                <w:szCs w:val="28"/>
              </w:rPr>
              <w:t>Khối lượng đặt</w:t>
            </w:r>
          </w:p>
        </w:tc>
        <w:tc>
          <w:tcPr>
            <w:tcW w:w="749" w:type="pct"/>
            <w:vAlign w:val="center"/>
          </w:tcPr>
          <w:p w14:paraId="322F4DA5" w14:textId="77777777" w:rsidR="00B06E63" w:rsidRPr="00F62DD4" w:rsidRDefault="00B06E63" w:rsidP="00B06E63">
            <w:pPr>
              <w:widowControl w:val="0"/>
              <w:tabs>
                <w:tab w:val="left" w:pos="180"/>
              </w:tabs>
              <w:jc w:val="both"/>
              <w:rPr>
                <w:sz w:val="28"/>
                <w:szCs w:val="28"/>
              </w:rPr>
            </w:pPr>
            <w:r>
              <w:rPr>
                <w:sz w:val="28"/>
                <w:szCs w:val="28"/>
              </w:rPr>
              <w:t xml:space="preserve">Number </w:t>
            </w:r>
          </w:p>
        </w:tc>
        <w:tc>
          <w:tcPr>
            <w:tcW w:w="2142" w:type="pct"/>
            <w:vAlign w:val="center"/>
          </w:tcPr>
          <w:p w14:paraId="5BC293AC" w14:textId="77777777" w:rsidR="00B06E63" w:rsidRPr="00A360F8" w:rsidRDefault="00B06E63" w:rsidP="00B06E63">
            <w:pPr>
              <w:widowControl w:val="0"/>
              <w:tabs>
                <w:tab w:val="left" w:pos="180"/>
              </w:tabs>
              <w:jc w:val="both"/>
              <w:rPr>
                <w:sz w:val="28"/>
                <w:szCs w:val="28"/>
              </w:rPr>
            </w:pPr>
            <w:r>
              <w:rPr>
                <w:sz w:val="28"/>
                <w:szCs w:val="28"/>
              </w:rPr>
              <w:t>Tổng khối lượng đặt &lt;= khối lượng đăng ký mua</w:t>
            </w:r>
          </w:p>
        </w:tc>
      </w:tr>
    </w:tbl>
    <w:p w14:paraId="160ACBD9" w14:textId="77777777" w:rsidR="00B06E63" w:rsidRPr="00A360F8" w:rsidRDefault="00B06E63" w:rsidP="00B06E63">
      <w:pPr>
        <w:pStyle w:val="BodyText"/>
        <w:ind w:left="720" w:firstLine="0"/>
        <w:rPr>
          <w:lang w:eastAsia="zh-CN"/>
        </w:rPr>
      </w:pPr>
    </w:p>
    <w:p w14:paraId="373B0E29" w14:textId="77777777" w:rsidR="00B06E63" w:rsidRDefault="00B06E63" w:rsidP="00B06E63">
      <w:pPr>
        <w:pStyle w:val="Heading5"/>
        <w:numPr>
          <w:ilvl w:val="4"/>
          <w:numId w:val="1"/>
        </w:numPr>
      </w:pPr>
      <w:r>
        <w:t>Đối chiếu lệnh</w:t>
      </w:r>
    </w:p>
    <w:p w14:paraId="6F9B1BED" w14:textId="77777777" w:rsidR="00B06E63" w:rsidRPr="000B5789" w:rsidRDefault="00B06E63" w:rsidP="00B06E63">
      <w:pPr>
        <w:pStyle w:val="BodyText"/>
        <w:rPr>
          <w:szCs w:val="28"/>
          <w:lang w:eastAsia="zh-CN"/>
        </w:rPr>
      </w:pPr>
      <w:r w:rsidRPr="000B5789">
        <w:rPr>
          <w:b/>
          <w:szCs w:val="28"/>
          <w:lang w:eastAsia="zh-CN"/>
        </w:rPr>
        <w:t xml:space="preserve">Mục đích: </w:t>
      </w:r>
      <w:r w:rsidRPr="000B5789">
        <w:rPr>
          <w:szCs w:val="28"/>
          <w:lang w:eastAsia="zh-CN"/>
        </w:rPr>
        <w:t xml:space="preserve"> Tìm kiếm thông tin đặt lệnh mua và  đối chiếu lệnh mua cho nhà đầu tư</w:t>
      </w:r>
    </w:p>
    <w:p w14:paraId="2C8B358E" w14:textId="77777777" w:rsidR="00B06E63" w:rsidRPr="000B5789" w:rsidRDefault="00B06E63" w:rsidP="00B06E63">
      <w:pPr>
        <w:pStyle w:val="BodyText"/>
        <w:rPr>
          <w:szCs w:val="28"/>
          <w:lang w:eastAsia="zh-CN"/>
        </w:rPr>
      </w:pPr>
      <w:r w:rsidRPr="000B5789">
        <w:rPr>
          <w:b/>
          <w:szCs w:val="28"/>
          <w:lang w:eastAsia="zh-CN"/>
        </w:rPr>
        <w:t>Xử lý sự kiện:</w:t>
      </w:r>
      <w:r w:rsidRPr="000B5789">
        <w:rPr>
          <w:szCs w:val="28"/>
          <w:lang w:eastAsia="zh-CN"/>
        </w:rPr>
        <w:t xml:space="preserve"> </w:t>
      </w:r>
    </w:p>
    <w:p w14:paraId="73925622" w14:textId="77777777" w:rsidR="00B06E63" w:rsidRPr="000B5789" w:rsidRDefault="00B06E63" w:rsidP="00B06E63">
      <w:pPr>
        <w:pStyle w:val="BodyText"/>
        <w:numPr>
          <w:ilvl w:val="0"/>
          <w:numId w:val="15"/>
        </w:numPr>
        <w:rPr>
          <w:szCs w:val="28"/>
        </w:rPr>
      </w:pPr>
      <w:r w:rsidRPr="000B5789">
        <w:rPr>
          <w:szCs w:val="28"/>
          <w:lang w:eastAsia="zh-CN"/>
        </w:rPr>
        <w:t xml:space="preserve">Đăng nhập vào hệ thống </w:t>
      </w:r>
      <w:r w:rsidRPr="000B5789">
        <w:rPr>
          <w:szCs w:val="28"/>
        </w:rPr>
        <w:sym w:font="Wingdings" w:char="F0E0"/>
      </w:r>
      <w:r w:rsidRPr="000B5789">
        <w:rPr>
          <w:szCs w:val="28"/>
          <w:lang w:eastAsia="zh-CN"/>
        </w:rPr>
        <w:t xml:space="preserve"> chọn menu Đấu giá </w:t>
      </w:r>
      <w:r w:rsidRPr="000B5789">
        <w:rPr>
          <w:szCs w:val="28"/>
          <w:lang w:val="vi-VN"/>
        </w:rPr>
        <w:t xml:space="preserve"> </w:t>
      </w:r>
      <w:r w:rsidRPr="000B5789">
        <w:rPr>
          <w:szCs w:val="28"/>
        </w:rPr>
        <w:sym w:font="Wingdings" w:char="F0E0"/>
      </w:r>
      <w:r w:rsidRPr="000B5789">
        <w:rPr>
          <w:szCs w:val="28"/>
        </w:rPr>
        <w:t xml:space="preserve"> chọn chức năng Đối chiếu lệnh </w:t>
      </w:r>
    </w:p>
    <w:p w14:paraId="4FFF567A" w14:textId="77777777" w:rsidR="00B06E63" w:rsidRPr="000B5789" w:rsidRDefault="00B06E63" w:rsidP="00B06E63">
      <w:pPr>
        <w:pStyle w:val="BodyText"/>
        <w:rPr>
          <w:b/>
          <w:szCs w:val="28"/>
        </w:rPr>
      </w:pPr>
      <w:r w:rsidRPr="000B5789">
        <w:rPr>
          <w:b/>
          <w:szCs w:val="28"/>
        </w:rPr>
        <w:t xml:space="preserve">Phân tích : </w:t>
      </w:r>
    </w:p>
    <w:p w14:paraId="11A5778A" w14:textId="77777777" w:rsidR="00B06E63" w:rsidRPr="000B5789" w:rsidRDefault="00B06E63" w:rsidP="00B06E63">
      <w:pPr>
        <w:pStyle w:val="BodyText"/>
        <w:numPr>
          <w:ilvl w:val="0"/>
          <w:numId w:val="15"/>
        </w:numPr>
        <w:rPr>
          <w:szCs w:val="28"/>
        </w:rPr>
      </w:pPr>
      <w:r w:rsidRPr="000B5789">
        <w:rPr>
          <w:szCs w:val="28"/>
        </w:rPr>
        <w:t>Tìm kiếm thông tin đặt lệnh mua cho NĐT, gồm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3014"/>
        <w:gridCol w:w="1461"/>
        <w:gridCol w:w="3846"/>
      </w:tblGrid>
      <w:tr w:rsidR="00B06E63" w:rsidRPr="00CD1498" w14:paraId="2793A1C6" w14:textId="77777777" w:rsidTr="00B06E63">
        <w:trPr>
          <w:tblHeader/>
          <w:jc w:val="center"/>
        </w:trPr>
        <w:tc>
          <w:tcPr>
            <w:tcW w:w="428" w:type="pct"/>
            <w:shd w:val="clear" w:color="auto" w:fill="4F81BD"/>
            <w:vAlign w:val="center"/>
          </w:tcPr>
          <w:p w14:paraId="13E7AE38" w14:textId="77777777" w:rsidR="00B06E63" w:rsidRPr="00CD1498" w:rsidRDefault="00B06E63" w:rsidP="00B06E63">
            <w:pPr>
              <w:widowControl w:val="0"/>
              <w:tabs>
                <w:tab w:val="left" w:pos="180"/>
              </w:tabs>
              <w:jc w:val="both"/>
              <w:rPr>
                <w:b/>
                <w:noProof/>
                <w:szCs w:val="26"/>
              </w:rPr>
            </w:pPr>
            <w:r w:rsidRPr="00CD1498">
              <w:rPr>
                <w:b/>
                <w:noProof/>
                <w:szCs w:val="26"/>
              </w:rPr>
              <w:lastRenderedPageBreak/>
              <w:t>STT</w:t>
            </w:r>
          </w:p>
        </w:tc>
        <w:tc>
          <w:tcPr>
            <w:tcW w:w="1682" w:type="pct"/>
            <w:shd w:val="clear" w:color="auto" w:fill="4F81BD"/>
            <w:vAlign w:val="center"/>
          </w:tcPr>
          <w:p w14:paraId="3A135FF4" w14:textId="77777777" w:rsidR="00B06E63" w:rsidRPr="00CD1498" w:rsidRDefault="00B06E63" w:rsidP="00B06E63">
            <w:pPr>
              <w:widowControl w:val="0"/>
              <w:tabs>
                <w:tab w:val="left" w:pos="180"/>
              </w:tabs>
              <w:jc w:val="both"/>
              <w:rPr>
                <w:b/>
                <w:noProof/>
                <w:szCs w:val="26"/>
              </w:rPr>
            </w:pPr>
            <w:r w:rsidRPr="00CD1498">
              <w:rPr>
                <w:b/>
                <w:noProof/>
                <w:szCs w:val="26"/>
              </w:rPr>
              <w:t>Tên trường</w:t>
            </w:r>
          </w:p>
        </w:tc>
        <w:tc>
          <w:tcPr>
            <w:tcW w:w="749" w:type="pct"/>
            <w:shd w:val="clear" w:color="auto" w:fill="4F81BD"/>
            <w:vAlign w:val="center"/>
          </w:tcPr>
          <w:p w14:paraId="1454E3AB" w14:textId="77777777" w:rsidR="00B06E63" w:rsidRPr="00CD1498" w:rsidRDefault="00B06E63" w:rsidP="00B06E63">
            <w:pPr>
              <w:widowControl w:val="0"/>
              <w:tabs>
                <w:tab w:val="left" w:pos="180"/>
              </w:tabs>
              <w:jc w:val="both"/>
              <w:rPr>
                <w:b/>
                <w:noProof/>
                <w:szCs w:val="26"/>
              </w:rPr>
            </w:pPr>
            <w:r w:rsidRPr="00CD1498">
              <w:rPr>
                <w:b/>
                <w:noProof/>
                <w:szCs w:val="26"/>
              </w:rPr>
              <w:t>Định dạng</w:t>
            </w:r>
          </w:p>
        </w:tc>
        <w:tc>
          <w:tcPr>
            <w:tcW w:w="2142" w:type="pct"/>
            <w:shd w:val="clear" w:color="auto" w:fill="4F81BD"/>
            <w:vAlign w:val="center"/>
          </w:tcPr>
          <w:p w14:paraId="17AECA4D" w14:textId="77777777" w:rsidR="00B06E63" w:rsidRPr="00CD1498" w:rsidRDefault="00B06E63" w:rsidP="00B06E63">
            <w:pPr>
              <w:widowControl w:val="0"/>
              <w:tabs>
                <w:tab w:val="left" w:pos="180"/>
              </w:tabs>
              <w:jc w:val="both"/>
              <w:rPr>
                <w:b/>
                <w:noProof/>
                <w:szCs w:val="26"/>
              </w:rPr>
            </w:pPr>
            <w:r w:rsidRPr="00CD1498">
              <w:rPr>
                <w:b/>
                <w:noProof/>
                <w:szCs w:val="26"/>
              </w:rPr>
              <w:t>Mô tả</w:t>
            </w:r>
          </w:p>
        </w:tc>
      </w:tr>
      <w:tr w:rsidR="00B06E63" w:rsidRPr="00CD1498" w14:paraId="41AE0071" w14:textId="77777777" w:rsidTr="00B06E63">
        <w:trPr>
          <w:jc w:val="center"/>
        </w:trPr>
        <w:tc>
          <w:tcPr>
            <w:tcW w:w="428" w:type="pct"/>
            <w:vAlign w:val="center"/>
          </w:tcPr>
          <w:p w14:paraId="65B1EC70" w14:textId="77777777" w:rsidR="00B06E63" w:rsidRPr="00D102DE" w:rsidRDefault="00B06E63" w:rsidP="00B06E63">
            <w:pPr>
              <w:numPr>
                <w:ilvl w:val="0"/>
                <w:numId w:val="80"/>
              </w:numPr>
              <w:spacing w:before="240" w:after="0"/>
              <w:jc w:val="both"/>
              <w:rPr>
                <w:sz w:val="28"/>
                <w:szCs w:val="28"/>
              </w:rPr>
            </w:pPr>
          </w:p>
        </w:tc>
        <w:tc>
          <w:tcPr>
            <w:tcW w:w="1682" w:type="pct"/>
            <w:vAlign w:val="center"/>
          </w:tcPr>
          <w:p w14:paraId="75C877C6" w14:textId="77777777" w:rsidR="00B06E63" w:rsidRPr="00D102DE" w:rsidRDefault="00B06E63" w:rsidP="00B06E63">
            <w:pPr>
              <w:widowControl w:val="0"/>
              <w:tabs>
                <w:tab w:val="left" w:pos="180"/>
              </w:tabs>
              <w:jc w:val="both"/>
              <w:rPr>
                <w:noProof/>
                <w:sz w:val="28"/>
                <w:szCs w:val="28"/>
              </w:rPr>
            </w:pPr>
            <w:r>
              <w:rPr>
                <w:noProof/>
                <w:sz w:val="28"/>
                <w:szCs w:val="28"/>
              </w:rPr>
              <w:t>Đợt đấu giá</w:t>
            </w:r>
          </w:p>
        </w:tc>
        <w:tc>
          <w:tcPr>
            <w:tcW w:w="749" w:type="pct"/>
            <w:vAlign w:val="center"/>
          </w:tcPr>
          <w:p w14:paraId="26A7E722" w14:textId="77777777" w:rsidR="00B06E63" w:rsidRPr="00D102DE" w:rsidRDefault="00B06E63" w:rsidP="00B06E63">
            <w:pPr>
              <w:widowControl w:val="0"/>
              <w:tabs>
                <w:tab w:val="left" w:pos="180"/>
              </w:tabs>
              <w:jc w:val="both"/>
              <w:rPr>
                <w:sz w:val="28"/>
                <w:szCs w:val="28"/>
              </w:rPr>
            </w:pPr>
            <w:r>
              <w:rPr>
                <w:sz w:val="28"/>
                <w:szCs w:val="28"/>
              </w:rPr>
              <w:t xml:space="preserve">Combobox </w:t>
            </w:r>
          </w:p>
        </w:tc>
        <w:tc>
          <w:tcPr>
            <w:tcW w:w="2142" w:type="pct"/>
            <w:vAlign w:val="center"/>
          </w:tcPr>
          <w:p w14:paraId="125AD51A" w14:textId="77777777" w:rsidR="00B06E63" w:rsidRPr="00D102DE" w:rsidRDefault="00B06E63" w:rsidP="00B06E63">
            <w:pPr>
              <w:widowControl w:val="0"/>
              <w:tabs>
                <w:tab w:val="left" w:pos="180"/>
              </w:tabs>
              <w:jc w:val="both"/>
              <w:rPr>
                <w:sz w:val="28"/>
                <w:szCs w:val="28"/>
              </w:rPr>
            </w:pPr>
            <w:r>
              <w:rPr>
                <w:sz w:val="28"/>
                <w:szCs w:val="28"/>
              </w:rPr>
              <w:t>Hiện thị tên các đợt đấu giá trạng thái đang nhập lệnh đặt mua</w:t>
            </w:r>
          </w:p>
        </w:tc>
      </w:tr>
      <w:tr w:rsidR="00B06E63" w:rsidRPr="00CD1498" w14:paraId="541E6159" w14:textId="77777777" w:rsidTr="00B06E63">
        <w:trPr>
          <w:jc w:val="center"/>
        </w:trPr>
        <w:tc>
          <w:tcPr>
            <w:tcW w:w="428" w:type="pct"/>
            <w:vAlign w:val="center"/>
          </w:tcPr>
          <w:p w14:paraId="4B53B928" w14:textId="77777777" w:rsidR="00B06E63" w:rsidRPr="00D102DE" w:rsidRDefault="00B06E63" w:rsidP="00B06E63">
            <w:pPr>
              <w:numPr>
                <w:ilvl w:val="0"/>
                <w:numId w:val="80"/>
              </w:numPr>
              <w:spacing w:before="240" w:after="0"/>
              <w:jc w:val="both"/>
              <w:rPr>
                <w:sz w:val="28"/>
                <w:szCs w:val="28"/>
              </w:rPr>
            </w:pPr>
          </w:p>
        </w:tc>
        <w:tc>
          <w:tcPr>
            <w:tcW w:w="1682" w:type="pct"/>
            <w:vAlign w:val="center"/>
          </w:tcPr>
          <w:p w14:paraId="65F2FFA8" w14:textId="77777777" w:rsidR="00B06E63" w:rsidRPr="00D102DE" w:rsidRDefault="00B06E63" w:rsidP="00B06E63">
            <w:pPr>
              <w:widowControl w:val="0"/>
              <w:tabs>
                <w:tab w:val="left" w:pos="180"/>
              </w:tabs>
              <w:jc w:val="both"/>
              <w:rPr>
                <w:noProof/>
                <w:sz w:val="28"/>
                <w:szCs w:val="28"/>
              </w:rPr>
            </w:pPr>
            <w:r>
              <w:rPr>
                <w:noProof/>
                <w:sz w:val="28"/>
                <w:szCs w:val="28"/>
              </w:rPr>
              <w:t>Thành viên</w:t>
            </w:r>
          </w:p>
        </w:tc>
        <w:tc>
          <w:tcPr>
            <w:tcW w:w="749" w:type="pct"/>
            <w:vAlign w:val="center"/>
          </w:tcPr>
          <w:p w14:paraId="3646BEDA" w14:textId="77777777" w:rsidR="00B06E63" w:rsidRPr="00D102DE" w:rsidRDefault="00B06E63" w:rsidP="00B06E63">
            <w:pPr>
              <w:widowControl w:val="0"/>
              <w:tabs>
                <w:tab w:val="left" w:pos="180"/>
              </w:tabs>
              <w:jc w:val="both"/>
              <w:rPr>
                <w:sz w:val="28"/>
                <w:szCs w:val="28"/>
              </w:rPr>
            </w:pPr>
            <w:r>
              <w:rPr>
                <w:sz w:val="28"/>
                <w:szCs w:val="28"/>
              </w:rPr>
              <w:t xml:space="preserve">Combobox </w:t>
            </w:r>
          </w:p>
        </w:tc>
        <w:tc>
          <w:tcPr>
            <w:tcW w:w="2142" w:type="pct"/>
            <w:vAlign w:val="center"/>
          </w:tcPr>
          <w:p w14:paraId="53147D79" w14:textId="77777777" w:rsidR="00B06E63" w:rsidRPr="00D102DE" w:rsidRDefault="00B06E63" w:rsidP="00B06E63">
            <w:pPr>
              <w:widowControl w:val="0"/>
              <w:tabs>
                <w:tab w:val="left" w:pos="180"/>
              </w:tabs>
              <w:jc w:val="both"/>
              <w:rPr>
                <w:sz w:val="28"/>
                <w:szCs w:val="28"/>
              </w:rPr>
            </w:pPr>
            <w:r>
              <w:rPr>
                <w:sz w:val="28"/>
                <w:szCs w:val="28"/>
              </w:rPr>
              <w:t xml:space="preserve">Hiện thị các thành viên của đợt đấu giá chọn </w:t>
            </w:r>
          </w:p>
        </w:tc>
      </w:tr>
      <w:tr w:rsidR="00B06E63" w:rsidRPr="00CD1498" w14:paraId="5BCD102B" w14:textId="77777777" w:rsidTr="00B06E63">
        <w:trPr>
          <w:jc w:val="center"/>
        </w:trPr>
        <w:tc>
          <w:tcPr>
            <w:tcW w:w="428" w:type="pct"/>
            <w:vAlign w:val="center"/>
          </w:tcPr>
          <w:p w14:paraId="2C897DBB" w14:textId="77777777" w:rsidR="00B06E63" w:rsidRPr="00D102DE" w:rsidRDefault="00B06E63" w:rsidP="00B06E63">
            <w:pPr>
              <w:numPr>
                <w:ilvl w:val="0"/>
                <w:numId w:val="80"/>
              </w:numPr>
              <w:spacing w:before="240" w:after="0"/>
              <w:jc w:val="both"/>
              <w:rPr>
                <w:sz w:val="28"/>
                <w:szCs w:val="28"/>
              </w:rPr>
            </w:pPr>
          </w:p>
        </w:tc>
        <w:tc>
          <w:tcPr>
            <w:tcW w:w="1682" w:type="pct"/>
            <w:vAlign w:val="center"/>
          </w:tcPr>
          <w:p w14:paraId="31A94614" w14:textId="77777777" w:rsidR="00B06E63" w:rsidRPr="00D102DE" w:rsidRDefault="00B06E63" w:rsidP="00B06E63">
            <w:pPr>
              <w:widowControl w:val="0"/>
              <w:tabs>
                <w:tab w:val="left" w:pos="180"/>
              </w:tabs>
              <w:jc w:val="both"/>
              <w:rPr>
                <w:noProof/>
                <w:sz w:val="28"/>
                <w:szCs w:val="28"/>
              </w:rPr>
            </w:pPr>
            <w:r>
              <w:rPr>
                <w:noProof/>
                <w:sz w:val="28"/>
                <w:szCs w:val="28"/>
              </w:rPr>
              <w:t>Mã  nhà đầu tư</w:t>
            </w:r>
          </w:p>
        </w:tc>
        <w:tc>
          <w:tcPr>
            <w:tcW w:w="749" w:type="pct"/>
            <w:vAlign w:val="center"/>
          </w:tcPr>
          <w:p w14:paraId="45F22A42" w14:textId="77777777" w:rsidR="00B06E63" w:rsidRPr="00D102DE" w:rsidRDefault="00B06E63" w:rsidP="00B06E63">
            <w:pPr>
              <w:widowControl w:val="0"/>
              <w:tabs>
                <w:tab w:val="left" w:pos="180"/>
              </w:tabs>
              <w:jc w:val="both"/>
              <w:rPr>
                <w:sz w:val="28"/>
                <w:szCs w:val="28"/>
              </w:rPr>
            </w:pPr>
            <w:r>
              <w:rPr>
                <w:sz w:val="28"/>
                <w:szCs w:val="28"/>
              </w:rPr>
              <w:t xml:space="preserve">Texbox </w:t>
            </w:r>
          </w:p>
        </w:tc>
        <w:tc>
          <w:tcPr>
            <w:tcW w:w="2142" w:type="pct"/>
            <w:vAlign w:val="center"/>
          </w:tcPr>
          <w:p w14:paraId="764BFA45" w14:textId="77777777" w:rsidR="00B06E63" w:rsidRPr="00D102DE" w:rsidRDefault="00B06E63" w:rsidP="00B06E63">
            <w:pPr>
              <w:widowControl w:val="0"/>
              <w:tabs>
                <w:tab w:val="left" w:pos="180"/>
              </w:tabs>
              <w:jc w:val="both"/>
              <w:rPr>
                <w:sz w:val="28"/>
                <w:szCs w:val="28"/>
              </w:rPr>
            </w:pPr>
            <w:r>
              <w:rPr>
                <w:sz w:val="28"/>
                <w:szCs w:val="28"/>
              </w:rPr>
              <w:t>Nhập đúng mã NĐT</w:t>
            </w:r>
          </w:p>
        </w:tc>
      </w:tr>
    </w:tbl>
    <w:p w14:paraId="64F2190F" w14:textId="77777777" w:rsidR="00B06E63" w:rsidRPr="008C23A5" w:rsidRDefault="00B06E63" w:rsidP="00B06E63">
      <w:pPr>
        <w:pStyle w:val="BodyText"/>
        <w:numPr>
          <w:ilvl w:val="0"/>
          <w:numId w:val="15"/>
        </w:numPr>
        <w:rPr>
          <w:szCs w:val="28"/>
        </w:rPr>
      </w:pPr>
      <w:r>
        <w:rPr>
          <w:szCs w:val="28"/>
        </w:rPr>
        <w:t xml:space="preserve">Tìm kiếm thông tin đặt lệnh mua của NĐT, hiện thi chi tiết thông tin đặt lệnh,  ban tổ chức xác nhận lệnh đặt hoặc từ chối lệnh. </w:t>
      </w:r>
    </w:p>
    <w:p w14:paraId="36B853AE" w14:textId="77777777" w:rsidR="00B06E63" w:rsidRDefault="00B06E63" w:rsidP="00B06E63">
      <w:pPr>
        <w:pStyle w:val="Heading5"/>
        <w:numPr>
          <w:ilvl w:val="4"/>
          <w:numId w:val="1"/>
        </w:numPr>
      </w:pPr>
      <w:r>
        <w:t>Xác định kết quả đợt đấu giá</w:t>
      </w:r>
    </w:p>
    <w:p w14:paraId="586EFE05" w14:textId="77777777" w:rsidR="00B06E63" w:rsidRPr="000B5789" w:rsidRDefault="00B06E63" w:rsidP="00B06E63">
      <w:pPr>
        <w:pStyle w:val="BodyText"/>
        <w:rPr>
          <w:szCs w:val="28"/>
          <w:lang w:eastAsia="zh-CN"/>
        </w:rPr>
      </w:pPr>
      <w:r w:rsidRPr="000B5789">
        <w:rPr>
          <w:b/>
          <w:szCs w:val="28"/>
          <w:lang w:eastAsia="zh-CN"/>
        </w:rPr>
        <w:t xml:space="preserve">Mục đích: </w:t>
      </w:r>
      <w:r w:rsidRPr="000B5789">
        <w:rPr>
          <w:szCs w:val="28"/>
          <w:lang w:eastAsia="zh-CN"/>
        </w:rPr>
        <w:t xml:space="preserve"> Xác định kết quả đợt đấu giá</w:t>
      </w:r>
    </w:p>
    <w:p w14:paraId="3513EE6B" w14:textId="77777777" w:rsidR="00B06E63" w:rsidRPr="000B5789" w:rsidRDefault="00B06E63" w:rsidP="00B06E63">
      <w:pPr>
        <w:pStyle w:val="BodyText"/>
        <w:rPr>
          <w:szCs w:val="28"/>
          <w:lang w:eastAsia="zh-CN"/>
        </w:rPr>
      </w:pPr>
      <w:r w:rsidRPr="000B5789">
        <w:rPr>
          <w:b/>
          <w:szCs w:val="28"/>
          <w:lang w:eastAsia="zh-CN"/>
        </w:rPr>
        <w:t>Xử lý sự kiện:</w:t>
      </w:r>
      <w:r w:rsidRPr="000B5789">
        <w:rPr>
          <w:szCs w:val="28"/>
          <w:lang w:eastAsia="zh-CN"/>
        </w:rPr>
        <w:t xml:space="preserve"> </w:t>
      </w:r>
    </w:p>
    <w:p w14:paraId="58AE483A" w14:textId="77777777" w:rsidR="00B06E63" w:rsidRPr="000B5789" w:rsidRDefault="00B06E63" w:rsidP="00B06E63">
      <w:pPr>
        <w:pStyle w:val="BodyText"/>
        <w:numPr>
          <w:ilvl w:val="0"/>
          <w:numId w:val="15"/>
        </w:numPr>
        <w:rPr>
          <w:szCs w:val="28"/>
        </w:rPr>
      </w:pPr>
      <w:r w:rsidRPr="000B5789">
        <w:rPr>
          <w:szCs w:val="28"/>
          <w:lang w:eastAsia="zh-CN"/>
        </w:rPr>
        <w:t xml:space="preserve">Đăng nhập vào hệ thống </w:t>
      </w:r>
      <w:r w:rsidRPr="000B5789">
        <w:rPr>
          <w:szCs w:val="28"/>
        </w:rPr>
        <w:sym w:font="Wingdings" w:char="F0E0"/>
      </w:r>
      <w:r w:rsidRPr="000B5789">
        <w:rPr>
          <w:szCs w:val="28"/>
          <w:lang w:eastAsia="zh-CN"/>
        </w:rPr>
        <w:t xml:space="preserve"> chọn menu Đấu giá </w:t>
      </w:r>
      <w:r w:rsidRPr="000B5789">
        <w:rPr>
          <w:szCs w:val="28"/>
          <w:lang w:val="vi-VN"/>
        </w:rPr>
        <w:t xml:space="preserve"> </w:t>
      </w:r>
      <w:r w:rsidRPr="000B5789">
        <w:rPr>
          <w:szCs w:val="28"/>
        </w:rPr>
        <w:sym w:font="Wingdings" w:char="F0E0"/>
      </w:r>
      <w:r w:rsidRPr="000B5789">
        <w:rPr>
          <w:szCs w:val="28"/>
        </w:rPr>
        <w:t xml:space="preserve"> chọn chức năng Xác định kết quả đợt đấu giá.</w:t>
      </w:r>
    </w:p>
    <w:p w14:paraId="3115AC3E" w14:textId="77777777" w:rsidR="00B06E63" w:rsidRPr="000B5789" w:rsidRDefault="00B06E63" w:rsidP="00B06E63">
      <w:pPr>
        <w:pStyle w:val="BodyText"/>
        <w:rPr>
          <w:b/>
          <w:szCs w:val="28"/>
        </w:rPr>
      </w:pPr>
      <w:r w:rsidRPr="000B5789">
        <w:rPr>
          <w:b/>
          <w:szCs w:val="28"/>
        </w:rPr>
        <w:t xml:space="preserve">Phân tích : </w:t>
      </w:r>
    </w:p>
    <w:p w14:paraId="277D91D4" w14:textId="77777777" w:rsidR="00B06E63" w:rsidRPr="000B5789" w:rsidRDefault="00B06E63" w:rsidP="00B06E63">
      <w:pPr>
        <w:pStyle w:val="BodyText"/>
        <w:numPr>
          <w:ilvl w:val="0"/>
          <w:numId w:val="15"/>
        </w:numPr>
        <w:rPr>
          <w:szCs w:val="28"/>
          <w:lang w:eastAsia="zh-CN"/>
        </w:rPr>
      </w:pPr>
      <w:r w:rsidRPr="000B5789">
        <w:rPr>
          <w:szCs w:val="28"/>
          <w:lang w:eastAsia="zh-CN"/>
        </w:rPr>
        <w:t>Xác định kết quả đợt đấu giá:</w:t>
      </w:r>
    </w:p>
    <w:p w14:paraId="17503A8D" w14:textId="77777777" w:rsidR="00B06E63" w:rsidRPr="000B5789" w:rsidRDefault="00B06E63" w:rsidP="00B06E63">
      <w:pPr>
        <w:pStyle w:val="BodyText"/>
        <w:numPr>
          <w:ilvl w:val="0"/>
          <w:numId w:val="81"/>
        </w:numPr>
        <w:rPr>
          <w:szCs w:val="28"/>
          <w:lang w:eastAsia="zh-CN"/>
        </w:rPr>
      </w:pPr>
      <w:r w:rsidRPr="000B5789">
        <w:rPr>
          <w:szCs w:val="28"/>
          <w:lang w:eastAsia="zh-CN"/>
        </w:rPr>
        <w:t xml:space="preserve">Trường đợt đấu giá: combobox, hiển thị các đợt đấu giá trạng thái kết thúc lệnh đặt mua </w:t>
      </w:r>
    </w:p>
    <w:p w14:paraId="7BE2E01A" w14:textId="77777777" w:rsidR="00B06E63" w:rsidRPr="000B5789" w:rsidRDefault="00B06E63" w:rsidP="00B06E63">
      <w:pPr>
        <w:pStyle w:val="BodyText"/>
        <w:numPr>
          <w:ilvl w:val="0"/>
          <w:numId w:val="81"/>
        </w:numPr>
        <w:rPr>
          <w:szCs w:val="28"/>
          <w:lang w:eastAsia="zh-CN"/>
        </w:rPr>
      </w:pPr>
      <w:r w:rsidRPr="000B5789">
        <w:rPr>
          <w:szCs w:val="28"/>
          <w:lang w:eastAsia="zh-CN"/>
        </w:rPr>
        <w:t>Nhấn xác định kết quả, hệ thống hiển thị ra kết quả đợt đấu giá</w:t>
      </w:r>
    </w:p>
    <w:p w14:paraId="49BC3E14" w14:textId="68528EE2" w:rsidR="00B06E63" w:rsidRDefault="00B06E63" w:rsidP="00B06E63">
      <w:pPr>
        <w:pStyle w:val="BodyText"/>
        <w:numPr>
          <w:ilvl w:val="0"/>
          <w:numId w:val="15"/>
        </w:numPr>
        <w:rPr>
          <w:szCs w:val="28"/>
          <w:lang w:eastAsia="zh-CN"/>
        </w:rPr>
      </w:pPr>
      <w:r w:rsidRPr="000B5789">
        <w:rPr>
          <w:szCs w:val="28"/>
          <w:lang w:eastAsia="zh-CN"/>
        </w:rPr>
        <w:t>Xác định phân bổ khối lượng trúng giá dựa trên nguyên tắc ưu tiên về giá, mức giá trúng lấy từ cao xuống thấp, trường hợp các NĐT mua cùng mức giá thì chia khối lượng trúng theo tỷ lệ đặt mua.</w:t>
      </w:r>
    </w:p>
    <w:p w14:paraId="424067B7" w14:textId="53A251C3" w:rsidR="00986839" w:rsidRPr="000B5789" w:rsidRDefault="00986839" w:rsidP="00986839">
      <w:pPr>
        <w:pStyle w:val="BodyText"/>
        <w:numPr>
          <w:ilvl w:val="0"/>
          <w:numId w:val="15"/>
        </w:numPr>
        <w:rPr>
          <w:szCs w:val="28"/>
          <w:lang w:eastAsia="zh-CN"/>
        </w:rPr>
      </w:pPr>
      <w:r w:rsidRPr="00986839">
        <w:rPr>
          <w:szCs w:val="28"/>
          <w:lang w:eastAsia="zh-CN"/>
        </w:rPr>
        <w:t xml:space="preserve">Hệ thống đáp ứng khả năng khớp lệnh với số lượng lớn ~ 50.000 lệnh  </w:t>
      </w:r>
    </w:p>
    <w:p w14:paraId="55A67030" w14:textId="77777777" w:rsidR="00B06E63" w:rsidRDefault="00B06E63" w:rsidP="00B06E63">
      <w:pPr>
        <w:pStyle w:val="Heading5"/>
        <w:numPr>
          <w:ilvl w:val="4"/>
          <w:numId w:val="1"/>
        </w:numPr>
      </w:pPr>
      <w:r>
        <w:t>Xác định kết quả đợt cạnh tranh</w:t>
      </w:r>
    </w:p>
    <w:p w14:paraId="6D2AC2FE" w14:textId="77777777" w:rsidR="00B06E63" w:rsidRPr="000B5789" w:rsidRDefault="00B06E63" w:rsidP="00B06E63">
      <w:pPr>
        <w:pStyle w:val="BodyText"/>
        <w:rPr>
          <w:szCs w:val="28"/>
          <w:lang w:eastAsia="zh-CN"/>
        </w:rPr>
      </w:pPr>
      <w:r w:rsidRPr="000B5789">
        <w:rPr>
          <w:b/>
          <w:szCs w:val="28"/>
          <w:lang w:eastAsia="zh-CN"/>
        </w:rPr>
        <w:lastRenderedPageBreak/>
        <w:t xml:space="preserve">Mục đích: </w:t>
      </w:r>
      <w:r w:rsidRPr="000B5789">
        <w:rPr>
          <w:szCs w:val="28"/>
          <w:lang w:eastAsia="zh-CN"/>
        </w:rPr>
        <w:t xml:space="preserve"> Xác định kết quả của đợt cạnh tranh không xác định được kết quả</w:t>
      </w:r>
    </w:p>
    <w:p w14:paraId="1C877726" w14:textId="77777777" w:rsidR="00B06E63" w:rsidRPr="000B5789" w:rsidRDefault="00B06E63" w:rsidP="00B06E63">
      <w:pPr>
        <w:pStyle w:val="BodyText"/>
        <w:rPr>
          <w:szCs w:val="28"/>
          <w:lang w:eastAsia="zh-CN"/>
        </w:rPr>
      </w:pPr>
      <w:r w:rsidRPr="000B5789">
        <w:rPr>
          <w:b/>
          <w:szCs w:val="28"/>
          <w:lang w:eastAsia="zh-CN"/>
        </w:rPr>
        <w:t>Xử lý sự kiện:</w:t>
      </w:r>
      <w:r w:rsidRPr="000B5789">
        <w:rPr>
          <w:szCs w:val="28"/>
          <w:lang w:eastAsia="zh-CN"/>
        </w:rPr>
        <w:t xml:space="preserve"> </w:t>
      </w:r>
    </w:p>
    <w:p w14:paraId="13F29D70" w14:textId="77777777" w:rsidR="00B06E63" w:rsidRPr="000B5789" w:rsidRDefault="00B06E63" w:rsidP="00B06E63">
      <w:pPr>
        <w:pStyle w:val="BodyText"/>
        <w:numPr>
          <w:ilvl w:val="0"/>
          <w:numId w:val="15"/>
        </w:numPr>
        <w:rPr>
          <w:szCs w:val="28"/>
        </w:rPr>
      </w:pPr>
      <w:r w:rsidRPr="000B5789">
        <w:rPr>
          <w:szCs w:val="28"/>
          <w:lang w:eastAsia="zh-CN"/>
        </w:rPr>
        <w:t xml:space="preserve">Đăng nhập vào hệ thống </w:t>
      </w:r>
      <w:r w:rsidRPr="000B5789">
        <w:rPr>
          <w:szCs w:val="28"/>
        </w:rPr>
        <w:sym w:font="Wingdings" w:char="F0E0"/>
      </w:r>
      <w:r w:rsidRPr="000B5789">
        <w:rPr>
          <w:szCs w:val="28"/>
          <w:lang w:eastAsia="zh-CN"/>
        </w:rPr>
        <w:t xml:space="preserve"> chọn menu Đấu giá </w:t>
      </w:r>
      <w:r w:rsidRPr="000B5789">
        <w:rPr>
          <w:szCs w:val="28"/>
          <w:lang w:val="vi-VN"/>
        </w:rPr>
        <w:t xml:space="preserve"> </w:t>
      </w:r>
      <w:r w:rsidRPr="000B5789">
        <w:rPr>
          <w:szCs w:val="28"/>
        </w:rPr>
        <w:sym w:font="Wingdings" w:char="F0E0"/>
      </w:r>
      <w:r w:rsidRPr="000B5789">
        <w:rPr>
          <w:szCs w:val="28"/>
        </w:rPr>
        <w:t xml:space="preserve"> chọn chức năng Xác định kết quả đợt cạnh tranh</w:t>
      </w:r>
    </w:p>
    <w:p w14:paraId="5D8E80BE" w14:textId="77777777" w:rsidR="00B06E63" w:rsidRPr="000B5789" w:rsidRDefault="00B06E63" w:rsidP="00B06E63">
      <w:pPr>
        <w:pStyle w:val="BodyText"/>
        <w:rPr>
          <w:b/>
          <w:szCs w:val="28"/>
        </w:rPr>
      </w:pPr>
      <w:r w:rsidRPr="000B5789">
        <w:rPr>
          <w:b/>
          <w:szCs w:val="28"/>
        </w:rPr>
        <w:t xml:space="preserve">Phân tích : </w:t>
      </w:r>
    </w:p>
    <w:p w14:paraId="3EEDD58F" w14:textId="77777777" w:rsidR="00B06E63" w:rsidRPr="000B5789" w:rsidRDefault="00B06E63" w:rsidP="00B06E63">
      <w:pPr>
        <w:pStyle w:val="BodyText"/>
        <w:numPr>
          <w:ilvl w:val="0"/>
          <w:numId w:val="15"/>
        </w:numPr>
        <w:rPr>
          <w:szCs w:val="28"/>
          <w:lang w:eastAsia="zh-CN"/>
        </w:rPr>
      </w:pPr>
      <w:r w:rsidRPr="000B5789">
        <w:rPr>
          <w:szCs w:val="28"/>
          <w:lang w:eastAsia="zh-CN"/>
        </w:rPr>
        <w:t>Xác định kết quả đợt cạnh tranh, gồm :</w:t>
      </w:r>
    </w:p>
    <w:p w14:paraId="4526B54D" w14:textId="77777777" w:rsidR="00B06E63" w:rsidRDefault="00B06E63" w:rsidP="00B06E63">
      <w:pPr>
        <w:pStyle w:val="BodyText"/>
        <w:ind w:left="720" w:firstLine="0"/>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
        <w:gridCol w:w="2998"/>
        <w:gridCol w:w="1461"/>
        <w:gridCol w:w="3880"/>
      </w:tblGrid>
      <w:tr w:rsidR="00B06E63" w:rsidRPr="00CD1498" w14:paraId="041F1543" w14:textId="77777777" w:rsidTr="00B06E63">
        <w:trPr>
          <w:tblHeader/>
          <w:jc w:val="center"/>
        </w:trPr>
        <w:tc>
          <w:tcPr>
            <w:tcW w:w="420" w:type="pct"/>
            <w:shd w:val="clear" w:color="auto" w:fill="4F81BD"/>
            <w:vAlign w:val="center"/>
          </w:tcPr>
          <w:p w14:paraId="79062974" w14:textId="77777777" w:rsidR="00B06E63" w:rsidRPr="00CD1498" w:rsidRDefault="00B06E63" w:rsidP="00B06E63">
            <w:pPr>
              <w:widowControl w:val="0"/>
              <w:tabs>
                <w:tab w:val="left" w:pos="180"/>
              </w:tabs>
              <w:jc w:val="both"/>
              <w:rPr>
                <w:b/>
                <w:noProof/>
                <w:szCs w:val="26"/>
              </w:rPr>
            </w:pPr>
            <w:r w:rsidRPr="00CD1498">
              <w:rPr>
                <w:b/>
                <w:noProof/>
                <w:szCs w:val="26"/>
              </w:rPr>
              <w:t>STT</w:t>
            </w:r>
          </w:p>
        </w:tc>
        <w:tc>
          <w:tcPr>
            <w:tcW w:w="1675" w:type="pct"/>
            <w:shd w:val="clear" w:color="auto" w:fill="4F81BD"/>
            <w:vAlign w:val="center"/>
          </w:tcPr>
          <w:p w14:paraId="7C714936" w14:textId="77777777" w:rsidR="00B06E63" w:rsidRPr="00CD1498" w:rsidRDefault="00B06E63" w:rsidP="00B06E63">
            <w:pPr>
              <w:widowControl w:val="0"/>
              <w:tabs>
                <w:tab w:val="left" w:pos="180"/>
              </w:tabs>
              <w:jc w:val="both"/>
              <w:rPr>
                <w:b/>
                <w:noProof/>
                <w:szCs w:val="26"/>
              </w:rPr>
            </w:pPr>
            <w:r w:rsidRPr="00CD1498">
              <w:rPr>
                <w:b/>
                <w:noProof/>
                <w:szCs w:val="26"/>
              </w:rPr>
              <w:t>Tên trường</w:t>
            </w:r>
          </w:p>
        </w:tc>
        <w:tc>
          <w:tcPr>
            <w:tcW w:w="744" w:type="pct"/>
            <w:tcBorders>
              <w:bottom w:val="single" w:sz="4" w:space="0" w:color="auto"/>
            </w:tcBorders>
            <w:shd w:val="clear" w:color="auto" w:fill="4F81BD"/>
            <w:vAlign w:val="center"/>
          </w:tcPr>
          <w:p w14:paraId="2112A969" w14:textId="77777777" w:rsidR="00B06E63" w:rsidRPr="00CD1498" w:rsidRDefault="00B06E63" w:rsidP="00B06E63">
            <w:pPr>
              <w:widowControl w:val="0"/>
              <w:tabs>
                <w:tab w:val="left" w:pos="180"/>
              </w:tabs>
              <w:jc w:val="both"/>
              <w:rPr>
                <w:b/>
                <w:noProof/>
                <w:szCs w:val="26"/>
                <w:lang w:val="vi-VN"/>
              </w:rPr>
            </w:pPr>
            <w:r w:rsidRPr="00CD1498">
              <w:rPr>
                <w:b/>
                <w:noProof/>
                <w:szCs w:val="26"/>
                <w:lang w:val="vi-VN"/>
              </w:rPr>
              <w:t>Định dạng</w:t>
            </w:r>
          </w:p>
        </w:tc>
        <w:tc>
          <w:tcPr>
            <w:tcW w:w="2161" w:type="pct"/>
            <w:tcBorders>
              <w:bottom w:val="single" w:sz="4" w:space="0" w:color="auto"/>
            </w:tcBorders>
            <w:shd w:val="clear" w:color="auto" w:fill="4F81BD"/>
            <w:vAlign w:val="center"/>
          </w:tcPr>
          <w:p w14:paraId="63F9E04F" w14:textId="77777777" w:rsidR="00B06E63" w:rsidRPr="00CD1498" w:rsidRDefault="00B06E63" w:rsidP="00B06E63">
            <w:pPr>
              <w:widowControl w:val="0"/>
              <w:tabs>
                <w:tab w:val="left" w:pos="180"/>
              </w:tabs>
              <w:jc w:val="both"/>
              <w:rPr>
                <w:b/>
                <w:noProof/>
                <w:szCs w:val="26"/>
              </w:rPr>
            </w:pPr>
            <w:r w:rsidRPr="00CD1498">
              <w:rPr>
                <w:b/>
                <w:noProof/>
                <w:szCs w:val="26"/>
              </w:rPr>
              <w:t>Mô tả</w:t>
            </w:r>
          </w:p>
        </w:tc>
      </w:tr>
      <w:tr w:rsidR="00B06E63" w:rsidRPr="00CD1498" w14:paraId="173A13DF" w14:textId="77777777" w:rsidTr="00B06E63">
        <w:trPr>
          <w:jc w:val="center"/>
        </w:trPr>
        <w:tc>
          <w:tcPr>
            <w:tcW w:w="420" w:type="pct"/>
            <w:vAlign w:val="center"/>
          </w:tcPr>
          <w:p w14:paraId="377F67A8" w14:textId="77777777" w:rsidR="00B06E63" w:rsidRPr="004B0B3B" w:rsidRDefault="00B06E63" w:rsidP="00B06E63">
            <w:pPr>
              <w:numPr>
                <w:ilvl w:val="0"/>
                <w:numId w:val="82"/>
              </w:numPr>
              <w:spacing w:before="240" w:after="0"/>
              <w:jc w:val="both"/>
              <w:rPr>
                <w:sz w:val="28"/>
                <w:szCs w:val="28"/>
              </w:rPr>
            </w:pPr>
          </w:p>
        </w:tc>
        <w:tc>
          <w:tcPr>
            <w:tcW w:w="1675" w:type="pct"/>
            <w:vAlign w:val="center"/>
          </w:tcPr>
          <w:p w14:paraId="2DB87A57" w14:textId="77777777" w:rsidR="00B06E63" w:rsidRPr="004B0B3B" w:rsidRDefault="00B06E63" w:rsidP="00B06E63">
            <w:pPr>
              <w:widowControl w:val="0"/>
              <w:tabs>
                <w:tab w:val="left" w:pos="180"/>
              </w:tabs>
              <w:jc w:val="both"/>
              <w:rPr>
                <w:noProof/>
                <w:sz w:val="28"/>
                <w:szCs w:val="28"/>
                <w:lang w:val="vi-VN"/>
              </w:rPr>
            </w:pPr>
            <w:r>
              <w:rPr>
                <w:noProof/>
                <w:sz w:val="28"/>
                <w:szCs w:val="28"/>
                <w:lang w:val="vi-VN"/>
              </w:rPr>
              <w:t>Đợt đấu giá</w:t>
            </w:r>
          </w:p>
        </w:tc>
        <w:tc>
          <w:tcPr>
            <w:tcW w:w="744" w:type="pct"/>
            <w:tcBorders>
              <w:top w:val="single" w:sz="4" w:space="0" w:color="auto"/>
              <w:bottom w:val="single" w:sz="4" w:space="0" w:color="auto"/>
            </w:tcBorders>
            <w:vAlign w:val="center"/>
          </w:tcPr>
          <w:p w14:paraId="193A1B13" w14:textId="77777777" w:rsidR="00B06E63" w:rsidRPr="004B0B3B" w:rsidRDefault="00B06E63" w:rsidP="00B06E63">
            <w:pPr>
              <w:widowControl w:val="0"/>
              <w:tabs>
                <w:tab w:val="left" w:pos="180"/>
              </w:tabs>
              <w:jc w:val="both"/>
              <w:rPr>
                <w:sz w:val="28"/>
                <w:szCs w:val="28"/>
                <w:lang w:val="vi-VN"/>
              </w:rPr>
            </w:pPr>
            <w:r>
              <w:rPr>
                <w:sz w:val="28"/>
                <w:szCs w:val="28"/>
                <w:lang w:val="vi-VN"/>
              </w:rPr>
              <w:t xml:space="preserve">Combobox </w:t>
            </w:r>
          </w:p>
        </w:tc>
        <w:tc>
          <w:tcPr>
            <w:tcW w:w="2161" w:type="pct"/>
            <w:tcBorders>
              <w:top w:val="single" w:sz="4" w:space="0" w:color="auto"/>
              <w:bottom w:val="single" w:sz="4" w:space="0" w:color="auto"/>
            </w:tcBorders>
            <w:vAlign w:val="center"/>
          </w:tcPr>
          <w:p w14:paraId="652D559B" w14:textId="77777777" w:rsidR="00B06E63" w:rsidRPr="004B0B3B" w:rsidRDefault="00B06E63" w:rsidP="00B06E63">
            <w:pPr>
              <w:widowControl w:val="0"/>
              <w:tabs>
                <w:tab w:val="left" w:pos="180"/>
              </w:tabs>
              <w:jc w:val="both"/>
              <w:rPr>
                <w:sz w:val="28"/>
                <w:szCs w:val="28"/>
                <w:lang w:val="vi-VN"/>
              </w:rPr>
            </w:pPr>
            <w:r>
              <w:rPr>
                <w:sz w:val="28"/>
                <w:szCs w:val="28"/>
                <w:lang w:val="vi-VN"/>
              </w:rPr>
              <w:t>Hiện thị tên các đợt đấu giá cạnh tranh không xác định được kết quả</w:t>
            </w:r>
          </w:p>
        </w:tc>
      </w:tr>
      <w:tr w:rsidR="00B06E63" w:rsidRPr="00CD1498" w14:paraId="49540A6F" w14:textId="77777777" w:rsidTr="00B06E63">
        <w:trPr>
          <w:jc w:val="center"/>
        </w:trPr>
        <w:tc>
          <w:tcPr>
            <w:tcW w:w="420" w:type="pct"/>
            <w:vAlign w:val="center"/>
          </w:tcPr>
          <w:p w14:paraId="2A190F74" w14:textId="77777777" w:rsidR="00B06E63" w:rsidRPr="004B0B3B" w:rsidRDefault="00B06E63" w:rsidP="00B06E63">
            <w:pPr>
              <w:numPr>
                <w:ilvl w:val="0"/>
                <w:numId w:val="82"/>
              </w:numPr>
              <w:spacing w:before="240" w:after="0"/>
              <w:jc w:val="both"/>
              <w:rPr>
                <w:sz w:val="28"/>
                <w:szCs w:val="28"/>
              </w:rPr>
            </w:pPr>
          </w:p>
        </w:tc>
        <w:tc>
          <w:tcPr>
            <w:tcW w:w="1675" w:type="pct"/>
            <w:vAlign w:val="center"/>
          </w:tcPr>
          <w:p w14:paraId="1E72ACE2" w14:textId="77777777" w:rsidR="00B06E63" w:rsidRDefault="00B06E63" w:rsidP="00B06E63">
            <w:pPr>
              <w:widowControl w:val="0"/>
              <w:tabs>
                <w:tab w:val="left" w:pos="180"/>
              </w:tabs>
              <w:jc w:val="both"/>
              <w:rPr>
                <w:noProof/>
                <w:sz w:val="28"/>
                <w:szCs w:val="28"/>
                <w:lang w:val="vi-VN"/>
              </w:rPr>
            </w:pPr>
            <w:r>
              <w:rPr>
                <w:noProof/>
                <w:sz w:val="28"/>
                <w:szCs w:val="28"/>
                <w:lang w:val="vi-VN"/>
              </w:rPr>
              <w:t>Hình thức xác định kết quả</w:t>
            </w:r>
          </w:p>
        </w:tc>
        <w:tc>
          <w:tcPr>
            <w:tcW w:w="744" w:type="pct"/>
            <w:tcBorders>
              <w:top w:val="single" w:sz="4" w:space="0" w:color="auto"/>
            </w:tcBorders>
            <w:vAlign w:val="center"/>
          </w:tcPr>
          <w:p w14:paraId="305F287A" w14:textId="77777777" w:rsidR="00B06E63" w:rsidRPr="004B0B3B" w:rsidRDefault="00B06E63" w:rsidP="00B06E63">
            <w:pPr>
              <w:widowControl w:val="0"/>
              <w:tabs>
                <w:tab w:val="left" w:pos="180"/>
              </w:tabs>
              <w:jc w:val="both"/>
              <w:rPr>
                <w:sz w:val="28"/>
                <w:szCs w:val="28"/>
                <w:lang w:val="vi-VN"/>
              </w:rPr>
            </w:pPr>
            <w:r>
              <w:rPr>
                <w:sz w:val="28"/>
                <w:szCs w:val="28"/>
                <w:lang w:val="vi-VN"/>
              </w:rPr>
              <w:t xml:space="preserve">Combobox </w:t>
            </w:r>
          </w:p>
        </w:tc>
        <w:tc>
          <w:tcPr>
            <w:tcW w:w="2161" w:type="pct"/>
            <w:tcBorders>
              <w:top w:val="single" w:sz="4" w:space="0" w:color="auto"/>
            </w:tcBorders>
            <w:vAlign w:val="center"/>
          </w:tcPr>
          <w:p w14:paraId="4DA0AA02" w14:textId="77777777" w:rsidR="00B06E63" w:rsidRDefault="00B06E63" w:rsidP="00B06E63">
            <w:pPr>
              <w:widowControl w:val="0"/>
              <w:tabs>
                <w:tab w:val="left" w:pos="180"/>
              </w:tabs>
              <w:jc w:val="both"/>
              <w:rPr>
                <w:sz w:val="28"/>
                <w:szCs w:val="28"/>
                <w:lang w:val="vi-VN"/>
              </w:rPr>
            </w:pPr>
            <w:r>
              <w:rPr>
                <w:sz w:val="28"/>
                <w:szCs w:val="28"/>
                <w:lang w:val="vi-VN"/>
              </w:rPr>
              <w:t xml:space="preserve">Gồm: </w:t>
            </w:r>
          </w:p>
          <w:p w14:paraId="27A6F8D4" w14:textId="77777777" w:rsidR="00B06E63" w:rsidRDefault="00B06E63" w:rsidP="00B06E63">
            <w:pPr>
              <w:widowControl w:val="0"/>
              <w:numPr>
                <w:ilvl w:val="0"/>
                <w:numId w:val="15"/>
              </w:numPr>
              <w:tabs>
                <w:tab w:val="left" w:pos="180"/>
              </w:tabs>
              <w:jc w:val="both"/>
              <w:rPr>
                <w:sz w:val="28"/>
                <w:szCs w:val="28"/>
                <w:lang w:val="vi-VN"/>
              </w:rPr>
            </w:pPr>
            <w:r>
              <w:rPr>
                <w:sz w:val="28"/>
                <w:szCs w:val="28"/>
                <w:lang w:val="vi-VN"/>
              </w:rPr>
              <w:t>Chọn NĐT trúng cổ phần</w:t>
            </w:r>
          </w:p>
          <w:p w14:paraId="4BA49849" w14:textId="77777777" w:rsidR="00B06E63" w:rsidRDefault="00B06E63" w:rsidP="00B06E63">
            <w:pPr>
              <w:widowControl w:val="0"/>
              <w:numPr>
                <w:ilvl w:val="0"/>
                <w:numId w:val="15"/>
              </w:numPr>
              <w:tabs>
                <w:tab w:val="left" w:pos="180"/>
              </w:tabs>
              <w:jc w:val="both"/>
              <w:rPr>
                <w:sz w:val="28"/>
                <w:szCs w:val="28"/>
                <w:lang w:val="vi-VN"/>
              </w:rPr>
            </w:pPr>
            <w:r>
              <w:rPr>
                <w:sz w:val="28"/>
                <w:szCs w:val="28"/>
                <w:lang w:val="vi-VN"/>
              </w:rPr>
              <w:t>Chia tỷ lệ cổ phần cho NĐT đặt giá cao nhất</w:t>
            </w:r>
          </w:p>
          <w:p w14:paraId="0472F600" w14:textId="77777777" w:rsidR="00B06E63" w:rsidRPr="004B0B3B" w:rsidRDefault="00B06E63" w:rsidP="00B06E63">
            <w:pPr>
              <w:widowControl w:val="0"/>
              <w:numPr>
                <w:ilvl w:val="0"/>
                <w:numId w:val="15"/>
              </w:numPr>
              <w:tabs>
                <w:tab w:val="left" w:pos="180"/>
              </w:tabs>
              <w:jc w:val="both"/>
              <w:rPr>
                <w:sz w:val="28"/>
                <w:szCs w:val="28"/>
                <w:lang w:val="vi-VN"/>
              </w:rPr>
            </w:pPr>
            <w:r>
              <w:rPr>
                <w:sz w:val="28"/>
                <w:szCs w:val="28"/>
                <w:lang w:val="vi-VN"/>
              </w:rPr>
              <w:t>Chuyển cho tổ chức phát hành chọn NĐT trúng giá</w:t>
            </w:r>
          </w:p>
        </w:tc>
      </w:tr>
    </w:tbl>
    <w:p w14:paraId="38211326" w14:textId="77777777" w:rsidR="00B06E63" w:rsidRDefault="00B06E63" w:rsidP="00B06E63">
      <w:pPr>
        <w:pStyle w:val="BodyText"/>
        <w:ind w:left="720" w:firstLine="0"/>
        <w:rPr>
          <w:lang w:eastAsia="zh-CN"/>
        </w:rPr>
      </w:pPr>
    </w:p>
    <w:p w14:paraId="67E875F0" w14:textId="77777777" w:rsidR="00B06E63" w:rsidRDefault="00B06E63" w:rsidP="00B06E63">
      <w:pPr>
        <w:pStyle w:val="BodyText"/>
        <w:numPr>
          <w:ilvl w:val="0"/>
          <w:numId w:val="15"/>
        </w:numPr>
        <w:rPr>
          <w:lang w:eastAsia="zh-CN"/>
        </w:rPr>
      </w:pPr>
      <w:r>
        <w:rPr>
          <w:lang w:eastAsia="zh-CN"/>
        </w:rPr>
        <w:t>Hình thức chọn NĐT trúng cổ phần, hệ thống hiện thị danh sách các NĐT đặt cùng mức giá ở phiên cạnh tranh, BTC chọn ra một NĐT trúng cổ phần</w:t>
      </w:r>
    </w:p>
    <w:p w14:paraId="5C016FEC" w14:textId="77777777" w:rsidR="00B06E63" w:rsidRDefault="00B06E63" w:rsidP="00B06E63">
      <w:pPr>
        <w:pStyle w:val="BodyText"/>
        <w:numPr>
          <w:ilvl w:val="0"/>
          <w:numId w:val="15"/>
        </w:numPr>
        <w:rPr>
          <w:lang w:eastAsia="zh-CN"/>
        </w:rPr>
      </w:pPr>
      <w:r>
        <w:rPr>
          <w:lang w:eastAsia="zh-CN"/>
        </w:rPr>
        <w:t>Hình thức chia tỷ lệ cổ phần cho NĐT đặt giá cao nhất: hệ thống tự động chia cổ phần trúng cho các nhà đầu tư đặt giá cao nhất bằng nhau.</w:t>
      </w:r>
    </w:p>
    <w:p w14:paraId="3E2F949D" w14:textId="77777777" w:rsidR="00B06E63" w:rsidRPr="00F668EF" w:rsidRDefault="00B06E63" w:rsidP="00B06E63">
      <w:pPr>
        <w:pStyle w:val="BodyText"/>
        <w:numPr>
          <w:ilvl w:val="0"/>
          <w:numId w:val="15"/>
        </w:numPr>
        <w:rPr>
          <w:lang w:eastAsia="zh-CN"/>
        </w:rPr>
      </w:pPr>
      <w:r>
        <w:rPr>
          <w:lang w:eastAsia="zh-CN"/>
        </w:rPr>
        <w:t xml:space="preserve">Hình thức chuyển  cho </w:t>
      </w:r>
      <w:r>
        <w:rPr>
          <w:lang w:val="vi-VN" w:eastAsia="zh-CN"/>
        </w:rPr>
        <w:t>tổ chức phát hành chọn NĐT trúng giá, TCPH sẽ chọn NĐT trúng giá.</w:t>
      </w:r>
    </w:p>
    <w:p w14:paraId="426529BF" w14:textId="77777777" w:rsidR="00B06E63" w:rsidRDefault="00B06E63" w:rsidP="00B06E63">
      <w:pPr>
        <w:pStyle w:val="Heading5"/>
        <w:numPr>
          <w:ilvl w:val="4"/>
          <w:numId w:val="1"/>
        </w:numPr>
      </w:pPr>
      <w:r>
        <w:lastRenderedPageBreak/>
        <w:t>Tra cứu kết quả đấu giá</w:t>
      </w:r>
    </w:p>
    <w:p w14:paraId="3DFF4EA4" w14:textId="77777777" w:rsidR="00B06E63" w:rsidRPr="000B5789" w:rsidRDefault="00B06E63" w:rsidP="00B06E63">
      <w:pPr>
        <w:pStyle w:val="BodyText"/>
        <w:rPr>
          <w:szCs w:val="28"/>
          <w:lang w:eastAsia="zh-CN"/>
        </w:rPr>
      </w:pPr>
      <w:r w:rsidRPr="000B5789">
        <w:rPr>
          <w:b/>
          <w:szCs w:val="28"/>
          <w:lang w:eastAsia="zh-CN"/>
        </w:rPr>
        <w:t xml:space="preserve">Mục đích: </w:t>
      </w:r>
      <w:r w:rsidRPr="000B5789">
        <w:rPr>
          <w:szCs w:val="28"/>
          <w:lang w:eastAsia="zh-CN"/>
        </w:rPr>
        <w:t xml:space="preserve"> Tra cứu, kết xuất kết quả đấu giá</w:t>
      </w:r>
    </w:p>
    <w:p w14:paraId="0678C3A5" w14:textId="77777777" w:rsidR="00B06E63" w:rsidRPr="000B5789" w:rsidRDefault="00B06E63" w:rsidP="00B06E63">
      <w:pPr>
        <w:pStyle w:val="BodyText"/>
        <w:rPr>
          <w:szCs w:val="28"/>
          <w:lang w:eastAsia="zh-CN"/>
        </w:rPr>
      </w:pPr>
      <w:r w:rsidRPr="000B5789">
        <w:rPr>
          <w:b/>
          <w:szCs w:val="28"/>
          <w:lang w:eastAsia="zh-CN"/>
        </w:rPr>
        <w:t>Xử lý sự kiện:</w:t>
      </w:r>
      <w:r w:rsidRPr="000B5789">
        <w:rPr>
          <w:szCs w:val="28"/>
          <w:lang w:eastAsia="zh-CN"/>
        </w:rPr>
        <w:t xml:space="preserve"> </w:t>
      </w:r>
    </w:p>
    <w:p w14:paraId="61F65127" w14:textId="77777777" w:rsidR="00B06E63" w:rsidRPr="000B5789" w:rsidRDefault="00B06E63" w:rsidP="00B06E63">
      <w:pPr>
        <w:pStyle w:val="BodyText"/>
        <w:numPr>
          <w:ilvl w:val="0"/>
          <w:numId w:val="15"/>
        </w:numPr>
        <w:rPr>
          <w:szCs w:val="28"/>
        </w:rPr>
      </w:pPr>
      <w:r w:rsidRPr="000B5789">
        <w:rPr>
          <w:szCs w:val="28"/>
          <w:lang w:eastAsia="zh-CN"/>
        </w:rPr>
        <w:t xml:space="preserve">Đăng nhập vào hệ thống </w:t>
      </w:r>
      <w:r w:rsidRPr="000B5789">
        <w:rPr>
          <w:szCs w:val="28"/>
        </w:rPr>
        <w:sym w:font="Wingdings" w:char="F0E0"/>
      </w:r>
      <w:r w:rsidRPr="000B5789">
        <w:rPr>
          <w:szCs w:val="28"/>
          <w:lang w:eastAsia="zh-CN"/>
        </w:rPr>
        <w:t xml:space="preserve"> chọn menu Đấu giá </w:t>
      </w:r>
      <w:r w:rsidRPr="000B5789">
        <w:rPr>
          <w:szCs w:val="28"/>
          <w:lang w:val="vi-VN"/>
        </w:rPr>
        <w:t xml:space="preserve"> </w:t>
      </w:r>
      <w:r w:rsidRPr="000B5789">
        <w:rPr>
          <w:szCs w:val="28"/>
        </w:rPr>
        <w:sym w:font="Wingdings" w:char="F0E0"/>
      </w:r>
      <w:r w:rsidRPr="000B5789">
        <w:rPr>
          <w:szCs w:val="28"/>
        </w:rPr>
        <w:t xml:space="preserve"> chọn chức năng Tra cứu kết quả đấu giá </w:t>
      </w:r>
      <w:r w:rsidRPr="000B5789">
        <w:rPr>
          <w:szCs w:val="28"/>
        </w:rPr>
        <w:sym w:font="Wingdings" w:char="F0E0"/>
      </w:r>
      <w:r w:rsidRPr="000B5789">
        <w:rPr>
          <w:szCs w:val="28"/>
        </w:rPr>
        <w:t xml:space="preserve"> vào màn hình tra cứu kết quả đấu giá</w:t>
      </w:r>
    </w:p>
    <w:p w14:paraId="4194388F" w14:textId="77777777" w:rsidR="00B06E63" w:rsidRDefault="00B06E63" w:rsidP="00B06E63">
      <w:pPr>
        <w:pStyle w:val="BodyText"/>
        <w:rPr>
          <w:b/>
          <w:szCs w:val="28"/>
        </w:rPr>
      </w:pPr>
      <w:r w:rsidRPr="001E482F">
        <w:rPr>
          <w:b/>
          <w:szCs w:val="28"/>
        </w:rPr>
        <w:t xml:space="preserve">Phân tích : </w:t>
      </w:r>
    </w:p>
    <w:p w14:paraId="6E4A954C" w14:textId="77777777" w:rsidR="00B06E63" w:rsidRDefault="00B06E63" w:rsidP="00B06E63">
      <w:pPr>
        <w:pStyle w:val="BodyText"/>
        <w:numPr>
          <w:ilvl w:val="0"/>
          <w:numId w:val="15"/>
        </w:numPr>
        <w:rPr>
          <w:lang w:eastAsia="zh-CN"/>
        </w:rPr>
      </w:pPr>
      <w:r>
        <w:rPr>
          <w:lang w:eastAsia="zh-CN"/>
        </w:rPr>
        <w:t>Tìm kiếm kết quả đấu giá,  gồm các thông tin: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
        <w:gridCol w:w="3014"/>
        <w:gridCol w:w="1461"/>
        <w:gridCol w:w="3848"/>
      </w:tblGrid>
      <w:tr w:rsidR="00B06E63" w:rsidRPr="00CD1498" w14:paraId="19C24485" w14:textId="77777777" w:rsidTr="00B06E63">
        <w:trPr>
          <w:tblHeader/>
          <w:jc w:val="center"/>
        </w:trPr>
        <w:tc>
          <w:tcPr>
            <w:tcW w:w="427" w:type="pct"/>
            <w:shd w:val="clear" w:color="auto" w:fill="4F81BD"/>
            <w:vAlign w:val="center"/>
          </w:tcPr>
          <w:p w14:paraId="3E4E6C29" w14:textId="77777777" w:rsidR="00B06E63" w:rsidRPr="00F164D1" w:rsidRDefault="00B06E63" w:rsidP="00B06E63">
            <w:pPr>
              <w:widowControl w:val="0"/>
              <w:tabs>
                <w:tab w:val="left" w:pos="180"/>
              </w:tabs>
              <w:jc w:val="both"/>
              <w:rPr>
                <w:b/>
                <w:noProof/>
                <w:szCs w:val="26"/>
              </w:rPr>
            </w:pPr>
            <w:r w:rsidRPr="00F164D1">
              <w:rPr>
                <w:b/>
                <w:noProof/>
                <w:szCs w:val="26"/>
              </w:rPr>
              <w:t>STT</w:t>
            </w:r>
          </w:p>
        </w:tc>
        <w:tc>
          <w:tcPr>
            <w:tcW w:w="1682" w:type="pct"/>
            <w:shd w:val="clear" w:color="auto" w:fill="4F81BD"/>
            <w:vAlign w:val="center"/>
          </w:tcPr>
          <w:p w14:paraId="61983BEE" w14:textId="77777777" w:rsidR="00B06E63" w:rsidRPr="00F164D1" w:rsidRDefault="00B06E63" w:rsidP="00B06E63">
            <w:pPr>
              <w:widowControl w:val="0"/>
              <w:tabs>
                <w:tab w:val="left" w:pos="180"/>
              </w:tabs>
              <w:jc w:val="both"/>
              <w:rPr>
                <w:b/>
                <w:noProof/>
                <w:szCs w:val="26"/>
              </w:rPr>
            </w:pPr>
            <w:r w:rsidRPr="00F164D1">
              <w:rPr>
                <w:b/>
                <w:noProof/>
                <w:szCs w:val="26"/>
              </w:rPr>
              <w:t>Tên trường</w:t>
            </w:r>
          </w:p>
        </w:tc>
        <w:tc>
          <w:tcPr>
            <w:tcW w:w="749" w:type="pct"/>
            <w:shd w:val="clear" w:color="auto" w:fill="4F81BD"/>
            <w:vAlign w:val="center"/>
          </w:tcPr>
          <w:p w14:paraId="28400DE7" w14:textId="77777777" w:rsidR="00B06E63" w:rsidRPr="00F164D1" w:rsidRDefault="00B06E63" w:rsidP="00B06E63">
            <w:pPr>
              <w:widowControl w:val="0"/>
              <w:tabs>
                <w:tab w:val="left" w:pos="180"/>
              </w:tabs>
              <w:jc w:val="both"/>
              <w:rPr>
                <w:b/>
                <w:noProof/>
                <w:szCs w:val="26"/>
              </w:rPr>
            </w:pPr>
            <w:r w:rsidRPr="00F164D1">
              <w:rPr>
                <w:b/>
                <w:noProof/>
                <w:szCs w:val="26"/>
              </w:rPr>
              <w:t>Định dạng</w:t>
            </w:r>
          </w:p>
        </w:tc>
        <w:tc>
          <w:tcPr>
            <w:tcW w:w="2142" w:type="pct"/>
            <w:shd w:val="clear" w:color="auto" w:fill="4F81BD"/>
            <w:vAlign w:val="center"/>
          </w:tcPr>
          <w:p w14:paraId="3C6214BC" w14:textId="77777777" w:rsidR="00B06E63" w:rsidRPr="00F164D1" w:rsidRDefault="00B06E63" w:rsidP="00B06E63">
            <w:pPr>
              <w:widowControl w:val="0"/>
              <w:tabs>
                <w:tab w:val="left" w:pos="180"/>
              </w:tabs>
              <w:jc w:val="both"/>
              <w:rPr>
                <w:b/>
                <w:noProof/>
                <w:szCs w:val="26"/>
              </w:rPr>
            </w:pPr>
            <w:r w:rsidRPr="00F164D1">
              <w:rPr>
                <w:b/>
                <w:noProof/>
                <w:szCs w:val="26"/>
              </w:rPr>
              <w:t>Mô tả</w:t>
            </w:r>
          </w:p>
        </w:tc>
      </w:tr>
      <w:tr w:rsidR="00B06E63" w:rsidRPr="000B5789" w14:paraId="7580B16C" w14:textId="77777777" w:rsidTr="00B06E63">
        <w:trPr>
          <w:jc w:val="center"/>
        </w:trPr>
        <w:tc>
          <w:tcPr>
            <w:tcW w:w="427" w:type="pct"/>
            <w:vAlign w:val="center"/>
          </w:tcPr>
          <w:p w14:paraId="4CCB5C16" w14:textId="77777777" w:rsidR="00B06E63" w:rsidRPr="000B5789" w:rsidRDefault="00B06E63" w:rsidP="00B06E63">
            <w:pPr>
              <w:numPr>
                <w:ilvl w:val="0"/>
                <w:numId w:val="83"/>
              </w:numPr>
              <w:spacing w:before="240" w:after="0"/>
              <w:jc w:val="both"/>
              <w:rPr>
                <w:sz w:val="28"/>
                <w:szCs w:val="28"/>
              </w:rPr>
            </w:pPr>
          </w:p>
        </w:tc>
        <w:tc>
          <w:tcPr>
            <w:tcW w:w="1682" w:type="pct"/>
            <w:vAlign w:val="center"/>
          </w:tcPr>
          <w:p w14:paraId="3098938E" w14:textId="77777777" w:rsidR="00B06E63" w:rsidRPr="000B5789" w:rsidRDefault="00B06E63" w:rsidP="00B06E63">
            <w:pPr>
              <w:widowControl w:val="0"/>
              <w:tabs>
                <w:tab w:val="left" w:pos="180"/>
              </w:tabs>
              <w:jc w:val="both"/>
              <w:rPr>
                <w:noProof/>
                <w:sz w:val="28"/>
                <w:szCs w:val="28"/>
              </w:rPr>
            </w:pPr>
            <w:r w:rsidRPr="000B5789">
              <w:rPr>
                <w:noProof/>
                <w:sz w:val="28"/>
                <w:szCs w:val="28"/>
              </w:rPr>
              <w:t>Tên NĐT</w:t>
            </w:r>
          </w:p>
        </w:tc>
        <w:tc>
          <w:tcPr>
            <w:tcW w:w="749" w:type="pct"/>
            <w:vAlign w:val="center"/>
          </w:tcPr>
          <w:p w14:paraId="68618713" w14:textId="77777777" w:rsidR="00B06E63" w:rsidRPr="000B5789" w:rsidRDefault="00B06E63" w:rsidP="00B06E63">
            <w:pPr>
              <w:widowControl w:val="0"/>
              <w:tabs>
                <w:tab w:val="left" w:pos="180"/>
              </w:tabs>
              <w:jc w:val="both"/>
              <w:rPr>
                <w:sz w:val="28"/>
                <w:szCs w:val="28"/>
              </w:rPr>
            </w:pPr>
            <w:r w:rsidRPr="000B5789">
              <w:rPr>
                <w:sz w:val="28"/>
                <w:szCs w:val="28"/>
              </w:rPr>
              <w:t>Textbox</w:t>
            </w:r>
          </w:p>
        </w:tc>
        <w:tc>
          <w:tcPr>
            <w:tcW w:w="2142" w:type="pct"/>
            <w:vAlign w:val="center"/>
          </w:tcPr>
          <w:p w14:paraId="0087D19A" w14:textId="77777777" w:rsidR="00B06E63" w:rsidRPr="000B5789" w:rsidRDefault="00B06E63" w:rsidP="00B06E63">
            <w:pPr>
              <w:widowControl w:val="0"/>
              <w:tabs>
                <w:tab w:val="left" w:pos="180"/>
              </w:tabs>
              <w:jc w:val="both"/>
              <w:rPr>
                <w:sz w:val="28"/>
                <w:szCs w:val="28"/>
              </w:rPr>
            </w:pPr>
            <w:r w:rsidRPr="000B5789">
              <w:rPr>
                <w:sz w:val="28"/>
                <w:szCs w:val="28"/>
              </w:rPr>
              <w:t>Nhập tên NĐT, cho phép tìm kiếm theo like</w:t>
            </w:r>
          </w:p>
        </w:tc>
      </w:tr>
      <w:tr w:rsidR="00B06E63" w:rsidRPr="000B5789" w14:paraId="63581808" w14:textId="77777777" w:rsidTr="00B06E63">
        <w:trPr>
          <w:jc w:val="center"/>
        </w:trPr>
        <w:tc>
          <w:tcPr>
            <w:tcW w:w="427" w:type="pct"/>
            <w:vAlign w:val="center"/>
          </w:tcPr>
          <w:p w14:paraId="65236A14" w14:textId="77777777" w:rsidR="00B06E63" w:rsidRPr="000B5789" w:rsidRDefault="00B06E63" w:rsidP="00B06E63">
            <w:pPr>
              <w:numPr>
                <w:ilvl w:val="0"/>
                <w:numId w:val="83"/>
              </w:numPr>
              <w:spacing w:before="240" w:after="0"/>
              <w:jc w:val="both"/>
              <w:rPr>
                <w:sz w:val="28"/>
                <w:szCs w:val="28"/>
              </w:rPr>
            </w:pPr>
          </w:p>
        </w:tc>
        <w:tc>
          <w:tcPr>
            <w:tcW w:w="1682" w:type="pct"/>
            <w:vAlign w:val="center"/>
          </w:tcPr>
          <w:p w14:paraId="1AA97196" w14:textId="77777777" w:rsidR="00B06E63" w:rsidRPr="000B5789" w:rsidRDefault="00B06E63" w:rsidP="00B06E63">
            <w:pPr>
              <w:widowControl w:val="0"/>
              <w:tabs>
                <w:tab w:val="left" w:pos="180"/>
              </w:tabs>
              <w:jc w:val="both"/>
              <w:rPr>
                <w:noProof/>
                <w:sz w:val="28"/>
                <w:szCs w:val="28"/>
              </w:rPr>
            </w:pPr>
            <w:r w:rsidRPr="000B5789">
              <w:rPr>
                <w:noProof/>
                <w:sz w:val="28"/>
                <w:szCs w:val="28"/>
              </w:rPr>
              <w:t>Đợt đấu giá</w:t>
            </w:r>
          </w:p>
        </w:tc>
        <w:tc>
          <w:tcPr>
            <w:tcW w:w="749" w:type="pct"/>
            <w:vAlign w:val="center"/>
          </w:tcPr>
          <w:p w14:paraId="717745AE" w14:textId="77777777" w:rsidR="00B06E63" w:rsidRPr="000B5789" w:rsidRDefault="00B06E63" w:rsidP="00B06E63">
            <w:pPr>
              <w:widowControl w:val="0"/>
              <w:tabs>
                <w:tab w:val="left" w:pos="180"/>
              </w:tabs>
              <w:jc w:val="both"/>
              <w:rPr>
                <w:sz w:val="28"/>
                <w:szCs w:val="28"/>
              </w:rPr>
            </w:pPr>
            <w:r w:rsidRPr="000B5789">
              <w:rPr>
                <w:sz w:val="28"/>
                <w:szCs w:val="28"/>
              </w:rPr>
              <w:t>Combobox</w:t>
            </w:r>
          </w:p>
        </w:tc>
        <w:tc>
          <w:tcPr>
            <w:tcW w:w="2142" w:type="pct"/>
            <w:vAlign w:val="center"/>
          </w:tcPr>
          <w:p w14:paraId="07B91B47" w14:textId="77777777" w:rsidR="00B06E63" w:rsidRPr="000B5789" w:rsidRDefault="00B06E63" w:rsidP="00B06E63">
            <w:pPr>
              <w:widowControl w:val="0"/>
              <w:tabs>
                <w:tab w:val="left" w:pos="180"/>
              </w:tabs>
              <w:jc w:val="both"/>
              <w:rPr>
                <w:sz w:val="28"/>
                <w:szCs w:val="28"/>
              </w:rPr>
            </w:pPr>
            <w:r w:rsidRPr="000B5789">
              <w:rPr>
                <w:sz w:val="28"/>
                <w:szCs w:val="28"/>
              </w:rPr>
              <w:t xml:space="preserve">Hiện thị danh sách tất cả đợt đấu giá trên hệ thống </w:t>
            </w:r>
          </w:p>
        </w:tc>
      </w:tr>
      <w:tr w:rsidR="00B06E63" w:rsidRPr="000B5789" w14:paraId="5E182679" w14:textId="77777777" w:rsidTr="00B06E63">
        <w:trPr>
          <w:jc w:val="center"/>
        </w:trPr>
        <w:tc>
          <w:tcPr>
            <w:tcW w:w="427" w:type="pct"/>
            <w:vAlign w:val="center"/>
          </w:tcPr>
          <w:p w14:paraId="459ECF4F" w14:textId="77777777" w:rsidR="00B06E63" w:rsidRPr="000B5789" w:rsidRDefault="00B06E63" w:rsidP="00B06E63">
            <w:pPr>
              <w:numPr>
                <w:ilvl w:val="0"/>
                <w:numId w:val="83"/>
              </w:numPr>
              <w:spacing w:before="240" w:after="0"/>
              <w:jc w:val="both"/>
              <w:rPr>
                <w:sz w:val="28"/>
                <w:szCs w:val="28"/>
              </w:rPr>
            </w:pPr>
          </w:p>
        </w:tc>
        <w:tc>
          <w:tcPr>
            <w:tcW w:w="1682" w:type="pct"/>
            <w:vAlign w:val="center"/>
          </w:tcPr>
          <w:p w14:paraId="7883F2D2" w14:textId="77777777" w:rsidR="00B06E63" w:rsidRPr="000B5789" w:rsidRDefault="00B06E63" w:rsidP="00B06E63">
            <w:pPr>
              <w:widowControl w:val="0"/>
              <w:tabs>
                <w:tab w:val="left" w:pos="180"/>
              </w:tabs>
              <w:jc w:val="both"/>
              <w:rPr>
                <w:noProof/>
                <w:sz w:val="28"/>
                <w:szCs w:val="28"/>
              </w:rPr>
            </w:pPr>
            <w:r w:rsidRPr="000B5789">
              <w:rPr>
                <w:noProof/>
                <w:sz w:val="28"/>
                <w:szCs w:val="28"/>
              </w:rPr>
              <w:t>Mã số NĐT</w:t>
            </w:r>
          </w:p>
        </w:tc>
        <w:tc>
          <w:tcPr>
            <w:tcW w:w="749" w:type="pct"/>
            <w:vAlign w:val="center"/>
          </w:tcPr>
          <w:p w14:paraId="79075C6B" w14:textId="77777777" w:rsidR="00B06E63" w:rsidRPr="000B5789" w:rsidRDefault="00B06E63" w:rsidP="00B06E63">
            <w:pPr>
              <w:widowControl w:val="0"/>
              <w:tabs>
                <w:tab w:val="left" w:pos="180"/>
              </w:tabs>
              <w:jc w:val="both"/>
              <w:rPr>
                <w:sz w:val="28"/>
                <w:szCs w:val="28"/>
              </w:rPr>
            </w:pPr>
            <w:r w:rsidRPr="000B5789">
              <w:rPr>
                <w:sz w:val="28"/>
                <w:szCs w:val="28"/>
              </w:rPr>
              <w:t xml:space="preserve">Textbox </w:t>
            </w:r>
          </w:p>
        </w:tc>
        <w:tc>
          <w:tcPr>
            <w:tcW w:w="2142" w:type="pct"/>
            <w:vAlign w:val="center"/>
          </w:tcPr>
          <w:p w14:paraId="2A717812" w14:textId="77777777" w:rsidR="00B06E63" w:rsidRPr="000B5789" w:rsidRDefault="00B06E63" w:rsidP="00B06E63">
            <w:pPr>
              <w:widowControl w:val="0"/>
              <w:tabs>
                <w:tab w:val="left" w:pos="180"/>
              </w:tabs>
              <w:jc w:val="both"/>
              <w:rPr>
                <w:sz w:val="28"/>
                <w:szCs w:val="28"/>
              </w:rPr>
            </w:pPr>
            <w:r w:rsidRPr="000B5789">
              <w:rPr>
                <w:sz w:val="28"/>
                <w:szCs w:val="28"/>
              </w:rPr>
              <w:t>Nhập mã nhà đầu tư</w:t>
            </w:r>
          </w:p>
        </w:tc>
      </w:tr>
      <w:tr w:rsidR="00B06E63" w:rsidRPr="000B5789" w14:paraId="7A8A3042" w14:textId="77777777" w:rsidTr="00B06E63">
        <w:trPr>
          <w:jc w:val="center"/>
        </w:trPr>
        <w:tc>
          <w:tcPr>
            <w:tcW w:w="427" w:type="pct"/>
            <w:vAlign w:val="center"/>
          </w:tcPr>
          <w:p w14:paraId="5F88EB4A" w14:textId="77777777" w:rsidR="00B06E63" w:rsidRPr="000B5789" w:rsidRDefault="00B06E63" w:rsidP="00B06E63">
            <w:pPr>
              <w:numPr>
                <w:ilvl w:val="0"/>
                <w:numId w:val="83"/>
              </w:numPr>
              <w:spacing w:before="240" w:after="0"/>
              <w:jc w:val="both"/>
              <w:rPr>
                <w:sz w:val="28"/>
                <w:szCs w:val="28"/>
              </w:rPr>
            </w:pPr>
          </w:p>
        </w:tc>
        <w:tc>
          <w:tcPr>
            <w:tcW w:w="1682" w:type="pct"/>
            <w:vAlign w:val="center"/>
          </w:tcPr>
          <w:p w14:paraId="22B74EFA" w14:textId="77777777" w:rsidR="00B06E63" w:rsidRPr="000B5789" w:rsidRDefault="00B06E63" w:rsidP="00B06E63">
            <w:pPr>
              <w:widowControl w:val="0"/>
              <w:tabs>
                <w:tab w:val="left" w:pos="180"/>
              </w:tabs>
              <w:jc w:val="both"/>
              <w:rPr>
                <w:noProof/>
                <w:sz w:val="28"/>
                <w:szCs w:val="28"/>
              </w:rPr>
            </w:pPr>
            <w:r w:rsidRPr="000B5789">
              <w:rPr>
                <w:noProof/>
                <w:sz w:val="28"/>
                <w:szCs w:val="28"/>
              </w:rPr>
              <w:t>Thành viên</w:t>
            </w:r>
          </w:p>
        </w:tc>
        <w:tc>
          <w:tcPr>
            <w:tcW w:w="749" w:type="pct"/>
            <w:vAlign w:val="center"/>
          </w:tcPr>
          <w:p w14:paraId="6D5D7F2B" w14:textId="77777777" w:rsidR="00B06E63" w:rsidRPr="000B5789" w:rsidRDefault="00B06E63" w:rsidP="00B06E63">
            <w:pPr>
              <w:widowControl w:val="0"/>
              <w:tabs>
                <w:tab w:val="left" w:pos="180"/>
              </w:tabs>
              <w:jc w:val="both"/>
              <w:rPr>
                <w:sz w:val="28"/>
                <w:szCs w:val="28"/>
              </w:rPr>
            </w:pPr>
            <w:r w:rsidRPr="000B5789">
              <w:rPr>
                <w:sz w:val="28"/>
                <w:szCs w:val="28"/>
              </w:rPr>
              <w:t xml:space="preserve">Combobox </w:t>
            </w:r>
          </w:p>
        </w:tc>
        <w:tc>
          <w:tcPr>
            <w:tcW w:w="2142" w:type="pct"/>
            <w:vAlign w:val="center"/>
          </w:tcPr>
          <w:p w14:paraId="36E49739" w14:textId="77777777" w:rsidR="00B06E63" w:rsidRPr="000B5789" w:rsidRDefault="00B06E63" w:rsidP="00B06E63">
            <w:pPr>
              <w:widowControl w:val="0"/>
              <w:tabs>
                <w:tab w:val="left" w:pos="180"/>
              </w:tabs>
              <w:jc w:val="both"/>
              <w:rPr>
                <w:sz w:val="28"/>
                <w:szCs w:val="28"/>
              </w:rPr>
            </w:pPr>
            <w:r w:rsidRPr="000B5789">
              <w:rPr>
                <w:sz w:val="28"/>
                <w:szCs w:val="28"/>
              </w:rPr>
              <w:t>Hiển thị danh sách toàn bộ thành viên trên hệ thống</w:t>
            </w:r>
          </w:p>
        </w:tc>
      </w:tr>
      <w:tr w:rsidR="00B06E63" w:rsidRPr="000B5789" w14:paraId="6846E91A" w14:textId="77777777" w:rsidTr="00B06E63">
        <w:trPr>
          <w:jc w:val="center"/>
        </w:trPr>
        <w:tc>
          <w:tcPr>
            <w:tcW w:w="427" w:type="pct"/>
            <w:vAlign w:val="center"/>
          </w:tcPr>
          <w:p w14:paraId="226A49EA" w14:textId="77777777" w:rsidR="00B06E63" w:rsidRPr="000B5789" w:rsidRDefault="00B06E63" w:rsidP="00B06E63">
            <w:pPr>
              <w:numPr>
                <w:ilvl w:val="0"/>
                <w:numId w:val="83"/>
              </w:numPr>
              <w:spacing w:before="240" w:after="0"/>
              <w:jc w:val="both"/>
              <w:rPr>
                <w:sz w:val="28"/>
                <w:szCs w:val="28"/>
              </w:rPr>
            </w:pPr>
          </w:p>
        </w:tc>
        <w:tc>
          <w:tcPr>
            <w:tcW w:w="1682" w:type="pct"/>
            <w:vAlign w:val="center"/>
          </w:tcPr>
          <w:p w14:paraId="62A26C40" w14:textId="77777777" w:rsidR="00B06E63" w:rsidRPr="000B5789" w:rsidRDefault="00B06E63" w:rsidP="00B06E63">
            <w:pPr>
              <w:widowControl w:val="0"/>
              <w:tabs>
                <w:tab w:val="left" w:pos="180"/>
              </w:tabs>
              <w:jc w:val="both"/>
              <w:rPr>
                <w:noProof/>
                <w:sz w:val="28"/>
                <w:szCs w:val="28"/>
              </w:rPr>
            </w:pPr>
            <w:r w:rsidRPr="000B5789">
              <w:rPr>
                <w:noProof/>
                <w:sz w:val="28"/>
                <w:szCs w:val="28"/>
              </w:rPr>
              <w:t>CN/TC</w:t>
            </w:r>
          </w:p>
        </w:tc>
        <w:tc>
          <w:tcPr>
            <w:tcW w:w="749" w:type="pct"/>
            <w:vAlign w:val="center"/>
          </w:tcPr>
          <w:p w14:paraId="0C1FAFB7" w14:textId="77777777" w:rsidR="00B06E63" w:rsidRPr="000B5789" w:rsidRDefault="00B06E63" w:rsidP="00B06E63">
            <w:pPr>
              <w:widowControl w:val="0"/>
              <w:tabs>
                <w:tab w:val="left" w:pos="180"/>
              </w:tabs>
              <w:jc w:val="both"/>
              <w:rPr>
                <w:sz w:val="28"/>
                <w:szCs w:val="28"/>
              </w:rPr>
            </w:pPr>
            <w:r w:rsidRPr="000B5789">
              <w:rPr>
                <w:sz w:val="28"/>
                <w:szCs w:val="28"/>
              </w:rPr>
              <w:t>Combobox</w:t>
            </w:r>
          </w:p>
        </w:tc>
        <w:tc>
          <w:tcPr>
            <w:tcW w:w="2142" w:type="pct"/>
            <w:vAlign w:val="center"/>
          </w:tcPr>
          <w:p w14:paraId="36A4B880" w14:textId="77777777" w:rsidR="00B06E63" w:rsidRPr="000B5789" w:rsidRDefault="00B06E63" w:rsidP="00B06E63">
            <w:pPr>
              <w:widowControl w:val="0"/>
              <w:tabs>
                <w:tab w:val="left" w:pos="180"/>
              </w:tabs>
              <w:jc w:val="both"/>
              <w:rPr>
                <w:sz w:val="28"/>
                <w:szCs w:val="28"/>
              </w:rPr>
            </w:pPr>
            <w:r w:rsidRPr="000B5789">
              <w:rPr>
                <w:sz w:val="28"/>
                <w:szCs w:val="28"/>
              </w:rPr>
              <w:t>Tìm kiếm theo tất cả, cá nhân hoặc tổ chức</w:t>
            </w:r>
          </w:p>
        </w:tc>
      </w:tr>
      <w:tr w:rsidR="00B06E63" w:rsidRPr="000B5789" w14:paraId="1C98349B" w14:textId="77777777" w:rsidTr="00B06E63">
        <w:trPr>
          <w:jc w:val="center"/>
        </w:trPr>
        <w:tc>
          <w:tcPr>
            <w:tcW w:w="427" w:type="pct"/>
            <w:vAlign w:val="center"/>
          </w:tcPr>
          <w:p w14:paraId="03698C26" w14:textId="77777777" w:rsidR="00B06E63" w:rsidRPr="000B5789" w:rsidRDefault="00B06E63" w:rsidP="00B06E63">
            <w:pPr>
              <w:numPr>
                <w:ilvl w:val="0"/>
                <w:numId w:val="83"/>
              </w:numPr>
              <w:spacing w:before="240" w:after="0"/>
              <w:jc w:val="both"/>
              <w:rPr>
                <w:sz w:val="28"/>
                <w:szCs w:val="28"/>
              </w:rPr>
            </w:pPr>
          </w:p>
        </w:tc>
        <w:tc>
          <w:tcPr>
            <w:tcW w:w="1682" w:type="pct"/>
            <w:vAlign w:val="center"/>
          </w:tcPr>
          <w:p w14:paraId="03325165" w14:textId="77777777" w:rsidR="00B06E63" w:rsidRPr="000B5789" w:rsidRDefault="00B06E63" w:rsidP="00B06E63">
            <w:pPr>
              <w:widowControl w:val="0"/>
              <w:tabs>
                <w:tab w:val="left" w:pos="180"/>
              </w:tabs>
              <w:jc w:val="both"/>
              <w:rPr>
                <w:noProof/>
                <w:sz w:val="28"/>
                <w:szCs w:val="28"/>
              </w:rPr>
            </w:pPr>
            <w:r w:rsidRPr="000B5789">
              <w:rPr>
                <w:noProof/>
                <w:sz w:val="28"/>
                <w:szCs w:val="28"/>
              </w:rPr>
              <w:t>TN/NN</w:t>
            </w:r>
          </w:p>
        </w:tc>
        <w:tc>
          <w:tcPr>
            <w:tcW w:w="749" w:type="pct"/>
            <w:vAlign w:val="center"/>
          </w:tcPr>
          <w:p w14:paraId="3C693D06" w14:textId="77777777" w:rsidR="00B06E63" w:rsidRPr="000B5789" w:rsidRDefault="00B06E63" w:rsidP="00B06E63">
            <w:pPr>
              <w:widowControl w:val="0"/>
              <w:tabs>
                <w:tab w:val="left" w:pos="180"/>
              </w:tabs>
              <w:jc w:val="both"/>
              <w:rPr>
                <w:sz w:val="28"/>
                <w:szCs w:val="28"/>
              </w:rPr>
            </w:pPr>
            <w:r w:rsidRPr="000B5789">
              <w:rPr>
                <w:sz w:val="28"/>
                <w:szCs w:val="28"/>
              </w:rPr>
              <w:t>Combobox</w:t>
            </w:r>
          </w:p>
        </w:tc>
        <w:tc>
          <w:tcPr>
            <w:tcW w:w="2142" w:type="pct"/>
            <w:vAlign w:val="center"/>
          </w:tcPr>
          <w:p w14:paraId="2C56E4E7" w14:textId="77777777" w:rsidR="00B06E63" w:rsidRPr="000B5789" w:rsidRDefault="00B06E63" w:rsidP="00B06E63">
            <w:pPr>
              <w:widowControl w:val="0"/>
              <w:tabs>
                <w:tab w:val="left" w:pos="180"/>
              </w:tabs>
              <w:jc w:val="both"/>
              <w:rPr>
                <w:sz w:val="28"/>
                <w:szCs w:val="28"/>
              </w:rPr>
            </w:pPr>
            <w:r w:rsidRPr="000B5789">
              <w:rPr>
                <w:sz w:val="28"/>
                <w:szCs w:val="28"/>
              </w:rPr>
              <w:t>Tìm kiếm theo tất cả, NĐT trong nước hoặc nước ngoài</w:t>
            </w:r>
          </w:p>
        </w:tc>
      </w:tr>
      <w:tr w:rsidR="00B06E63" w:rsidRPr="000B5789" w14:paraId="0A6CAD77" w14:textId="77777777" w:rsidTr="00B06E63">
        <w:trPr>
          <w:jc w:val="center"/>
        </w:trPr>
        <w:tc>
          <w:tcPr>
            <w:tcW w:w="427" w:type="pct"/>
            <w:vAlign w:val="center"/>
          </w:tcPr>
          <w:p w14:paraId="1626EB1D" w14:textId="77777777" w:rsidR="00B06E63" w:rsidRPr="000B5789" w:rsidRDefault="00B06E63" w:rsidP="00B06E63">
            <w:pPr>
              <w:numPr>
                <w:ilvl w:val="0"/>
                <w:numId w:val="83"/>
              </w:numPr>
              <w:spacing w:before="240" w:after="0"/>
              <w:jc w:val="both"/>
              <w:rPr>
                <w:sz w:val="28"/>
                <w:szCs w:val="28"/>
              </w:rPr>
            </w:pPr>
          </w:p>
        </w:tc>
        <w:tc>
          <w:tcPr>
            <w:tcW w:w="1682" w:type="pct"/>
            <w:vAlign w:val="center"/>
          </w:tcPr>
          <w:p w14:paraId="6E1671FA" w14:textId="77777777" w:rsidR="00B06E63" w:rsidRPr="000B5789" w:rsidRDefault="00B06E63" w:rsidP="00B06E63">
            <w:pPr>
              <w:widowControl w:val="0"/>
              <w:tabs>
                <w:tab w:val="left" w:pos="180"/>
              </w:tabs>
              <w:jc w:val="both"/>
              <w:rPr>
                <w:noProof/>
                <w:sz w:val="28"/>
                <w:szCs w:val="28"/>
              </w:rPr>
            </w:pPr>
            <w:r w:rsidRPr="000B5789">
              <w:rPr>
                <w:noProof/>
                <w:sz w:val="28"/>
                <w:szCs w:val="28"/>
              </w:rPr>
              <w:t>KL trúng</w:t>
            </w:r>
          </w:p>
        </w:tc>
        <w:tc>
          <w:tcPr>
            <w:tcW w:w="749" w:type="pct"/>
            <w:vAlign w:val="center"/>
          </w:tcPr>
          <w:p w14:paraId="6E1F77BB" w14:textId="77777777" w:rsidR="00B06E63" w:rsidRPr="000B5789" w:rsidRDefault="00B06E63" w:rsidP="00B06E63">
            <w:pPr>
              <w:widowControl w:val="0"/>
              <w:tabs>
                <w:tab w:val="left" w:pos="180"/>
              </w:tabs>
              <w:jc w:val="both"/>
              <w:rPr>
                <w:sz w:val="28"/>
                <w:szCs w:val="28"/>
              </w:rPr>
            </w:pPr>
            <w:r w:rsidRPr="000B5789">
              <w:rPr>
                <w:sz w:val="28"/>
                <w:szCs w:val="28"/>
              </w:rPr>
              <w:t>Combobox</w:t>
            </w:r>
          </w:p>
        </w:tc>
        <w:tc>
          <w:tcPr>
            <w:tcW w:w="2142" w:type="pct"/>
            <w:vAlign w:val="center"/>
          </w:tcPr>
          <w:p w14:paraId="48414123" w14:textId="77777777" w:rsidR="00B06E63" w:rsidRPr="000B5789" w:rsidRDefault="00B06E63" w:rsidP="00B06E63">
            <w:pPr>
              <w:widowControl w:val="0"/>
              <w:tabs>
                <w:tab w:val="left" w:pos="180"/>
              </w:tabs>
              <w:jc w:val="both"/>
              <w:rPr>
                <w:sz w:val="28"/>
                <w:szCs w:val="28"/>
              </w:rPr>
            </w:pPr>
            <w:r w:rsidRPr="000B5789">
              <w:rPr>
                <w:sz w:val="28"/>
                <w:szCs w:val="28"/>
              </w:rPr>
              <w:t>Tìm kiếm  NĐT trúng hoặc NĐT không trúng</w:t>
            </w:r>
          </w:p>
        </w:tc>
      </w:tr>
    </w:tbl>
    <w:p w14:paraId="0647683B" w14:textId="77777777" w:rsidR="00B06E63" w:rsidRPr="000B5789" w:rsidRDefault="00B06E63" w:rsidP="00B06E63">
      <w:pPr>
        <w:pStyle w:val="BodyText"/>
        <w:numPr>
          <w:ilvl w:val="0"/>
          <w:numId w:val="15"/>
        </w:numPr>
        <w:rPr>
          <w:szCs w:val="28"/>
          <w:lang w:eastAsia="zh-CN"/>
        </w:rPr>
      </w:pPr>
      <w:r w:rsidRPr="000B5789">
        <w:rPr>
          <w:szCs w:val="28"/>
          <w:lang w:eastAsia="zh-CN"/>
        </w:rPr>
        <w:t>Hệ thống hiện thị kết quả theo tiêu chí tìm kiếm, danh sách gồm các thông tin:</w:t>
      </w:r>
    </w:p>
    <w:p w14:paraId="7C76432C" w14:textId="77777777" w:rsidR="00B06E63" w:rsidRPr="000B5789" w:rsidRDefault="00B06E63" w:rsidP="00B06E63">
      <w:pPr>
        <w:pStyle w:val="BodyText"/>
        <w:numPr>
          <w:ilvl w:val="0"/>
          <w:numId w:val="84"/>
        </w:numPr>
        <w:rPr>
          <w:szCs w:val="28"/>
          <w:lang w:eastAsia="zh-CN"/>
        </w:rPr>
      </w:pPr>
      <w:r w:rsidRPr="000B5789">
        <w:rPr>
          <w:szCs w:val="28"/>
          <w:lang w:eastAsia="zh-CN"/>
        </w:rPr>
        <w:lastRenderedPageBreak/>
        <w:t>Tên NĐT</w:t>
      </w:r>
    </w:p>
    <w:p w14:paraId="5FFBE179" w14:textId="77777777" w:rsidR="00B06E63" w:rsidRPr="000B5789" w:rsidRDefault="00B06E63" w:rsidP="00B06E63">
      <w:pPr>
        <w:pStyle w:val="BodyText"/>
        <w:numPr>
          <w:ilvl w:val="0"/>
          <w:numId w:val="84"/>
        </w:numPr>
        <w:rPr>
          <w:szCs w:val="28"/>
          <w:lang w:eastAsia="zh-CN"/>
        </w:rPr>
      </w:pPr>
      <w:r w:rsidRPr="000B5789">
        <w:rPr>
          <w:szCs w:val="28"/>
          <w:lang w:eastAsia="zh-CN"/>
        </w:rPr>
        <w:t>Mã số NĐT</w:t>
      </w:r>
    </w:p>
    <w:p w14:paraId="5D05CDC6" w14:textId="77777777" w:rsidR="00B06E63" w:rsidRPr="000B5789" w:rsidRDefault="00B06E63" w:rsidP="00B06E63">
      <w:pPr>
        <w:pStyle w:val="BodyText"/>
        <w:numPr>
          <w:ilvl w:val="0"/>
          <w:numId w:val="84"/>
        </w:numPr>
        <w:rPr>
          <w:szCs w:val="28"/>
          <w:lang w:eastAsia="zh-CN"/>
        </w:rPr>
      </w:pPr>
      <w:r w:rsidRPr="000B5789">
        <w:rPr>
          <w:szCs w:val="28"/>
          <w:lang w:eastAsia="zh-CN"/>
        </w:rPr>
        <w:t>Số CP đặt mua</w:t>
      </w:r>
    </w:p>
    <w:p w14:paraId="42B41792" w14:textId="77777777" w:rsidR="00B06E63" w:rsidRPr="000B5789" w:rsidRDefault="00B06E63" w:rsidP="00B06E63">
      <w:pPr>
        <w:pStyle w:val="BodyText"/>
        <w:numPr>
          <w:ilvl w:val="0"/>
          <w:numId w:val="84"/>
        </w:numPr>
        <w:rPr>
          <w:szCs w:val="28"/>
          <w:lang w:eastAsia="zh-CN"/>
        </w:rPr>
      </w:pPr>
      <w:r w:rsidRPr="000B5789">
        <w:rPr>
          <w:szCs w:val="28"/>
          <w:lang w:eastAsia="zh-CN"/>
        </w:rPr>
        <w:t>Giá đặt</w:t>
      </w:r>
    </w:p>
    <w:p w14:paraId="11F9126F" w14:textId="77777777" w:rsidR="00B06E63" w:rsidRPr="000B5789" w:rsidRDefault="00B06E63" w:rsidP="00B06E63">
      <w:pPr>
        <w:pStyle w:val="BodyText"/>
        <w:numPr>
          <w:ilvl w:val="0"/>
          <w:numId w:val="84"/>
        </w:numPr>
        <w:rPr>
          <w:szCs w:val="28"/>
          <w:lang w:eastAsia="zh-CN"/>
        </w:rPr>
      </w:pPr>
      <w:r w:rsidRPr="000B5789">
        <w:rPr>
          <w:szCs w:val="28"/>
          <w:lang w:eastAsia="zh-CN"/>
        </w:rPr>
        <w:t>Số cổ phần mua được</w:t>
      </w:r>
    </w:p>
    <w:p w14:paraId="1B44F05D" w14:textId="77777777" w:rsidR="00B06E63" w:rsidRPr="000B5789" w:rsidRDefault="00B06E63" w:rsidP="00B06E63">
      <w:pPr>
        <w:pStyle w:val="BodyText"/>
        <w:numPr>
          <w:ilvl w:val="0"/>
          <w:numId w:val="84"/>
        </w:numPr>
        <w:rPr>
          <w:szCs w:val="28"/>
          <w:lang w:eastAsia="zh-CN"/>
        </w:rPr>
      </w:pPr>
      <w:r w:rsidRPr="000B5789">
        <w:rPr>
          <w:szCs w:val="28"/>
          <w:lang w:eastAsia="zh-CN"/>
        </w:rPr>
        <w:t xml:space="preserve">Giá khớp </w:t>
      </w:r>
    </w:p>
    <w:p w14:paraId="3EC5D090" w14:textId="77777777" w:rsidR="00B06E63" w:rsidRDefault="00B06E63" w:rsidP="00B06E63">
      <w:pPr>
        <w:pStyle w:val="BodyText"/>
        <w:numPr>
          <w:ilvl w:val="0"/>
          <w:numId w:val="84"/>
        </w:numPr>
        <w:rPr>
          <w:lang w:eastAsia="zh-CN"/>
        </w:rPr>
      </w:pPr>
      <w:r>
        <w:rPr>
          <w:lang w:eastAsia="zh-CN"/>
        </w:rPr>
        <w:t>Thành tiền</w:t>
      </w:r>
    </w:p>
    <w:p w14:paraId="45DF07AB" w14:textId="77777777" w:rsidR="00B06E63" w:rsidRDefault="00B06E63" w:rsidP="00B06E63">
      <w:pPr>
        <w:pStyle w:val="BodyText"/>
        <w:numPr>
          <w:ilvl w:val="0"/>
          <w:numId w:val="84"/>
        </w:numPr>
        <w:rPr>
          <w:lang w:eastAsia="zh-CN"/>
        </w:rPr>
      </w:pPr>
      <w:r>
        <w:rPr>
          <w:lang w:eastAsia="zh-CN"/>
        </w:rPr>
        <w:t>Chi tiết</w:t>
      </w:r>
    </w:p>
    <w:p w14:paraId="1835FF6B" w14:textId="77777777" w:rsidR="00B06E63" w:rsidRPr="003B3EEC" w:rsidRDefault="00B06E63" w:rsidP="00B06E63">
      <w:pPr>
        <w:pStyle w:val="BodyText"/>
        <w:numPr>
          <w:ilvl w:val="0"/>
          <w:numId w:val="15"/>
        </w:numPr>
        <w:rPr>
          <w:lang w:eastAsia="zh-CN"/>
        </w:rPr>
      </w:pPr>
      <w:r>
        <w:rPr>
          <w:lang w:eastAsia="zh-CN"/>
        </w:rPr>
        <w:t xml:space="preserve">Hê thống cho phép, kết xuất thông tin kết quả đấu giá theo tiêu chí tìm kiếm </w:t>
      </w:r>
    </w:p>
    <w:p w14:paraId="6A946C9B" w14:textId="77777777" w:rsidR="00B06E63" w:rsidRDefault="00B06E63" w:rsidP="00B06E63">
      <w:pPr>
        <w:pStyle w:val="Heading5"/>
        <w:numPr>
          <w:ilvl w:val="4"/>
          <w:numId w:val="1"/>
        </w:numPr>
      </w:pPr>
      <w:r>
        <w:t>Tra cứu giao dịch NĐT</w:t>
      </w:r>
    </w:p>
    <w:p w14:paraId="5B17741D" w14:textId="77777777" w:rsidR="00B06E63" w:rsidRPr="000B5789" w:rsidRDefault="00B06E63" w:rsidP="00B06E63">
      <w:pPr>
        <w:pStyle w:val="BodyText"/>
        <w:rPr>
          <w:szCs w:val="28"/>
          <w:lang w:eastAsia="zh-CN"/>
        </w:rPr>
      </w:pPr>
      <w:r w:rsidRPr="000B5789">
        <w:rPr>
          <w:b/>
          <w:szCs w:val="28"/>
          <w:lang w:eastAsia="zh-CN"/>
        </w:rPr>
        <w:t xml:space="preserve">Mục đích: </w:t>
      </w:r>
      <w:r w:rsidRPr="000B5789">
        <w:rPr>
          <w:szCs w:val="28"/>
          <w:lang w:eastAsia="zh-CN"/>
        </w:rPr>
        <w:t xml:space="preserve"> Tra cứu, kết xuất thông tin giao dịch của NĐT</w:t>
      </w:r>
    </w:p>
    <w:p w14:paraId="2DCE5567" w14:textId="77777777" w:rsidR="00B06E63" w:rsidRPr="000B5789" w:rsidRDefault="00B06E63" w:rsidP="00B06E63">
      <w:pPr>
        <w:pStyle w:val="BodyText"/>
        <w:rPr>
          <w:szCs w:val="28"/>
          <w:lang w:eastAsia="zh-CN"/>
        </w:rPr>
      </w:pPr>
      <w:r w:rsidRPr="000B5789">
        <w:rPr>
          <w:b/>
          <w:szCs w:val="28"/>
          <w:lang w:eastAsia="zh-CN"/>
        </w:rPr>
        <w:t>Xử lý sự kiện:</w:t>
      </w:r>
      <w:r w:rsidRPr="000B5789">
        <w:rPr>
          <w:szCs w:val="28"/>
          <w:lang w:eastAsia="zh-CN"/>
        </w:rPr>
        <w:t xml:space="preserve"> </w:t>
      </w:r>
    </w:p>
    <w:p w14:paraId="5FAF143A" w14:textId="77777777" w:rsidR="00B06E63" w:rsidRPr="000B5789" w:rsidRDefault="00B06E63" w:rsidP="00B06E63">
      <w:pPr>
        <w:pStyle w:val="BodyText"/>
        <w:numPr>
          <w:ilvl w:val="0"/>
          <w:numId w:val="15"/>
        </w:numPr>
        <w:rPr>
          <w:szCs w:val="28"/>
        </w:rPr>
      </w:pPr>
      <w:r w:rsidRPr="000B5789">
        <w:rPr>
          <w:szCs w:val="28"/>
          <w:lang w:eastAsia="zh-CN"/>
        </w:rPr>
        <w:t xml:space="preserve">Đăng nhập vào hệ thống </w:t>
      </w:r>
      <w:r w:rsidRPr="000B5789">
        <w:rPr>
          <w:szCs w:val="28"/>
        </w:rPr>
        <w:sym w:font="Wingdings" w:char="F0E0"/>
      </w:r>
      <w:r w:rsidRPr="000B5789">
        <w:rPr>
          <w:szCs w:val="28"/>
          <w:lang w:eastAsia="zh-CN"/>
        </w:rPr>
        <w:t xml:space="preserve"> chọn menu Đấu giá </w:t>
      </w:r>
      <w:r w:rsidRPr="000B5789">
        <w:rPr>
          <w:szCs w:val="28"/>
          <w:lang w:val="vi-VN"/>
        </w:rPr>
        <w:t xml:space="preserve"> </w:t>
      </w:r>
      <w:r w:rsidRPr="000B5789">
        <w:rPr>
          <w:szCs w:val="28"/>
        </w:rPr>
        <w:sym w:font="Wingdings" w:char="F0E0"/>
      </w:r>
      <w:r w:rsidRPr="000B5789">
        <w:rPr>
          <w:szCs w:val="28"/>
        </w:rPr>
        <w:t xml:space="preserve"> chọn chức năng Tra cứu giao dịch NĐT</w:t>
      </w:r>
      <w:r w:rsidRPr="000B5789">
        <w:rPr>
          <w:szCs w:val="28"/>
        </w:rPr>
        <w:sym w:font="Wingdings" w:char="F0E0"/>
      </w:r>
      <w:r w:rsidRPr="000B5789">
        <w:rPr>
          <w:szCs w:val="28"/>
        </w:rPr>
        <w:t xml:space="preserve"> vào màn hình tra cứu giao dịch NĐT</w:t>
      </w:r>
    </w:p>
    <w:p w14:paraId="5AA7DDAB" w14:textId="77777777" w:rsidR="00B06E63" w:rsidRPr="000B5789" w:rsidRDefault="00B06E63" w:rsidP="00B06E63">
      <w:pPr>
        <w:pStyle w:val="BodyText"/>
        <w:rPr>
          <w:b/>
          <w:szCs w:val="28"/>
        </w:rPr>
      </w:pPr>
      <w:r w:rsidRPr="000B5789">
        <w:rPr>
          <w:b/>
          <w:szCs w:val="28"/>
        </w:rPr>
        <w:t xml:space="preserve">Phân tích : </w:t>
      </w:r>
    </w:p>
    <w:p w14:paraId="74EFD8D6" w14:textId="77777777" w:rsidR="00B06E63" w:rsidRPr="000B5789" w:rsidRDefault="00B06E63" w:rsidP="00B06E63">
      <w:pPr>
        <w:pStyle w:val="BodyText"/>
        <w:numPr>
          <w:ilvl w:val="0"/>
          <w:numId w:val="15"/>
        </w:numPr>
        <w:rPr>
          <w:szCs w:val="28"/>
          <w:lang w:eastAsia="zh-CN"/>
        </w:rPr>
      </w:pPr>
      <w:r w:rsidRPr="000B5789">
        <w:rPr>
          <w:szCs w:val="28"/>
          <w:lang w:eastAsia="zh-CN"/>
        </w:rPr>
        <w:t>Tìm kiếm giao dịch NĐT,  gồm các thông tin: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
        <w:gridCol w:w="3014"/>
        <w:gridCol w:w="1461"/>
        <w:gridCol w:w="3848"/>
      </w:tblGrid>
      <w:tr w:rsidR="00B06E63" w:rsidRPr="00CD1498" w14:paraId="46F10BE8" w14:textId="77777777" w:rsidTr="00B06E63">
        <w:trPr>
          <w:tblHeader/>
          <w:jc w:val="center"/>
        </w:trPr>
        <w:tc>
          <w:tcPr>
            <w:tcW w:w="427" w:type="pct"/>
            <w:shd w:val="clear" w:color="auto" w:fill="4F81BD"/>
            <w:vAlign w:val="center"/>
          </w:tcPr>
          <w:p w14:paraId="305E8347" w14:textId="77777777" w:rsidR="00B06E63" w:rsidRPr="00CD1498" w:rsidRDefault="00B06E63" w:rsidP="00B06E63">
            <w:pPr>
              <w:widowControl w:val="0"/>
              <w:tabs>
                <w:tab w:val="left" w:pos="180"/>
              </w:tabs>
              <w:jc w:val="both"/>
              <w:rPr>
                <w:b/>
                <w:noProof/>
                <w:szCs w:val="26"/>
              </w:rPr>
            </w:pPr>
            <w:r w:rsidRPr="00CD1498">
              <w:rPr>
                <w:b/>
                <w:noProof/>
                <w:szCs w:val="26"/>
              </w:rPr>
              <w:t>STT</w:t>
            </w:r>
          </w:p>
        </w:tc>
        <w:tc>
          <w:tcPr>
            <w:tcW w:w="1682" w:type="pct"/>
            <w:shd w:val="clear" w:color="auto" w:fill="4F81BD"/>
            <w:vAlign w:val="center"/>
          </w:tcPr>
          <w:p w14:paraId="34DF063F" w14:textId="77777777" w:rsidR="00B06E63" w:rsidRPr="00CD1498" w:rsidRDefault="00B06E63" w:rsidP="00B06E63">
            <w:pPr>
              <w:widowControl w:val="0"/>
              <w:tabs>
                <w:tab w:val="left" w:pos="180"/>
              </w:tabs>
              <w:jc w:val="both"/>
              <w:rPr>
                <w:b/>
                <w:noProof/>
                <w:szCs w:val="26"/>
              </w:rPr>
            </w:pPr>
            <w:r w:rsidRPr="00CD1498">
              <w:rPr>
                <w:b/>
                <w:noProof/>
                <w:szCs w:val="26"/>
              </w:rPr>
              <w:t>Tên trường</w:t>
            </w:r>
          </w:p>
        </w:tc>
        <w:tc>
          <w:tcPr>
            <w:tcW w:w="749" w:type="pct"/>
            <w:shd w:val="clear" w:color="auto" w:fill="4F81BD"/>
            <w:vAlign w:val="center"/>
          </w:tcPr>
          <w:p w14:paraId="6AFF755A" w14:textId="77777777" w:rsidR="00B06E63" w:rsidRPr="00CD1498" w:rsidRDefault="00B06E63" w:rsidP="00B06E63">
            <w:pPr>
              <w:widowControl w:val="0"/>
              <w:tabs>
                <w:tab w:val="left" w:pos="180"/>
              </w:tabs>
              <w:jc w:val="both"/>
              <w:rPr>
                <w:b/>
                <w:noProof/>
                <w:szCs w:val="26"/>
              </w:rPr>
            </w:pPr>
            <w:r w:rsidRPr="00CD1498">
              <w:rPr>
                <w:b/>
                <w:noProof/>
                <w:szCs w:val="26"/>
              </w:rPr>
              <w:t>Định dạng</w:t>
            </w:r>
          </w:p>
        </w:tc>
        <w:tc>
          <w:tcPr>
            <w:tcW w:w="2142" w:type="pct"/>
            <w:shd w:val="clear" w:color="auto" w:fill="4F81BD"/>
            <w:vAlign w:val="center"/>
          </w:tcPr>
          <w:p w14:paraId="6545EF0F" w14:textId="77777777" w:rsidR="00B06E63" w:rsidRPr="00CD1498" w:rsidRDefault="00B06E63" w:rsidP="00B06E63">
            <w:pPr>
              <w:widowControl w:val="0"/>
              <w:tabs>
                <w:tab w:val="left" w:pos="180"/>
              </w:tabs>
              <w:jc w:val="both"/>
              <w:rPr>
                <w:b/>
                <w:noProof/>
                <w:szCs w:val="26"/>
              </w:rPr>
            </w:pPr>
            <w:r w:rsidRPr="00CD1498">
              <w:rPr>
                <w:b/>
                <w:noProof/>
                <w:szCs w:val="26"/>
              </w:rPr>
              <w:t>Mô tả</w:t>
            </w:r>
          </w:p>
        </w:tc>
      </w:tr>
      <w:tr w:rsidR="00B06E63" w:rsidRPr="00CD1498" w14:paraId="34D117C6" w14:textId="77777777" w:rsidTr="00B06E63">
        <w:trPr>
          <w:jc w:val="center"/>
        </w:trPr>
        <w:tc>
          <w:tcPr>
            <w:tcW w:w="427" w:type="pct"/>
            <w:vAlign w:val="center"/>
          </w:tcPr>
          <w:p w14:paraId="2862ADFB" w14:textId="77777777" w:rsidR="00B06E63" w:rsidRPr="000B5789" w:rsidRDefault="00B06E63" w:rsidP="00B06E63">
            <w:pPr>
              <w:numPr>
                <w:ilvl w:val="0"/>
                <w:numId w:val="85"/>
              </w:numPr>
              <w:spacing w:before="240" w:after="0"/>
              <w:jc w:val="both"/>
              <w:rPr>
                <w:sz w:val="28"/>
                <w:szCs w:val="28"/>
              </w:rPr>
            </w:pPr>
          </w:p>
        </w:tc>
        <w:tc>
          <w:tcPr>
            <w:tcW w:w="1682" w:type="pct"/>
            <w:vAlign w:val="center"/>
          </w:tcPr>
          <w:p w14:paraId="6CB942D5" w14:textId="77777777" w:rsidR="00B06E63" w:rsidRPr="000B5789" w:rsidRDefault="00B06E63" w:rsidP="00B06E63">
            <w:pPr>
              <w:widowControl w:val="0"/>
              <w:tabs>
                <w:tab w:val="left" w:pos="180"/>
              </w:tabs>
              <w:jc w:val="both"/>
              <w:rPr>
                <w:noProof/>
                <w:sz w:val="28"/>
                <w:szCs w:val="28"/>
              </w:rPr>
            </w:pPr>
            <w:r w:rsidRPr="000B5789">
              <w:rPr>
                <w:noProof/>
                <w:sz w:val="28"/>
                <w:szCs w:val="28"/>
              </w:rPr>
              <w:t>Tên NĐT</w:t>
            </w:r>
          </w:p>
        </w:tc>
        <w:tc>
          <w:tcPr>
            <w:tcW w:w="749" w:type="pct"/>
            <w:vAlign w:val="center"/>
          </w:tcPr>
          <w:p w14:paraId="1A45DE9E" w14:textId="77777777" w:rsidR="00B06E63" w:rsidRPr="000B5789" w:rsidRDefault="00B06E63" w:rsidP="00B06E63">
            <w:pPr>
              <w:widowControl w:val="0"/>
              <w:tabs>
                <w:tab w:val="left" w:pos="180"/>
              </w:tabs>
              <w:jc w:val="both"/>
              <w:rPr>
                <w:sz w:val="28"/>
                <w:szCs w:val="28"/>
              </w:rPr>
            </w:pPr>
            <w:r w:rsidRPr="000B5789">
              <w:rPr>
                <w:sz w:val="28"/>
                <w:szCs w:val="28"/>
              </w:rPr>
              <w:t xml:space="preserve">Textbox </w:t>
            </w:r>
          </w:p>
        </w:tc>
        <w:tc>
          <w:tcPr>
            <w:tcW w:w="2142" w:type="pct"/>
            <w:vAlign w:val="center"/>
          </w:tcPr>
          <w:p w14:paraId="057A02FB" w14:textId="77777777" w:rsidR="00B06E63" w:rsidRPr="000B5789" w:rsidRDefault="00B06E63" w:rsidP="00B06E63">
            <w:pPr>
              <w:widowControl w:val="0"/>
              <w:tabs>
                <w:tab w:val="left" w:pos="180"/>
              </w:tabs>
              <w:jc w:val="both"/>
              <w:rPr>
                <w:sz w:val="28"/>
                <w:szCs w:val="28"/>
              </w:rPr>
            </w:pPr>
            <w:r w:rsidRPr="000B5789">
              <w:rPr>
                <w:sz w:val="28"/>
                <w:szCs w:val="28"/>
              </w:rPr>
              <w:t>Nhập tên NĐT, cho phép tìm kiếm theo like</w:t>
            </w:r>
          </w:p>
        </w:tc>
      </w:tr>
      <w:tr w:rsidR="00B06E63" w:rsidRPr="00CD1498" w14:paraId="6C7CAC16" w14:textId="77777777" w:rsidTr="00B06E63">
        <w:trPr>
          <w:jc w:val="center"/>
        </w:trPr>
        <w:tc>
          <w:tcPr>
            <w:tcW w:w="427" w:type="pct"/>
            <w:vAlign w:val="center"/>
          </w:tcPr>
          <w:p w14:paraId="5489D06F" w14:textId="77777777" w:rsidR="00B06E63" w:rsidRPr="000B5789" w:rsidRDefault="00B06E63" w:rsidP="00B06E63">
            <w:pPr>
              <w:numPr>
                <w:ilvl w:val="0"/>
                <w:numId w:val="85"/>
              </w:numPr>
              <w:spacing w:before="240" w:after="0"/>
              <w:jc w:val="both"/>
              <w:rPr>
                <w:sz w:val="28"/>
                <w:szCs w:val="28"/>
              </w:rPr>
            </w:pPr>
          </w:p>
        </w:tc>
        <w:tc>
          <w:tcPr>
            <w:tcW w:w="1682" w:type="pct"/>
            <w:vAlign w:val="center"/>
          </w:tcPr>
          <w:p w14:paraId="460E136E" w14:textId="77777777" w:rsidR="00B06E63" w:rsidRPr="000B5789" w:rsidRDefault="00B06E63" w:rsidP="00B06E63">
            <w:pPr>
              <w:widowControl w:val="0"/>
              <w:tabs>
                <w:tab w:val="left" w:pos="180"/>
              </w:tabs>
              <w:jc w:val="both"/>
              <w:rPr>
                <w:noProof/>
                <w:sz w:val="28"/>
                <w:szCs w:val="28"/>
              </w:rPr>
            </w:pPr>
            <w:r w:rsidRPr="000B5789">
              <w:rPr>
                <w:noProof/>
                <w:sz w:val="28"/>
                <w:szCs w:val="28"/>
              </w:rPr>
              <w:t>CMND/HC/GPĐK</w:t>
            </w:r>
          </w:p>
        </w:tc>
        <w:tc>
          <w:tcPr>
            <w:tcW w:w="749" w:type="pct"/>
            <w:vAlign w:val="center"/>
          </w:tcPr>
          <w:p w14:paraId="250C4C63" w14:textId="77777777" w:rsidR="00B06E63" w:rsidRPr="000B5789" w:rsidRDefault="00B06E63" w:rsidP="00B06E63">
            <w:pPr>
              <w:widowControl w:val="0"/>
              <w:tabs>
                <w:tab w:val="left" w:pos="180"/>
              </w:tabs>
              <w:jc w:val="both"/>
              <w:rPr>
                <w:sz w:val="28"/>
                <w:szCs w:val="28"/>
              </w:rPr>
            </w:pPr>
            <w:r w:rsidRPr="000B5789">
              <w:rPr>
                <w:sz w:val="28"/>
                <w:szCs w:val="28"/>
              </w:rPr>
              <w:t>Texbox</w:t>
            </w:r>
          </w:p>
        </w:tc>
        <w:tc>
          <w:tcPr>
            <w:tcW w:w="2142" w:type="pct"/>
            <w:vAlign w:val="center"/>
          </w:tcPr>
          <w:p w14:paraId="63DB3B3E" w14:textId="77777777" w:rsidR="00B06E63" w:rsidRPr="000B5789" w:rsidRDefault="00B06E63" w:rsidP="00B06E63">
            <w:pPr>
              <w:widowControl w:val="0"/>
              <w:tabs>
                <w:tab w:val="left" w:pos="180"/>
              </w:tabs>
              <w:jc w:val="both"/>
              <w:rPr>
                <w:sz w:val="28"/>
                <w:szCs w:val="28"/>
              </w:rPr>
            </w:pPr>
            <w:r w:rsidRPr="000B5789">
              <w:rPr>
                <w:sz w:val="28"/>
                <w:szCs w:val="28"/>
              </w:rPr>
              <w:t xml:space="preserve">Nhập số </w:t>
            </w:r>
            <w:r w:rsidRPr="000B5789">
              <w:rPr>
                <w:noProof/>
                <w:sz w:val="28"/>
                <w:szCs w:val="28"/>
              </w:rPr>
              <w:t>CMND/HC/GPĐK</w:t>
            </w:r>
          </w:p>
        </w:tc>
      </w:tr>
      <w:tr w:rsidR="00B06E63" w:rsidRPr="00CD1498" w14:paraId="62F0ED3A" w14:textId="77777777" w:rsidTr="00B06E63">
        <w:trPr>
          <w:jc w:val="center"/>
        </w:trPr>
        <w:tc>
          <w:tcPr>
            <w:tcW w:w="427" w:type="pct"/>
            <w:vAlign w:val="center"/>
          </w:tcPr>
          <w:p w14:paraId="05E2BDC9" w14:textId="77777777" w:rsidR="00B06E63" w:rsidRPr="000B5789" w:rsidRDefault="00B06E63" w:rsidP="00B06E63">
            <w:pPr>
              <w:numPr>
                <w:ilvl w:val="0"/>
                <w:numId w:val="85"/>
              </w:numPr>
              <w:spacing w:before="240" w:after="0"/>
              <w:jc w:val="both"/>
              <w:rPr>
                <w:sz w:val="28"/>
                <w:szCs w:val="28"/>
              </w:rPr>
            </w:pPr>
          </w:p>
        </w:tc>
        <w:tc>
          <w:tcPr>
            <w:tcW w:w="1682" w:type="pct"/>
            <w:vAlign w:val="center"/>
          </w:tcPr>
          <w:p w14:paraId="669769CF" w14:textId="77777777" w:rsidR="00B06E63" w:rsidRPr="000B5789" w:rsidRDefault="00B06E63" w:rsidP="00B06E63">
            <w:pPr>
              <w:widowControl w:val="0"/>
              <w:tabs>
                <w:tab w:val="left" w:pos="180"/>
              </w:tabs>
              <w:jc w:val="both"/>
              <w:rPr>
                <w:noProof/>
                <w:sz w:val="28"/>
                <w:szCs w:val="28"/>
              </w:rPr>
            </w:pPr>
            <w:r w:rsidRPr="000B5789">
              <w:rPr>
                <w:noProof/>
                <w:sz w:val="28"/>
                <w:szCs w:val="28"/>
              </w:rPr>
              <w:t>Quốc tịch</w:t>
            </w:r>
          </w:p>
        </w:tc>
        <w:tc>
          <w:tcPr>
            <w:tcW w:w="749" w:type="pct"/>
            <w:vAlign w:val="center"/>
          </w:tcPr>
          <w:p w14:paraId="59C32754" w14:textId="77777777" w:rsidR="00B06E63" w:rsidRPr="000B5789" w:rsidRDefault="00B06E63" w:rsidP="00B06E63">
            <w:pPr>
              <w:widowControl w:val="0"/>
              <w:tabs>
                <w:tab w:val="left" w:pos="180"/>
              </w:tabs>
              <w:jc w:val="both"/>
              <w:rPr>
                <w:sz w:val="28"/>
                <w:szCs w:val="28"/>
              </w:rPr>
            </w:pPr>
            <w:r w:rsidRPr="000B5789">
              <w:rPr>
                <w:sz w:val="28"/>
                <w:szCs w:val="28"/>
              </w:rPr>
              <w:t xml:space="preserve">Combobox </w:t>
            </w:r>
          </w:p>
        </w:tc>
        <w:tc>
          <w:tcPr>
            <w:tcW w:w="2142" w:type="pct"/>
            <w:vAlign w:val="center"/>
          </w:tcPr>
          <w:p w14:paraId="2EC8A865" w14:textId="77777777" w:rsidR="00B06E63" w:rsidRPr="000B5789" w:rsidRDefault="00B06E63" w:rsidP="00B06E63">
            <w:pPr>
              <w:widowControl w:val="0"/>
              <w:tabs>
                <w:tab w:val="left" w:pos="180"/>
              </w:tabs>
              <w:jc w:val="both"/>
              <w:rPr>
                <w:sz w:val="28"/>
                <w:szCs w:val="28"/>
              </w:rPr>
            </w:pPr>
            <w:r w:rsidRPr="000B5789">
              <w:rPr>
                <w:sz w:val="28"/>
                <w:szCs w:val="28"/>
              </w:rPr>
              <w:t>Hiện thị danh sách toàn bộ các quốc gia</w:t>
            </w:r>
          </w:p>
        </w:tc>
      </w:tr>
    </w:tbl>
    <w:p w14:paraId="4FC9AF4C" w14:textId="77777777" w:rsidR="00B06E63" w:rsidRDefault="00B06E63" w:rsidP="00B06E63">
      <w:pPr>
        <w:pStyle w:val="BodyText"/>
        <w:numPr>
          <w:ilvl w:val="0"/>
          <w:numId w:val="15"/>
        </w:numPr>
        <w:rPr>
          <w:lang w:eastAsia="zh-CN"/>
        </w:rPr>
      </w:pPr>
      <w:r>
        <w:rPr>
          <w:lang w:eastAsia="zh-CN"/>
        </w:rPr>
        <w:lastRenderedPageBreak/>
        <w:t>Hiển thị danh sách theo tiêu chí tìm kiếm, gồm các thông tin:</w:t>
      </w:r>
    </w:p>
    <w:p w14:paraId="0756DFAA" w14:textId="77777777" w:rsidR="00B06E63" w:rsidRDefault="00B06E63" w:rsidP="00B06E63">
      <w:pPr>
        <w:pStyle w:val="BodyText"/>
        <w:numPr>
          <w:ilvl w:val="0"/>
          <w:numId w:val="86"/>
        </w:numPr>
        <w:rPr>
          <w:lang w:eastAsia="zh-CN"/>
        </w:rPr>
      </w:pPr>
      <w:r>
        <w:rPr>
          <w:lang w:eastAsia="zh-CN"/>
        </w:rPr>
        <w:t>Đợt đấu giá</w:t>
      </w:r>
    </w:p>
    <w:p w14:paraId="2ACF2333" w14:textId="77777777" w:rsidR="00B06E63" w:rsidRDefault="00B06E63" w:rsidP="00B06E63">
      <w:pPr>
        <w:pStyle w:val="BodyText"/>
        <w:numPr>
          <w:ilvl w:val="0"/>
          <w:numId w:val="86"/>
        </w:numPr>
        <w:rPr>
          <w:lang w:eastAsia="zh-CN"/>
        </w:rPr>
      </w:pPr>
      <w:r>
        <w:rPr>
          <w:lang w:eastAsia="zh-CN"/>
        </w:rPr>
        <w:t>Ngày đấu giá</w:t>
      </w:r>
    </w:p>
    <w:p w14:paraId="678615F8" w14:textId="77777777" w:rsidR="00B06E63" w:rsidRDefault="00B06E63" w:rsidP="00B06E63">
      <w:pPr>
        <w:pStyle w:val="BodyText"/>
        <w:numPr>
          <w:ilvl w:val="0"/>
          <w:numId w:val="86"/>
        </w:numPr>
        <w:rPr>
          <w:lang w:eastAsia="zh-CN"/>
        </w:rPr>
      </w:pPr>
      <w:r>
        <w:rPr>
          <w:lang w:eastAsia="zh-CN"/>
        </w:rPr>
        <w:t xml:space="preserve"> Tên NĐT</w:t>
      </w:r>
    </w:p>
    <w:p w14:paraId="1E05BF03" w14:textId="77777777" w:rsidR="00B06E63" w:rsidRDefault="00B06E63" w:rsidP="00B06E63">
      <w:pPr>
        <w:pStyle w:val="BodyText"/>
        <w:numPr>
          <w:ilvl w:val="0"/>
          <w:numId w:val="86"/>
        </w:numPr>
        <w:rPr>
          <w:lang w:eastAsia="zh-CN"/>
        </w:rPr>
      </w:pPr>
      <w:r>
        <w:rPr>
          <w:lang w:eastAsia="zh-CN"/>
        </w:rPr>
        <w:t>Loại NĐT</w:t>
      </w:r>
    </w:p>
    <w:p w14:paraId="5D7D897D" w14:textId="77777777" w:rsidR="00B06E63" w:rsidRDefault="00B06E63" w:rsidP="00B06E63">
      <w:pPr>
        <w:pStyle w:val="BodyText"/>
        <w:numPr>
          <w:ilvl w:val="0"/>
          <w:numId w:val="86"/>
        </w:numPr>
        <w:rPr>
          <w:lang w:eastAsia="zh-CN"/>
        </w:rPr>
      </w:pPr>
      <w:r>
        <w:rPr>
          <w:lang w:eastAsia="zh-CN"/>
        </w:rPr>
        <w:t>Số cổ phần đăng ký</w:t>
      </w:r>
    </w:p>
    <w:p w14:paraId="3410717A" w14:textId="77777777" w:rsidR="00B06E63" w:rsidRDefault="00B06E63" w:rsidP="00B06E63">
      <w:pPr>
        <w:pStyle w:val="BodyText"/>
        <w:numPr>
          <w:ilvl w:val="0"/>
          <w:numId w:val="86"/>
        </w:numPr>
        <w:rPr>
          <w:lang w:eastAsia="zh-CN"/>
        </w:rPr>
      </w:pPr>
      <w:r>
        <w:rPr>
          <w:lang w:eastAsia="zh-CN"/>
        </w:rPr>
        <w:t>Số cổ phần đặt</w:t>
      </w:r>
    </w:p>
    <w:p w14:paraId="75DE32D4" w14:textId="77777777" w:rsidR="00B06E63" w:rsidRDefault="00B06E63" w:rsidP="00B06E63">
      <w:pPr>
        <w:pStyle w:val="BodyText"/>
        <w:numPr>
          <w:ilvl w:val="0"/>
          <w:numId w:val="86"/>
        </w:numPr>
        <w:rPr>
          <w:lang w:eastAsia="zh-CN"/>
        </w:rPr>
      </w:pPr>
      <w:r>
        <w:rPr>
          <w:lang w:eastAsia="zh-CN"/>
        </w:rPr>
        <w:t>Số cổ phần trúng</w:t>
      </w:r>
    </w:p>
    <w:p w14:paraId="6850E33A" w14:textId="77777777" w:rsidR="00B06E63" w:rsidRDefault="00B06E63" w:rsidP="00B06E63">
      <w:pPr>
        <w:pStyle w:val="BodyText"/>
        <w:numPr>
          <w:ilvl w:val="0"/>
          <w:numId w:val="86"/>
        </w:numPr>
        <w:rPr>
          <w:lang w:eastAsia="zh-CN"/>
        </w:rPr>
      </w:pPr>
      <w:r>
        <w:rPr>
          <w:lang w:eastAsia="zh-CN"/>
        </w:rPr>
        <w:t>Số cổ phần thanh toán</w:t>
      </w:r>
    </w:p>
    <w:p w14:paraId="022A1DC9" w14:textId="77777777" w:rsidR="00B06E63" w:rsidRPr="007F05D6" w:rsidRDefault="00B06E63" w:rsidP="00B06E63">
      <w:pPr>
        <w:pStyle w:val="BodyText"/>
        <w:numPr>
          <w:ilvl w:val="0"/>
          <w:numId w:val="15"/>
        </w:numPr>
        <w:rPr>
          <w:lang w:eastAsia="zh-CN"/>
        </w:rPr>
      </w:pPr>
      <w:r>
        <w:rPr>
          <w:lang w:eastAsia="zh-CN"/>
        </w:rPr>
        <w:t xml:space="preserve">Cho phép kết xuất thông tin theo tiêu chí tìm kiếm hoặc kết xuất toàn bộ giao dịch của các NĐT trên hệ thống </w:t>
      </w:r>
    </w:p>
    <w:p w14:paraId="24C56936" w14:textId="77777777" w:rsidR="00B06E63" w:rsidRDefault="00B06E63" w:rsidP="00B06E63">
      <w:pPr>
        <w:pStyle w:val="Heading5"/>
        <w:numPr>
          <w:ilvl w:val="4"/>
          <w:numId w:val="1"/>
        </w:numPr>
      </w:pPr>
      <w:r>
        <w:t>Cập nhật giá sàn</w:t>
      </w:r>
    </w:p>
    <w:p w14:paraId="4461F125" w14:textId="77777777" w:rsidR="00B06E63" w:rsidRPr="000B5789" w:rsidRDefault="00B06E63" w:rsidP="00B06E63">
      <w:pPr>
        <w:pStyle w:val="BodyText"/>
        <w:rPr>
          <w:szCs w:val="28"/>
          <w:lang w:eastAsia="zh-CN"/>
        </w:rPr>
      </w:pPr>
      <w:r w:rsidRPr="000B5789">
        <w:rPr>
          <w:b/>
          <w:szCs w:val="28"/>
          <w:lang w:eastAsia="zh-CN"/>
        </w:rPr>
        <w:t xml:space="preserve">Mục đích: </w:t>
      </w:r>
      <w:r w:rsidRPr="000B5789">
        <w:rPr>
          <w:szCs w:val="28"/>
          <w:lang w:eastAsia="zh-CN"/>
        </w:rPr>
        <w:t xml:space="preserve"> Ban tổ chức cập nhật giá sàn đối với đợt đấu giá có tính chất  bán phần vốn nhà nước hoặc vốn góp, đầu tư vào doanh nghiệp khác</w:t>
      </w:r>
    </w:p>
    <w:p w14:paraId="7C6CEF94" w14:textId="77777777" w:rsidR="00B06E63" w:rsidRPr="000B5789" w:rsidRDefault="00B06E63" w:rsidP="00B06E63">
      <w:pPr>
        <w:pStyle w:val="BodyText"/>
        <w:rPr>
          <w:szCs w:val="28"/>
          <w:lang w:eastAsia="zh-CN"/>
        </w:rPr>
      </w:pPr>
      <w:r w:rsidRPr="000B5789">
        <w:rPr>
          <w:b/>
          <w:szCs w:val="28"/>
          <w:lang w:eastAsia="zh-CN"/>
        </w:rPr>
        <w:t>Xử lý sự kiện:</w:t>
      </w:r>
      <w:r w:rsidRPr="000B5789">
        <w:rPr>
          <w:szCs w:val="28"/>
          <w:lang w:eastAsia="zh-CN"/>
        </w:rPr>
        <w:t xml:space="preserve"> </w:t>
      </w:r>
    </w:p>
    <w:p w14:paraId="7A300A7B" w14:textId="77777777" w:rsidR="00B06E63" w:rsidRPr="000B5789" w:rsidRDefault="00B06E63" w:rsidP="00B06E63">
      <w:pPr>
        <w:pStyle w:val="BodyText"/>
        <w:numPr>
          <w:ilvl w:val="0"/>
          <w:numId w:val="15"/>
        </w:numPr>
        <w:rPr>
          <w:szCs w:val="28"/>
        </w:rPr>
      </w:pPr>
      <w:r w:rsidRPr="000B5789">
        <w:rPr>
          <w:szCs w:val="28"/>
          <w:lang w:eastAsia="zh-CN"/>
        </w:rPr>
        <w:t xml:space="preserve">Đăng nhập vào hệ thống </w:t>
      </w:r>
      <w:r w:rsidRPr="000B5789">
        <w:rPr>
          <w:szCs w:val="28"/>
        </w:rPr>
        <w:sym w:font="Wingdings" w:char="F0E0"/>
      </w:r>
      <w:r w:rsidRPr="000B5789">
        <w:rPr>
          <w:szCs w:val="28"/>
          <w:lang w:eastAsia="zh-CN"/>
        </w:rPr>
        <w:t xml:space="preserve"> chọn menu Đấu giá </w:t>
      </w:r>
      <w:r w:rsidRPr="000B5789">
        <w:rPr>
          <w:szCs w:val="28"/>
          <w:lang w:val="vi-VN"/>
        </w:rPr>
        <w:t xml:space="preserve"> </w:t>
      </w:r>
      <w:r w:rsidRPr="000B5789">
        <w:rPr>
          <w:szCs w:val="28"/>
        </w:rPr>
        <w:sym w:font="Wingdings" w:char="F0E0"/>
      </w:r>
      <w:r w:rsidRPr="000B5789">
        <w:rPr>
          <w:szCs w:val="28"/>
        </w:rPr>
        <w:t xml:space="preserve"> chọn chức năng cập nhật giá sàn</w:t>
      </w:r>
    </w:p>
    <w:p w14:paraId="200F0B7E" w14:textId="77777777" w:rsidR="00B06E63" w:rsidRPr="000B5789" w:rsidRDefault="00B06E63" w:rsidP="00B06E63">
      <w:pPr>
        <w:pStyle w:val="BodyText"/>
        <w:rPr>
          <w:b/>
          <w:szCs w:val="28"/>
        </w:rPr>
      </w:pPr>
      <w:r w:rsidRPr="000B5789">
        <w:rPr>
          <w:b/>
          <w:szCs w:val="28"/>
        </w:rPr>
        <w:t xml:space="preserve">Phân tích : </w:t>
      </w:r>
    </w:p>
    <w:p w14:paraId="7C38AF85" w14:textId="77777777" w:rsidR="00B06E63" w:rsidRPr="000B5789" w:rsidRDefault="00B06E63" w:rsidP="00B06E63">
      <w:pPr>
        <w:pStyle w:val="BodyText"/>
        <w:numPr>
          <w:ilvl w:val="0"/>
          <w:numId w:val="15"/>
        </w:numPr>
        <w:rPr>
          <w:szCs w:val="28"/>
          <w:lang w:eastAsia="zh-CN"/>
        </w:rPr>
      </w:pPr>
      <w:r w:rsidRPr="000B5789">
        <w:rPr>
          <w:szCs w:val="28"/>
          <w:lang w:eastAsia="zh-CN"/>
        </w:rPr>
        <w:t>Màn hình cập nhật giá sàn gồm các thông tin: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
        <w:gridCol w:w="3014"/>
        <w:gridCol w:w="1461"/>
        <w:gridCol w:w="3848"/>
      </w:tblGrid>
      <w:tr w:rsidR="00B06E63" w:rsidRPr="00CD1498" w14:paraId="661BF69A" w14:textId="77777777" w:rsidTr="00B06E63">
        <w:trPr>
          <w:tblHeader/>
          <w:jc w:val="center"/>
        </w:trPr>
        <w:tc>
          <w:tcPr>
            <w:tcW w:w="427" w:type="pct"/>
            <w:shd w:val="clear" w:color="auto" w:fill="4F81BD"/>
            <w:vAlign w:val="center"/>
          </w:tcPr>
          <w:p w14:paraId="25B27DD9" w14:textId="77777777" w:rsidR="00B06E63" w:rsidRPr="00CD1498" w:rsidRDefault="00B06E63" w:rsidP="00B06E63">
            <w:pPr>
              <w:widowControl w:val="0"/>
              <w:tabs>
                <w:tab w:val="left" w:pos="180"/>
              </w:tabs>
              <w:jc w:val="both"/>
              <w:rPr>
                <w:b/>
                <w:noProof/>
                <w:szCs w:val="26"/>
              </w:rPr>
            </w:pPr>
            <w:r w:rsidRPr="00CD1498">
              <w:rPr>
                <w:b/>
                <w:noProof/>
                <w:szCs w:val="26"/>
              </w:rPr>
              <w:t>STT</w:t>
            </w:r>
          </w:p>
        </w:tc>
        <w:tc>
          <w:tcPr>
            <w:tcW w:w="1682" w:type="pct"/>
            <w:shd w:val="clear" w:color="auto" w:fill="4F81BD"/>
            <w:vAlign w:val="center"/>
          </w:tcPr>
          <w:p w14:paraId="4B92C37A" w14:textId="77777777" w:rsidR="00B06E63" w:rsidRPr="00CD1498" w:rsidRDefault="00B06E63" w:rsidP="00B06E63">
            <w:pPr>
              <w:widowControl w:val="0"/>
              <w:tabs>
                <w:tab w:val="left" w:pos="180"/>
              </w:tabs>
              <w:jc w:val="both"/>
              <w:rPr>
                <w:b/>
                <w:noProof/>
                <w:szCs w:val="26"/>
              </w:rPr>
            </w:pPr>
            <w:r w:rsidRPr="00CD1498">
              <w:rPr>
                <w:b/>
                <w:noProof/>
                <w:szCs w:val="26"/>
              </w:rPr>
              <w:t>Tên trường</w:t>
            </w:r>
          </w:p>
        </w:tc>
        <w:tc>
          <w:tcPr>
            <w:tcW w:w="749" w:type="pct"/>
            <w:shd w:val="clear" w:color="auto" w:fill="4F81BD"/>
            <w:vAlign w:val="center"/>
          </w:tcPr>
          <w:p w14:paraId="5861EA66" w14:textId="77777777" w:rsidR="00B06E63" w:rsidRPr="00CD1498" w:rsidRDefault="00B06E63" w:rsidP="00B06E63">
            <w:pPr>
              <w:widowControl w:val="0"/>
              <w:tabs>
                <w:tab w:val="left" w:pos="180"/>
              </w:tabs>
              <w:jc w:val="both"/>
              <w:rPr>
                <w:b/>
                <w:noProof/>
                <w:szCs w:val="26"/>
              </w:rPr>
            </w:pPr>
            <w:r w:rsidRPr="00CD1498">
              <w:rPr>
                <w:b/>
                <w:noProof/>
                <w:szCs w:val="26"/>
              </w:rPr>
              <w:t>Định dạng</w:t>
            </w:r>
          </w:p>
        </w:tc>
        <w:tc>
          <w:tcPr>
            <w:tcW w:w="2142" w:type="pct"/>
            <w:shd w:val="clear" w:color="auto" w:fill="4F81BD"/>
            <w:vAlign w:val="center"/>
          </w:tcPr>
          <w:p w14:paraId="3F6A250B" w14:textId="77777777" w:rsidR="00B06E63" w:rsidRPr="00CD1498" w:rsidRDefault="00B06E63" w:rsidP="00B06E63">
            <w:pPr>
              <w:widowControl w:val="0"/>
              <w:tabs>
                <w:tab w:val="left" w:pos="180"/>
              </w:tabs>
              <w:jc w:val="both"/>
              <w:rPr>
                <w:b/>
                <w:noProof/>
                <w:szCs w:val="26"/>
              </w:rPr>
            </w:pPr>
            <w:r w:rsidRPr="00CD1498">
              <w:rPr>
                <w:b/>
                <w:noProof/>
                <w:szCs w:val="26"/>
              </w:rPr>
              <w:t>Mô tả</w:t>
            </w:r>
          </w:p>
        </w:tc>
      </w:tr>
      <w:tr w:rsidR="00B06E63" w:rsidRPr="00CD1498" w14:paraId="384D32EB" w14:textId="77777777" w:rsidTr="00B06E63">
        <w:trPr>
          <w:jc w:val="center"/>
        </w:trPr>
        <w:tc>
          <w:tcPr>
            <w:tcW w:w="427" w:type="pct"/>
            <w:vAlign w:val="center"/>
          </w:tcPr>
          <w:p w14:paraId="59D06974" w14:textId="77777777" w:rsidR="00B06E63" w:rsidRPr="00205F76" w:rsidRDefault="00B06E63" w:rsidP="00B06E63">
            <w:pPr>
              <w:numPr>
                <w:ilvl w:val="0"/>
                <w:numId w:val="87"/>
              </w:numPr>
              <w:spacing w:before="240" w:after="0"/>
              <w:jc w:val="both"/>
              <w:rPr>
                <w:sz w:val="28"/>
                <w:szCs w:val="28"/>
              </w:rPr>
            </w:pPr>
          </w:p>
        </w:tc>
        <w:tc>
          <w:tcPr>
            <w:tcW w:w="1682" w:type="pct"/>
            <w:vAlign w:val="center"/>
          </w:tcPr>
          <w:p w14:paraId="2B6A7C7B" w14:textId="77777777" w:rsidR="00B06E63" w:rsidRPr="00205F76" w:rsidRDefault="00B06E63" w:rsidP="00B06E63">
            <w:pPr>
              <w:widowControl w:val="0"/>
              <w:tabs>
                <w:tab w:val="left" w:pos="180"/>
              </w:tabs>
              <w:jc w:val="both"/>
              <w:rPr>
                <w:noProof/>
                <w:sz w:val="28"/>
                <w:szCs w:val="28"/>
              </w:rPr>
            </w:pPr>
            <w:r>
              <w:rPr>
                <w:noProof/>
                <w:sz w:val="28"/>
                <w:szCs w:val="28"/>
              </w:rPr>
              <w:t>Đợt đấu giá</w:t>
            </w:r>
          </w:p>
        </w:tc>
        <w:tc>
          <w:tcPr>
            <w:tcW w:w="749" w:type="pct"/>
            <w:vAlign w:val="center"/>
          </w:tcPr>
          <w:p w14:paraId="2F363F65" w14:textId="77777777" w:rsidR="00B06E63" w:rsidRPr="00205F76" w:rsidRDefault="00B06E63" w:rsidP="00B06E63">
            <w:pPr>
              <w:widowControl w:val="0"/>
              <w:tabs>
                <w:tab w:val="left" w:pos="180"/>
              </w:tabs>
              <w:jc w:val="both"/>
              <w:rPr>
                <w:sz w:val="28"/>
                <w:szCs w:val="28"/>
              </w:rPr>
            </w:pPr>
            <w:r>
              <w:rPr>
                <w:sz w:val="28"/>
                <w:szCs w:val="28"/>
              </w:rPr>
              <w:t xml:space="preserve">Combobox </w:t>
            </w:r>
          </w:p>
        </w:tc>
        <w:tc>
          <w:tcPr>
            <w:tcW w:w="2142" w:type="pct"/>
            <w:vAlign w:val="center"/>
          </w:tcPr>
          <w:p w14:paraId="4F2ACED2" w14:textId="77777777" w:rsidR="00B06E63" w:rsidRPr="00205F76" w:rsidRDefault="00B06E63" w:rsidP="00B06E63">
            <w:pPr>
              <w:pStyle w:val="BodyText"/>
              <w:ind w:firstLine="0"/>
              <w:rPr>
                <w:lang w:eastAsia="zh-CN"/>
              </w:rPr>
            </w:pPr>
            <w:r>
              <w:rPr>
                <w:szCs w:val="28"/>
              </w:rPr>
              <w:t xml:space="preserve">Hiển thị danh sách các đợt đấu giá có tính chất đợt đấu giá là </w:t>
            </w:r>
            <w:r>
              <w:rPr>
                <w:lang w:eastAsia="zh-CN"/>
              </w:rPr>
              <w:t xml:space="preserve">chất  bán phần vốn nhà nước </w:t>
            </w:r>
            <w:r>
              <w:rPr>
                <w:lang w:eastAsia="zh-CN"/>
              </w:rPr>
              <w:lastRenderedPageBreak/>
              <w:t xml:space="preserve">hoặc vốn góp, đầu tư vào doanh nghiệp khác. </w:t>
            </w:r>
          </w:p>
        </w:tc>
      </w:tr>
      <w:tr w:rsidR="00B06E63" w:rsidRPr="00CD1498" w14:paraId="0735FA16" w14:textId="77777777" w:rsidTr="00B06E63">
        <w:trPr>
          <w:jc w:val="center"/>
        </w:trPr>
        <w:tc>
          <w:tcPr>
            <w:tcW w:w="427" w:type="pct"/>
            <w:vAlign w:val="center"/>
          </w:tcPr>
          <w:p w14:paraId="04A7390B" w14:textId="77777777" w:rsidR="00B06E63" w:rsidRPr="00205F76" w:rsidRDefault="00B06E63" w:rsidP="00B06E63">
            <w:pPr>
              <w:numPr>
                <w:ilvl w:val="0"/>
                <w:numId w:val="87"/>
              </w:numPr>
              <w:spacing w:before="240" w:after="0"/>
              <w:jc w:val="both"/>
              <w:rPr>
                <w:sz w:val="28"/>
                <w:szCs w:val="28"/>
              </w:rPr>
            </w:pPr>
          </w:p>
        </w:tc>
        <w:tc>
          <w:tcPr>
            <w:tcW w:w="1682" w:type="pct"/>
            <w:vAlign w:val="center"/>
          </w:tcPr>
          <w:p w14:paraId="1E43FC0B" w14:textId="77777777" w:rsidR="00B06E63" w:rsidRPr="00205F76" w:rsidRDefault="00B06E63" w:rsidP="00B06E63">
            <w:pPr>
              <w:widowControl w:val="0"/>
              <w:tabs>
                <w:tab w:val="left" w:pos="180"/>
              </w:tabs>
              <w:jc w:val="both"/>
              <w:rPr>
                <w:noProof/>
                <w:sz w:val="28"/>
                <w:szCs w:val="28"/>
              </w:rPr>
            </w:pPr>
            <w:r>
              <w:rPr>
                <w:noProof/>
                <w:sz w:val="28"/>
                <w:szCs w:val="28"/>
              </w:rPr>
              <w:t>Giá sàn</w:t>
            </w:r>
          </w:p>
        </w:tc>
        <w:tc>
          <w:tcPr>
            <w:tcW w:w="749" w:type="pct"/>
            <w:vAlign w:val="center"/>
          </w:tcPr>
          <w:p w14:paraId="3128E972" w14:textId="77777777" w:rsidR="00B06E63" w:rsidRPr="00205F76" w:rsidRDefault="00B06E63" w:rsidP="00B06E63">
            <w:pPr>
              <w:widowControl w:val="0"/>
              <w:tabs>
                <w:tab w:val="left" w:pos="180"/>
              </w:tabs>
              <w:jc w:val="both"/>
              <w:rPr>
                <w:sz w:val="28"/>
                <w:szCs w:val="28"/>
              </w:rPr>
            </w:pPr>
            <w:r>
              <w:rPr>
                <w:sz w:val="28"/>
                <w:szCs w:val="28"/>
              </w:rPr>
              <w:t xml:space="preserve">Number </w:t>
            </w:r>
          </w:p>
        </w:tc>
        <w:tc>
          <w:tcPr>
            <w:tcW w:w="2142" w:type="pct"/>
            <w:vAlign w:val="center"/>
          </w:tcPr>
          <w:p w14:paraId="09907DC7" w14:textId="77777777" w:rsidR="00B06E63" w:rsidRPr="00205F76" w:rsidRDefault="00B06E63" w:rsidP="00B06E63">
            <w:pPr>
              <w:widowControl w:val="0"/>
              <w:tabs>
                <w:tab w:val="left" w:pos="180"/>
              </w:tabs>
              <w:jc w:val="both"/>
              <w:rPr>
                <w:sz w:val="28"/>
                <w:szCs w:val="28"/>
              </w:rPr>
            </w:pPr>
            <w:r>
              <w:rPr>
                <w:sz w:val="28"/>
                <w:szCs w:val="28"/>
              </w:rPr>
              <w:t>Nhập giá sàn của đợt đấu giá</w:t>
            </w:r>
          </w:p>
        </w:tc>
      </w:tr>
    </w:tbl>
    <w:p w14:paraId="3CC7D9B6" w14:textId="77777777" w:rsidR="00B06E63" w:rsidRDefault="00B06E63" w:rsidP="00B06E63">
      <w:pPr>
        <w:pStyle w:val="BodyText"/>
        <w:ind w:left="720" w:firstLine="0"/>
        <w:rPr>
          <w:lang w:eastAsia="zh-CN"/>
        </w:rPr>
      </w:pPr>
    </w:p>
    <w:p w14:paraId="59F7EC0A" w14:textId="77777777" w:rsidR="00B06E63" w:rsidRDefault="00B06E63" w:rsidP="00B06E63">
      <w:pPr>
        <w:pStyle w:val="BodyText"/>
        <w:numPr>
          <w:ilvl w:val="0"/>
          <w:numId w:val="15"/>
        </w:numPr>
        <w:rPr>
          <w:lang w:eastAsia="zh-CN"/>
        </w:rPr>
      </w:pPr>
      <w:r>
        <w:rPr>
          <w:lang w:eastAsia="zh-CN"/>
        </w:rPr>
        <w:t xml:space="preserve">Khi cập nhật giá sàn, giá khớp bằng giá sàn và NĐT thanh toán tiền theo mức giá sàn </w:t>
      </w:r>
    </w:p>
    <w:p w14:paraId="17271C11" w14:textId="77777777" w:rsidR="00B06E63" w:rsidRDefault="00B06E63" w:rsidP="00B06E63">
      <w:pPr>
        <w:pStyle w:val="Heading5"/>
        <w:numPr>
          <w:ilvl w:val="4"/>
          <w:numId w:val="1"/>
        </w:numPr>
      </w:pPr>
      <w:r>
        <w:t>Sinh lệnh tự động</w:t>
      </w:r>
    </w:p>
    <w:p w14:paraId="526C893F" w14:textId="77777777" w:rsidR="00B06E63" w:rsidRPr="000B5789" w:rsidRDefault="00B06E63" w:rsidP="00B06E63">
      <w:pPr>
        <w:pStyle w:val="BodyText"/>
        <w:rPr>
          <w:szCs w:val="28"/>
          <w:lang w:eastAsia="zh-CN"/>
        </w:rPr>
      </w:pPr>
      <w:r w:rsidRPr="000B5789">
        <w:rPr>
          <w:b/>
          <w:szCs w:val="28"/>
          <w:lang w:eastAsia="zh-CN"/>
        </w:rPr>
        <w:t xml:space="preserve">Mục đích: </w:t>
      </w:r>
      <w:r w:rsidRPr="000B5789">
        <w:rPr>
          <w:szCs w:val="28"/>
          <w:lang w:eastAsia="zh-CN"/>
        </w:rPr>
        <w:t xml:space="preserve"> Sinh lệnh tự động cho toàn bộ NĐT trong đợt đấu giá</w:t>
      </w:r>
    </w:p>
    <w:p w14:paraId="28DA2442" w14:textId="77777777" w:rsidR="00B06E63" w:rsidRPr="000B5789" w:rsidRDefault="00B06E63" w:rsidP="00B06E63">
      <w:pPr>
        <w:pStyle w:val="BodyText"/>
        <w:rPr>
          <w:szCs w:val="28"/>
          <w:lang w:eastAsia="zh-CN"/>
        </w:rPr>
      </w:pPr>
      <w:r w:rsidRPr="000B5789">
        <w:rPr>
          <w:b/>
          <w:szCs w:val="28"/>
          <w:lang w:eastAsia="zh-CN"/>
        </w:rPr>
        <w:t>Xử lý sự kiện:</w:t>
      </w:r>
      <w:r w:rsidRPr="000B5789">
        <w:rPr>
          <w:szCs w:val="28"/>
          <w:lang w:eastAsia="zh-CN"/>
        </w:rPr>
        <w:t xml:space="preserve"> </w:t>
      </w:r>
    </w:p>
    <w:p w14:paraId="53ADC0CE" w14:textId="77777777" w:rsidR="00B06E63" w:rsidRPr="000B5789" w:rsidRDefault="00B06E63" w:rsidP="00B06E63">
      <w:pPr>
        <w:pStyle w:val="BodyText"/>
        <w:numPr>
          <w:ilvl w:val="0"/>
          <w:numId w:val="15"/>
        </w:numPr>
        <w:rPr>
          <w:szCs w:val="28"/>
        </w:rPr>
      </w:pPr>
      <w:r w:rsidRPr="000B5789">
        <w:rPr>
          <w:szCs w:val="28"/>
          <w:lang w:eastAsia="zh-CN"/>
        </w:rPr>
        <w:t xml:space="preserve">Đăng nhập vào hệ thống </w:t>
      </w:r>
      <w:r w:rsidRPr="000B5789">
        <w:rPr>
          <w:szCs w:val="28"/>
        </w:rPr>
        <w:sym w:font="Wingdings" w:char="F0E0"/>
      </w:r>
      <w:r w:rsidRPr="000B5789">
        <w:rPr>
          <w:szCs w:val="28"/>
          <w:lang w:eastAsia="zh-CN"/>
        </w:rPr>
        <w:t xml:space="preserve"> chọn menu Đấu giá </w:t>
      </w:r>
      <w:r w:rsidRPr="000B5789">
        <w:rPr>
          <w:szCs w:val="28"/>
          <w:lang w:val="vi-VN"/>
        </w:rPr>
        <w:t xml:space="preserve"> </w:t>
      </w:r>
      <w:r w:rsidRPr="000B5789">
        <w:rPr>
          <w:szCs w:val="28"/>
        </w:rPr>
        <w:sym w:font="Wingdings" w:char="F0E0"/>
      </w:r>
      <w:r w:rsidRPr="000B5789">
        <w:rPr>
          <w:szCs w:val="28"/>
        </w:rPr>
        <w:t xml:space="preserve"> chọn chức năng sinh lệnh tự động</w:t>
      </w:r>
    </w:p>
    <w:p w14:paraId="4BCA8DF4" w14:textId="77777777" w:rsidR="00B06E63" w:rsidRPr="000B5789" w:rsidRDefault="00B06E63" w:rsidP="00B06E63">
      <w:pPr>
        <w:pStyle w:val="BodyText"/>
        <w:rPr>
          <w:b/>
          <w:szCs w:val="28"/>
        </w:rPr>
      </w:pPr>
      <w:r w:rsidRPr="000B5789">
        <w:rPr>
          <w:b/>
          <w:szCs w:val="28"/>
        </w:rPr>
        <w:t xml:space="preserve">Phân tích : </w:t>
      </w:r>
    </w:p>
    <w:p w14:paraId="34B4B1CB" w14:textId="77777777" w:rsidR="00B06E63" w:rsidRDefault="00B06E63" w:rsidP="00B06E63">
      <w:pPr>
        <w:pStyle w:val="Heading5"/>
        <w:numPr>
          <w:ilvl w:val="4"/>
          <w:numId w:val="1"/>
        </w:numPr>
      </w:pPr>
      <w:r>
        <w:t>Quản lý đặt lệnh</w:t>
      </w:r>
    </w:p>
    <w:p w14:paraId="13157EA8" w14:textId="77777777" w:rsidR="00B06E63" w:rsidRPr="000B5789" w:rsidRDefault="00B06E63" w:rsidP="00B06E63">
      <w:pPr>
        <w:pStyle w:val="BodyText"/>
        <w:rPr>
          <w:szCs w:val="28"/>
          <w:lang w:eastAsia="zh-CN"/>
        </w:rPr>
      </w:pPr>
      <w:r w:rsidRPr="000B5789">
        <w:rPr>
          <w:b/>
          <w:szCs w:val="28"/>
          <w:lang w:eastAsia="zh-CN"/>
        </w:rPr>
        <w:t xml:space="preserve">Mục đích: </w:t>
      </w:r>
      <w:r w:rsidRPr="000B5789">
        <w:rPr>
          <w:szCs w:val="28"/>
          <w:lang w:eastAsia="zh-CN"/>
        </w:rPr>
        <w:t xml:space="preserve"> Tìm kiếm, quản lý lệnh đặt mua của NĐT</w:t>
      </w:r>
    </w:p>
    <w:p w14:paraId="3AA8B891" w14:textId="77777777" w:rsidR="00B06E63" w:rsidRPr="000B5789" w:rsidRDefault="00B06E63" w:rsidP="00B06E63">
      <w:pPr>
        <w:pStyle w:val="BodyText"/>
        <w:rPr>
          <w:szCs w:val="28"/>
          <w:lang w:eastAsia="zh-CN"/>
        </w:rPr>
      </w:pPr>
      <w:r w:rsidRPr="000B5789">
        <w:rPr>
          <w:b/>
          <w:szCs w:val="28"/>
          <w:lang w:eastAsia="zh-CN"/>
        </w:rPr>
        <w:t>Xử lý sự kiện:</w:t>
      </w:r>
      <w:r w:rsidRPr="000B5789">
        <w:rPr>
          <w:szCs w:val="28"/>
          <w:lang w:eastAsia="zh-CN"/>
        </w:rPr>
        <w:t xml:space="preserve"> </w:t>
      </w:r>
    </w:p>
    <w:p w14:paraId="75BD5BBA" w14:textId="77777777" w:rsidR="00B06E63" w:rsidRPr="000B5789" w:rsidRDefault="00B06E63" w:rsidP="00B06E63">
      <w:pPr>
        <w:pStyle w:val="BodyText"/>
        <w:numPr>
          <w:ilvl w:val="0"/>
          <w:numId w:val="15"/>
        </w:numPr>
        <w:rPr>
          <w:szCs w:val="28"/>
        </w:rPr>
      </w:pPr>
      <w:r w:rsidRPr="000B5789">
        <w:rPr>
          <w:szCs w:val="28"/>
          <w:lang w:eastAsia="zh-CN"/>
        </w:rPr>
        <w:t xml:space="preserve">Đăng nhập vào hệ thống </w:t>
      </w:r>
      <w:r w:rsidRPr="000B5789">
        <w:rPr>
          <w:szCs w:val="28"/>
        </w:rPr>
        <w:sym w:font="Wingdings" w:char="F0E0"/>
      </w:r>
      <w:r w:rsidRPr="000B5789">
        <w:rPr>
          <w:szCs w:val="28"/>
          <w:lang w:eastAsia="zh-CN"/>
        </w:rPr>
        <w:t xml:space="preserve"> chọn menu Đấu giá </w:t>
      </w:r>
      <w:r w:rsidRPr="000B5789">
        <w:rPr>
          <w:szCs w:val="28"/>
          <w:lang w:val="vi-VN"/>
        </w:rPr>
        <w:t xml:space="preserve"> </w:t>
      </w:r>
      <w:r w:rsidRPr="000B5789">
        <w:rPr>
          <w:szCs w:val="28"/>
        </w:rPr>
        <w:sym w:font="Wingdings" w:char="F0E0"/>
      </w:r>
      <w:r w:rsidRPr="000B5789">
        <w:rPr>
          <w:szCs w:val="28"/>
        </w:rPr>
        <w:t xml:space="preserve"> chọn chức năng Quản lý lệnh đặt </w:t>
      </w:r>
      <w:r w:rsidRPr="000B5789">
        <w:rPr>
          <w:szCs w:val="28"/>
        </w:rPr>
        <w:sym w:font="Wingdings" w:char="F0E0"/>
      </w:r>
      <w:r w:rsidRPr="000B5789">
        <w:rPr>
          <w:szCs w:val="28"/>
        </w:rPr>
        <w:t xml:space="preserve"> vào màn hình quản lý đặt lệnh </w:t>
      </w:r>
    </w:p>
    <w:p w14:paraId="7C74F297" w14:textId="77777777" w:rsidR="00B06E63" w:rsidRPr="000B5789" w:rsidRDefault="00B06E63" w:rsidP="00B06E63">
      <w:pPr>
        <w:pStyle w:val="BodyText"/>
        <w:rPr>
          <w:b/>
          <w:szCs w:val="28"/>
        </w:rPr>
      </w:pPr>
      <w:r w:rsidRPr="000B5789">
        <w:rPr>
          <w:b/>
          <w:szCs w:val="28"/>
        </w:rPr>
        <w:t xml:space="preserve">Phân tích : </w:t>
      </w:r>
    </w:p>
    <w:p w14:paraId="2D8B8D28" w14:textId="77777777" w:rsidR="00B06E63" w:rsidRPr="000B5789" w:rsidRDefault="00B06E63" w:rsidP="00B06E63">
      <w:pPr>
        <w:pStyle w:val="BodyText"/>
        <w:numPr>
          <w:ilvl w:val="0"/>
          <w:numId w:val="15"/>
        </w:numPr>
        <w:rPr>
          <w:szCs w:val="28"/>
          <w:lang w:eastAsia="zh-CN"/>
        </w:rPr>
      </w:pPr>
      <w:r w:rsidRPr="000B5789">
        <w:rPr>
          <w:szCs w:val="28"/>
          <w:lang w:eastAsia="zh-CN"/>
        </w:rPr>
        <w:t>Tìm kiếm lệnh đặt mua trong đợt đấu giá, theo các tiêu chí, gồm: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
        <w:gridCol w:w="3014"/>
        <w:gridCol w:w="1461"/>
        <w:gridCol w:w="3848"/>
      </w:tblGrid>
      <w:tr w:rsidR="00B06E63" w:rsidRPr="00CD1498" w14:paraId="46ACDEA4" w14:textId="77777777" w:rsidTr="00B06E63">
        <w:trPr>
          <w:tblHeader/>
          <w:jc w:val="center"/>
        </w:trPr>
        <w:tc>
          <w:tcPr>
            <w:tcW w:w="427" w:type="pct"/>
            <w:shd w:val="clear" w:color="auto" w:fill="4F81BD"/>
            <w:vAlign w:val="center"/>
          </w:tcPr>
          <w:p w14:paraId="5DB30C93" w14:textId="77777777" w:rsidR="00B06E63" w:rsidRPr="00CD1498" w:rsidRDefault="00B06E63" w:rsidP="00B06E63">
            <w:pPr>
              <w:widowControl w:val="0"/>
              <w:tabs>
                <w:tab w:val="left" w:pos="180"/>
              </w:tabs>
              <w:jc w:val="both"/>
              <w:rPr>
                <w:b/>
                <w:noProof/>
                <w:szCs w:val="26"/>
              </w:rPr>
            </w:pPr>
            <w:r w:rsidRPr="00CD1498">
              <w:rPr>
                <w:b/>
                <w:noProof/>
                <w:szCs w:val="26"/>
              </w:rPr>
              <w:t>STT</w:t>
            </w:r>
          </w:p>
        </w:tc>
        <w:tc>
          <w:tcPr>
            <w:tcW w:w="1682" w:type="pct"/>
            <w:shd w:val="clear" w:color="auto" w:fill="4F81BD"/>
            <w:vAlign w:val="center"/>
          </w:tcPr>
          <w:p w14:paraId="38F64376" w14:textId="77777777" w:rsidR="00B06E63" w:rsidRPr="00CD1498" w:rsidRDefault="00B06E63" w:rsidP="00B06E63">
            <w:pPr>
              <w:widowControl w:val="0"/>
              <w:tabs>
                <w:tab w:val="left" w:pos="180"/>
              </w:tabs>
              <w:jc w:val="both"/>
              <w:rPr>
                <w:b/>
                <w:noProof/>
                <w:szCs w:val="26"/>
              </w:rPr>
            </w:pPr>
            <w:r w:rsidRPr="00CD1498">
              <w:rPr>
                <w:b/>
                <w:noProof/>
                <w:szCs w:val="26"/>
              </w:rPr>
              <w:t>Tên trường</w:t>
            </w:r>
          </w:p>
        </w:tc>
        <w:tc>
          <w:tcPr>
            <w:tcW w:w="749" w:type="pct"/>
            <w:shd w:val="clear" w:color="auto" w:fill="4F81BD"/>
            <w:vAlign w:val="center"/>
          </w:tcPr>
          <w:p w14:paraId="5A86DA76" w14:textId="77777777" w:rsidR="00B06E63" w:rsidRPr="00CD1498" w:rsidRDefault="00B06E63" w:rsidP="00B06E63">
            <w:pPr>
              <w:widowControl w:val="0"/>
              <w:tabs>
                <w:tab w:val="left" w:pos="180"/>
              </w:tabs>
              <w:jc w:val="both"/>
              <w:rPr>
                <w:b/>
                <w:noProof/>
                <w:szCs w:val="26"/>
              </w:rPr>
            </w:pPr>
            <w:r w:rsidRPr="00CD1498">
              <w:rPr>
                <w:b/>
                <w:noProof/>
                <w:szCs w:val="26"/>
              </w:rPr>
              <w:t>Định dạng</w:t>
            </w:r>
          </w:p>
        </w:tc>
        <w:tc>
          <w:tcPr>
            <w:tcW w:w="2142" w:type="pct"/>
            <w:shd w:val="clear" w:color="auto" w:fill="4F81BD"/>
            <w:vAlign w:val="center"/>
          </w:tcPr>
          <w:p w14:paraId="0277BD7C" w14:textId="77777777" w:rsidR="00B06E63" w:rsidRPr="00CD1498" w:rsidRDefault="00B06E63" w:rsidP="00B06E63">
            <w:pPr>
              <w:widowControl w:val="0"/>
              <w:tabs>
                <w:tab w:val="left" w:pos="180"/>
              </w:tabs>
              <w:jc w:val="both"/>
              <w:rPr>
                <w:b/>
                <w:noProof/>
                <w:szCs w:val="26"/>
              </w:rPr>
            </w:pPr>
            <w:r w:rsidRPr="00CD1498">
              <w:rPr>
                <w:b/>
                <w:noProof/>
                <w:szCs w:val="26"/>
              </w:rPr>
              <w:t>Mô tả</w:t>
            </w:r>
          </w:p>
        </w:tc>
      </w:tr>
      <w:tr w:rsidR="00B06E63" w:rsidRPr="00CD1498" w14:paraId="2BC44809" w14:textId="77777777" w:rsidTr="00B06E63">
        <w:trPr>
          <w:jc w:val="center"/>
        </w:trPr>
        <w:tc>
          <w:tcPr>
            <w:tcW w:w="427" w:type="pct"/>
            <w:vAlign w:val="center"/>
          </w:tcPr>
          <w:p w14:paraId="70E613F1" w14:textId="77777777" w:rsidR="00B06E63" w:rsidRPr="0002591F" w:rsidRDefault="00B06E63" w:rsidP="00B06E63">
            <w:pPr>
              <w:numPr>
                <w:ilvl w:val="0"/>
                <w:numId w:val="88"/>
              </w:numPr>
              <w:spacing w:before="240" w:after="0"/>
              <w:jc w:val="both"/>
              <w:rPr>
                <w:sz w:val="28"/>
                <w:szCs w:val="28"/>
              </w:rPr>
            </w:pPr>
          </w:p>
        </w:tc>
        <w:tc>
          <w:tcPr>
            <w:tcW w:w="1682" w:type="pct"/>
            <w:vAlign w:val="center"/>
          </w:tcPr>
          <w:p w14:paraId="4597F7A4" w14:textId="77777777" w:rsidR="00B06E63" w:rsidRPr="0002591F" w:rsidRDefault="00B06E63" w:rsidP="00B06E63">
            <w:pPr>
              <w:widowControl w:val="0"/>
              <w:tabs>
                <w:tab w:val="left" w:pos="180"/>
              </w:tabs>
              <w:jc w:val="both"/>
              <w:rPr>
                <w:noProof/>
                <w:sz w:val="28"/>
                <w:szCs w:val="28"/>
              </w:rPr>
            </w:pPr>
            <w:r>
              <w:rPr>
                <w:noProof/>
                <w:sz w:val="28"/>
                <w:szCs w:val="28"/>
              </w:rPr>
              <w:t>Tên NĐT</w:t>
            </w:r>
          </w:p>
        </w:tc>
        <w:tc>
          <w:tcPr>
            <w:tcW w:w="749" w:type="pct"/>
            <w:vAlign w:val="center"/>
          </w:tcPr>
          <w:p w14:paraId="7204286A" w14:textId="77777777" w:rsidR="00B06E63" w:rsidRPr="0002591F" w:rsidRDefault="00B06E63" w:rsidP="00B06E63">
            <w:pPr>
              <w:widowControl w:val="0"/>
              <w:tabs>
                <w:tab w:val="left" w:pos="180"/>
              </w:tabs>
              <w:jc w:val="both"/>
              <w:rPr>
                <w:sz w:val="28"/>
                <w:szCs w:val="28"/>
                <w:lang w:val="vi-VN"/>
              </w:rPr>
            </w:pPr>
            <w:r>
              <w:rPr>
                <w:sz w:val="28"/>
                <w:szCs w:val="28"/>
                <w:lang w:val="vi-VN"/>
              </w:rPr>
              <w:t>Textbox</w:t>
            </w:r>
          </w:p>
        </w:tc>
        <w:tc>
          <w:tcPr>
            <w:tcW w:w="2142" w:type="pct"/>
            <w:vAlign w:val="center"/>
          </w:tcPr>
          <w:p w14:paraId="248F628C" w14:textId="77777777" w:rsidR="00B06E63" w:rsidRPr="0002591F" w:rsidRDefault="00B06E63" w:rsidP="00B06E63">
            <w:pPr>
              <w:widowControl w:val="0"/>
              <w:tabs>
                <w:tab w:val="left" w:pos="180"/>
              </w:tabs>
              <w:jc w:val="both"/>
              <w:rPr>
                <w:sz w:val="28"/>
                <w:szCs w:val="28"/>
              </w:rPr>
            </w:pPr>
            <w:r>
              <w:rPr>
                <w:sz w:val="28"/>
                <w:szCs w:val="28"/>
              </w:rPr>
              <w:t>Nhập tên NĐT</w:t>
            </w:r>
          </w:p>
        </w:tc>
      </w:tr>
      <w:tr w:rsidR="00B06E63" w:rsidRPr="00CD1498" w14:paraId="660D08FE" w14:textId="77777777" w:rsidTr="00B06E63">
        <w:trPr>
          <w:jc w:val="center"/>
        </w:trPr>
        <w:tc>
          <w:tcPr>
            <w:tcW w:w="427" w:type="pct"/>
            <w:vAlign w:val="center"/>
          </w:tcPr>
          <w:p w14:paraId="240C5D6F" w14:textId="77777777" w:rsidR="00B06E63" w:rsidRPr="0002591F" w:rsidRDefault="00B06E63" w:rsidP="00B06E63">
            <w:pPr>
              <w:numPr>
                <w:ilvl w:val="0"/>
                <w:numId w:val="88"/>
              </w:numPr>
              <w:spacing w:before="240" w:after="0"/>
              <w:jc w:val="both"/>
              <w:rPr>
                <w:sz w:val="28"/>
                <w:szCs w:val="28"/>
              </w:rPr>
            </w:pPr>
          </w:p>
        </w:tc>
        <w:tc>
          <w:tcPr>
            <w:tcW w:w="1682" w:type="pct"/>
            <w:vAlign w:val="center"/>
          </w:tcPr>
          <w:p w14:paraId="09692ED7" w14:textId="77777777" w:rsidR="00B06E63" w:rsidRPr="0002591F" w:rsidRDefault="00B06E63" w:rsidP="00B06E63">
            <w:pPr>
              <w:widowControl w:val="0"/>
              <w:tabs>
                <w:tab w:val="left" w:pos="180"/>
              </w:tabs>
              <w:jc w:val="both"/>
              <w:rPr>
                <w:noProof/>
                <w:sz w:val="28"/>
                <w:szCs w:val="28"/>
              </w:rPr>
            </w:pPr>
            <w:r>
              <w:rPr>
                <w:noProof/>
                <w:sz w:val="28"/>
                <w:szCs w:val="28"/>
              </w:rPr>
              <w:t>Đợt đấu giá</w:t>
            </w:r>
          </w:p>
        </w:tc>
        <w:tc>
          <w:tcPr>
            <w:tcW w:w="749" w:type="pct"/>
            <w:vAlign w:val="center"/>
          </w:tcPr>
          <w:p w14:paraId="23369479" w14:textId="77777777" w:rsidR="00B06E63" w:rsidRPr="0002591F" w:rsidRDefault="00B06E63" w:rsidP="00B06E63">
            <w:pPr>
              <w:widowControl w:val="0"/>
              <w:tabs>
                <w:tab w:val="left" w:pos="180"/>
              </w:tabs>
              <w:jc w:val="both"/>
              <w:rPr>
                <w:sz w:val="28"/>
                <w:szCs w:val="28"/>
                <w:lang w:val="vi-VN"/>
              </w:rPr>
            </w:pPr>
            <w:r>
              <w:rPr>
                <w:sz w:val="28"/>
                <w:szCs w:val="28"/>
                <w:lang w:val="vi-VN"/>
              </w:rPr>
              <w:t xml:space="preserve">Combobox </w:t>
            </w:r>
          </w:p>
        </w:tc>
        <w:tc>
          <w:tcPr>
            <w:tcW w:w="2142" w:type="pct"/>
            <w:vAlign w:val="center"/>
          </w:tcPr>
          <w:p w14:paraId="7FEA996E" w14:textId="77777777" w:rsidR="00B06E63" w:rsidRPr="0002591F" w:rsidRDefault="00B06E63" w:rsidP="00B06E63">
            <w:pPr>
              <w:widowControl w:val="0"/>
              <w:tabs>
                <w:tab w:val="left" w:pos="180"/>
              </w:tabs>
              <w:jc w:val="both"/>
              <w:rPr>
                <w:sz w:val="28"/>
                <w:szCs w:val="28"/>
              </w:rPr>
            </w:pPr>
            <w:r>
              <w:rPr>
                <w:sz w:val="28"/>
                <w:szCs w:val="28"/>
              </w:rPr>
              <w:t>Hiển thị danh sách tất cả đợt đấu giá trên hệ thống</w:t>
            </w:r>
          </w:p>
        </w:tc>
      </w:tr>
      <w:tr w:rsidR="00B06E63" w:rsidRPr="00CD1498" w14:paraId="7E52E2D2" w14:textId="77777777" w:rsidTr="00B06E63">
        <w:trPr>
          <w:jc w:val="center"/>
        </w:trPr>
        <w:tc>
          <w:tcPr>
            <w:tcW w:w="427" w:type="pct"/>
            <w:vAlign w:val="center"/>
          </w:tcPr>
          <w:p w14:paraId="1D1EF82E" w14:textId="77777777" w:rsidR="00B06E63" w:rsidRPr="0002591F" w:rsidRDefault="00B06E63" w:rsidP="00B06E63">
            <w:pPr>
              <w:numPr>
                <w:ilvl w:val="0"/>
                <w:numId w:val="88"/>
              </w:numPr>
              <w:spacing w:before="240" w:after="0"/>
              <w:jc w:val="both"/>
              <w:rPr>
                <w:sz w:val="28"/>
                <w:szCs w:val="28"/>
              </w:rPr>
            </w:pPr>
          </w:p>
        </w:tc>
        <w:tc>
          <w:tcPr>
            <w:tcW w:w="1682" w:type="pct"/>
            <w:vAlign w:val="center"/>
          </w:tcPr>
          <w:p w14:paraId="4823B282" w14:textId="77777777" w:rsidR="00B06E63" w:rsidRPr="0002591F" w:rsidRDefault="00B06E63" w:rsidP="00B06E63">
            <w:pPr>
              <w:widowControl w:val="0"/>
              <w:tabs>
                <w:tab w:val="left" w:pos="180"/>
              </w:tabs>
              <w:jc w:val="both"/>
              <w:rPr>
                <w:noProof/>
                <w:sz w:val="28"/>
                <w:szCs w:val="28"/>
              </w:rPr>
            </w:pPr>
            <w:r>
              <w:rPr>
                <w:noProof/>
                <w:sz w:val="28"/>
                <w:szCs w:val="28"/>
              </w:rPr>
              <w:t>Mã số NĐT</w:t>
            </w:r>
          </w:p>
        </w:tc>
        <w:tc>
          <w:tcPr>
            <w:tcW w:w="749" w:type="pct"/>
            <w:vAlign w:val="center"/>
          </w:tcPr>
          <w:p w14:paraId="1C840F1A" w14:textId="77777777" w:rsidR="00B06E63" w:rsidRPr="0002591F" w:rsidRDefault="00B06E63" w:rsidP="00B06E63">
            <w:pPr>
              <w:widowControl w:val="0"/>
              <w:tabs>
                <w:tab w:val="left" w:pos="180"/>
              </w:tabs>
              <w:jc w:val="both"/>
              <w:rPr>
                <w:sz w:val="28"/>
                <w:szCs w:val="28"/>
                <w:lang w:val="vi-VN"/>
              </w:rPr>
            </w:pPr>
            <w:r>
              <w:rPr>
                <w:sz w:val="28"/>
                <w:szCs w:val="28"/>
                <w:lang w:val="vi-VN"/>
              </w:rPr>
              <w:t>Textbox</w:t>
            </w:r>
          </w:p>
        </w:tc>
        <w:tc>
          <w:tcPr>
            <w:tcW w:w="2142" w:type="pct"/>
            <w:vAlign w:val="center"/>
          </w:tcPr>
          <w:p w14:paraId="1144252D" w14:textId="77777777" w:rsidR="00B06E63" w:rsidRPr="0002591F" w:rsidRDefault="00B06E63" w:rsidP="00B06E63">
            <w:pPr>
              <w:widowControl w:val="0"/>
              <w:tabs>
                <w:tab w:val="left" w:pos="180"/>
              </w:tabs>
              <w:jc w:val="both"/>
              <w:rPr>
                <w:sz w:val="28"/>
                <w:szCs w:val="28"/>
              </w:rPr>
            </w:pPr>
            <w:r>
              <w:rPr>
                <w:sz w:val="28"/>
                <w:szCs w:val="28"/>
              </w:rPr>
              <w:t>Nhập mã số NĐT</w:t>
            </w:r>
          </w:p>
        </w:tc>
      </w:tr>
      <w:tr w:rsidR="00B06E63" w:rsidRPr="00CD1498" w14:paraId="73AD86BF" w14:textId="77777777" w:rsidTr="00B06E63">
        <w:trPr>
          <w:jc w:val="center"/>
        </w:trPr>
        <w:tc>
          <w:tcPr>
            <w:tcW w:w="427" w:type="pct"/>
            <w:vAlign w:val="center"/>
          </w:tcPr>
          <w:p w14:paraId="4CD48A53" w14:textId="77777777" w:rsidR="00B06E63" w:rsidRPr="0002591F" w:rsidRDefault="00B06E63" w:rsidP="00B06E63">
            <w:pPr>
              <w:numPr>
                <w:ilvl w:val="0"/>
                <w:numId w:val="88"/>
              </w:numPr>
              <w:spacing w:before="240" w:after="0"/>
              <w:jc w:val="both"/>
              <w:rPr>
                <w:sz w:val="28"/>
                <w:szCs w:val="28"/>
              </w:rPr>
            </w:pPr>
          </w:p>
        </w:tc>
        <w:tc>
          <w:tcPr>
            <w:tcW w:w="1682" w:type="pct"/>
            <w:vAlign w:val="center"/>
          </w:tcPr>
          <w:p w14:paraId="10CB6BB2" w14:textId="77777777" w:rsidR="00B06E63" w:rsidRPr="0002591F" w:rsidRDefault="00B06E63" w:rsidP="00B06E63">
            <w:pPr>
              <w:widowControl w:val="0"/>
              <w:tabs>
                <w:tab w:val="left" w:pos="180"/>
              </w:tabs>
              <w:jc w:val="both"/>
              <w:rPr>
                <w:noProof/>
                <w:sz w:val="28"/>
                <w:szCs w:val="28"/>
              </w:rPr>
            </w:pPr>
            <w:r>
              <w:rPr>
                <w:noProof/>
                <w:sz w:val="28"/>
                <w:szCs w:val="28"/>
              </w:rPr>
              <w:t>Thành viên</w:t>
            </w:r>
          </w:p>
        </w:tc>
        <w:tc>
          <w:tcPr>
            <w:tcW w:w="749" w:type="pct"/>
            <w:vAlign w:val="center"/>
          </w:tcPr>
          <w:p w14:paraId="66EF4176" w14:textId="77777777" w:rsidR="00B06E63" w:rsidRPr="0002591F" w:rsidRDefault="00B06E63" w:rsidP="00B06E63">
            <w:pPr>
              <w:widowControl w:val="0"/>
              <w:tabs>
                <w:tab w:val="left" w:pos="180"/>
              </w:tabs>
              <w:jc w:val="both"/>
              <w:rPr>
                <w:sz w:val="28"/>
                <w:szCs w:val="28"/>
                <w:lang w:val="vi-VN"/>
              </w:rPr>
            </w:pPr>
            <w:r>
              <w:rPr>
                <w:sz w:val="28"/>
                <w:szCs w:val="28"/>
                <w:lang w:val="vi-VN"/>
              </w:rPr>
              <w:t xml:space="preserve">Combobox </w:t>
            </w:r>
          </w:p>
        </w:tc>
        <w:tc>
          <w:tcPr>
            <w:tcW w:w="2142" w:type="pct"/>
            <w:vAlign w:val="center"/>
          </w:tcPr>
          <w:p w14:paraId="03AF35BF" w14:textId="77777777" w:rsidR="00B06E63" w:rsidRPr="0002591F" w:rsidRDefault="00B06E63" w:rsidP="00B06E63">
            <w:pPr>
              <w:widowControl w:val="0"/>
              <w:tabs>
                <w:tab w:val="left" w:pos="180"/>
              </w:tabs>
              <w:jc w:val="both"/>
              <w:rPr>
                <w:sz w:val="28"/>
                <w:szCs w:val="28"/>
              </w:rPr>
            </w:pPr>
            <w:r>
              <w:rPr>
                <w:sz w:val="28"/>
                <w:szCs w:val="28"/>
              </w:rPr>
              <w:t>Hiển thị danh sách các thành viên của đơt đấu giá chọn</w:t>
            </w:r>
          </w:p>
        </w:tc>
      </w:tr>
      <w:tr w:rsidR="00B06E63" w:rsidRPr="00CD1498" w14:paraId="215FE3F3" w14:textId="77777777" w:rsidTr="00B06E63">
        <w:trPr>
          <w:jc w:val="center"/>
        </w:trPr>
        <w:tc>
          <w:tcPr>
            <w:tcW w:w="427" w:type="pct"/>
            <w:vAlign w:val="center"/>
          </w:tcPr>
          <w:p w14:paraId="63174D96" w14:textId="77777777" w:rsidR="00B06E63" w:rsidRPr="0002591F" w:rsidRDefault="00B06E63" w:rsidP="00B06E63">
            <w:pPr>
              <w:numPr>
                <w:ilvl w:val="0"/>
                <w:numId w:val="88"/>
              </w:numPr>
              <w:spacing w:before="240" w:after="0"/>
              <w:jc w:val="both"/>
              <w:rPr>
                <w:sz w:val="28"/>
                <w:szCs w:val="28"/>
              </w:rPr>
            </w:pPr>
          </w:p>
        </w:tc>
        <w:tc>
          <w:tcPr>
            <w:tcW w:w="1682" w:type="pct"/>
            <w:vAlign w:val="center"/>
          </w:tcPr>
          <w:p w14:paraId="10086B9B" w14:textId="77777777" w:rsidR="00B06E63" w:rsidRPr="0002591F" w:rsidRDefault="00B06E63" w:rsidP="00B06E63">
            <w:pPr>
              <w:widowControl w:val="0"/>
              <w:tabs>
                <w:tab w:val="left" w:pos="180"/>
              </w:tabs>
              <w:jc w:val="both"/>
              <w:rPr>
                <w:noProof/>
                <w:sz w:val="28"/>
                <w:szCs w:val="28"/>
              </w:rPr>
            </w:pPr>
            <w:r>
              <w:rPr>
                <w:noProof/>
                <w:sz w:val="28"/>
                <w:szCs w:val="28"/>
              </w:rPr>
              <w:t>Trạng thái KLĐ</w:t>
            </w:r>
          </w:p>
        </w:tc>
        <w:tc>
          <w:tcPr>
            <w:tcW w:w="749" w:type="pct"/>
            <w:vAlign w:val="center"/>
          </w:tcPr>
          <w:p w14:paraId="2E14D34E" w14:textId="77777777" w:rsidR="00B06E63" w:rsidRPr="0002591F" w:rsidRDefault="00B06E63" w:rsidP="00B06E63">
            <w:pPr>
              <w:widowControl w:val="0"/>
              <w:tabs>
                <w:tab w:val="left" w:pos="180"/>
              </w:tabs>
              <w:jc w:val="both"/>
              <w:rPr>
                <w:sz w:val="28"/>
                <w:szCs w:val="28"/>
                <w:lang w:val="vi-VN"/>
              </w:rPr>
            </w:pPr>
            <w:r>
              <w:rPr>
                <w:sz w:val="28"/>
                <w:szCs w:val="28"/>
                <w:lang w:val="vi-VN"/>
              </w:rPr>
              <w:t xml:space="preserve">Combobox </w:t>
            </w:r>
          </w:p>
        </w:tc>
        <w:tc>
          <w:tcPr>
            <w:tcW w:w="2142" w:type="pct"/>
            <w:vAlign w:val="center"/>
          </w:tcPr>
          <w:p w14:paraId="6FFB2170" w14:textId="77777777" w:rsidR="00B06E63" w:rsidRDefault="00B06E63" w:rsidP="00B06E63">
            <w:pPr>
              <w:widowControl w:val="0"/>
              <w:tabs>
                <w:tab w:val="left" w:pos="180"/>
              </w:tabs>
              <w:jc w:val="both"/>
              <w:rPr>
                <w:sz w:val="28"/>
                <w:szCs w:val="28"/>
              </w:rPr>
            </w:pPr>
            <w:r>
              <w:rPr>
                <w:sz w:val="28"/>
                <w:szCs w:val="28"/>
              </w:rPr>
              <w:t>Trạng thái khối lượng đặt, gồm:</w:t>
            </w:r>
          </w:p>
          <w:p w14:paraId="103EB82E" w14:textId="77777777" w:rsidR="00B06E63" w:rsidRDefault="00B06E63" w:rsidP="00B06E63">
            <w:pPr>
              <w:widowControl w:val="0"/>
              <w:numPr>
                <w:ilvl w:val="0"/>
                <w:numId w:val="15"/>
              </w:numPr>
              <w:tabs>
                <w:tab w:val="left" w:pos="180"/>
              </w:tabs>
              <w:jc w:val="both"/>
              <w:rPr>
                <w:sz w:val="28"/>
                <w:szCs w:val="28"/>
              </w:rPr>
            </w:pPr>
            <w:r>
              <w:rPr>
                <w:sz w:val="28"/>
                <w:szCs w:val="28"/>
              </w:rPr>
              <w:t>Tất cả</w:t>
            </w:r>
          </w:p>
          <w:p w14:paraId="512C852A" w14:textId="77777777" w:rsidR="00B06E63" w:rsidRDefault="00B06E63" w:rsidP="00B06E63">
            <w:pPr>
              <w:widowControl w:val="0"/>
              <w:numPr>
                <w:ilvl w:val="0"/>
                <w:numId w:val="15"/>
              </w:numPr>
              <w:tabs>
                <w:tab w:val="left" w:pos="180"/>
              </w:tabs>
              <w:jc w:val="both"/>
              <w:rPr>
                <w:sz w:val="28"/>
                <w:szCs w:val="28"/>
              </w:rPr>
            </w:pPr>
            <w:r>
              <w:rPr>
                <w:sz w:val="28"/>
                <w:szCs w:val="28"/>
              </w:rPr>
              <w:t>Chưa đặt đủ</w:t>
            </w:r>
          </w:p>
          <w:p w14:paraId="33FD8EE6" w14:textId="77777777" w:rsidR="00B06E63" w:rsidRPr="0002591F" w:rsidRDefault="00B06E63" w:rsidP="00B06E63">
            <w:pPr>
              <w:widowControl w:val="0"/>
              <w:numPr>
                <w:ilvl w:val="0"/>
                <w:numId w:val="15"/>
              </w:numPr>
              <w:tabs>
                <w:tab w:val="left" w:pos="180"/>
              </w:tabs>
              <w:jc w:val="both"/>
              <w:rPr>
                <w:sz w:val="28"/>
                <w:szCs w:val="28"/>
              </w:rPr>
            </w:pPr>
            <w:r>
              <w:rPr>
                <w:sz w:val="28"/>
                <w:szCs w:val="28"/>
              </w:rPr>
              <w:t>Đã đặt đủ</w:t>
            </w:r>
          </w:p>
        </w:tc>
      </w:tr>
      <w:tr w:rsidR="00B06E63" w:rsidRPr="00CD1498" w14:paraId="6B6A7B39" w14:textId="77777777" w:rsidTr="00B06E63">
        <w:trPr>
          <w:jc w:val="center"/>
        </w:trPr>
        <w:tc>
          <w:tcPr>
            <w:tcW w:w="427" w:type="pct"/>
            <w:vAlign w:val="center"/>
          </w:tcPr>
          <w:p w14:paraId="76B8A54F" w14:textId="77777777" w:rsidR="00B06E63" w:rsidRPr="0002591F" w:rsidRDefault="00B06E63" w:rsidP="00B06E63">
            <w:pPr>
              <w:numPr>
                <w:ilvl w:val="0"/>
                <w:numId w:val="88"/>
              </w:numPr>
              <w:spacing w:before="240" w:after="0"/>
              <w:jc w:val="both"/>
              <w:rPr>
                <w:sz w:val="28"/>
                <w:szCs w:val="28"/>
              </w:rPr>
            </w:pPr>
          </w:p>
        </w:tc>
        <w:tc>
          <w:tcPr>
            <w:tcW w:w="1682" w:type="pct"/>
            <w:vAlign w:val="center"/>
          </w:tcPr>
          <w:p w14:paraId="24AAC535" w14:textId="77777777" w:rsidR="00B06E63" w:rsidRPr="0002591F" w:rsidRDefault="00B06E63" w:rsidP="00B06E63">
            <w:pPr>
              <w:widowControl w:val="0"/>
              <w:tabs>
                <w:tab w:val="left" w:pos="180"/>
              </w:tabs>
              <w:jc w:val="both"/>
              <w:rPr>
                <w:noProof/>
                <w:sz w:val="28"/>
                <w:szCs w:val="28"/>
              </w:rPr>
            </w:pPr>
            <w:r>
              <w:rPr>
                <w:noProof/>
                <w:sz w:val="28"/>
                <w:szCs w:val="28"/>
              </w:rPr>
              <w:t>CN/TC</w:t>
            </w:r>
          </w:p>
        </w:tc>
        <w:tc>
          <w:tcPr>
            <w:tcW w:w="749" w:type="pct"/>
            <w:vAlign w:val="center"/>
          </w:tcPr>
          <w:p w14:paraId="465C3F52" w14:textId="77777777" w:rsidR="00B06E63" w:rsidRPr="0002591F" w:rsidRDefault="00B06E63" w:rsidP="00B06E63">
            <w:pPr>
              <w:widowControl w:val="0"/>
              <w:tabs>
                <w:tab w:val="left" w:pos="180"/>
              </w:tabs>
              <w:jc w:val="both"/>
              <w:rPr>
                <w:sz w:val="28"/>
                <w:szCs w:val="28"/>
                <w:lang w:val="vi-VN"/>
              </w:rPr>
            </w:pPr>
            <w:r>
              <w:rPr>
                <w:sz w:val="28"/>
                <w:szCs w:val="28"/>
                <w:lang w:val="vi-VN"/>
              </w:rPr>
              <w:t xml:space="preserve">Combobox </w:t>
            </w:r>
          </w:p>
        </w:tc>
        <w:tc>
          <w:tcPr>
            <w:tcW w:w="2142" w:type="pct"/>
            <w:vAlign w:val="center"/>
          </w:tcPr>
          <w:p w14:paraId="5BF6080D" w14:textId="77777777" w:rsidR="00B06E63" w:rsidRDefault="00B06E63" w:rsidP="00B06E63">
            <w:pPr>
              <w:widowControl w:val="0"/>
              <w:tabs>
                <w:tab w:val="left" w:pos="180"/>
              </w:tabs>
              <w:ind w:left="720"/>
              <w:jc w:val="both"/>
              <w:rPr>
                <w:sz w:val="28"/>
                <w:szCs w:val="28"/>
              </w:rPr>
            </w:pPr>
            <w:r>
              <w:rPr>
                <w:sz w:val="28"/>
                <w:szCs w:val="28"/>
              </w:rPr>
              <w:t xml:space="preserve">Loại hình NĐT, gồm: </w:t>
            </w:r>
          </w:p>
          <w:p w14:paraId="089FBDB5" w14:textId="77777777" w:rsidR="00B06E63" w:rsidRDefault="00B06E63" w:rsidP="00B06E63">
            <w:pPr>
              <w:widowControl w:val="0"/>
              <w:numPr>
                <w:ilvl w:val="0"/>
                <w:numId w:val="15"/>
              </w:numPr>
              <w:tabs>
                <w:tab w:val="left" w:pos="180"/>
              </w:tabs>
              <w:jc w:val="both"/>
              <w:rPr>
                <w:sz w:val="28"/>
                <w:szCs w:val="28"/>
              </w:rPr>
            </w:pPr>
            <w:r>
              <w:rPr>
                <w:sz w:val="28"/>
                <w:szCs w:val="28"/>
              </w:rPr>
              <w:t>Tất cả</w:t>
            </w:r>
          </w:p>
          <w:p w14:paraId="733D7A34" w14:textId="77777777" w:rsidR="00B06E63" w:rsidRDefault="00B06E63" w:rsidP="00B06E63">
            <w:pPr>
              <w:widowControl w:val="0"/>
              <w:numPr>
                <w:ilvl w:val="0"/>
                <w:numId w:val="15"/>
              </w:numPr>
              <w:tabs>
                <w:tab w:val="left" w:pos="180"/>
              </w:tabs>
              <w:jc w:val="both"/>
              <w:rPr>
                <w:sz w:val="28"/>
                <w:szCs w:val="28"/>
              </w:rPr>
            </w:pPr>
            <w:r>
              <w:rPr>
                <w:sz w:val="28"/>
                <w:szCs w:val="28"/>
              </w:rPr>
              <w:t>Cá nhân</w:t>
            </w:r>
          </w:p>
          <w:p w14:paraId="1886189A" w14:textId="77777777" w:rsidR="00B06E63" w:rsidRPr="0002591F" w:rsidRDefault="00B06E63" w:rsidP="00B06E63">
            <w:pPr>
              <w:widowControl w:val="0"/>
              <w:numPr>
                <w:ilvl w:val="0"/>
                <w:numId w:val="15"/>
              </w:numPr>
              <w:tabs>
                <w:tab w:val="left" w:pos="180"/>
              </w:tabs>
              <w:jc w:val="both"/>
              <w:rPr>
                <w:sz w:val="28"/>
                <w:szCs w:val="28"/>
              </w:rPr>
            </w:pPr>
            <w:r>
              <w:rPr>
                <w:sz w:val="28"/>
                <w:szCs w:val="28"/>
              </w:rPr>
              <w:t>Tổ chức</w:t>
            </w:r>
          </w:p>
        </w:tc>
      </w:tr>
      <w:tr w:rsidR="00B06E63" w:rsidRPr="00CD1498" w14:paraId="5720F0E4" w14:textId="77777777" w:rsidTr="00B06E63">
        <w:trPr>
          <w:jc w:val="center"/>
        </w:trPr>
        <w:tc>
          <w:tcPr>
            <w:tcW w:w="427" w:type="pct"/>
            <w:vAlign w:val="center"/>
          </w:tcPr>
          <w:p w14:paraId="6F062B25" w14:textId="77777777" w:rsidR="00B06E63" w:rsidRPr="0002591F" w:rsidRDefault="00B06E63" w:rsidP="00B06E63">
            <w:pPr>
              <w:numPr>
                <w:ilvl w:val="0"/>
                <w:numId w:val="88"/>
              </w:numPr>
              <w:spacing w:before="240" w:after="0"/>
              <w:jc w:val="both"/>
              <w:rPr>
                <w:sz w:val="28"/>
                <w:szCs w:val="28"/>
              </w:rPr>
            </w:pPr>
          </w:p>
        </w:tc>
        <w:tc>
          <w:tcPr>
            <w:tcW w:w="1682" w:type="pct"/>
            <w:vAlign w:val="center"/>
          </w:tcPr>
          <w:p w14:paraId="5AB22AF1" w14:textId="77777777" w:rsidR="00B06E63" w:rsidRPr="0002591F" w:rsidRDefault="00B06E63" w:rsidP="00B06E63">
            <w:pPr>
              <w:widowControl w:val="0"/>
              <w:tabs>
                <w:tab w:val="left" w:pos="180"/>
              </w:tabs>
              <w:jc w:val="both"/>
              <w:rPr>
                <w:noProof/>
                <w:sz w:val="28"/>
                <w:szCs w:val="28"/>
              </w:rPr>
            </w:pPr>
            <w:r>
              <w:rPr>
                <w:noProof/>
                <w:sz w:val="28"/>
                <w:szCs w:val="28"/>
              </w:rPr>
              <w:t>TN/NN</w:t>
            </w:r>
          </w:p>
        </w:tc>
        <w:tc>
          <w:tcPr>
            <w:tcW w:w="749" w:type="pct"/>
            <w:vAlign w:val="center"/>
          </w:tcPr>
          <w:p w14:paraId="00264D2D" w14:textId="77777777" w:rsidR="00B06E63" w:rsidRPr="0002591F" w:rsidRDefault="00B06E63" w:rsidP="00B06E63">
            <w:pPr>
              <w:widowControl w:val="0"/>
              <w:tabs>
                <w:tab w:val="left" w:pos="180"/>
              </w:tabs>
              <w:jc w:val="both"/>
              <w:rPr>
                <w:sz w:val="28"/>
                <w:szCs w:val="28"/>
                <w:lang w:val="vi-VN"/>
              </w:rPr>
            </w:pPr>
            <w:r>
              <w:rPr>
                <w:sz w:val="28"/>
                <w:szCs w:val="28"/>
                <w:lang w:val="vi-VN"/>
              </w:rPr>
              <w:t xml:space="preserve">Combobox </w:t>
            </w:r>
          </w:p>
        </w:tc>
        <w:tc>
          <w:tcPr>
            <w:tcW w:w="2142" w:type="pct"/>
            <w:vAlign w:val="center"/>
          </w:tcPr>
          <w:p w14:paraId="586B60DB" w14:textId="77777777" w:rsidR="00B06E63" w:rsidRDefault="00B06E63" w:rsidP="00B06E63">
            <w:pPr>
              <w:widowControl w:val="0"/>
              <w:tabs>
                <w:tab w:val="left" w:pos="180"/>
              </w:tabs>
              <w:rPr>
                <w:sz w:val="28"/>
                <w:szCs w:val="28"/>
              </w:rPr>
            </w:pPr>
            <w:r>
              <w:rPr>
                <w:sz w:val="28"/>
                <w:szCs w:val="28"/>
              </w:rPr>
              <w:t>Hình thức NĐT,gồm:</w:t>
            </w:r>
          </w:p>
          <w:p w14:paraId="2A6FA387" w14:textId="77777777" w:rsidR="00B06E63" w:rsidRDefault="00B06E63" w:rsidP="00B06E63">
            <w:pPr>
              <w:widowControl w:val="0"/>
              <w:numPr>
                <w:ilvl w:val="0"/>
                <w:numId w:val="15"/>
              </w:numPr>
              <w:tabs>
                <w:tab w:val="left" w:pos="180"/>
              </w:tabs>
              <w:jc w:val="both"/>
              <w:rPr>
                <w:sz w:val="28"/>
                <w:szCs w:val="28"/>
              </w:rPr>
            </w:pPr>
            <w:r>
              <w:rPr>
                <w:sz w:val="28"/>
                <w:szCs w:val="28"/>
              </w:rPr>
              <w:t>Tất cả</w:t>
            </w:r>
          </w:p>
          <w:p w14:paraId="17E13E79" w14:textId="77777777" w:rsidR="00B06E63" w:rsidRDefault="00B06E63" w:rsidP="00B06E63">
            <w:pPr>
              <w:widowControl w:val="0"/>
              <w:numPr>
                <w:ilvl w:val="0"/>
                <w:numId w:val="15"/>
              </w:numPr>
              <w:tabs>
                <w:tab w:val="left" w:pos="180"/>
              </w:tabs>
              <w:jc w:val="both"/>
              <w:rPr>
                <w:sz w:val="28"/>
                <w:szCs w:val="28"/>
              </w:rPr>
            </w:pPr>
            <w:r>
              <w:rPr>
                <w:sz w:val="28"/>
                <w:szCs w:val="28"/>
              </w:rPr>
              <w:t>Trong nước</w:t>
            </w:r>
          </w:p>
          <w:p w14:paraId="372665EC" w14:textId="77777777" w:rsidR="00B06E63" w:rsidRPr="0002591F" w:rsidRDefault="00B06E63" w:rsidP="00B06E63">
            <w:pPr>
              <w:widowControl w:val="0"/>
              <w:numPr>
                <w:ilvl w:val="0"/>
                <w:numId w:val="15"/>
              </w:numPr>
              <w:tabs>
                <w:tab w:val="left" w:pos="180"/>
              </w:tabs>
              <w:jc w:val="both"/>
              <w:rPr>
                <w:sz w:val="28"/>
                <w:szCs w:val="28"/>
              </w:rPr>
            </w:pPr>
            <w:r>
              <w:rPr>
                <w:sz w:val="28"/>
                <w:szCs w:val="28"/>
              </w:rPr>
              <w:t>Nước ngoài</w:t>
            </w:r>
          </w:p>
        </w:tc>
      </w:tr>
      <w:tr w:rsidR="00B06E63" w:rsidRPr="00CD1498" w14:paraId="0171CFD1" w14:textId="77777777" w:rsidTr="00B06E63">
        <w:trPr>
          <w:jc w:val="center"/>
        </w:trPr>
        <w:tc>
          <w:tcPr>
            <w:tcW w:w="427" w:type="pct"/>
            <w:vAlign w:val="center"/>
          </w:tcPr>
          <w:p w14:paraId="25C632B9" w14:textId="77777777" w:rsidR="00B06E63" w:rsidRPr="0002591F" w:rsidRDefault="00B06E63" w:rsidP="00B06E63">
            <w:pPr>
              <w:numPr>
                <w:ilvl w:val="0"/>
                <w:numId w:val="88"/>
              </w:numPr>
              <w:spacing w:before="240" w:after="0"/>
              <w:jc w:val="both"/>
              <w:rPr>
                <w:sz w:val="28"/>
                <w:szCs w:val="28"/>
              </w:rPr>
            </w:pPr>
          </w:p>
        </w:tc>
        <w:tc>
          <w:tcPr>
            <w:tcW w:w="1682" w:type="pct"/>
            <w:vAlign w:val="center"/>
          </w:tcPr>
          <w:p w14:paraId="3F949928" w14:textId="77777777" w:rsidR="00B06E63" w:rsidRDefault="00B06E63" w:rsidP="00B06E63">
            <w:pPr>
              <w:widowControl w:val="0"/>
              <w:tabs>
                <w:tab w:val="left" w:pos="180"/>
              </w:tabs>
              <w:jc w:val="both"/>
              <w:rPr>
                <w:noProof/>
                <w:sz w:val="28"/>
                <w:szCs w:val="28"/>
              </w:rPr>
            </w:pPr>
            <w:r>
              <w:rPr>
                <w:noProof/>
                <w:sz w:val="28"/>
                <w:szCs w:val="28"/>
              </w:rPr>
              <w:t>Trạng thái</w:t>
            </w:r>
          </w:p>
        </w:tc>
        <w:tc>
          <w:tcPr>
            <w:tcW w:w="749" w:type="pct"/>
            <w:vAlign w:val="center"/>
          </w:tcPr>
          <w:p w14:paraId="42C464FA" w14:textId="77777777" w:rsidR="00B06E63" w:rsidRPr="0002591F" w:rsidRDefault="00B06E63" w:rsidP="00B06E63">
            <w:pPr>
              <w:widowControl w:val="0"/>
              <w:tabs>
                <w:tab w:val="left" w:pos="180"/>
              </w:tabs>
              <w:jc w:val="both"/>
              <w:rPr>
                <w:sz w:val="28"/>
                <w:szCs w:val="28"/>
                <w:lang w:val="vi-VN"/>
              </w:rPr>
            </w:pPr>
            <w:r>
              <w:rPr>
                <w:sz w:val="28"/>
                <w:szCs w:val="28"/>
                <w:lang w:val="vi-VN"/>
              </w:rPr>
              <w:t xml:space="preserve">Combobox </w:t>
            </w:r>
          </w:p>
        </w:tc>
        <w:tc>
          <w:tcPr>
            <w:tcW w:w="2142" w:type="pct"/>
            <w:vAlign w:val="center"/>
          </w:tcPr>
          <w:p w14:paraId="0362B5AC" w14:textId="77777777" w:rsidR="00B06E63" w:rsidRDefault="00B06E63" w:rsidP="00B06E63">
            <w:pPr>
              <w:widowControl w:val="0"/>
              <w:tabs>
                <w:tab w:val="left" w:pos="180"/>
              </w:tabs>
              <w:jc w:val="both"/>
              <w:rPr>
                <w:sz w:val="28"/>
                <w:szCs w:val="28"/>
              </w:rPr>
            </w:pPr>
            <w:r>
              <w:rPr>
                <w:sz w:val="28"/>
                <w:szCs w:val="28"/>
              </w:rPr>
              <w:t xml:space="preserve">Trạng thái lệnh đặt mua, gồm: </w:t>
            </w:r>
          </w:p>
          <w:p w14:paraId="7CE03BB5" w14:textId="77777777" w:rsidR="00B06E63" w:rsidRDefault="00B06E63" w:rsidP="00B06E63">
            <w:pPr>
              <w:widowControl w:val="0"/>
              <w:numPr>
                <w:ilvl w:val="0"/>
                <w:numId w:val="15"/>
              </w:numPr>
              <w:tabs>
                <w:tab w:val="left" w:pos="180"/>
              </w:tabs>
              <w:jc w:val="both"/>
              <w:rPr>
                <w:sz w:val="28"/>
                <w:szCs w:val="28"/>
              </w:rPr>
            </w:pPr>
            <w:r>
              <w:rPr>
                <w:sz w:val="28"/>
                <w:szCs w:val="28"/>
              </w:rPr>
              <w:t>Tất cả</w:t>
            </w:r>
          </w:p>
          <w:p w14:paraId="415F7FBF" w14:textId="77777777" w:rsidR="00B06E63" w:rsidRDefault="00B06E63" w:rsidP="00B06E63">
            <w:pPr>
              <w:widowControl w:val="0"/>
              <w:numPr>
                <w:ilvl w:val="0"/>
                <w:numId w:val="15"/>
              </w:numPr>
              <w:tabs>
                <w:tab w:val="left" w:pos="180"/>
              </w:tabs>
              <w:jc w:val="both"/>
              <w:rPr>
                <w:sz w:val="28"/>
                <w:szCs w:val="28"/>
              </w:rPr>
            </w:pPr>
            <w:r>
              <w:rPr>
                <w:sz w:val="28"/>
                <w:szCs w:val="28"/>
              </w:rPr>
              <w:t>Không hiệu lực</w:t>
            </w:r>
          </w:p>
          <w:p w14:paraId="07B498EF" w14:textId="77777777" w:rsidR="00B06E63" w:rsidRDefault="00B06E63" w:rsidP="00B06E63">
            <w:pPr>
              <w:widowControl w:val="0"/>
              <w:numPr>
                <w:ilvl w:val="0"/>
                <w:numId w:val="15"/>
              </w:numPr>
              <w:tabs>
                <w:tab w:val="left" w:pos="180"/>
              </w:tabs>
              <w:jc w:val="both"/>
              <w:rPr>
                <w:sz w:val="28"/>
                <w:szCs w:val="28"/>
              </w:rPr>
            </w:pPr>
            <w:r>
              <w:rPr>
                <w:sz w:val="28"/>
                <w:szCs w:val="28"/>
              </w:rPr>
              <w:lastRenderedPageBreak/>
              <w:t>Chờ duyệt</w:t>
            </w:r>
          </w:p>
          <w:p w14:paraId="365BB46F" w14:textId="77777777" w:rsidR="00B06E63" w:rsidRDefault="00B06E63" w:rsidP="00B06E63">
            <w:pPr>
              <w:widowControl w:val="0"/>
              <w:numPr>
                <w:ilvl w:val="0"/>
                <w:numId w:val="15"/>
              </w:numPr>
              <w:tabs>
                <w:tab w:val="left" w:pos="180"/>
              </w:tabs>
              <w:jc w:val="both"/>
              <w:rPr>
                <w:sz w:val="28"/>
                <w:szCs w:val="28"/>
              </w:rPr>
            </w:pPr>
            <w:r>
              <w:rPr>
                <w:sz w:val="28"/>
                <w:szCs w:val="28"/>
              </w:rPr>
              <w:t xml:space="preserve">Đã duyệt </w:t>
            </w:r>
          </w:p>
          <w:p w14:paraId="7725D538" w14:textId="77777777" w:rsidR="00B06E63" w:rsidRPr="0002591F" w:rsidRDefault="00B06E63" w:rsidP="00B06E63">
            <w:pPr>
              <w:widowControl w:val="0"/>
              <w:numPr>
                <w:ilvl w:val="0"/>
                <w:numId w:val="15"/>
              </w:numPr>
              <w:tabs>
                <w:tab w:val="left" w:pos="180"/>
              </w:tabs>
              <w:jc w:val="both"/>
              <w:rPr>
                <w:sz w:val="28"/>
                <w:szCs w:val="28"/>
              </w:rPr>
            </w:pPr>
            <w:r>
              <w:rPr>
                <w:sz w:val="28"/>
                <w:szCs w:val="28"/>
              </w:rPr>
              <w:t>Xem xét lại</w:t>
            </w:r>
          </w:p>
        </w:tc>
      </w:tr>
      <w:tr w:rsidR="00B06E63" w:rsidRPr="00CD1498" w14:paraId="68F8BB67" w14:textId="77777777" w:rsidTr="00B06E63">
        <w:trPr>
          <w:jc w:val="center"/>
        </w:trPr>
        <w:tc>
          <w:tcPr>
            <w:tcW w:w="427" w:type="pct"/>
            <w:vAlign w:val="center"/>
          </w:tcPr>
          <w:p w14:paraId="063E2BD1" w14:textId="77777777" w:rsidR="00B06E63" w:rsidRPr="0002591F" w:rsidRDefault="00B06E63" w:rsidP="00B06E63">
            <w:pPr>
              <w:numPr>
                <w:ilvl w:val="0"/>
                <w:numId w:val="88"/>
              </w:numPr>
              <w:spacing w:before="240" w:after="0"/>
              <w:jc w:val="both"/>
              <w:rPr>
                <w:sz w:val="28"/>
                <w:szCs w:val="28"/>
              </w:rPr>
            </w:pPr>
          </w:p>
        </w:tc>
        <w:tc>
          <w:tcPr>
            <w:tcW w:w="1682" w:type="pct"/>
            <w:vAlign w:val="center"/>
          </w:tcPr>
          <w:p w14:paraId="1A23AED2" w14:textId="77777777" w:rsidR="00B06E63" w:rsidRDefault="00B06E63" w:rsidP="00B06E63">
            <w:pPr>
              <w:widowControl w:val="0"/>
              <w:tabs>
                <w:tab w:val="left" w:pos="180"/>
              </w:tabs>
              <w:jc w:val="both"/>
              <w:rPr>
                <w:noProof/>
                <w:sz w:val="28"/>
                <w:szCs w:val="28"/>
              </w:rPr>
            </w:pPr>
            <w:r>
              <w:rPr>
                <w:noProof/>
                <w:sz w:val="28"/>
                <w:szCs w:val="28"/>
              </w:rPr>
              <w:t>Giá đặt từ</w:t>
            </w:r>
          </w:p>
        </w:tc>
        <w:tc>
          <w:tcPr>
            <w:tcW w:w="749" w:type="pct"/>
            <w:vAlign w:val="center"/>
          </w:tcPr>
          <w:p w14:paraId="65F66E9C" w14:textId="77777777" w:rsidR="00B06E63" w:rsidRPr="0002591F" w:rsidRDefault="00B06E63" w:rsidP="00B06E63">
            <w:pPr>
              <w:widowControl w:val="0"/>
              <w:tabs>
                <w:tab w:val="left" w:pos="180"/>
              </w:tabs>
              <w:jc w:val="both"/>
              <w:rPr>
                <w:sz w:val="28"/>
                <w:szCs w:val="28"/>
                <w:lang w:val="vi-VN"/>
              </w:rPr>
            </w:pPr>
            <w:r>
              <w:rPr>
                <w:sz w:val="28"/>
                <w:szCs w:val="28"/>
                <w:lang w:val="vi-VN"/>
              </w:rPr>
              <w:t xml:space="preserve">Number </w:t>
            </w:r>
          </w:p>
        </w:tc>
        <w:tc>
          <w:tcPr>
            <w:tcW w:w="2142" w:type="pct"/>
            <w:vAlign w:val="center"/>
          </w:tcPr>
          <w:p w14:paraId="39FE39B6" w14:textId="77777777" w:rsidR="00B06E63" w:rsidRPr="0002591F" w:rsidRDefault="00B06E63" w:rsidP="00B06E63">
            <w:pPr>
              <w:widowControl w:val="0"/>
              <w:tabs>
                <w:tab w:val="left" w:pos="180"/>
              </w:tabs>
              <w:jc w:val="both"/>
              <w:rPr>
                <w:sz w:val="28"/>
                <w:szCs w:val="28"/>
              </w:rPr>
            </w:pPr>
            <w:r>
              <w:rPr>
                <w:sz w:val="28"/>
                <w:szCs w:val="28"/>
              </w:rPr>
              <w:t>Giá đặt từ</w:t>
            </w:r>
          </w:p>
        </w:tc>
      </w:tr>
      <w:tr w:rsidR="00B06E63" w:rsidRPr="00CD1498" w14:paraId="4B6BE8B9" w14:textId="77777777" w:rsidTr="00B06E63">
        <w:trPr>
          <w:jc w:val="center"/>
        </w:trPr>
        <w:tc>
          <w:tcPr>
            <w:tcW w:w="427" w:type="pct"/>
            <w:vAlign w:val="center"/>
          </w:tcPr>
          <w:p w14:paraId="293A58C7" w14:textId="77777777" w:rsidR="00B06E63" w:rsidRPr="0002591F" w:rsidRDefault="00B06E63" w:rsidP="00B06E63">
            <w:pPr>
              <w:numPr>
                <w:ilvl w:val="0"/>
                <w:numId w:val="88"/>
              </w:numPr>
              <w:spacing w:before="240" w:after="0"/>
              <w:jc w:val="both"/>
              <w:rPr>
                <w:sz w:val="28"/>
                <w:szCs w:val="28"/>
              </w:rPr>
            </w:pPr>
          </w:p>
        </w:tc>
        <w:tc>
          <w:tcPr>
            <w:tcW w:w="1682" w:type="pct"/>
            <w:vAlign w:val="center"/>
          </w:tcPr>
          <w:p w14:paraId="3E6C9585" w14:textId="77777777" w:rsidR="00B06E63" w:rsidRDefault="00B06E63" w:rsidP="00B06E63">
            <w:pPr>
              <w:widowControl w:val="0"/>
              <w:tabs>
                <w:tab w:val="left" w:pos="180"/>
              </w:tabs>
              <w:jc w:val="both"/>
              <w:rPr>
                <w:noProof/>
                <w:sz w:val="28"/>
                <w:szCs w:val="28"/>
              </w:rPr>
            </w:pPr>
            <w:r>
              <w:rPr>
                <w:noProof/>
                <w:sz w:val="28"/>
                <w:szCs w:val="28"/>
              </w:rPr>
              <w:t>Giá đặt đến</w:t>
            </w:r>
          </w:p>
        </w:tc>
        <w:tc>
          <w:tcPr>
            <w:tcW w:w="749" w:type="pct"/>
            <w:vAlign w:val="center"/>
          </w:tcPr>
          <w:p w14:paraId="66B0F73D" w14:textId="77777777" w:rsidR="00B06E63" w:rsidRPr="0002591F" w:rsidRDefault="00B06E63" w:rsidP="00B06E63">
            <w:pPr>
              <w:widowControl w:val="0"/>
              <w:tabs>
                <w:tab w:val="left" w:pos="180"/>
              </w:tabs>
              <w:jc w:val="both"/>
              <w:rPr>
                <w:sz w:val="28"/>
                <w:szCs w:val="28"/>
                <w:lang w:val="vi-VN"/>
              </w:rPr>
            </w:pPr>
            <w:r>
              <w:rPr>
                <w:sz w:val="28"/>
                <w:szCs w:val="28"/>
                <w:lang w:val="vi-VN"/>
              </w:rPr>
              <w:t xml:space="preserve">Number </w:t>
            </w:r>
          </w:p>
        </w:tc>
        <w:tc>
          <w:tcPr>
            <w:tcW w:w="2142" w:type="pct"/>
            <w:vAlign w:val="center"/>
          </w:tcPr>
          <w:p w14:paraId="2E09DCE4" w14:textId="77777777" w:rsidR="00B06E63" w:rsidRPr="0002591F" w:rsidRDefault="00B06E63" w:rsidP="00B06E63">
            <w:pPr>
              <w:widowControl w:val="0"/>
              <w:tabs>
                <w:tab w:val="left" w:pos="180"/>
              </w:tabs>
              <w:jc w:val="both"/>
              <w:rPr>
                <w:sz w:val="28"/>
                <w:szCs w:val="28"/>
              </w:rPr>
            </w:pPr>
            <w:r>
              <w:rPr>
                <w:sz w:val="28"/>
                <w:szCs w:val="28"/>
              </w:rPr>
              <w:t>Giá đặt đến</w:t>
            </w:r>
          </w:p>
        </w:tc>
      </w:tr>
      <w:tr w:rsidR="00B06E63" w:rsidRPr="00CD1498" w14:paraId="79EF62F8" w14:textId="77777777" w:rsidTr="00B06E63">
        <w:trPr>
          <w:jc w:val="center"/>
        </w:trPr>
        <w:tc>
          <w:tcPr>
            <w:tcW w:w="427" w:type="pct"/>
            <w:vAlign w:val="center"/>
          </w:tcPr>
          <w:p w14:paraId="05CBEF81" w14:textId="77777777" w:rsidR="00B06E63" w:rsidRPr="0002591F" w:rsidRDefault="00B06E63" w:rsidP="00B06E63">
            <w:pPr>
              <w:numPr>
                <w:ilvl w:val="0"/>
                <w:numId w:val="88"/>
              </w:numPr>
              <w:spacing w:before="240" w:after="0"/>
              <w:jc w:val="both"/>
              <w:rPr>
                <w:sz w:val="28"/>
                <w:szCs w:val="28"/>
              </w:rPr>
            </w:pPr>
          </w:p>
        </w:tc>
        <w:tc>
          <w:tcPr>
            <w:tcW w:w="1682" w:type="pct"/>
            <w:vAlign w:val="center"/>
          </w:tcPr>
          <w:p w14:paraId="7BAFE9B9" w14:textId="77777777" w:rsidR="00B06E63" w:rsidRDefault="00B06E63" w:rsidP="00B06E63">
            <w:pPr>
              <w:widowControl w:val="0"/>
              <w:tabs>
                <w:tab w:val="left" w:pos="180"/>
              </w:tabs>
              <w:jc w:val="both"/>
              <w:rPr>
                <w:noProof/>
                <w:sz w:val="28"/>
                <w:szCs w:val="28"/>
              </w:rPr>
            </w:pPr>
            <w:r>
              <w:rPr>
                <w:noProof/>
                <w:sz w:val="28"/>
                <w:szCs w:val="28"/>
              </w:rPr>
              <w:t>Cao nhất</w:t>
            </w:r>
          </w:p>
        </w:tc>
        <w:tc>
          <w:tcPr>
            <w:tcW w:w="749" w:type="pct"/>
            <w:vAlign w:val="center"/>
          </w:tcPr>
          <w:p w14:paraId="26A65173" w14:textId="77777777" w:rsidR="00B06E63" w:rsidRPr="0002591F" w:rsidRDefault="00B06E63" w:rsidP="00B06E63">
            <w:pPr>
              <w:widowControl w:val="0"/>
              <w:tabs>
                <w:tab w:val="left" w:pos="180"/>
              </w:tabs>
              <w:jc w:val="both"/>
              <w:rPr>
                <w:sz w:val="28"/>
                <w:szCs w:val="28"/>
                <w:lang w:val="vi-VN"/>
              </w:rPr>
            </w:pPr>
            <w:r>
              <w:rPr>
                <w:sz w:val="28"/>
                <w:szCs w:val="28"/>
                <w:lang w:val="vi-VN"/>
              </w:rPr>
              <w:t xml:space="preserve">Combobox </w:t>
            </w:r>
          </w:p>
        </w:tc>
        <w:tc>
          <w:tcPr>
            <w:tcW w:w="2142" w:type="pct"/>
            <w:vAlign w:val="center"/>
          </w:tcPr>
          <w:p w14:paraId="558F6A57" w14:textId="77777777" w:rsidR="00B06E63" w:rsidRPr="0002591F" w:rsidRDefault="00B06E63" w:rsidP="00B06E63">
            <w:pPr>
              <w:widowControl w:val="0"/>
              <w:tabs>
                <w:tab w:val="left" w:pos="180"/>
              </w:tabs>
              <w:jc w:val="both"/>
              <w:rPr>
                <w:sz w:val="28"/>
                <w:szCs w:val="28"/>
              </w:rPr>
            </w:pPr>
            <w:r>
              <w:rPr>
                <w:sz w:val="28"/>
                <w:szCs w:val="28"/>
              </w:rPr>
              <w:t>Tìm kiếm theo giá đặt cao nhất hay không: có hoặc không</w:t>
            </w:r>
          </w:p>
        </w:tc>
      </w:tr>
    </w:tbl>
    <w:p w14:paraId="6FB4BC5A" w14:textId="77777777" w:rsidR="00B06E63" w:rsidRDefault="00B06E63" w:rsidP="00B06E63">
      <w:pPr>
        <w:pStyle w:val="BodyText"/>
        <w:numPr>
          <w:ilvl w:val="0"/>
          <w:numId w:val="15"/>
        </w:numPr>
        <w:rPr>
          <w:lang w:eastAsia="zh-CN"/>
        </w:rPr>
      </w:pPr>
      <w:r>
        <w:rPr>
          <w:lang w:eastAsia="zh-CN"/>
        </w:rPr>
        <w:t>Hiển thị danh sách theo tiêu chí tìm kiếm, gồm các thông tin:</w:t>
      </w:r>
    </w:p>
    <w:p w14:paraId="03AAB712" w14:textId="77777777" w:rsidR="00B06E63" w:rsidRDefault="00B06E63" w:rsidP="00B06E63">
      <w:pPr>
        <w:pStyle w:val="BodyText"/>
        <w:numPr>
          <w:ilvl w:val="0"/>
          <w:numId w:val="89"/>
        </w:numPr>
        <w:rPr>
          <w:lang w:eastAsia="zh-CN"/>
        </w:rPr>
      </w:pPr>
      <w:r>
        <w:rPr>
          <w:lang w:eastAsia="zh-CN"/>
        </w:rPr>
        <w:t>STT</w:t>
      </w:r>
    </w:p>
    <w:p w14:paraId="473DD015" w14:textId="77777777" w:rsidR="00B06E63" w:rsidRDefault="00B06E63" w:rsidP="00B06E63">
      <w:pPr>
        <w:pStyle w:val="BodyText"/>
        <w:numPr>
          <w:ilvl w:val="0"/>
          <w:numId w:val="89"/>
        </w:numPr>
        <w:rPr>
          <w:lang w:eastAsia="zh-CN"/>
        </w:rPr>
      </w:pPr>
      <w:r>
        <w:rPr>
          <w:lang w:eastAsia="zh-CN"/>
        </w:rPr>
        <w:t>Mã thành viên</w:t>
      </w:r>
    </w:p>
    <w:p w14:paraId="2964855B" w14:textId="77777777" w:rsidR="00B06E63" w:rsidRDefault="00B06E63" w:rsidP="00B06E63">
      <w:pPr>
        <w:pStyle w:val="BodyText"/>
        <w:numPr>
          <w:ilvl w:val="0"/>
          <w:numId w:val="89"/>
        </w:numPr>
        <w:rPr>
          <w:lang w:eastAsia="zh-CN"/>
        </w:rPr>
      </w:pPr>
      <w:r>
        <w:rPr>
          <w:lang w:eastAsia="zh-CN"/>
        </w:rPr>
        <w:t>Tên NĐT</w:t>
      </w:r>
    </w:p>
    <w:p w14:paraId="105CB1BA" w14:textId="77777777" w:rsidR="00B06E63" w:rsidRDefault="00B06E63" w:rsidP="00B06E63">
      <w:pPr>
        <w:pStyle w:val="BodyText"/>
        <w:numPr>
          <w:ilvl w:val="0"/>
          <w:numId w:val="89"/>
        </w:numPr>
        <w:rPr>
          <w:lang w:eastAsia="zh-CN"/>
        </w:rPr>
      </w:pPr>
      <w:r>
        <w:rPr>
          <w:lang w:eastAsia="zh-CN"/>
        </w:rPr>
        <w:t>Mã số NĐT</w:t>
      </w:r>
    </w:p>
    <w:p w14:paraId="4F1AF2DA" w14:textId="77777777" w:rsidR="00B06E63" w:rsidRDefault="00B06E63" w:rsidP="00B06E63">
      <w:pPr>
        <w:pStyle w:val="BodyText"/>
        <w:numPr>
          <w:ilvl w:val="0"/>
          <w:numId w:val="89"/>
        </w:numPr>
        <w:rPr>
          <w:lang w:eastAsia="zh-CN"/>
        </w:rPr>
      </w:pPr>
      <w:r>
        <w:rPr>
          <w:lang w:eastAsia="zh-CN"/>
        </w:rPr>
        <w:t>Hình thức</w:t>
      </w:r>
    </w:p>
    <w:p w14:paraId="57E37D92" w14:textId="77777777" w:rsidR="00B06E63" w:rsidRDefault="00B06E63" w:rsidP="00B06E63">
      <w:pPr>
        <w:pStyle w:val="BodyText"/>
        <w:numPr>
          <w:ilvl w:val="0"/>
          <w:numId w:val="89"/>
        </w:numPr>
        <w:rPr>
          <w:lang w:eastAsia="zh-CN"/>
        </w:rPr>
      </w:pPr>
      <w:r>
        <w:rPr>
          <w:lang w:eastAsia="zh-CN"/>
        </w:rPr>
        <w:t>Số lượng đăng ký</w:t>
      </w:r>
    </w:p>
    <w:p w14:paraId="4D5524DA" w14:textId="77777777" w:rsidR="00B06E63" w:rsidRDefault="00B06E63" w:rsidP="00B06E63">
      <w:pPr>
        <w:pStyle w:val="BodyText"/>
        <w:numPr>
          <w:ilvl w:val="0"/>
          <w:numId w:val="89"/>
        </w:numPr>
        <w:rPr>
          <w:lang w:eastAsia="zh-CN"/>
        </w:rPr>
      </w:pPr>
      <w:r>
        <w:rPr>
          <w:lang w:eastAsia="zh-CN"/>
        </w:rPr>
        <w:t>Số lượng đặt</w:t>
      </w:r>
    </w:p>
    <w:p w14:paraId="56739EBA" w14:textId="77777777" w:rsidR="00B06E63" w:rsidRDefault="00B06E63" w:rsidP="00B06E63">
      <w:pPr>
        <w:pStyle w:val="BodyText"/>
        <w:numPr>
          <w:ilvl w:val="0"/>
          <w:numId w:val="89"/>
        </w:numPr>
        <w:rPr>
          <w:lang w:eastAsia="zh-CN"/>
        </w:rPr>
      </w:pPr>
      <w:r>
        <w:rPr>
          <w:lang w:eastAsia="zh-CN"/>
        </w:rPr>
        <w:t>Số lượng lệch</w:t>
      </w:r>
    </w:p>
    <w:p w14:paraId="2C9D361D" w14:textId="77777777" w:rsidR="00B06E63" w:rsidRDefault="00B06E63" w:rsidP="00B06E63">
      <w:pPr>
        <w:pStyle w:val="BodyText"/>
        <w:numPr>
          <w:ilvl w:val="0"/>
          <w:numId w:val="89"/>
        </w:numPr>
        <w:rPr>
          <w:lang w:eastAsia="zh-CN"/>
        </w:rPr>
      </w:pPr>
      <w:r>
        <w:rPr>
          <w:lang w:eastAsia="zh-CN"/>
        </w:rPr>
        <w:t>Trạng thái</w:t>
      </w:r>
    </w:p>
    <w:p w14:paraId="2631C9A2" w14:textId="77777777" w:rsidR="00B06E63" w:rsidRDefault="00B06E63" w:rsidP="00B06E63">
      <w:pPr>
        <w:pStyle w:val="BodyText"/>
        <w:numPr>
          <w:ilvl w:val="0"/>
          <w:numId w:val="89"/>
        </w:numPr>
        <w:rPr>
          <w:lang w:eastAsia="zh-CN"/>
        </w:rPr>
      </w:pPr>
      <w:r>
        <w:rPr>
          <w:lang w:eastAsia="zh-CN"/>
        </w:rPr>
        <w:t>Chức năng</w:t>
      </w:r>
    </w:p>
    <w:p w14:paraId="5F11102F" w14:textId="77777777" w:rsidR="00B06E63" w:rsidRDefault="00B06E63" w:rsidP="00B06E63">
      <w:pPr>
        <w:pStyle w:val="BodyText"/>
        <w:numPr>
          <w:ilvl w:val="0"/>
          <w:numId w:val="15"/>
        </w:numPr>
        <w:rPr>
          <w:lang w:eastAsia="zh-CN"/>
        </w:rPr>
      </w:pPr>
      <w:r>
        <w:rPr>
          <w:lang w:eastAsia="zh-CN"/>
        </w:rPr>
        <w:t xml:space="preserve">Hệ thống cho phép kết xuất thông tin đặt lệnh của NĐT theo tiêu chí  tìm kiếm. </w:t>
      </w:r>
    </w:p>
    <w:p w14:paraId="2CA6CE17" w14:textId="77777777" w:rsidR="00B06E63" w:rsidRDefault="00B06E63" w:rsidP="00B06E63">
      <w:pPr>
        <w:pStyle w:val="Heading5"/>
        <w:numPr>
          <w:ilvl w:val="4"/>
          <w:numId w:val="1"/>
        </w:numPr>
      </w:pPr>
      <w:r>
        <w:t>Danh sách NĐT vi phạm quy chế đặt mua</w:t>
      </w:r>
    </w:p>
    <w:p w14:paraId="163D1B3B" w14:textId="77777777" w:rsidR="00B06E63" w:rsidRDefault="00B06E63" w:rsidP="00B06E63">
      <w:pPr>
        <w:pStyle w:val="BodyText"/>
        <w:rPr>
          <w:lang w:eastAsia="zh-CN"/>
        </w:rPr>
      </w:pPr>
      <w:r>
        <w:rPr>
          <w:b/>
          <w:lang w:eastAsia="zh-CN"/>
        </w:rPr>
        <w:lastRenderedPageBreak/>
        <w:t>Mục đích</w:t>
      </w:r>
      <w:r w:rsidRPr="00F93F69">
        <w:rPr>
          <w:b/>
          <w:lang w:eastAsia="zh-CN"/>
        </w:rPr>
        <w:t xml:space="preserve">: </w:t>
      </w:r>
      <w:r>
        <w:rPr>
          <w:lang w:eastAsia="zh-CN"/>
        </w:rPr>
        <w:t xml:space="preserve"> Tìm kiếm, quản lý danh sách NĐT vi phạm quy chế  trong đợt đấu giá</w:t>
      </w:r>
    </w:p>
    <w:p w14:paraId="414A55DD" w14:textId="77777777" w:rsidR="00B06E63" w:rsidRDefault="00B06E63" w:rsidP="00B06E63">
      <w:pPr>
        <w:pStyle w:val="BodyText"/>
        <w:rPr>
          <w:lang w:eastAsia="zh-CN"/>
        </w:rPr>
      </w:pPr>
      <w:r w:rsidRPr="00F93F69">
        <w:rPr>
          <w:b/>
          <w:lang w:eastAsia="zh-CN"/>
        </w:rPr>
        <w:t>Xử lý sự kiện:</w:t>
      </w:r>
      <w:r>
        <w:rPr>
          <w:lang w:eastAsia="zh-CN"/>
        </w:rPr>
        <w:t xml:space="preserve"> </w:t>
      </w:r>
    </w:p>
    <w:p w14:paraId="5BCCD84C" w14:textId="77777777" w:rsidR="00B06E63" w:rsidRPr="00926152" w:rsidRDefault="00B06E63" w:rsidP="00B06E63">
      <w:pPr>
        <w:pStyle w:val="BodyText"/>
        <w:numPr>
          <w:ilvl w:val="0"/>
          <w:numId w:val="15"/>
        </w:numPr>
        <w:rPr>
          <w:szCs w:val="28"/>
        </w:rPr>
      </w:pPr>
      <w:r w:rsidRPr="00926152">
        <w:rPr>
          <w:szCs w:val="28"/>
          <w:lang w:eastAsia="zh-CN"/>
        </w:rPr>
        <w:t xml:space="preserve">Đăng nhập vào hệ thống </w:t>
      </w:r>
      <w:r w:rsidRPr="00926152">
        <w:rPr>
          <w:szCs w:val="28"/>
        </w:rPr>
        <w:sym w:font="Wingdings" w:char="F0E0"/>
      </w:r>
      <w:r w:rsidRPr="00926152">
        <w:rPr>
          <w:szCs w:val="28"/>
          <w:lang w:eastAsia="zh-CN"/>
        </w:rPr>
        <w:t xml:space="preserve"> chọn menu Đấu giá </w:t>
      </w:r>
      <w:r w:rsidRPr="00926152">
        <w:rPr>
          <w:szCs w:val="28"/>
          <w:lang w:val="vi-VN"/>
        </w:rPr>
        <w:t xml:space="preserve"> </w:t>
      </w:r>
      <w:r w:rsidRPr="00926152">
        <w:rPr>
          <w:szCs w:val="28"/>
        </w:rPr>
        <w:sym w:font="Wingdings" w:char="F0E0"/>
      </w:r>
      <w:r w:rsidRPr="00926152">
        <w:rPr>
          <w:szCs w:val="28"/>
        </w:rPr>
        <w:t xml:space="preserve"> chọn chức năng Danh sách NĐT vi phạm quy chế đặt mua</w:t>
      </w:r>
    </w:p>
    <w:p w14:paraId="5C92D3B8" w14:textId="77777777" w:rsidR="00B06E63" w:rsidRPr="006842F9" w:rsidRDefault="00B06E63" w:rsidP="00B06E63">
      <w:pPr>
        <w:pStyle w:val="BodyText"/>
        <w:rPr>
          <w:b/>
          <w:szCs w:val="28"/>
        </w:rPr>
      </w:pPr>
      <w:r w:rsidRPr="001E482F">
        <w:rPr>
          <w:b/>
          <w:szCs w:val="28"/>
        </w:rPr>
        <w:t xml:space="preserve">Phân tích : </w:t>
      </w:r>
    </w:p>
    <w:p w14:paraId="07D11A35" w14:textId="77777777" w:rsidR="00B06E63" w:rsidRDefault="00B06E63" w:rsidP="00B06E63">
      <w:pPr>
        <w:pStyle w:val="BodyText"/>
        <w:numPr>
          <w:ilvl w:val="0"/>
          <w:numId w:val="15"/>
        </w:numPr>
        <w:rPr>
          <w:lang w:eastAsia="zh-CN"/>
        </w:rPr>
      </w:pPr>
      <w:r>
        <w:rPr>
          <w:lang w:eastAsia="zh-CN"/>
        </w:rPr>
        <w:t>Tìm kiếm NĐT vi phạm quy chế trong đợt đấu giá, qua các tiêu chí:</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
        <w:gridCol w:w="3014"/>
        <w:gridCol w:w="1461"/>
        <w:gridCol w:w="3848"/>
      </w:tblGrid>
      <w:tr w:rsidR="00B06E63" w:rsidRPr="00CD1498" w14:paraId="0F126EE1" w14:textId="77777777" w:rsidTr="00B06E63">
        <w:trPr>
          <w:tblHeader/>
          <w:jc w:val="center"/>
        </w:trPr>
        <w:tc>
          <w:tcPr>
            <w:tcW w:w="427" w:type="pct"/>
            <w:shd w:val="clear" w:color="auto" w:fill="4F81BD"/>
            <w:vAlign w:val="center"/>
          </w:tcPr>
          <w:p w14:paraId="7BE706FE" w14:textId="77777777" w:rsidR="00B06E63" w:rsidRPr="00CD1498" w:rsidRDefault="00B06E63" w:rsidP="00B06E63">
            <w:pPr>
              <w:widowControl w:val="0"/>
              <w:tabs>
                <w:tab w:val="left" w:pos="180"/>
              </w:tabs>
              <w:jc w:val="both"/>
              <w:rPr>
                <w:b/>
                <w:noProof/>
                <w:szCs w:val="26"/>
              </w:rPr>
            </w:pPr>
            <w:r w:rsidRPr="00CD1498">
              <w:rPr>
                <w:b/>
                <w:noProof/>
                <w:szCs w:val="26"/>
              </w:rPr>
              <w:t>STT</w:t>
            </w:r>
          </w:p>
        </w:tc>
        <w:tc>
          <w:tcPr>
            <w:tcW w:w="1682" w:type="pct"/>
            <w:shd w:val="clear" w:color="auto" w:fill="4F81BD"/>
            <w:vAlign w:val="center"/>
          </w:tcPr>
          <w:p w14:paraId="690430C3" w14:textId="77777777" w:rsidR="00B06E63" w:rsidRPr="00CD1498" w:rsidRDefault="00B06E63" w:rsidP="00B06E63">
            <w:pPr>
              <w:widowControl w:val="0"/>
              <w:tabs>
                <w:tab w:val="left" w:pos="180"/>
              </w:tabs>
              <w:jc w:val="both"/>
              <w:rPr>
                <w:b/>
                <w:noProof/>
                <w:szCs w:val="26"/>
              </w:rPr>
            </w:pPr>
            <w:r w:rsidRPr="00CD1498">
              <w:rPr>
                <w:b/>
                <w:noProof/>
                <w:szCs w:val="26"/>
              </w:rPr>
              <w:t>Tên trường</w:t>
            </w:r>
          </w:p>
        </w:tc>
        <w:tc>
          <w:tcPr>
            <w:tcW w:w="749" w:type="pct"/>
            <w:shd w:val="clear" w:color="auto" w:fill="4F81BD"/>
            <w:vAlign w:val="center"/>
          </w:tcPr>
          <w:p w14:paraId="60CF97A8" w14:textId="77777777" w:rsidR="00B06E63" w:rsidRPr="00CD1498" w:rsidRDefault="00B06E63" w:rsidP="00B06E63">
            <w:pPr>
              <w:widowControl w:val="0"/>
              <w:tabs>
                <w:tab w:val="left" w:pos="180"/>
              </w:tabs>
              <w:jc w:val="both"/>
              <w:rPr>
                <w:b/>
                <w:noProof/>
                <w:szCs w:val="26"/>
              </w:rPr>
            </w:pPr>
            <w:r w:rsidRPr="00CD1498">
              <w:rPr>
                <w:b/>
                <w:noProof/>
                <w:szCs w:val="26"/>
              </w:rPr>
              <w:t>Định dạng</w:t>
            </w:r>
          </w:p>
        </w:tc>
        <w:tc>
          <w:tcPr>
            <w:tcW w:w="2142" w:type="pct"/>
            <w:shd w:val="clear" w:color="auto" w:fill="4F81BD"/>
            <w:vAlign w:val="center"/>
          </w:tcPr>
          <w:p w14:paraId="16F9FAAD" w14:textId="77777777" w:rsidR="00B06E63" w:rsidRPr="00CD1498" w:rsidRDefault="00B06E63" w:rsidP="00B06E63">
            <w:pPr>
              <w:widowControl w:val="0"/>
              <w:tabs>
                <w:tab w:val="left" w:pos="180"/>
              </w:tabs>
              <w:jc w:val="both"/>
              <w:rPr>
                <w:b/>
                <w:noProof/>
                <w:szCs w:val="26"/>
              </w:rPr>
            </w:pPr>
            <w:r w:rsidRPr="00CD1498">
              <w:rPr>
                <w:b/>
                <w:noProof/>
                <w:szCs w:val="26"/>
              </w:rPr>
              <w:t>Mô tả</w:t>
            </w:r>
          </w:p>
        </w:tc>
      </w:tr>
      <w:tr w:rsidR="00B06E63" w:rsidRPr="00CD1498" w14:paraId="226EBA26" w14:textId="77777777" w:rsidTr="00B06E63">
        <w:trPr>
          <w:jc w:val="center"/>
        </w:trPr>
        <w:tc>
          <w:tcPr>
            <w:tcW w:w="427" w:type="pct"/>
            <w:vAlign w:val="center"/>
          </w:tcPr>
          <w:p w14:paraId="513471C6" w14:textId="77777777" w:rsidR="00B06E63" w:rsidRPr="00394A12" w:rsidRDefault="00B06E63" w:rsidP="00B06E63">
            <w:pPr>
              <w:numPr>
                <w:ilvl w:val="0"/>
                <w:numId w:val="90"/>
              </w:numPr>
              <w:spacing w:before="240" w:after="0"/>
              <w:jc w:val="both"/>
              <w:rPr>
                <w:sz w:val="28"/>
                <w:szCs w:val="28"/>
              </w:rPr>
            </w:pPr>
          </w:p>
        </w:tc>
        <w:tc>
          <w:tcPr>
            <w:tcW w:w="1682" w:type="pct"/>
            <w:vAlign w:val="center"/>
          </w:tcPr>
          <w:p w14:paraId="63FD9012" w14:textId="77777777" w:rsidR="00B06E63" w:rsidRPr="00394A12" w:rsidRDefault="00B06E63" w:rsidP="00B06E63">
            <w:pPr>
              <w:widowControl w:val="0"/>
              <w:tabs>
                <w:tab w:val="left" w:pos="180"/>
              </w:tabs>
              <w:jc w:val="both"/>
              <w:rPr>
                <w:noProof/>
                <w:sz w:val="28"/>
                <w:szCs w:val="28"/>
              </w:rPr>
            </w:pPr>
            <w:r>
              <w:rPr>
                <w:noProof/>
                <w:sz w:val="28"/>
                <w:szCs w:val="28"/>
              </w:rPr>
              <w:t>Đợt đấu giá</w:t>
            </w:r>
          </w:p>
        </w:tc>
        <w:tc>
          <w:tcPr>
            <w:tcW w:w="749" w:type="pct"/>
            <w:vAlign w:val="center"/>
          </w:tcPr>
          <w:p w14:paraId="118CE5E6" w14:textId="77777777" w:rsidR="00B06E63" w:rsidRPr="00394A12" w:rsidRDefault="00B06E63" w:rsidP="00B06E63">
            <w:pPr>
              <w:widowControl w:val="0"/>
              <w:tabs>
                <w:tab w:val="left" w:pos="180"/>
              </w:tabs>
              <w:jc w:val="both"/>
              <w:rPr>
                <w:sz w:val="28"/>
                <w:szCs w:val="28"/>
                <w:lang w:val="vi-VN"/>
              </w:rPr>
            </w:pPr>
            <w:r>
              <w:rPr>
                <w:sz w:val="28"/>
                <w:szCs w:val="28"/>
                <w:lang w:val="vi-VN"/>
              </w:rPr>
              <w:t>Combobox</w:t>
            </w:r>
          </w:p>
        </w:tc>
        <w:tc>
          <w:tcPr>
            <w:tcW w:w="2142" w:type="pct"/>
            <w:vAlign w:val="center"/>
          </w:tcPr>
          <w:p w14:paraId="655C567C" w14:textId="77777777" w:rsidR="00B06E63" w:rsidRPr="00394A12" w:rsidRDefault="00B06E63" w:rsidP="00B06E63">
            <w:pPr>
              <w:widowControl w:val="0"/>
              <w:tabs>
                <w:tab w:val="left" w:pos="180"/>
              </w:tabs>
              <w:jc w:val="both"/>
              <w:rPr>
                <w:sz w:val="28"/>
                <w:szCs w:val="28"/>
              </w:rPr>
            </w:pPr>
            <w:r>
              <w:rPr>
                <w:sz w:val="28"/>
                <w:szCs w:val="28"/>
              </w:rPr>
              <w:t>Hiển thị danh sách đợt đấu giá thái đã xác định kết quả</w:t>
            </w:r>
          </w:p>
        </w:tc>
      </w:tr>
      <w:tr w:rsidR="00B06E63" w:rsidRPr="00CD1498" w14:paraId="38C6F999" w14:textId="77777777" w:rsidTr="00B06E63">
        <w:trPr>
          <w:jc w:val="center"/>
        </w:trPr>
        <w:tc>
          <w:tcPr>
            <w:tcW w:w="427" w:type="pct"/>
            <w:vAlign w:val="center"/>
          </w:tcPr>
          <w:p w14:paraId="0CE81B40" w14:textId="77777777" w:rsidR="00B06E63" w:rsidRPr="00394A12" w:rsidRDefault="00B06E63" w:rsidP="00B06E63">
            <w:pPr>
              <w:numPr>
                <w:ilvl w:val="0"/>
                <w:numId w:val="90"/>
              </w:numPr>
              <w:spacing w:before="240" w:after="0"/>
              <w:jc w:val="both"/>
              <w:rPr>
                <w:sz w:val="28"/>
                <w:szCs w:val="28"/>
              </w:rPr>
            </w:pPr>
          </w:p>
        </w:tc>
        <w:tc>
          <w:tcPr>
            <w:tcW w:w="1682" w:type="pct"/>
            <w:vAlign w:val="center"/>
          </w:tcPr>
          <w:p w14:paraId="3F6A18C1" w14:textId="77777777" w:rsidR="00B06E63" w:rsidRDefault="00B06E63" w:rsidP="00B06E63">
            <w:pPr>
              <w:widowControl w:val="0"/>
              <w:tabs>
                <w:tab w:val="left" w:pos="180"/>
              </w:tabs>
              <w:jc w:val="both"/>
              <w:rPr>
                <w:noProof/>
                <w:sz w:val="28"/>
                <w:szCs w:val="28"/>
              </w:rPr>
            </w:pPr>
            <w:r>
              <w:rPr>
                <w:noProof/>
                <w:sz w:val="28"/>
                <w:szCs w:val="28"/>
              </w:rPr>
              <w:t>Thành viên</w:t>
            </w:r>
          </w:p>
        </w:tc>
        <w:tc>
          <w:tcPr>
            <w:tcW w:w="749" w:type="pct"/>
            <w:vAlign w:val="center"/>
          </w:tcPr>
          <w:p w14:paraId="644467EC" w14:textId="77777777" w:rsidR="00B06E63" w:rsidRPr="00394A12" w:rsidRDefault="00B06E63" w:rsidP="00B06E63">
            <w:pPr>
              <w:widowControl w:val="0"/>
              <w:tabs>
                <w:tab w:val="left" w:pos="180"/>
              </w:tabs>
              <w:jc w:val="both"/>
              <w:rPr>
                <w:sz w:val="28"/>
                <w:szCs w:val="28"/>
                <w:lang w:val="vi-VN"/>
              </w:rPr>
            </w:pPr>
            <w:r>
              <w:rPr>
                <w:sz w:val="28"/>
                <w:szCs w:val="28"/>
                <w:lang w:val="vi-VN"/>
              </w:rPr>
              <w:t>Combobox</w:t>
            </w:r>
          </w:p>
        </w:tc>
        <w:tc>
          <w:tcPr>
            <w:tcW w:w="2142" w:type="pct"/>
            <w:vAlign w:val="center"/>
          </w:tcPr>
          <w:p w14:paraId="2F53B156" w14:textId="77777777" w:rsidR="00B06E63" w:rsidRPr="00394A12" w:rsidRDefault="00B06E63" w:rsidP="00B06E63">
            <w:pPr>
              <w:widowControl w:val="0"/>
              <w:tabs>
                <w:tab w:val="left" w:pos="180"/>
              </w:tabs>
              <w:jc w:val="both"/>
              <w:rPr>
                <w:sz w:val="28"/>
                <w:szCs w:val="28"/>
              </w:rPr>
            </w:pPr>
            <w:r>
              <w:rPr>
                <w:sz w:val="28"/>
                <w:szCs w:val="28"/>
              </w:rPr>
              <w:t xml:space="preserve">Danh sách thành viên của đợt đấu giá </w:t>
            </w:r>
          </w:p>
        </w:tc>
      </w:tr>
      <w:tr w:rsidR="00B06E63" w:rsidRPr="00CD1498" w14:paraId="3031581C" w14:textId="77777777" w:rsidTr="00B06E63">
        <w:trPr>
          <w:jc w:val="center"/>
        </w:trPr>
        <w:tc>
          <w:tcPr>
            <w:tcW w:w="427" w:type="pct"/>
            <w:vAlign w:val="center"/>
          </w:tcPr>
          <w:p w14:paraId="446235C1" w14:textId="77777777" w:rsidR="00B06E63" w:rsidRPr="00394A12" w:rsidRDefault="00B06E63" w:rsidP="00B06E63">
            <w:pPr>
              <w:numPr>
                <w:ilvl w:val="0"/>
                <w:numId w:val="90"/>
              </w:numPr>
              <w:spacing w:before="240" w:after="0"/>
              <w:jc w:val="both"/>
              <w:rPr>
                <w:sz w:val="28"/>
                <w:szCs w:val="28"/>
              </w:rPr>
            </w:pPr>
          </w:p>
        </w:tc>
        <w:tc>
          <w:tcPr>
            <w:tcW w:w="1682" w:type="pct"/>
            <w:vAlign w:val="center"/>
          </w:tcPr>
          <w:p w14:paraId="06B4F86C" w14:textId="77777777" w:rsidR="00B06E63" w:rsidRDefault="00B06E63" w:rsidP="00B06E63">
            <w:pPr>
              <w:widowControl w:val="0"/>
              <w:tabs>
                <w:tab w:val="left" w:pos="180"/>
              </w:tabs>
              <w:jc w:val="both"/>
              <w:rPr>
                <w:noProof/>
                <w:sz w:val="28"/>
                <w:szCs w:val="28"/>
              </w:rPr>
            </w:pPr>
            <w:r>
              <w:rPr>
                <w:noProof/>
                <w:sz w:val="28"/>
                <w:szCs w:val="28"/>
              </w:rPr>
              <w:t xml:space="preserve">Loại hình </w:t>
            </w:r>
          </w:p>
        </w:tc>
        <w:tc>
          <w:tcPr>
            <w:tcW w:w="749" w:type="pct"/>
            <w:vAlign w:val="center"/>
          </w:tcPr>
          <w:p w14:paraId="67AAE966" w14:textId="77777777" w:rsidR="00B06E63" w:rsidRPr="00394A12" w:rsidRDefault="00B06E63" w:rsidP="00B06E63">
            <w:pPr>
              <w:widowControl w:val="0"/>
              <w:tabs>
                <w:tab w:val="left" w:pos="180"/>
              </w:tabs>
              <w:jc w:val="both"/>
              <w:rPr>
                <w:sz w:val="28"/>
                <w:szCs w:val="28"/>
                <w:lang w:val="vi-VN"/>
              </w:rPr>
            </w:pPr>
            <w:r>
              <w:rPr>
                <w:sz w:val="28"/>
                <w:szCs w:val="28"/>
                <w:lang w:val="vi-VN"/>
              </w:rPr>
              <w:t>Combobox</w:t>
            </w:r>
          </w:p>
        </w:tc>
        <w:tc>
          <w:tcPr>
            <w:tcW w:w="2142" w:type="pct"/>
            <w:vAlign w:val="center"/>
          </w:tcPr>
          <w:p w14:paraId="22C8E7AA" w14:textId="77777777" w:rsidR="00B06E63" w:rsidRDefault="00B06E63" w:rsidP="00B06E63">
            <w:pPr>
              <w:widowControl w:val="0"/>
              <w:tabs>
                <w:tab w:val="left" w:pos="180"/>
              </w:tabs>
              <w:jc w:val="both"/>
              <w:rPr>
                <w:sz w:val="28"/>
                <w:szCs w:val="28"/>
              </w:rPr>
            </w:pPr>
            <w:r>
              <w:rPr>
                <w:sz w:val="28"/>
                <w:szCs w:val="28"/>
              </w:rPr>
              <w:t>Loại hình NĐT, gồm:</w:t>
            </w:r>
          </w:p>
          <w:p w14:paraId="106C3708" w14:textId="77777777" w:rsidR="00B06E63" w:rsidRDefault="00B06E63" w:rsidP="00B06E63">
            <w:pPr>
              <w:widowControl w:val="0"/>
              <w:numPr>
                <w:ilvl w:val="0"/>
                <w:numId w:val="15"/>
              </w:numPr>
              <w:tabs>
                <w:tab w:val="left" w:pos="180"/>
              </w:tabs>
              <w:jc w:val="both"/>
              <w:rPr>
                <w:sz w:val="28"/>
                <w:szCs w:val="28"/>
              </w:rPr>
            </w:pPr>
            <w:r>
              <w:rPr>
                <w:sz w:val="28"/>
                <w:szCs w:val="28"/>
              </w:rPr>
              <w:t>Tất cả</w:t>
            </w:r>
          </w:p>
          <w:p w14:paraId="2287F251" w14:textId="77777777" w:rsidR="00B06E63" w:rsidRDefault="00B06E63" w:rsidP="00B06E63">
            <w:pPr>
              <w:widowControl w:val="0"/>
              <w:numPr>
                <w:ilvl w:val="0"/>
                <w:numId w:val="15"/>
              </w:numPr>
              <w:tabs>
                <w:tab w:val="left" w:pos="180"/>
              </w:tabs>
              <w:jc w:val="both"/>
              <w:rPr>
                <w:sz w:val="28"/>
                <w:szCs w:val="28"/>
              </w:rPr>
            </w:pPr>
            <w:r>
              <w:rPr>
                <w:sz w:val="28"/>
                <w:szCs w:val="28"/>
              </w:rPr>
              <w:t>Cá nhân</w:t>
            </w:r>
          </w:p>
          <w:p w14:paraId="5467E10B" w14:textId="77777777" w:rsidR="00B06E63" w:rsidRPr="00394A12" w:rsidRDefault="00B06E63" w:rsidP="00B06E63">
            <w:pPr>
              <w:widowControl w:val="0"/>
              <w:numPr>
                <w:ilvl w:val="0"/>
                <w:numId w:val="15"/>
              </w:numPr>
              <w:tabs>
                <w:tab w:val="left" w:pos="180"/>
              </w:tabs>
              <w:jc w:val="both"/>
              <w:rPr>
                <w:sz w:val="28"/>
                <w:szCs w:val="28"/>
              </w:rPr>
            </w:pPr>
            <w:r>
              <w:rPr>
                <w:sz w:val="28"/>
                <w:szCs w:val="28"/>
              </w:rPr>
              <w:t xml:space="preserve">Tổ chức </w:t>
            </w:r>
          </w:p>
        </w:tc>
      </w:tr>
      <w:tr w:rsidR="00B06E63" w:rsidRPr="00CD1498" w14:paraId="45399854" w14:textId="77777777" w:rsidTr="00B06E63">
        <w:trPr>
          <w:jc w:val="center"/>
        </w:trPr>
        <w:tc>
          <w:tcPr>
            <w:tcW w:w="427" w:type="pct"/>
            <w:vAlign w:val="center"/>
          </w:tcPr>
          <w:p w14:paraId="700E0056" w14:textId="77777777" w:rsidR="00B06E63" w:rsidRPr="00394A12" w:rsidRDefault="00B06E63" w:rsidP="00B06E63">
            <w:pPr>
              <w:numPr>
                <w:ilvl w:val="0"/>
                <w:numId w:val="90"/>
              </w:numPr>
              <w:spacing w:before="240" w:after="0"/>
              <w:jc w:val="both"/>
              <w:rPr>
                <w:sz w:val="28"/>
                <w:szCs w:val="28"/>
              </w:rPr>
            </w:pPr>
          </w:p>
        </w:tc>
        <w:tc>
          <w:tcPr>
            <w:tcW w:w="1682" w:type="pct"/>
            <w:vAlign w:val="center"/>
          </w:tcPr>
          <w:p w14:paraId="642FDF19" w14:textId="77777777" w:rsidR="00B06E63" w:rsidRDefault="00B06E63" w:rsidP="00B06E63">
            <w:pPr>
              <w:widowControl w:val="0"/>
              <w:tabs>
                <w:tab w:val="left" w:pos="180"/>
              </w:tabs>
              <w:jc w:val="both"/>
              <w:rPr>
                <w:noProof/>
                <w:sz w:val="28"/>
                <w:szCs w:val="28"/>
              </w:rPr>
            </w:pPr>
            <w:r>
              <w:rPr>
                <w:noProof/>
                <w:sz w:val="28"/>
                <w:szCs w:val="28"/>
              </w:rPr>
              <w:t>Hình thức</w:t>
            </w:r>
          </w:p>
        </w:tc>
        <w:tc>
          <w:tcPr>
            <w:tcW w:w="749" w:type="pct"/>
            <w:vAlign w:val="center"/>
          </w:tcPr>
          <w:p w14:paraId="1B8EA5AA" w14:textId="77777777" w:rsidR="00B06E63" w:rsidRPr="00394A12" w:rsidRDefault="00B06E63" w:rsidP="00B06E63">
            <w:pPr>
              <w:widowControl w:val="0"/>
              <w:tabs>
                <w:tab w:val="left" w:pos="180"/>
              </w:tabs>
              <w:jc w:val="both"/>
              <w:rPr>
                <w:sz w:val="28"/>
                <w:szCs w:val="28"/>
                <w:lang w:val="vi-VN"/>
              </w:rPr>
            </w:pPr>
            <w:r>
              <w:rPr>
                <w:sz w:val="28"/>
                <w:szCs w:val="28"/>
                <w:lang w:val="vi-VN"/>
              </w:rPr>
              <w:t xml:space="preserve">Combobox </w:t>
            </w:r>
          </w:p>
        </w:tc>
        <w:tc>
          <w:tcPr>
            <w:tcW w:w="2142" w:type="pct"/>
            <w:vAlign w:val="center"/>
          </w:tcPr>
          <w:p w14:paraId="4A762D98" w14:textId="77777777" w:rsidR="00B06E63" w:rsidRDefault="00B06E63" w:rsidP="00B06E63">
            <w:pPr>
              <w:widowControl w:val="0"/>
              <w:tabs>
                <w:tab w:val="left" w:pos="180"/>
              </w:tabs>
              <w:jc w:val="both"/>
              <w:rPr>
                <w:sz w:val="28"/>
                <w:szCs w:val="28"/>
              </w:rPr>
            </w:pPr>
            <w:r>
              <w:rPr>
                <w:sz w:val="28"/>
                <w:szCs w:val="28"/>
              </w:rPr>
              <w:t>Hình thức NĐT, gồm:</w:t>
            </w:r>
          </w:p>
          <w:p w14:paraId="32BFFAF5" w14:textId="77777777" w:rsidR="00B06E63" w:rsidRDefault="00B06E63" w:rsidP="00B06E63">
            <w:pPr>
              <w:widowControl w:val="0"/>
              <w:numPr>
                <w:ilvl w:val="0"/>
                <w:numId w:val="15"/>
              </w:numPr>
              <w:tabs>
                <w:tab w:val="left" w:pos="180"/>
              </w:tabs>
              <w:jc w:val="both"/>
              <w:rPr>
                <w:sz w:val="28"/>
                <w:szCs w:val="28"/>
              </w:rPr>
            </w:pPr>
            <w:r>
              <w:rPr>
                <w:sz w:val="28"/>
                <w:szCs w:val="28"/>
              </w:rPr>
              <w:t>Tất cả</w:t>
            </w:r>
          </w:p>
          <w:p w14:paraId="0A0B6193" w14:textId="77777777" w:rsidR="00B06E63" w:rsidRDefault="00B06E63" w:rsidP="00B06E63">
            <w:pPr>
              <w:widowControl w:val="0"/>
              <w:numPr>
                <w:ilvl w:val="0"/>
                <w:numId w:val="15"/>
              </w:numPr>
              <w:tabs>
                <w:tab w:val="left" w:pos="180"/>
              </w:tabs>
              <w:jc w:val="both"/>
              <w:rPr>
                <w:sz w:val="28"/>
                <w:szCs w:val="28"/>
              </w:rPr>
            </w:pPr>
            <w:r>
              <w:rPr>
                <w:sz w:val="28"/>
                <w:szCs w:val="28"/>
              </w:rPr>
              <w:t>Trong nước</w:t>
            </w:r>
          </w:p>
          <w:p w14:paraId="71AAEC56" w14:textId="77777777" w:rsidR="00B06E63" w:rsidRPr="00394A12" w:rsidRDefault="00B06E63" w:rsidP="00B06E63">
            <w:pPr>
              <w:widowControl w:val="0"/>
              <w:numPr>
                <w:ilvl w:val="0"/>
                <w:numId w:val="15"/>
              </w:numPr>
              <w:tabs>
                <w:tab w:val="left" w:pos="180"/>
              </w:tabs>
              <w:jc w:val="both"/>
              <w:rPr>
                <w:sz w:val="28"/>
                <w:szCs w:val="28"/>
              </w:rPr>
            </w:pPr>
            <w:r>
              <w:rPr>
                <w:sz w:val="28"/>
                <w:szCs w:val="28"/>
              </w:rPr>
              <w:t>Nước ngoài</w:t>
            </w:r>
          </w:p>
        </w:tc>
      </w:tr>
      <w:tr w:rsidR="00B06E63" w:rsidRPr="00CD1498" w14:paraId="3858554E" w14:textId="77777777" w:rsidTr="00B06E63">
        <w:trPr>
          <w:jc w:val="center"/>
        </w:trPr>
        <w:tc>
          <w:tcPr>
            <w:tcW w:w="427" w:type="pct"/>
            <w:vAlign w:val="center"/>
          </w:tcPr>
          <w:p w14:paraId="4D95965F" w14:textId="77777777" w:rsidR="00B06E63" w:rsidRPr="00394A12" w:rsidRDefault="00B06E63" w:rsidP="00B06E63">
            <w:pPr>
              <w:numPr>
                <w:ilvl w:val="0"/>
                <w:numId w:val="90"/>
              </w:numPr>
              <w:spacing w:before="240" w:after="0"/>
              <w:jc w:val="both"/>
              <w:rPr>
                <w:sz w:val="28"/>
                <w:szCs w:val="28"/>
              </w:rPr>
            </w:pPr>
          </w:p>
        </w:tc>
        <w:tc>
          <w:tcPr>
            <w:tcW w:w="1682" w:type="pct"/>
            <w:vAlign w:val="center"/>
          </w:tcPr>
          <w:p w14:paraId="7EB69BC4" w14:textId="77777777" w:rsidR="00B06E63" w:rsidRDefault="00B06E63" w:rsidP="00B06E63">
            <w:pPr>
              <w:widowControl w:val="0"/>
              <w:tabs>
                <w:tab w:val="left" w:pos="180"/>
              </w:tabs>
              <w:jc w:val="both"/>
              <w:rPr>
                <w:noProof/>
                <w:sz w:val="28"/>
                <w:szCs w:val="28"/>
              </w:rPr>
            </w:pPr>
            <w:r>
              <w:rPr>
                <w:noProof/>
                <w:sz w:val="28"/>
                <w:szCs w:val="28"/>
              </w:rPr>
              <w:t>Nhà đầu tư</w:t>
            </w:r>
          </w:p>
        </w:tc>
        <w:tc>
          <w:tcPr>
            <w:tcW w:w="749" w:type="pct"/>
            <w:vAlign w:val="center"/>
          </w:tcPr>
          <w:p w14:paraId="3E82A590" w14:textId="77777777" w:rsidR="00B06E63" w:rsidRPr="00394A12" w:rsidRDefault="00B06E63" w:rsidP="00B06E63">
            <w:pPr>
              <w:widowControl w:val="0"/>
              <w:tabs>
                <w:tab w:val="left" w:pos="180"/>
              </w:tabs>
              <w:jc w:val="both"/>
              <w:rPr>
                <w:sz w:val="28"/>
                <w:szCs w:val="28"/>
                <w:lang w:val="vi-VN"/>
              </w:rPr>
            </w:pPr>
            <w:r>
              <w:rPr>
                <w:sz w:val="28"/>
                <w:szCs w:val="28"/>
                <w:lang w:val="vi-VN"/>
              </w:rPr>
              <w:t>Texbox</w:t>
            </w:r>
          </w:p>
        </w:tc>
        <w:tc>
          <w:tcPr>
            <w:tcW w:w="2142" w:type="pct"/>
            <w:vAlign w:val="center"/>
          </w:tcPr>
          <w:p w14:paraId="35166CCA" w14:textId="77777777" w:rsidR="00B06E63" w:rsidRPr="00394A12" w:rsidRDefault="00B06E63" w:rsidP="00B06E63">
            <w:pPr>
              <w:widowControl w:val="0"/>
              <w:tabs>
                <w:tab w:val="left" w:pos="180"/>
              </w:tabs>
              <w:jc w:val="both"/>
              <w:rPr>
                <w:sz w:val="28"/>
                <w:szCs w:val="28"/>
              </w:rPr>
            </w:pPr>
            <w:r>
              <w:rPr>
                <w:sz w:val="28"/>
                <w:szCs w:val="28"/>
              </w:rPr>
              <w:t>Nhập tên nhà đầu tư</w:t>
            </w:r>
          </w:p>
        </w:tc>
      </w:tr>
    </w:tbl>
    <w:p w14:paraId="2FCD5599" w14:textId="77777777" w:rsidR="00B06E63" w:rsidRDefault="00B06E63" w:rsidP="00B06E63">
      <w:pPr>
        <w:pStyle w:val="BodyText"/>
        <w:numPr>
          <w:ilvl w:val="0"/>
          <w:numId w:val="15"/>
        </w:numPr>
        <w:rPr>
          <w:lang w:eastAsia="zh-CN"/>
        </w:rPr>
      </w:pPr>
      <w:r>
        <w:rPr>
          <w:lang w:eastAsia="zh-CN"/>
        </w:rPr>
        <w:t>Hiện thị danh sách NĐT vi phạm quy chế đặt mua trong đợt đấu gia theo tiêu chí tìm kiếm, gồm các thông tin:</w:t>
      </w:r>
    </w:p>
    <w:p w14:paraId="73599443" w14:textId="77777777" w:rsidR="00B06E63" w:rsidRDefault="00B06E63" w:rsidP="00B06E63">
      <w:pPr>
        <w:pStyle w:val="BodyText"/>
        <w:numPr>
          <w:ilvl w:val="0"/>
          <w:numId w:val="91"/>
        </w:numPr>
        <w:rPr>
          <w:lang w:eastAsia="zh-CN"/>
        </w:rPr>
      </w:pPr>
      <w:r>
        <w:rPr>
          <w:lang w:eastAsia="zh-CN"/>
        </w:rPr>
        <w:lastRenderedPageBreak/>
        <w:t>STT</w:t>
      </w:r>
    </w:p>
    <w:p w14:paraId="4E99CBB2" w14:textId="77777777" w:rsidR="00B06E63" w:rsidRDefault="00B06E63" w:rsidP="00B06E63">
      <w:pPr>
        <w:pStyle w:val="BodyText"/>
        <w:numPr>
          <w:ilvl w:val="0"/>
          <w:numId w:val="91"/>
        </w:numPr>
        <w:rPr>
          <w:lang w:eastAsia="zh-CN"/>
        </w:rPr>
      </w:pPr>
      <w:r>
        <w:rPr>
          <w:lang w:eastAsia="zh-CN"/>
        </w:rPr>
        <w:t>Tên NĐT</w:t>
      </w:r>
    </w:p>
    <w:p w14:paraId="7D284127" w14:textId="77777777" w:rsidR="00B06E63" w:rsidRDefault="00B06E63" w:rsidP="00B06E63">
      <w:pPr>
        <w:pStyle w:val="BodyText"/>
        <w:numPr>
          <w:ilvl w:val="0"/>
          <w:numId w:val="91"/>
        </w:numPr>
        <w:rPr>
          <w:lang w:eastAsia="zh-CN"/>
        </w:rPr>
      </w:pPr>
      <w:r>
        <w:rPr>
          <w:lang w:eastAsia="zh-CN"/>
        </w:rPr>
        <w:t>CMTND/GPDKKD</w:t>
      </w:r>
    </w:p>
    <w:p w14:paraId="0C587F0A" w14:textId="77777777" w:rsidR="00B06E63" w:rsidRDefault="00B06E63" w:rsidP="00B06E63">
      <w:pPr>
        <w:pStyle w:val="BodyText"/>
        <w:numPr>
          <w:ilvl w:val="0"/>
          <w:numId w:val="91"/>
        </w:numPr>
        <w:rPr>
          <w:lang w:eastAsia="zh-CN"/>
        </w:rPr>
      </w:pPr>
      <w:r>
        <w:rPr>
          <w:lang w:eastAsia="zh-CN"/>
        </w:rPr>
        <w:t>Khối lượng đăng ký</w:t>
      </w:r>
    </w:p>
    <w:p w14:paraId="3A0E5E80" w14:textId="77777777" w:rsidR="00B06E63" w:rsidRDefault="00B06E63" w:rsidP="00B06E63">
      <w:pPr>
        <w:pStyle w:val="BodyText"/>
        <w:numPr>
          <w:ilvl w:val="0"/>
          <w:numId w:val="91"/>
        </w:numPr>
        <w:rPr>
          <w:lang w:eastAsia="zh-CN"/>
        </w:rPr>
      </w:pPr>
      <w:r>
        <w:rPr>
          <w:lang w:eastAsia="zh-CN"/>
        </w:rPr>
        <w:t>Khối lượng đặt mua</w:t>
      </w:r>
    </w:p>
    <w:p w14:paraId="544C335C" w14:textId="77777777" w:rsidR="00B06E63" w:rsidRDefault="00B06E63" w:rsidP="00B06E63">
      <w:pPr>
        <w:pStyle w:val="BodyText"/>
        <w:numPr>
          <w:ilvl w:val="0"/>
          <w:numId w:val="91"/>
        </w:numPr>
        <w:rPr>
          <w:lang w:eastAsia="zh-CN"/>
        </w:rPr>
      </w:pPr>
      <w:r>
        <w:rPr>
          <w:lang w:eastAsia="zh-CN"/>
        </w:rPr>
        <w:t xml:space="preserve">Khối lượng lệch </w:t>
      </w:r>
    </w:p>
    <w:p w14:paraId="0A5B289E" w14:textId="77777777" w:rsidR="00B06E63" w:rsidRDefault="00B06E63" w:rsidP="00B06E63">
      <w:pPr>
        <w:pStyle w:val="BodyText"/>
        <w:numPr>
          <w:ilvl w:val="0"/>
          <w:numId w:val="91"/>
        </w:numPr>
        <w:rPr>
          <w:lang w:eastAsia="zh-CN"/>
        </w:rPr>
      </w:pPr>
      <w:r>
        <w:rPr>
          <w:lang w:eastAsia="zh-CN"/>
        </w:rPr>
        <w:t>Khối lượng tha</w:t>
      </w:r>
    </w:p>
    <w:p w14:paraId="6631E0DB" w14:textId="77777777" w:rsidR="00B06E63" w:rsidRDefault="00B06E63" w:rsidP="00B06E63">
      <w:pPr>
        <w:pStyle w:val="BodyText"/>
        <w:numPr>
          <w:ilvl w:val="0"/>
          <w:numId w:val="91"/>
        </w:numPr>
        <w:rPr>
          <w:lang w:eastAsia="zh-CN"/>
        </w:rPr>
      </w:pPr>
      <w:r>
        <w:rPr>
          <w:lang w:eastAsia="zh-CN"/>
        </w:rPr>
        <w:t>Lý do</w:t>
      </w:r>
    </w:p>
    <w:p w14:paraId="228C18E3" w14:textId="77777777" w:rsidR="00B06E63" w:rsidRDefault="00B06E63" w:rsidP="00B06E63">
      <w:pPr>
        <w:pStyle w:val="BodyText"/>
        <w:numPr>
          <w:ilvl w:val="0"/>
          <w:numId w:val="91"/>
        </w:numPr>
        <w:rPr>
          <w:lang w:eastAsia="zh-CN"/>
        </w:rPr>
      </w:pPr>
      <w:r>
        <w:rPr>
          <w:lang w:eastAsia="zh-CN"/>
        </w:rPr>
        <w:t>Chức năng</w:t>
      </w:r>
    </w:p>
    <w:p w14:paraId="56688212" w14:textId="7017CE1A" w:rsidR="00B06E63" w:rsidRDefault="00B06E63" w:rsidP="00B06E63">
      <w:pPr>
        <w:pStyle w:val="BodyText"/>
        <w:numPr>
          <w:ilvl w:val="0"/>
          <w:numId w:val="15"/>
        </w:numPr>
        <w:rPr>
          <w:lang w:eastAsia="zh-CN"/>
        </w:rPr>
      </w:pPr>
      <w:r>
        <w:rPr>
          <w:lang w:eastAsia="zh-CN"/>
        </w:rPr>
        <w:t>Hệ thống cho phép kết xuất danh sách NĐT vi phạm quy chế đăt mua theo tiêu chí tìm kiếm.</w:t>
      </w:r>
    </w:p>
    <w:p w14:paraId="57024298" w14:textId="1DF9BBD8" w:rsidR="002E5B45" w:rsidRPr="005248D2" w:rsidRDefault="004F7649" w:rsidP="002E5B45">
      <w:pPr>
        <w:pStyle w:val="Heading4"/>
      </w:pPr>
      <w:bookmarkStart w:id="59" w:name="_Toc8739576"/>
      <w:r>
        <w:t>Phân hệ book building</w:t>
      </w:r>
    </w:p>
    <w:p w14:paraId="75A78712" w14:textId="5F4C6E16" w:rsidR="004F7649" w:rsidRPr="000B5789" w:rsidRDefault="004F7649" w:rsidP="004F7649">
      <w:pPr>
        <w:pStyle w:val="BodyText"/>
        <w:rPr>
          <w:szCs w:val="28"/>
        </w:rPr>
      </w:pPr>
      <w:r w:rsidRPr="000B5789">
        <w:rPr>
          <w:szCs w:val="28"/>
          <w:lang w:eastAsia="zh-CN"/>
        </w:rPr>
        <w:t xml:space="preserve">Mục đích: Đáp ứng được các yêu cầu nghiệp vụ đấu giá dựa trên thông tư số </w:t>
      </w:r>
      <w:r w:rsidR="003622FB" w:rsidRPr="000B5789">
        <w:rPr>
          <w:szCs w:val="28"/>
        </w:rPr>
        <w:t>21</w:t>
      </w:r>
      <w:commentRangeStart w:id="60"/>
      <w:r w:rsidRPr="000B5789">
        <w:rPr>
          <w:szCs w:val="28"/>
        </w:rPr>
        <w:t>/2019/TT-BTC</w:t>
      </w:r>
      <w:commentRangeEnd w:id="60"/>
      <w:r w:rsidR="00D24BCE" w:rsidRPr="000B5789">
        <w:rPr>
          <w:rStyle w:val="CommentReference"/>
          <w:rFonts w:eastAsia="Times New Roman"/>
          <w:sz w:val="28"/>
          <w:szCs w:val="28"/>
          <w:lang w:eastAsia="en-US"/>
        </w:rPr>
        <w:commentReference w:id="60"/>
      </w:r>
      <w:r w:rsidRPr="000B5789">
        <w:rPr>
          <w:szCs w:val="28"/>
        </w:rPr>
        <w:t xml:space="preserve"> của Bộ Tài Chính bao gồm:</w:t>
      </w:r>
    </w:p>
    <w:p w14:paraId="7CE931B8" w14:textId="7F3C5981" w:rsidR="00923D96" w:rsidRPr="000B5789" w:rsidRDefault="00923D96" w:rsidP="00F56049">
      <w:pPr>
        <w:pStyle w:val="ListBullet"/>
      </w:pPr>
      <w:r w:rsidRPr="000B5789">
        <w:t>Thông báo mời chào đại lý</w:t>
      </w:r>
    </w:p>
    <w:p w14:paraId="0CDD4725" w14:textId="4104692C" w:rsidR="004F7649" w:rsidRPr="000B5789" w:rsidRDefault="004F7649" w:rsidP="00F56049">
      <w:pPr>
        <w:pStyle w:val="ListBullet"/>
      </w:pPr>
      <w:r w:rsidRPr="000B5789">
        <w:t>Quản lý thông tin đợt book building</w:t>
      </w:r>
    </w:p>
    <w:p w14:paraId="61439998" w14:textId="30BD4993" w:rsidR="001A785E" w:rsidRPr="000B5789" w:rsidRDefault="001A785E" w:rsidP="00F56049">
      <w:pPr>
        <w:pStyle w:val="ListBullet"/>
      </w:pPr>
      <w:r w:rsidRPr="000B5789">
        <w:t>Quản lý tiến trình đợt book building</w:t>
      </w:r>
    </w:p>
    <w:p w14:paraId="0D72581E" w14:textId="1C0944E5" w:rsidR="005037AE" w:rsidRPr="000B5789" w:rsidRDefault="005037AE" w:rsidP="00F56049">
      <w:pPr>
        <w:pStyle w:val="ListBullet"/>
      </w:pPr>
      <w:r w:rsidRPr="000B5789">
        <w:t>Quản lý thành viên đăng ký</w:t>
      </w:r>
    </w:p>
    <w:p w14:paraId="7A8467B9" w14:textId="4041E167" w:rsidR="009026C9" w:rsidRPr="000B5789" w:rsidRDefault="007C0539" w:rsidP="00F56049">
      <w:pPr>
        <w:pStyle w:val="ListBullet"/>
      </w:pPr>
      <w:r w:rsidRPr="000B5789">
        <w:t>Quản lý thông tin NĐT đăng ký</w:t>
      </w:r>
    </w:p>
    <w:p w14:paraId="33F63313" w14:textId="6EF6754B" w:rsidR="009276FC" w:rsidRPr="000B5789" w:rsidRDefault="009276FC" w:rsidP="00F56049">
      <w:pPr>
        <w:pStyle w:val="ListBullet"/>
      </w:pPr>
      <w:r w:rsidRPr="000B5789">
        <w:t>Quản lý thông tin lệnh</w:t>
      </w:r>
    </w:p>
    <w:p w14:paraId="7FFEB0CF" w14:textId="32B7B501" w:rsidR="009276FC" w:rsidRPr="000B5789" w:rsidRDefault="009276FC" w:rsidP="00F56049">
      <w:pPr>
        <w:pStyle w:val="ListBullet"/>
      </w:pPr>
      <w:r w:rsidRPr="000B5789">
        <w:t>Đồ thị khối lượng theo các mức giá</w:t>
      </w:r>
    </w:p>
    <w:p w14:paraId="61C079C5" w14:textId="2FA95D3E" w:rsidR="009276FC" w:rsidRPr="000B5789" w:rsidRDefault="009276FC" w:rsidP="00F56049">
      <w:pPr>
        <w:pStyle w:val="ListBullet"/>
      </w:pPr>
      <w:r w:rsidRPr="000B5789">
        <w:t>Xác định kết quả dựng sổ và phân phối tiếp</w:t>
      </w:r>
    </w:p>
    <w:p w14:paraId="2E21671D" w14:textId="7E7DCEC0" w:rsidR="00711B9F" w:rsidRDefault="00711B9F" w:rsidP="00711B9F">
      <w:pPr>
        <w:pStyle w:val="Heading5"/>
      </w:pPr>
      <w:r>
        <w:t>Quản lý tiến trình book building</w:t>
      </w:r>
    </w:p>
    <w:p w14:paraId="18C490D3" w14:textId="6664AFBB" w:rsidR="001B779A" w:rsidRPr="000B5789" w:rsidRDefault="001B779A" w:rsidP="001B779A">
      <w:pPr>
        <w:pStyle w:val="BodyText"/>
        <w:rPr>
          <w:szCs w:val="28"/>
          <w:lang w:eastAsia="zh-CN"/>
        </w:rPr>
      </w:pPr>
      <w:r w:rsidRPr="000B5789">
        <w:rPr>
          <w:b/>
          <w:szCs w:val="28"/>
          <w:lang w:eastAsia="zh-CN"/>
        </w:rPr>
        <w:lastRenderedPageBreak/>
        <w:t>Mục đích:</w:t>
      </w:r>
      <w:r w:rsidRPr="000B5789">
        <w:rPr>
          <w:szCs w:val="28"/>
          <w:lang w:eastAsia="zh-CN"/>
        </w:rPr>
        <w:t xml:space="preserve"> Quản lý trạng thái của đợt book building</w:t>
      </w:r>
    </w:p>
    <w:p w14:paraId="47F4AD11" w14:textId="6FE6A174" w:rsidR="001B779A" w:rsidRPr="000B5789" w:rsidRDefault="001B779A" w:rsidP="001B779A">
      <w:pPr>
        <w:pStyle w:val="BodyText"/>
        <w:rPr>
          <w:szCs w:val="28"/>
          <w:lang w:eastAsia="zh-CN"/>
        </w:rPr>
      </w:pPr>
      <w:r w:rsidRPr="000B5789">
        <w:rPr>
          <w:b/>
          <w:szCs w:val="28"/>
          <w:lang w:eastAsia="zh-CN"/>
        </w:rPr>
        <w:t xml:space="preserve">Xử lý sự kiện: </w:t>
      </w:r>
      <w:r w:rsidRPr="000B5789">
        <w:rPr>
          <w:szCs w:val="28"/>
          <w:lang w:eastAsia="zh-CN"/>
        </w:rPr>
        <w:t xml:space="preserve">Đăng nhập vào hệ thống </w:t>
      </w:r>
      <w:r w:rsidRPr="000B5789">
        <w:rPr>
          <w:szCs w:val="28"/>
        </w:rPr>
        <w:sym w:font="Wingdings" w:char="F0E0"/>
      </w:r>
      <w:r w:rsidRPr="000B5789">
        <w:rPr>
          <w:szCs w:val="28"/>
          <w:lang w:eastAsia="zh-CN"/>
        </w:rPr>
        <w:t xml:space="preserve"> chọn chức năng Book Building </w:t>
      </w:r>
      <w:r w:rsidRPr="000B5789">
        <w:rPr>
          <w:szCs w:val="28"/>
          <w:lang w:val="vi-VN"/>
        </w:rPr>
        <w:t xml:space="preserve"> </w:t>
      </w:r>
      <w:r w:rsidRPr="000B5789">
        <w:rPr>
          <w:szCs w:val="28"/>
        </w:rPr>
        <w:sym w:font="Wingdings" w:char="F0E0"/>
      </w:r>
      <w:r w:rsidRPr="000B5789">
        <w:rPr>
          <w:szCs w:val="28"/>
        </w:rPr>
        <w:t xml:space="preserve"> chọn Quản lý tiến trình đợt Book Buiding.</w:t>
      </w:r>
    </w:p>
    <w:p w14:paraId="10A04AC8" w14:textId="28F9CB5E" w:rsidR="001B779A" w:rsidRPr="000B5789" w:rsidRDefault="001B779A" w:rsidP="001B779A">
      <w:pPr>
        <w:pStyle w:val="BodyText"/>
        <w:rPr>
          <w:b/>
          <w:szCs w:val="28"/>
          <w:lang w:eastAsia="zh-CN"/>
        </w:rPr>
      </w:pPr>
      <w:r w:rsidRPr="000B5789">
        <w:rPr>
          <w:b/>
          <w:szCs w:val="28"/>
          <w:lang w:eastAsia="zh-CN"/>
        </w:rPr>
        <w:t xml:space="preserve">Phân tích: </w:t>
      </w:r>
    </w:p>
    <w:p w14:paraId="11FB9C42" w14:textId="346FAF4F" w:rsidR="008E3B8E" w:rsidRPr="000B5789" w:rsidRDefault="008E3B8E" w:rsidP="00F56049">
      <w:pPr>
        <w:pStyle w:val="ListBullet"/>
      </w:pPr>
      <w:r w:rsidRPr="000B5789">
        <w:t>Hệ thống hiển thị các đợt book building đang diễn ra trong hệ thống:</w:t>
      </w:r>
    </w:p>
    <w:p w14:paraId="3BA545B6" w14:textId="63509DD8" w:rsidR="008E3B8E" w:rsidRPr="000B5789" w:rsidRDefault="008E3B8E" w:rsidP="00F56049">
      <w:pPr>
        <w:pStyle w:val="ListBullet"/>
      </w:pPr>
      <w:r w:rsidRPr="000B5789">
        <w:t>Dữ liệu dạng combobox</w:t>
      </w:r>
    </w:p>
    <w:p w14:paraId="26C44F8C" w14:textId="35F91D15" w:rsidR="008E3B8E" w:rsidRPr="000B5789" w:rsidRDefault="008E3B8E" w:rsidP="00F56049">
      <w:pPr>
        <w:pStyle w:val="ListBullet"/>
      </w:pPr>
      <w:r w:rsidRPr="000B5789">
        <w:t>Cho phép lựa chọn đợt book building để chuyển tiến trình, hiển thị các thông tin sau:</w:t>
      </w:r>
    </w:p>
    <w:p w14:paraId="0039EE0C" w14:textId="3FC263E5" w:rsidR="008E3B8E" w:rsidRPr="000B5789" w:rsidRDefault="008E3B8E" w:rsidP="00F56049">
      <w:pPr>
        <w:pStyle w:val="ListBullet"/>
      </w:pPr>
      <w:r w:rsidRPr="000B5789">
        <w:t>Trạng thái hiện tại</w:t>
      </w:r>
    </w:p>
    <w:p w14:paraId="1F7F0DCD" w14:textId="1BB7D510" w:rsidR="008E3B8E" w:rsidRPr="000B5789" w:rsidRDefault="008E3B8E" w:rsidP="00F56049">
      <w:pPr>
        <w:pStyle w:val="ListBullet"/>
      </w:pPr>
      <w:r w:rsidRPr="000B5789">
        <w:t>Trạng thái kế tiếp</w:t>
      </w:r>
    </w:p>
    <w:p w14:paraId="2C3E02AF" w14:textId="0710D1F2" w:rsidR="00CE5471" w:rsidRPr="000B5789" w:rsidRDefault="008E3B8E" w:rsidP="00F56049">
      <w:pPr>
        <w:pStyle w:val="ListBullet"/>
      </w:pPr>
      <w:r w:rsidRPr="000B5789">
        <w:t>Chức năng: Chuyển tiến trình, thoát</w:t>
      </w:r>
    </w:p>
    <w:p w14:paraId="16949FF6" w14:textId="2C6719AA" w:rsidR="008658F7" w:rsidRPr="000B5789" w:rsidRDefault="008658F7" w:rsidP="008658F7">
      <w:pPr>
        <w:pStyle w:val="Heading5"/>
        <w:rPr>
          <w:szCs w:val="28"/>
        </w:rPr>
      </w:pPr>
      <w:r w:rsidRPr="000B5789">
        <w:rPr>
          <w:szCs w:val="28"/>
        </w:rPr>
        <w:t>Quản lý thông tin tổ chức phát hành</w:t>
      </w:r>
    </w:p>
    <w:p w14:paraId="2F12D7AE" w14:textId="79EDBB53" w:rsidR="007D6F6A" w:rsidRPr="000B5789" w:rsidRDefault="007D6F6A" w:rsidP="007D6F6A">
      <w:pPr>
        <w:pStyle w:val="BodyText"/>
        <w:rPr>
          <w:szCs w:val="28"/>
          <w:lang w:eastAsia="zh-CN"/>
        </w:rPr>
      </w:pPr>
      <w:r w:rsidRPr="000B5789">
        <w:rPr>
          <w:b/>
          <w:szCs w:val="28"/>
          <w:lang w:eastAsia="zh-CN"/>
        </w:rPr>
        <w:t xml:space="preserve">Mục đích: </w:t>
      </w:r>
      <w:r w:rsidRPr="000B5789">
        <w:rPr>
          <w:szCs w:val="28"/>
          <w:lang w:eastAsia="zh-CN"/>
        </w:rPr>
        <w:t>Quản lý thông tin tổ chức phát hành trong đợt book buildong</w:t>
      </w:r>
    </w:p>
    <w:p w14:paraId="00E8E789" w14:textId="77777777" w:rsidR="007D6F6A" w:rsidRPr="000B5789" w:rsidRDefault="007D6F6A" w:rsidP="007D6F6A">
      <w:pPr>
        <w:pStyle w:val="BodyText"/>
        <w:rPr>
          <w:szCs w:val="28"/>
        </w:rPr>
      </w:pPr>
      <w:r w:rsidRPr="000B5789">
        <w:rPr>
          <w:b/>
          <w:szCs w:val="28"/>
          <w:lang w:eastAsia="zh-CN"/>
        </w:rPr>
        <w:t>Xử lý sự kiện:</w:t>
      </w:r>
      <w:r w:rsidRPr="000B5789">
        <w:rPr>
          <w:szCs w:val="28"/>
          <w:lang w:eastAsia="zh-CN"/>
        </w:rPr>
        <w:t xml:space="preserve"> Đăng nhập vào hệ thống </w:t>
      </w:r>
      <w:r w:rsidRPr="000B5789">
        <w:rPr>
          <w:szCs w:val="28"/>
        </w:rPr>
        <w:sym w:font="Wingdings" w:char="F0E0"/>
      </w:r>
      <w:r w:rsidRPr="000B5789">
        <w:rPr>
          <w:szCs w:val="28"/>
          <w:lang w:eastAsia="zh-CN"/>
        </w:rPr>
        <w:t xml:space="preserve"> chọn chức năng Khai báo </w:t>
      </w:r>
      <w:r w:rsidRPr="000B5789">
        <w:rPr>
          <w:szCs w:val="28"/>
          <w:lang w:val="vi-VN"/>
        </w:rPr>
        <w:t xml:space="preserve"> </w:t>
      </w:r>
      <w:r w:rsidRPr="000B5789">
        <w:rPr>
          <w:szCs w:val="28"/>
        </w:rPr>
        <w:sym w:font="Wingdings" w:char="F0E0"/>
      </w:r>
      <w:r w:rsidRPr="000B5789">
        <w:rPr>
          <w:szCs w:val="28"/>
        </w:rPr>
        <w:t xml:space="preserve"> chọn Tổ chức phát hành</w:t>
      </w:r>
    </w:p>
    <w:p w14:paraId="02073007" w14:textId="77777777" w:rsidR="007D6F6A" w:rsidRPr="000B5789" w:rsidRDefault="007D6F6A" w:rsidP="007D6F6A">
      <w:pPr>
        <w:pStyle w:val="BodyText"/>
        <w:rPr>
          <w:b/>
          <w:szCs w:val="28"/>
        </w:rPr>
      </w:pPr>
      <w:r w:rsidRPr="000B5789">
        <w:rPr>
          <w:b/>
          <w:szCs w:val="28"/>
        </w:rPr>
        <w:t xml:space="preserve">Phân tích : </w:t>
      </w:r>
    </w:p>
    <w:p w14:paraId="68CA2FAE" w14:textId="77777777" w:rsidR="007D6F6A" w:rsidRPr="000B5789" w:rsidRDefault="007D6F6A" w:rsidP="007D6F6A">
      <w:pPr>
        <w:pStyle w:val="BodyText"/>
        <w:numPr>
          <w:ilvl w:val="0"/>
          <w:numId w:val="15"/>
        </w:numPr>
        <w:rPr>
          <w:b/>
          <w:szCs w:val="28"/>
          <w:lang w:eastAsia="zh-CN"/>
        </w:rPr>
      </w:pPr>
      <w:r w:rsidRPr="000B5789">
        <w:rPr>
          <w:szCs w:val="28"/>
        </w:rPr>
        <w:t>Hệ thống hiện thị danh sách các TCPH, gồm các thông tin</w:t>
      </w:r>
      <w:r w:rsidRPr="000B5789">
        <w:rPr>
          <w:b/>
          <w:szCs w:val="28"/>
          <w:lang w:eastAsia="zh-CN"/>
        </w:rPr>
        <w:t xml:space="preserve">: </w:t>
      </w:r>
    </w:p>
    <w:p w14:paraId="2F941D92" w14:textId="77777777" w:rsidR="007D6F6A" w:rsidRPr="000B5789" w:rsidRDefault="007D6F6A" w:rsidP="001F5DBA">
      <w:pPr>
        <w:pStyle w:val="BodyText"/>
        <w:numPr>
          <w:ilvl w:val="0"/>
          <w:numId w:val="53"/>
        </w:numPr>
        <w:rPr>
          <w:szCs w:val="28"/>
          <w:lang w:eastAsia="zh-CN"/>
        </w:rPr>
      </w:pPr>
      <w:r w:rsidRPr="000B5789">
        <w:rPr>
          <w:szCs w:val="28"/>
          <w:lang w:eastAsia="zh-CN"/>
        </w:rPr>
        <w:t xml:space="preserve">STT:Số thứu tự </w:t>
      </w:r>
    </w:p>
    <w:p w14:paraId="603F3A6F" w14:textId="77777777" w:rsidR="007D6F6A" w:rsidRPr="000B5789" w:rsidRDefault="007D6F6A" w:rsidP="001F5DBA">
      <w:pPr>
        <w:pStyle w:val="BodyText"/>
        <w:numPr>
          <w:ilvl w:val="0"/>
          <w:numId w:val="53"/>
        </w:numPr>
        <w:rPr>
          <w:szCs w:val="28"/>
          <w:lang w:eastAsia="zh-CN"/>
        </w:rPr>
      </w:pPr>
      <w:r w:rsidRPr="000B5789">
        <w:rPr>
          <w:szCs w:val="28"/>
          <w:lang w:eastAsia="zh-CN"/>
        </w:rPr>
        <w:t>Tên TCPH: Tên tổ chức phát hành</w:t>
      </w:r>
    </w:p>
    <w:p w14:paraId="74B1B0B4" w14:textId="77777777" w:rsidR="007D6F6A" w:rsidRPr="000B5789" w:rsidRDefault="007D6F6A" w:rsidP="001F5DBA">
      <w:pPr>
        <w:pStyle w:val="BodyText"/>
        <w:numPr>
          <w:ilvl w:val="0"/>
          <w:numId w:val="53"/>
        </w:numPr>
        <w:rPr>
          <w:szCs w:val="28"/>
          <w:lang w:eastAsia="zh-CN"/>
        </w:rPr>
      </w:pPr>
      <w:r w:rsidRPr="000B5789">
        <w:rPr>
          <w:szCs w:val="28"/>
          <w:lang w:eastAsia="zh-CN"/>
        </w:rPr>
        <w:t>Tên viết tắt</w:t>
      </w:r>
    </w:p>
    <w:p w14:paraId="5FD4D74F" w14:textId="77777777" w:rsidR="007D6F6A" w:rsidRDefault="007D6F6A" w:rsidP="001F5DBA">
      <w:pPr>
        <w:pStyle w:val="BodyText"/>
        <w:numPr>
          <w:ilvl w:val="0"/>
          <w:numId w:val="53"/>
        </w:numPr>
        <w:rPr>
          <w:lang w:eastAsia="zh-CN"/>
        </w:rPr>
      </w:pPr>
      <w:r>
        <w:rPr>
          <w:lang w:eastAsia="zh-CN"/>
        </w:rPr>
        <w:t>Số điện thoại</w:t>
      </w:r>
    </w:p>
    <w:p w14:paraId="0354DD86" w14:textId="77777777" w:rsidR="007D6F6A" w:rsidRDefault="007D6F6A" w:rsidP="001F5DBA">
      <w:pPr>
        <w:pStyle w:val="BodyText"/>
        <w:numPr>
          <w:ilvl w:val="0"/>
          <w:numId w:val="53"/>
        </w:numPr>
        <w:rPr>
          <w:lang w:eastAsia="zh-CN"/>
        </w:rPr>
      </w:pPr>
      <w:r>
        <w:rPr>
          <w:lang w:eastAsia="zh-CN"/>
        </w:rPr>
        <w:t>Số Fax</w:t>
      </w:r>
    </w:p>
    <w:p w14:paraId="69C31FC4" w14:textId="77777777" w:rsidR="007D6F6A" w:rsidRDefault="007D6F6A" w:rsidP="001F5DBA">
      <w:pPr>
        <w:pStyle w:val="BodyText"/>
        <w:numPr>
          <w:ilvl w:val="0"/>
          <w:numId w:val="53"/>
        </w:numPr>
        <w:rPr>
          <w:lang w:eastAsia="zh-CN"/>
        </w:rPr>
      </w:pPr>
      <w:r>
        <w:rPr>
          <w:lang w:eastAsia="zh-CN"/>
        </w:rPr>
        <w:t>Giấy ĐKKD: giấy đăng kí kinh doanh</w:t>
      </w:r>
    </w:p>
    <w:p w14:paraId="7DA683FC" w14:textId="77777777" w:rsidR="007D6F6A" w:rsidRDefault="007D6F6A" w:rsidP="001F5DBA">
      <w:pPr>
        <w:pStyle w:val="BodyText"/>
        <w:numPr>
          <w:ilvl w:val="0"/>
          <w:numId w:val="53"/>
        </w:numPr>
        <w:rPr>
          <w:lang w:eastAsia="zh-CN"/>
        </w:rPr>
      </w:pPr>
      <w:r>
        <w:rPr>
          <w:lang w:eastAsia="zh-CN"/>
        </w:rPr>
        <w:t>Ngành nghề KD: ngành nghề kinh doanh</w:t>
      </w:r>
    </w:p>
    <w:p w14:paraId="78224CF6" w14:textId="77777777" w:rsidR="007D6F6A" w:rsidRDefault="007D6F6A" w:rsidP="001F5DBA">
      <w:pPr>
        <w:pStyle w:val="BodyText"/>
        <w:numPr>
          <w:ilvl w:val="0"/>
          <w:numId w:val="53"/>
        </w:numPr>
        <w:rPr>
          <w:lang w:eastAsia="zh-CN"/>
        </w:rPr>
      </w:pPr>
      <w:r>
        <w:rPr>
          <w:lang w:eastAsia="zh-CN"/>
        </w:rPr>
        <w:lastRenderedPageBreak/>
        <w:t>Vốn điều lệ</w:t>
      </w:r>
    </w:p>
    <w:p w14:paraId="56EF614B" w14:textId="77777777" w:rsidR="007D6F6A" w:rsidRDefault="007D6F6A" w:rsidP="001F5DBA">
      <w:pPr>
        <w:pStyle w:val="BodyText"/>
        <w:numPr>
          <w:ilvl w:val="0"/>
          <w:numId w:val="53"/>
        </w:numPr>
        <w:rPr>
          <w:lang w:eastAsia="zh-CN"/>
        </w:rPr>
      </w:pPr>
      <w:r>
        <w:rPr>
          <w:lang w:eastAsia="zh-CN"/>
        </w:rPr>
        <w:t>Chức năng: Gồm chi tiết, sửa , xóa</w:t>
      </w:r>
    </w:p>
    <w:p w14:paraId="387451B0" w14:textId="77777777" w:rsidR="007D6F6A" w:rsidRDefault="007D6F6A" w:rsidP="007D6F6A">
      <w:pPr>
        <w:pStyle w:val="BodyText"/>
        <w:numPr>
          <w:ilvl w:val="0"/>
          <w:numId w:val="15"/>
        </w:numPr>
        <w:rPr>
          <w:lang w:eastAsia="zh-CN"/>
        </w:rPr>
      </w:pPr>
      <w:r>
        <w:rPr>
          <w:lang w:eastAsia="zh-CN"/>
        </w:rPr>
        <w:t>Hệ thống cho phép tìm kiếm TCPH, gồm các tiêu chí tìm kiếm:</w:t>
      </w:r>
    </w:p>
    <w:tbl>
      <w:tblPr>
        <w:tblW w:w="51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1"/>
        <w:gridCol w:w="3143"/>
        <w:gridCol w:w="1400"/>
        <w:gridCol w:w="3999"/>
      </w:tblGrid>
      <w:tr w:rsidR="007D6F6A" w:rsidRPr="00CD1498" w14:paraId="3EF9985E" w14:textId="77777777" w:rsidTr="00404734">
        <w:trPr>
          <w:tblHeader/>
          <w:jc w:val="center"/>
        </w:trPr>
        <w:tc>
          <w:tcPr>
            <w:tcW w:w="429" w:type="pct"/>
            <w:shd w:val="clear" w:color="auto" w:fill="4F81BD"/>
            <w:vAlign w:val="center"/>
          </w:tcPr>
          <w:p w14:paraId="616EA5CD" w14:textId="77777777" w:rsidR="007D6F6A" w:rsidRPr="00CD1498" w:rsidRDefault="007D6F6A" w:rsidP="00404734">
            <w:pPr>
              <w:widowControl w:val="0"/>
              <w:tabs>
                <w:tab w:val="left" w:pos="180"/>
              </w:tabs>
              <w:jc w:val="both"/>
              <w:rPr>
                <w:b/>
                <w:noProof/>
                <w:szCs w:val="26"/>
              </w:rPr>
            </w:pPr>
            <w:r w:rsidRPr="00CD1498">
              <w:rPr>
                <w:b/>
                <w:noProof/>
                <w:szCs w:val="26"/>
              </w:rPr>
              <w:t>STT</w:t>
            </w:r>
          </w:p>
        </w:tc>
        <w:tc>
          <w:tcPr>
            <w:tcW w:w="1682" w:type="pct"/>
            <w:shd w:val="clear" w:color="auto" w:fill="4F81BD"/>
            <w:vAlign w:val="center"/>
          </w:tcPr>
          <w:p w14:paraId="6CDB93A5" w14:textId="77777777" w:rsidR="007D6F6A" w:rsidRPr="00CD1498" w:rsidRDefault="007D6F6A" w:rsidP="00404734">
            <w:pPr>
              <w:widowControl w:val="0"/>
              <w:tabs>
                <w:tab w:val="left" w:pos="180"/>
              </w:tabs>
              <w:jc w:val="both"/>
              <w:rPr>
                <w:b/>
                <w:noProof/>
                <w:szCs w:val="26"/>
              </w:rPr>
            </w:pPr>
            <w:r w:rsidRPr="00CD1498">
              <w:rPr>
                <w:b/>
                <w:noProof/>
                <w:szCs w:val="26"/>
              </w:rPr>
              <w:t>Tên trường</w:t>
            </w:r>
          </w:p>
        </w:tc>
        <w:tc>
          <w:tcPr>
            <w:tcW w:w="749" w:type="pct"/>
            <w:shd w:val="clear" w:color="auto" w:fill="4F81BD"/>
            <w:vAlign w:val="center"/>
          </w:tcPr>
          <w:p w14:paraId="3EBC098B" w14:textId="77777777" w:rsidR="007D6F6A" w:rsidRPr="00CD1498" w:rsidRDefault="007D6F6A" w:rsidP="00404734">
            <w:pPr>
              <w:widowControl w:val="0"/>
              <w:tabs>
                <w:tab w:val="left" w:pos="180"/>
              </w:tabs>
              <w:jc w:val="both"/>
              <w:rPr>
                <w:b/>
                <w:noProof/>
                <w:szCs w:val="26"/>
              </w:rPr>
            </w:pPr>
            <w:r w:rsidRPr="00CD1498">
              <w:rPr>
                <w:b/>
                <w:noProof/>
                <w:szCs w:val="26"/>
              </w:rPr>
              <w:t>Định dạng</w:t>
            </w:r>
          </w:p>
        </w:tc>
        <w:tc>
          <w:tcPr>
            <w:tcW w:w="2141" w:type="pct"/>
            <w:shd w:val="clear" w:color="auto" w:fill="4F81BD"/>
            <w:vAlign w:val="center"/>
          </w:tcPr>
          <w:p w14:paraId="4EC6E2DA" w14:textId="77777777" w:rsidR="007D6F6A" w:rsidRPr="00CD1498" w:rsidRDefault="007D6F6A" w:rsidP="00404734">
            <w:pPr>
              <w:widowControl w:val="0"/>
              <w:tabs>
                <w:tab w:val="left" w:pos="180"/>
              </w:tabs>
              <w:jc w:val="both"/>
              <w:rPr>
                <w:b/>
                <w:noProof/>
                <w:szCs w:val="26"/>
              </w:rPr>
            </w:pPr>
            <w:r w:rsidRPr="00CD1498">
              <w:rPr>
                <w:b/>
                <w:noProof/>
                <w:szCs w:val="26"/>
              </w:rPr>
              <w:t>Mô tả</w:t>
            </w:r>
          </w:p>
        </w:tc>
      </w:tr>
      <w:tr w:rsidR="007D6F6A" w:rsidRPr="00CD1498" w14:paraId="30CF89D1" w14:textId="77777777" w:rsidTr="00404734">
        <w:trPr>
          <w:jc w:val="center"/>
        </w:trPr>
        <w:tc>
          <w:tcPr>
            <w:tcW w:w="429" w:type="pct"/>
            <w:vAlign w:val="center"/>
          </w:tcPr>
          <w:p w14:paraId="08571975" w14:textId="415E3F8D" w:rsidR="007D6F6A" w:rsidRPr="00CD1498" w:rsidRDefault="000B5A6D" w:rsidP="000B5A6D">
            <w:pPr>
              <w:spacing w:before="240" w:after="0"/>
              <w:ind w:left="360"/>
              <w:jc w:val="both"/>
              <w:rPr>
                <w:szCs w:val="26"/>
              </w:rPr>
            </w:pPr>
            <w:r>
              <w:rPr>
                <w:szCs w:val="26"/>
              </w:rPr>
              <w:t>1</w:t>
            </w:r>
          </w:p>
        </w:tc>
        <w:tc>
          <w:tcPr>
            <w:tcW w:w="1682" w:type="pct"/>
            <w:vAlign w:val="center"/>
          </w:tcPr>
          <w:p w14:paraId="10783FAD" w14:textId="77777777" w:rsidR="007D6F6A" w:rsidRPr="005A15D5" w:rsidRDefault="007D6F6A" w:rsidP="00404734">
            <w:pPr>
              <w:widowControl w:val="0"/>
              <w:tabs>
                <w:tab w:val="left" w:pos="180"/>
              </w:tabs>
              <w:jc w:val="both"/>
              <w:rPr>
                <w:noProof/>
                <w:sz w:val="28"/>
                <w:szCs w:val="28"/>
              </w:rPr>
            </w:pPr>
            <w:r>
              <w:rPr>
                <w:noProof/>
                <w:sz w:val="28"/>
                <w:szCs w:val="28"/>
              </w:rPr>
              <w:t>Tên TCPH/ Tên viết tắt</w:t>
            </w:r>
          </w:p>
        </w:tc>
        <w:tc>
          <w:tcPr>
            <w:tcW w:w="749" w:type="pct"/>
            <w:vAlign w:val="center"/>
          </w:tcPr>
          <w:p w14:paraId="702F7CBA" w14:textId="77777777" w:rsidR="007D6F6A" w:rsidRPr="005A15D5" w:rsidRDefault="007D6F6A" w:rsidP="00404734">
            <w:pPr>
              <w:widowControl w:val="0"/>
              <w:tabs>
                <w:tab w:val="left" w:pos="180"/>
              </w:tabs>
              <w:jc w:val="both"/>
              <w:rPr>
                <w:sz w:val="28"/>
                <w:szCs w:val="28"/>
              </w:rPr>
            </w:pPr>
            <w:r>
              <w:rPr>
                <w:sz w:val="28"/>
                <w:szCs w:val="28"/>
              </w:rPr>
              <w:t>Textbox</w:t>
            </w:r>
          </w:p>
        </w:tc>
        <w:tc>
          <w:tcPr>
            <w:tcW w:w="2141" w:type="pct"/>
            <w:vAlign w:val="center"/>
          </w:tcPr>
          <w:p w14:paraId="68D0E434" w14:textId="77777777" w:rsidR="007D6F6A" w:rsidRPr="005A15D5" w:rsidRDefault="007D6F6A" w:rsidP="00404734">
            <w:pPr>
              <w:widowControl w:val="0"/>
              <w:tabs>
                <w:tab w:val="left" w:pos="180"/>
              </w:tabs>
              <w:jc w:val="both"/>
              <w:rPr>
                <w:sz w:val="28"/>
                <w:szCs w:val="28"/>
              </w:rPr>
            </w:pPr>
            <w:r>
              <w:rPr>
                <w:sz w:val="28"/>
                <w:szCs w:val="28"/>
              </w:rPr>
              <w:t>Nhập tìm kiếm bằng tên tổ chức phát hành hoặc tên viết tắt</w:t>
            </w:r>
          </w:p>
        </w:tc>
      </w:tr>
      <w:tr w:rsidR="007D6F6A" w:rsidRPr="00CD1498" w14:paraId="6F45A4CB" w14:textId="77777777" w:rsidTr="00404734">
        <w:trPr>
          <w:jc w:val="center"/>
        </w:trPr>
        <w:tc>
          <w:tcPr>
            <w:tcW w:w="429" w:type="pct"/>
            <w:vAlign w:val="center"/>
          </w:tcPr>
          <w:p w14:paraId="24E6D21F" w14:textId="158B5F5B" w:rsidR="007D6F6A" w:rsidRPr="00CD1498" w:rsidRDefault="000B5A6D" w:rsidP="000B5A6D">
            <w:pPr>
              <w:spacing w:before="240" w:after="0"/>
              <w:ind w:left="360"/>
              <w:jc w:val="both"/>
              <w:rPr>
                <w:szCs w:val="26"/>
              </w:rPr>
            </w:pPr>
            <w:r>
              <w:rPr>
                <w:szCs w:val="26"/>
              </w:rPr>
              <w:t>2</w:t>
            </w:r>
          </w:p>
        </w:tc>
        <w:tc>
          <w:tcPr>
            <w:tcW w:w="1682" w:type="pct"/>
            <w:vAlign w:val="center"/>
          </w:tcPr>
          <w:p w14:paraId="4617B5C5" w14:textId="77777777" w:rsidR="007D6F6A" w:rsidRPr="005A15D5" w:rsidRDefault="007D6F6A" w:rsidP="00404734">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Ngành nghề KD</w:t>
            </w:r>
          </w:p>
        </w:tc>
        <w:tc>
          <w:tcPr>
            <w:tcW w:w="749" w:type="pct"/>
            <w:vAlign w:val="center"/>
          </w:tcPr>
          <w:p w14:paraId="16A51D7C" w14:textId="77777777" w:rsidR="007D6F6A" w:rsidRPr="005A15D5" w:rsidRDefault="007D6F6A" w:rsidP="00404734">
            <w:pPr>
              <w:widowControl w:val="0"/>
              <w:tabs>
                <w:tab w:val="left" w:pos="180"/>
              </w:tabs>
              <w:jc w:val="both"/>
              <w:rPr>
                <w:sz w:val="28"/>
                <w:szCs w:val="28"/>
              </w:rPr>
            </w:pPr>
            <w:r>
              <w:rPr>
                <w:sz w:val="28"/>
                <w:szCs w:val="28"/>
              </w:rPr>
              <w:t>Textbox</w:t>
            </w:r>
          </w:p>
        </w:tc>
        <w:tc>
          <w:tcPr>
            <w:tcW w:w="2141" w:type="pct"/>
            <w:vAlign w:val="center"/>
          </w:tcPr>
          <w:p w14:paraId="5768EC7F" w14:textId="77777777" w:rsidR="007D6F6A" w:rsidRPr="005A15D5" w:rsidRDefault="007D6F6A" w:rsidP="00404734">
            <w:pPr>
              <w:widowControl w:val="0"/>
              <w:tabs>
                <w:tab w:val="left" w:pos="180"/>
              </w:tabs>
              <w:jc w:val="both"/>
              <w:rPr>
                <w:sz w:val="28"/>
                <w:szCs w:val="28"/>
              </w:rPr>
            </w:pPr>
            <w:r>
              <w:rPr>
                <w:sz w:val="28"/>
                <w:szCs w:val="28"/>
              </w:rPr>
              <w:t>Ngành nghề kinh doanh</w:t>
            </w:r>
          </w:p>
        </w:tc>
      </w:tr>
    </w:tbl>
    <w:p w14:paraId="614AC411" w14:textId="3F997186" w:rsidR="00DA493B" w:rsidRDefault="00DA493B" w:rsidP="007D6F6A">
      <w:pPr>
        <w:pStyle w:val="BodyText"/>
        <w:numPr>
          <w:ilvl w:val="0"/>
          <w:numId w:val="15"/>
        </w:numPr>
        <w:rPr>
          <w:lang w:eastAsia="zh-CN"/>
        </w:rPr>
      </w:pPr>
      <w:r>
        <w:rPr>
          <w:lang w:eastAsia="zh-CN"/>
        </w:rPr>
        <w:t>Đối với tổ chức phát hành thuộc đợt book building có trong hệ thống, hệ thống cho phép chọn tổ chức phát hành và chuyển sang bước quản lý thông tin chứng khoán.</w:t>
      </w:r>
      <w:r w:rsidR="007D6F6A">
        <w:rPr>
          <w:lang w:eastAsia="zh-CN"/>
        </w:rPr>
        <w:t xml:space="preserve"> </w:t>
      </w:r>
    </w:p>
    <w:p w14:paraId="5DCFE5B9" w14:textId="735D6724" w:rsidR="007D6F6A" w:rsidRDefault="007D6F6A" w:rsidP="007D6F6A">
      <w:pPr>
        <w:pStyle w:val="BodyText"/>
        <w:numPr>
          <w:ilvl w:val="0"/>
          <w:numId w:val="15"/>
        </w:numPr>
        <w:rPr>
          <w:lang w:eastAsia="zh-CN"/>
        </w:rPr>
      </w:pPr>
      <w:r>
        <w:rPr>
          <w:lang w:eastAsia="zh-CN"/>
        </w:rPr>
        <w:t>Đối với tổ chức phát hành thuôc đợt book buidling không có trong hệ thống, hệ thống cho phép khai báo tổ chức phát hành mới, gồm các thông tin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5"/>
        <w:gridCol w:w="3048"/>
        <w:gridCol w:w="1357"/>
        <w:gridCol w:w="3882"/>
      </w:tblGrid>
      <w:tr w:rsidR="007D6F6A" w:rsidRPr="00CD1498" w14:paraId="2BE09B08" w14:textId="77777777" w:rsidTr="00404734">
        <w:trPr>
          <w:tblHeader/>
          <w:jc w:val="center"/>
        </w:trPr>
        <w:tc>
          <w:tcPr>
            <w:tcW w:w="427" w:type="pct"/>
            <w:shd w:val="clear" w:color="auto" w:fill="4F81BD"/>
            <w:vAlign w:val="center"/>
          </w:tcPr>
          <w:p w14:paraId="0BACCC4B" w14:textId="77777777" w:rsidR="007D6F6A" w:rsidRPr="00CD1498" w:rsidRDefault="007D6F6A" w:rsidP="00404734">
            <w:pPr>
              <w:widowControl w:val="0"/>
              <w:tabs>
                <w:tab w:val="left" w:pos="180"/>
              </w:tabs>
              <w:jc w:val="both"/>
              <w:rPr>
                <w:b/>
                <w:noProof/>
                <w:szCs w:val="26"/>
              </w:rPr>
            </w:pPr>
            <w:r w:rsidRPr="00CD1498">
              <w:rPr>
                <w:b/>
                <w:noProof/>
                <w:szCs w:val="26"/>
              </w:rPr>
              <w:t>STT</w:t>
            </w:r>
          </w:p>
        </w:tc>
        <w:tc>
          <w:tcPr>
            <w:tcW w:w="1682" w:type="pct"/>
            <w:shd w:val="clear" w:color="auto" w:fill="4F81BD"/>
            <w:vAlign w:val="center"/>
          </w:tcPr>
          <w:p w14:paraId="7F2603CD" w14:textId="77777777" w:rsidR="007D6F6A" w:rsidRPr="00CD1498" w:rsidRDefault="007D6F6A" w:rsidP="00404734">
            <w:pPr>
              <w:widowControl w:val="0"/>
              <w:tabs>
                <w:tab w:val="left" w:pos="180"/>
              </w:tabs>
              <w:jc w:val="both"/>
              <w:rPr>
                <w:b/>
                <w:noProof/>
                <w:szCs w:val="26"/>
              </w:rPr>
            </w:pPr>
            <w:r w:rsidRPr="00CD1498">
              <w:rPr>
                <w:b/>
                <w:noProof/>
                <w:szCs w:val="26"/>
              </w:rPr>
              <w:t>Tên trường</w:t>
            </w:r>
          </w:p>
        </w:tc>
        <w:tc>
          <w:tcPr>
            <w:tcW w:w="749" w:type="pct"/>
            <w:shd w:val="clear" w:color="auto" w:fill="4F81BD"/>
            <w:vAlign w:val="center"/>
          </w:tcPr>
          <w:p w14:paraId="706CD644" w14:textId="77777777" w:rsidR="007D6F6A" w:rsidRPr="00CD1498" w:rsidRDefault="007D6F6A" w:rsidP="00404734">
            <w:pPr>
              <w:widowControl w:val="0"/>
              <w:tabs>
                <w:tab w:val="left" w:pos="180"/>
              </w:tabs>
              <w:jc w:val="both"/>
              <w:rPr>
                <w:b/>
                <w:noProof/>
                <w:szCs w:val="26"/>
              </w:rPr>
            </w:pPr>
            <w:r w:rsidRPr="00CD1498">
              <w:rPr>
                <w:b/>
                <w:noProof/>
                <w:szCs w:val="26"/>
              </w:rPr>
              <w:t>Định dạng</w:t>
            </w:r>
          </w:p>
        </w:tc>
        <w:tc>
          <w:tcPr>
            <w:tcW w:w="2142" w:type="pct"/>
            <w:shd w:val="clear" w:color="auto" w:fill="4F81BD"/>
            <w:vAlign w:val="center"/>
          </w:tcPr>
          <w:p w14:paraId="1A64E637" w14:textId="77777777" w:rsidR="007D6F6A" w:rsidRPr="00CD1498" w:rsidRDefault="007D6F6A" w:rsidP="00404734">
            <w:pPr>
              <w:widowControl w:val="0"/>
              <w:tabs>
                <w:tab w:val="left" w:pos="180"/>
              </w:tabs>
              <w:jc w:val="both"/>
              <w:rPr>
                <w:b/>
                <w:noProof/>
                <w:szCs w:val="26"/>
              </w:rPr>
            </w:pPr>
            <w:r w:rsidRPr="00CD1498">
              <w:rPr>
                <w:b/>
                <w:noProof/>
                <w:szCs w:val="26"/>
              </w:rPr>
              <w:t>Mô tả</w:t>
            </w:r>
          </w:p>
        </w:tc>
      </w:tr>
      <w:tr w:rsidR="007D6F6A" w:rsidRPr="00CD1498" w14:paraId="43520DE4" w14:textId="77777777" w:rsidTr="00404734">
        <w:trPr>
          <w:jc w:val="center"/>
        </w:trPr>
        <w:tc>
          <w:tcPr>
            <w:tcW w:w="427" w:type="pct"/>
            <w:vAlign w:val="center"/>
          </w:tcPr>
          <w:p w14:paraId="62A84D95" w14:textId="38AF841A" w:rsidR="007D6F6A" w:rsidRPr="00CD1498" w:rsidRDefault="000B5A6D" w:rsidP="000B5A6D">
            <w:pPr>
              <w:spacing w:before="240" w:after="0"/>
              <w:jc w:val="both"/>
              <w:rPr>
                <w:szCs w:val="26"/>
              </w:rPr>
            </w:pPr>
            <w:r>
              <w:rPr>
                <w:szCs w:val="26"/>
              </w:rPr>
              <w:t xml:space="preserve">   3</w:t>
            </w:r>
          </w:p>
        </w:tc>
        <w:tc>
          <w:tcPr>
            <w:tcW w:w="1682" w:type="pct"/>
            <w:vAlign w:val="center"/>
          </w:tcPr>
          <w:p w14:paraId="6DB53880" w14:textId="77777777" w:rsidR="007D6F6A" w:rsidRPr="00820B1D" w:rsidRDefault="007D6F6A" w:rsidP="00404734">
            <w:pPr>
              <w:widowControl w:val="0"/>
              <w:tabs>
                <w:tab w:val="left" w:pos="180"/>
              </w:tabs>
              <w:jc w:val="both"/>
              <w:rPr>
                <w:noProof/>
                <w:sz w:val="28"/>
                <w:szCs w:val="28"/>
              </w:rPr>
            </w:pPr>
            <w:r>
              <w:rPr>
                <w:noProof/>
                <w:sz w:val="28"/>
                <w:szCs w:val="28"/>
              </w:rPr>
              <w:t>Tên TCPH</w:t>
            </w:r>
          </w:p>
        </w:tc>
        <w:tc>
          <w:tcPr>
            <w:tcW w:w="749" w:type="pct"/>
            <w:vAlign w:val="center"/>
          </w:tcPr>
          <w:p w14:paraId="5C456B80" w14:textId="77777777" w:rsidR="007D6F6A" w:rsidRPr="00820B1D" w:rsidRDefault="007D6F6A" w:rsidP="00404734">
            <w:pPr>
              <w:widowControl w:val="0"/>
              <w:tabs>
                <w:tab w:val="left" w:pos="180"/>
              </w:tabs>
              <w:jc w:val="both"/>
              <w:rPr>
                <w:sz w:val="28"/>
                <w:szCs w:val="28"/>
              </w:rPr>
            </w:pPr>
            <w:r>
              <w:rPr>
                <w:sz w:val="28"/>
                <w:szCs w:val="28"/>
              </w:rPr>
              <w:t>Textbox</w:t>
            </w:r>
          </w:p>
        </w:tc>
        <w:tc>
          <w:tcPr>
            <w:tcW w:w="2142" w:type="pct"/>
            <w:vAlign w:val="center"/>
          </w:tcPr>
          <w:p w14:paraId="6E3A0801" w14:textId="77777777" w:rsidR="007D6F6A" w:rsidRPr="00820B1D" w:rsidRDefault="007D6F6A" w:rsidP="00404734">
            <w:pPr>
              <w:widowControl w:val="0"/>
              <w:tabs>
                <w:tab w:val="left" w:pos="180"/>
              </w:tabs>
              <w:jc w:val="both"/>
              <w:rPr>
                <w:sz w:val="28"/>
                <w:szCs w:val="28"/>
              </w:rPr>
            </w:pPr>
            <w:r>
              <w:rPr>
                <w:sz w:val="28"/>
                <w:szCs w:val="28"/>
              </w:rPr>
              <w:t xml:space="preserve">Bắt buộc nhập, không được nhập trùng với tên TCPH đã có trong hệ thống </w:t>
            </w:r>
          </w:p>
        </w:tc>
      </w:tr>
      <w:tr w:rsidR="007D6F6A" w:rsidRPr="00CD1498" w14:paraId="2C3D41D3" w14:textId="77777777" w:rsidTr="00404734">
        <w:trPr>
          <w:jc w:val="center"/>
        </w:trPr>
        <w:tc>
          <w:tcPr>
            <w:tcW w:w="427" w:type="pct"/>
            <w:vAlign w:val="center"/>
          </w:tcPr>
          <w:p w14:paraId="3DEBC3A9" w14:textId="32326425" w:rsidR="007D6F6A" w:rsidRPr="00CD1498" w:rsidRDefault="000B5A6D" w:rsidP="000B5A6D">
            <w:pPr>
              <w:spacing w:before="240" w:after="0"/>
              <w:jc w:val="both"/>
              <w:rPr>
                <w:szCs w:val="26"/>
              </w:rPr>
            </w:pPr>
            <w:r>
              <w:rPr>
                <w:szCs w:val="26"/>
              </w:rPr>
              <w:t xml:space="preserve">   4</w:t>
            </w:r>
          </w:p>
        </w:tc>
        <w:tc>
          <w:tcPr>
            <w:tcW w:w="1682" w:type="pct"/>
            <w:vAlign w:val="center"/>
          </w:tcPr>
          <w:p w14:paraId="18BE1073" w14:textId="77777777" w:rsidR="007D6F6A" w:rsidRPr="00820B1D" w:rsidRDefault="007D6F6A" w:rsidP="00404734">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Tên viết tắt</w:t>
            </w:r>
          </w:p>
        </w:tc>
        <w:tc>
          <w:tcPr>
            <w:tcW w:w="749" w:type="pct"/>
            <w:vAlign w:val="center"/>
          </w:tcPr>
          <w:p w14:paraId="4E89CE63" w14:textId="77777777" w:rsidR="007D6F6A" w:rsidRPr="00820B1D" w:rsidRDefault="007D6F6A" w:rsidP="00404734">
            <w:pPr>
              <w:widowControl w:val="0"/>
              <w:tabs>
                <w:tab w:val="left" w:pos="180"/>
              </w:tabs>
              <w:jc w:val="both"/>
              <w:rPr>
                <w:sz w:val="28"/>
                <w:szCs w:val="28"/>
              </w:rPr>
            </w:pPr>
            <w:r>
              <w:rPr>
                <w:sz w:val="28"/>
                <w:szCs w:val="28"/>
              </w:rPr>
              <w:t>Textbox</w:t>
            </w:r>
          </w:p>
        </w:tc>
        <w:tc>
          <w:tcPr>
            <w:tcW w:w="2142" w:type="pct"/>
            <w:vAlign w:val="center"/>
          </w:tcPr>
          <w:p w14:paraId="17BF982A" w14:textId="77777777" w:rsidR="007D6F6A" w:rsidRPr="00820B1D" w:rsidRDefault="007D6F6A" w:rsidP="00404734">
            <w:pPr>
              <w:widowControl w:val="0"/>
              <w:tabs>
                <w:tab w:val="left" w:pos="180"/>
              </w:tabs>
              <w:jc w:val="both"/>
              <w:rPr>
                <w:sz w:val="28"/>
                <w:szCs w:val="28"/>
              </w:rPr>
            </w:pPr>
            <w:r>
              <w:rPr>
                <w:sz w:val="28"/>
                <w:szCs w:val="28"/>
              </w:rPr>
              <w:t>Tên viết tắt của TCPH</w:t>
            </w:r>
          </w:p>
        </w:tc>
      </w:tr>
      <w:tr w:rsidR="007D6F6A" w:rsidRPr="00CD1498" w14:paraId="11205F35" w14:textId="77777777" w:rsidTr="00404734">
        <w:trPr>
          <w:jc w:val="center"/>
        </w:trPr>
        <w:tc>
          <w:tcPr>
            <w:tcW w:w="427" w:type="pct"/>
            <w:vAlign w:val="center"/>
          </w:tcPr>
          <w:p w14:paraId="451308D4" w14:textId="60F35DD3" w:rsidR="007D6F6A" w:rsidRPr="00CD1498" w:rsidRDefault="000B5A6D" w:rsidP="000B5A6D">
            <w:pPr>
              <w:spacing w:before="240" w:after="0"/>
              <w:jc w:val="both"/>
              <w:rPr>
                <w:szCs w:val="26"/>
              </w:rPr>
            </w:pPr>
            <w:r>
              <w:rPr>
                <w:szCs w:val="26"/>
              </w:rPr>
              <w:t xml:space="preserve">   5</w:t>
            </w:r>
          </w:p>
        </w:tc>
        <w:tc>
          <w:tcPr>
            <w:tcW w:w="1682" w:type="pct"/>
            <w:vAlign w:val="center"/>
          </w:tcPr>
          <w:p w14:paraId="06468A4E" w14:textId="77777777" w:rsidR="007D6F6A" w:rsidRPr="00820B1D" w:rsidRDefault="007D6F6A" w:rsidP="00404734">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Trụ sở chính</w:t>
            </w:r>
          </w:p>
        </w:tc>
        <w:tc>
          <w:tcPr>
            <w:tcW w:w="749" w:type="pct"/>
            <w:vAlign w:val="center"/>
          </w:tcPr>
          <w:p w14:paraId="5B348B48" w14:textId="77777777" w:rsidR="007D6F6A" w:rsidRPr="00820B1D" w:rsidRDefault="007D6F6A" w:rsidP="00404734">
            <w:pPr>
              <w:widowControl w:val="0"/>
              <w:tabs>
                <w:tab w:val="left" w:pos="180"/>
              </w:tabs>
              <w:jc w:val="both"/>
              <w:rPr>
                <w:sz w:val="28"/>
                <w:szCs w:val="28"/>
              </w:rPr>
            </w:pPr>
            <w:r>
              <w:rPr>
                <w:sz w:val="28"/>
                <w:szCs w:val="28"/>
              </w:rPr>
              <w:t>Textbox</w:t>
            </w:r>
          </w:p>
        </w:tc>
        <w:tc>
          <w:tcPr>
            <w:tcW w:w="2142" w:type="pct"/>
            <w:vAlign w:val="center"/>
          </w:tcPr>
          <w:p w14:paraId="09D024CC" w14:textId="77777777" w:rsidR="007D6F6A" w:rsidRPr="00820B1D" w:rsidRDefault="007D6F6A" w:rsidP="00404734">
            <w:pPr>
              <w:widowControl w:val="0"/>
              <w:tabs>
                <w:tab w:val="left" w:pos="180"/>
              </w:tabs>
              <w:jc w:val="both"/>
              <w:rPr>
                <w:sz w:val="28"/>
                <w:szCs w:val="28"/>
              </w:rPr>
            </w:pPr>
            <w:r>
              <w:rPr>
                <w:sz w:val="28"/>
                <w:szCs w:val="28"/>
              </w:rPr>
              <w:t>Bắt buộc nhập</w:t>
            </w:r>
          </w:p>
        </w:tc>
      </w:tr>
      <w:tr w:rsidR="007D6F6A" w:rsidRPr="00CD1498" w14:paraId="2A02A6DB" w14:textId="77777777" w:rsidTr="00404734">
        <w:trPr>
          <w:jc w:val="center"/>
        </w:trPr>
        <w:tc>
          <w:tcPr>
            <w:tcW w:w="427" w:type="pct"/>
            <w:vAlign w:val="center"/>
          </w:tcPr>
          <w:p w14:paraId="21F13777" w14:textId="2B628D9C" w:rsidR="007D6F6A" w:rsidRPr="00CD1498" w:rsidRDefault="000B5A6D" w:rsidP="000B5A6D">
            <w:pPr>
              <w:spacing w:before="240" w:after="0"/>
              <w:jc w:val="both"/>
              <w:rPr>
                <w:szCs w:val="26"/>
              </w:rPr>
            </w:pPr>
            <w:r>
              <w:rPr>
                <w:szCs w:val="26"/>
              </w:rPr>
              <w:t xml:space="preserve">   6</w:t>
            </w:r>
          </w:p>
        </w:tc>
        <w:tc>
          <w:tcPr>
            <w:tcW w:w="1682" w:type="pct"/>
            <w:vAlign w:val="center"/>
          </w:tcPr>
          <w:p w14:paraId="3DE9A773" w14:textId="77777777" w:rsidR="007D6F6A" w:rsidRPr="00820B1D" w:rsidRDefault="007D6F6A" w:rsidP="00404734">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Số điện thoại</w:t>
            </w:r>
          </w:p>
        </w:tc>
        <w:tc>
          <w:tcPr>
            <w:tcW w:w="749" w:type="pct"/>
            <w:vAlign w:val="center"/>
          </w:tcPr>
          <w:p w14:paraId="47C9AABD" w14:textId="77777777" w:rsidR="007D6F6A" w:rsidRPr="00820B1D" w:rsidRDefault="007D6F6A" w:rsidP="00404734">
            <w:pPr>
              <w:widowControl w:val="0"/>
              <w:tabs>
                <w:tab w:val="left" w:pos="180"/>
              </w:tabs>
              <w:jc w:val="both"/>
              <w:rPr>
                <w:sz w:val="28"/>
                <w:szCs w:val="28"/>
              </w:rPr>
            </w:pPr>
            <w:r>
              <w:rPr>
                <w:sz w:val="28"/>
                <w:szCs w:val="28"/>
              </w:rPr>
              <w:t>Number</w:t>
            </w:r>
          </w:p>
        </w:tc>
        <w:tc>
          <w:tcPr>
            <w:tcW w:w="2142" w:type="pct"/>
            <w:vAlign w:val="center"/>
          </w:tcPr>
          <w:p w14:paraId="1EA7E4D6" w14:textId="77777777" w:rsidR="007D6F6A" w:rsidRPr="00820B1D" w:rsidRDefault="007D6F6A" w:rsidP="00404734">
            <w:pPr>
              <w:widowControl w:val="0"/>
              <w:tabs>
                <w:tab w:val="left" w:pos="180"/>
              </w:tabs>
              <w:jc w:val="both"/>
              <w:rPr>
                <w:sz w:val="28"/>
                <w:szCs w:val="28"/>
              </w:rPr>
            </w:pPr>
            <w:r>
              <w:rPr>
                <w:sz w:val="28"/>
                <w:szCs w:val="28"/>
              </w:rPr>
              <w:t xml:space="preserve">Bắt buộc nhập </w:t>
            </w:r>
          </w:p>
        </w:tc>
      </w:tr>
      <w:tr w:rsidR="007D6F6A" w:rsidRPr="00CD1498" w14:paraId="7F0C7EE4" w14:textId="77777777" w:rsidTr="00404734">
        <w:trPr>
          <w:jc w:val="center"/>
        </w:trPr>
        <w:tc>
          <w:tcPr>
            <w:tcW w:w="427" w:type="pct"/>
            <w:vAlign w:val="center"/>
          </w:tcPr>
          <w:p w14:paraId="42C7F37A" w14:textId="10C9440A" w:rsidR="007D6F6A" w:rsidRPr="00CD1498" w:rsidRDefault="000B5A6D" w:rsidP="000B5A6D">
            <w:pPr>
              <w:spacing w:before="240" w:after="0"/>
              <w:jc w:val="both"/>
              <w:rPr>
                <w:szCs w:val="26"/>
              </w:rPr>
            </w:pPr>
            <w:r>
              <w:rPr>
                <w:szCs w:val="26"/>
              </w:rPr>
              <w:t xml:space="preserve">   7</w:t>
            </w:r>
          </w:p>
        </w:tc>
        <w:tc>
          <w:tcPr>
            <w:tcW w:w="1682" w:type="pct"/>
            <w:vAlign w:val="center"/>
          </w:tcPr>
          <w:p w14:paraId="0BD479F2" w14:textId="77777777" w:rsidR="007D6F6A" w:rsidRPr="00820B1D" w:rsidRDefault="007D6F6A" w:rsidP="00404734">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Số fax</w:t>
            </w:r>
          </w:p>
        </w:tc>
        <w:tc>
          <w:tcPr>
            <w:tcW w:w="749" w:type="pct"/>
            <w:vAlign w:val="center"/>
          </w:tcPr>
          <w:p w14:paraId="7156FE98" w14:textId="77777777" w:rsidR="007D6F6A" w:rsidRPr="00820B1D" w:rsidRDefault="007D6F6A" w:rsidP="00404734">
            <w:pPr>
              <w:widowControl w:val="0"/>
              <w:tabs>
                <w:tab w:val="left" w:pos="180"/>
              </w:tabs>
              <w:jc w:val="both"/>
              <w:rPr>
                <w:sz w:val="28"/>
                <w:szCs w:val="28"/>
              </w:rPr>
            </w:pPr>
            <w:r>
              <w:rPr>
                <w:sz w:val="28"/>
                <w:szCs w:val="28"/>
              </w:rPr>
              <w:t xml:space="preserve">Number </w:t>
            </w:r>
          </w:p>
        </w:tc>
        <w:tc>
          <w:tcPr>
            <w:tcW w:w="2142" w:type="pct"/>
            <w:vAlign w:val="center"/>
          </w:tcPr>
          <w:p w14:paraId="31720A93" w14:textId="77777777" w:rsidR="007D6F6A" w:rsidRPr="00820B1D" w:rsidRDefault="007D6F6A" w:rsidP="00404734">
            <w:pPr>
              <w:widowControl w:val="0"/>
              <w:tabs>
                <w:tab w:val="left" w:pos="180"/>
              </w:tabs>
              <w:jc w:val="both"/>
              <w:rPr>
                <w:sz w:val="28"/>
                <w:szCs w:val="28"/>
              </w:rPr>
            </w:pPr>
            <w:r>
              <w:rPr>
                <w:sz w:val="28"/>
                <w:szCs w:val="28"/>
              </w:rPr>
              <w:t xml:space="preserve">Bắt buộc nhập </w:t>
            </w:r>
          </w:p>
        </w:tc>
      </w:tr>
      <w:tr w:rsidR="007D6F6A" w:rsidRPr="00CD1498" w14:paraId="375194A6" w14:textId="77777777" w:rsidTr="00404734">
        <w:trPr>
          <w:jc w:val="center"/>
        </w:trPr>
        <w:tc>
          <w:tcPr>
            <w:tcW w:w="427" w:type="pct"/>
            <w:vAlign w:val="center"/>
          </w:tcPr>
          <w:p w14:paraId="1D6CFAB3" w14:textId="7A9270B6" w:rsidR="007D6F6A" w:rsidRPr="00CD1498" w:rsidRDefault="000B5A6D" w:rsidP="000B5A6D">
            <w:pPr>
              <w:spacing w:before="240" w:after="0"/>
              <w:jc w:val="both"/>
              <w:rPr>
                <w:szCs w:val="26"/>
              </w:rPr>
            </w:pPr>
            <w:r>
              <w:rPr>
                <w:szCs w:val="26"/>
              </w:rPr>
              <w:t xml:space="preserve">   8</w:t>
            </w:r>
          </w:p>
        </w:tc>
        <w:tc>
          <w:tcPr>
            <w:tcW w:w="1682" w:type="pct"/>
            <w:vAlign w:val="center"/>
          </w:tcPr>
          <w:p w14:paraId="78DA60E4" w14:textId="77777777" w:rsidR="007D6F6A" w:rsidRPr="00820B1D" w:rsidRDefault="007D6F6A" w:rsidP="00404734">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 xml:space="preserve">Số tài khoản </w:t>
            </w:r>
          </w:p>
        </w:tc>
        <w:tc>
          <w:tcPr>
            <w:tcW w:w="749" w:type="pct"/>
            <w:vAlign w:val="center"/>
          </w:tcPr>
          <w:p w14:paraId="6CC4100C" w14:textId="77777777" w:rsidR="007D6F6A" w:rsidRPr="00820B1D" w:rsidRDefault="007D6F6A" w:rsidP="00404734">
            <w:pPr>
              <w:widowControl w:val="0"/>
              <w:tabs>
                <w:tab w:val="left" w:pos="180"/>
              </w:tabs>
              <w:jc w:val="both"/>
              <w:rPr>
                <w:sz w:val="28"/>
                <w:szCs w:val="28"/>
              </w:rPr>
            </w:pPr>
            <w:r>
              <w:rPr>
                <w:sz w:val="28"/>
                <w:szCs w:val="28"/>
              </w:rPr>
              <w:t>Number</w:t>
            </w:r>
          </w:p>
        </w:tc>
        <w:tc>
          <w:tcPr>
            <w:tcW w:w="2142" w:type="pct"/>
            <w:vAlign w:val="center"/>
          </w:tcPr>
          <w:p w14:paraId="38A89B10" w14:textId="77777777" w:rsidR="007D6F6A" w:rsidRPr="00820B1D" w:rsidRDefault="007D6F6A" w:rsidP="00404734">
            <w:pPr>
              <w:widowControl w:val="0"/>
              <w:tabs>
                <w:tab w:val="left" w:pos="180"/>
              </w:tabs>
              <w:jc w:val="both"/>
              <w:rPr>
                <w:sz w:val="28"/>
                <w:szCs w:val="28"/>
              </w:rPr>
            </w:pPr>
            <w:r>
              <w:rPr>
                <w:sz w:val="28"/>
                <w:szCs w:val="28"/>
              </w:rPr>
              <w:t xml:space="preserve">Không được trùng với số tài </w:t>
            </w:r>
            <w:r>
              <w:rPr>
                <w:sz w:val="28"/>
                <w:szCs w:val="28"/>
              </w:rPr>
              <w:lastRenderedPageBreak/>
              <w:t>khoản của TCPH đã khai báo trên hệ thông</w:t>
            </w:r>
          </w:p>
        </w:tc>
      </w:tr>
      <w:tr w:rsidR="007D6F6A" w:rsidRPr="00CD1498" w14:paraId="7516921F" w14:textId="77777777" w:rsidTr="00404734">
        <w:trPr>
          <w:jc w:val="center"/>
        </w:trPr>
        <w:tc>
          <w:tcPr>
            <w:tcW w:w="427" w:type="pct"/>
            <w:vAlign w:val="center"/>
          </w:tcPr>
          <w:p w14:paraId="4FC063FE" w14:textId="412C9AA1" w:rsidR="007D6F6A" w:rsidRPr="00CD1498" w:rsidRDefault="000B5A6D" w:rsidP="000B5A6D">
            <w:pPr>
              <w:spacing w:before="240" w:after="0"/>
              <w:jc w:val="both"/>
              <w:rPr>
                <w:szCs w:val="26"/>
              </w:rPr>
            </w:pPr>
            <w:r>
              <w:rPr>
                <w:szCs w:val="26"/>
              </w:rPr>
              <w:lastRenderedPageBreak/>
              <w:t xml:space="preserve">   9</w:t>
            </w:r>
          </w:p>
        </w:tc>
        <w:tc>
          <w:tcPr>
            <w:tcW w:w="1682" w:type="pct"/>
            <w:vAlign w:val="center"/>
          </w:tcPr>
          <w:p w14:paraId="22C8F040" w14:textId="77777777" w:rsidR="007D6F6A" w:rsidRPr="00820B1D" w:rsidRDefault="007D6F6A" w:rsidP="00404734">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 xml:space="preserve">NH mở tài khoản </w:t>
            </w:r>
          </w:p>
        </w:tc>
        <w:tc>
          <w:tcPr>
            <w:tcW w:w="749" w:type="pct"/>
            <w:vAlign w:val="center"/>
          </w:tcPr>
          <w:p w14:paraId="11B58D16" w14:textId="77777777" w:rsidR="007D6F6A" w:rsidRPr="00820B1D" w:rsidRDefault="007D6F6A" w:rsidP="00404734">
            <w:pPr>
              <w:widowControl w:val="0"/>
              <w:tabs>
                <w:tab w:val="left" w:pos="180"/>
              </w:tabs>
              <w:jc w:val="both"/>
              <w:rPr>
                <w:sz w:val="28"/>
                <w:szCs w:val="28"/>
              </w:rPr>
            </w:pPr>
            <w:r>
              <w:rPr>
                <w:sz w:val="28"/>
                <w:szCs w:val="28"/>
              </w:rPr>
              <w:t>Textbox</w:t>
            </w:r>
          </w:p>
        </w:tc>
        <w:tc>
          <w:tcPr>
            <w:tcW w:w="2142" w:type="pct"/>
            <w:vAlign w:val="center"/>
          </w:tcPr>
          <w:p w14:paraId="7CF2438E" w14:textId="77777777" w:rsidR="007D6F6A" w:rsidRPr="00820B1D" w:rsidRDefault="007D6F6A" w:rsidP="00404734">
            <w:pPr>
              <w:widowControl w:val="0"/>
              <w:tabs>
                <w:tab w:val="left" w:pos="180"/>
              </w:tabs>
              <w:jc w:val="both"/>
              <w:rPr>
                <w:sz w:val="28"/>
                <w:szCs w:val="28"/>
              </w:rPr>
            </w:pPr>
            <w:r>
              <w:rPr>
                <w:sz w:val="28"/>
                <w:szCs w:val="28"/>
              </w:rPr>
              <w:t>Ngân hàng mở tài khoản</w:t>
            </w:r>
          </w:p>
        </w:tc>
      </w:tr>
      <w:tr w:rsidR="007D6F6A" w:rsidRPr="00CD1498" w14:paraId="4A878BA8" w14:textId="77777777" w:rsidTr="00404734">
        <w:trPr>
          <w:jc w:val="center"/>
        </w:trPr>
        <w:tc>
          <w:tcPr>
            <w:tcW w:w="427" w:type="pct"/>
            <w:vAlign w:val="center"/>
          </w:tcPr>
          <w:p w14:paraId="7DF0B30F" w14:textId="6F9E09B3" w:rsidR="007D6F6A" w:rsidRPr="00CD1498" w:rsidRDefault="000B5A6D" w:rsidP="000B5A6D">
            <w:pPr>
              <w:spacing w:before="240" w:after="0"/>
              <w:rPr>
                <w:szCs w:val="26"/>
              </w:rPr>
            </w:pPr>
            <w:r>
              <w:rPr>
                <w:szCs w:val="26"/>
              </w:rPr>
              <w:t xml:space="preserve">  10</w:t>
            </w:r>
          </w:p>
        </w:tc>
        <w:tc>
          <w:tcPr>
            <w:tcW w:w="1682" w:type="pct"/>
            <w:vAlign w:val="center"/>
          </w:tcPr>
          <w:p w14:paraId="161233C6" w14:textId="77777777" w:rsidR="007D6F6A" w:rsidRPr="00820B1D" w:rsidRDefault="007D6F6A" w:rsidP="00404734">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Giấy phép thành lập</w:t>
            </w:r>
          </w:p>
        </w:tc>
        <w:tc>
          <w:tcPr>
            <w:tcW w:w="749" w:type="pct"/>
            <w:vAlign w:val="center"/>
          </w:tcPr>
          <w:p w14:paraId="5358E701" w14:textId="77777777" w:rsidR="007D6F6A" w:rsidRPr="00820B1D" w:rsidRDefault="007D6F6A" w:rsidP="00404734">
            <w:pPr>
              <w:widowControl w:val="0"/>
              <w:tabs>
                <w:tab w:val="left" w:pos="180"/>
              </w:tabs>
              <w:jc w:val="both"/>
              <w:rPr>
                <w:sz w:val="28"/>
                <w:szCs w:val="28"/>
              </w:rPr>
            </w:pPr>
            <w:r>
              <w:rPr>
                <w:sz w:val="28"/>
                <w:szCs w:val="28"/>
              </w:rPr>
              <w:t>Number</w:t>
            </w:r>
          </w:p>
        </w:tc>
        <w:tc>
          <w:tcPr>
            <w:tcW w:w="2142" w:type="pct"/>
            <w:vAlign w:val="center"/>
          </w:tcPr>
          <w:p w14:paraId="14A2F46C" w14:textId="77777777" w:rsidR="007D6F6A" w:rsidRPr="00820B1D" w:rsidRDefault="007D6F6A" w:rsidP="00404734">
            <w:pPr>
              <w:widowControl w:val="0"/>
              <w:tabs>
                <w:tab w:val="left" w:pos="180"/>
              </w:tabs>
              <w:jc w:val="both"/>
              <w:rPr>
                <w:sz w:val="28"/>
                <w:szCs w:val="28"/>
              </w:rPr>
            </w:pPr>
            <w:r>
              <w:rPr>
                <w:sz w:val="28"/>
                <w:szCs w:val="28"/>
              </w:rPr>
              <w:t>Số giấy phép thành lập</w:t>
            </w:r>
          </w:p>
        </w:tc>
      </w:tr>
      <w:tr w:rsidR="007D6F6A" w:rsidRPr="00CD1498" w14:paraId="53D29352" w14:textId="77777777" w:rsidTr="00404734">
        <w:trPr>
          <w:jc w:val="center"/>
        </w:trPr>
        <w:tc>
          <w:tcPr>
            <w:tcW w:w="427" w:type="pct"/>
            <w:vAlign w:val="center"/>
          </w:tcPr>
          <w:p w14:paraId="4D057D41" w14:textId="6A42B3B2" w:rsidR="007D6F6A" w:rsidRPr="00CD1498" w:rsidRDefault="000B5A6D" w:rsidP="000B5A6D">
            <w:pPr>
              <w:spacing w:before="240" w:after="0"/>
              <w:jc w:val="both"/>
              <w:rPr>
                <w:szCs w:val="26"/>
              </w:rPr>
            </w:pPr>
            <w:r>
              <w:rPr>
                <w:szCs w:val="26"/>
              </w:rPr>
              <w:t xml:space="preserve">  11</w:t>
            </w:r>
          </w:p>
        </w:tc>
        <w:tc>
          <w:tcPr>
            <w:tcW w:w="1682" w:type="pct"/>
            <w:vAlign w:val="center"/>
          </w:tcPr>
          <w:p w14:paraId="66A2FC8E" w14:textId="711A7CC6" w:rsidR="007D6F6A" w:rsidRPr="00820B1D" w:rsidRDefault="007D6F6A" w:rsidP="00404734">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Ng</w:t>
            </w:r>
            <w:r w:rsidR="000B5A6D">
              <w:rPr>
                <w:rFonts w:ascii="Times New Roman" w:hAnsi="Times New Roman" w:cs="Times New Roman"/>
                <w:i w:val="0"/>
                <w:sz w:val="28"/>
                <w:szCs w:val="28"/>
              </w:rPr>
              <w:t>12</w:t>
            </w:r>
            <w:r>
              <w:rPr>
                <w:rFonts w:ascii="Times New Roman" w:hAnsi="Times New Roman" w:cs="Times New Roman"/>
                <w:i w:val="0"/>
                <w:sz w:val="28"/>
                <w:szCs w:val="28"/>
              </w:rPr>
              <w:t>ày cấp</w:t>
            </w:r>
          </w:p>
        </w:tc>
        <w:tc>
          <w:tcPr>
            <w:tcW w:w="749" w:type="pct"/>
            <w:vAlign w:val="center"/>
          </w:tcPr>
          <w:p w14:paraId="15BFBA8A" w14:textId="77777777" w:rsidR="007D6F6A" w:rsidRPr="00820B1D" w:rsidRDefault="007D6F6A" w:rsidP="00404734">
            <w:pPr>
              <w:widowControl w:val="0"/>
              <w:tabs>
                <w:tab w:val="left" w:pos="180"/>
              </w:tabs>
              <w:jc w:val="both"/>
              <w:rPr>
                <w:sz w:val="28"/>
                <w:szCs w:val="28"/>
              </w:rPr>
            </w:pPr>
            <w:r>
              <w:rPr>
                <w:sz w:val="28"/>
                <w:szCs w:val="28"/>
              </w:rPr>
              <w:t>Date</w:t>
            </w:r>
          </w:p>
        </w:tc>
        <w:tc>
          <w:tcPr>
            <w:tcW w:w="2142" w:type="pct"/>
            <w:vAlign w:val="center"/>
          </w:tcPr>
          <w:p w14:paraId="776409A2" w14:textId="77777777" w:rsidR="007D6F6A" w:rsidRPr="00820B1D" w:rsidRDefault="007D6F6A" w:rsidP="00404734">
            <w:pPr>
              <w:widowControl w:val="0"/>
              <w:tabs>
                <w:tab w:val="left" w:pos="180"/>
              </w:tabs>
              <w:jc w:val="both"/>
              <w:rPr>
                <w:sz w:val="28"/>
                <w:szCs w:val="28"/>
              </w:rPr>
            </w:pPr>
            <w:r>
              <w:rPr>
                <w:sz w:val="28"/>
                <w:szCs w:val="28"/>
              </w:rPr>
              <w:t>Ngày cấp giấy phép thành lập. có thể nhâp hoặc chọn từ icon lịch</w:t>
            </w:r>
          </w:p>
        </w:tc>
      </w:tr>
      <w:tr w:rsidR="007D6F6A" w:rsidRPr="00CD1498" w14:paraId="44653FE4" w14:textId="77777777" w:rsidTr="00404734">
        <w:trPr>
          <w:jc w:val="center"/>
        </w:trPr>
        <w:tc>
          <w:tcPr>
            <w:tcW w:w="427" w:type="pct"/>
            <w:vAlign w:val="center"/>
          </w:tcPr>
          <w:p w14:paraId="506A9A36" w14:textId="6144AD07" w:rsidR="007D6F6A" w:rsidRPr="00CD1498" w:rsidRDefault="000B5A6D" w:rsidP="000B5A6D">
            <w:pPr>
              <w:spacing w:before="240" w:after="0"/>
              <w:jc w:val="both"/>
              <w:rPr>
                <w:szCs w:val="26"/>
              </w:rPr>
            </w:pPr>
            <w:r>
              <w:rPr>
                <w:szCs w:val="26"/>
              </w:rPr>
              <w:t xml:space="preserve">   12</w:t>
            </w:r>
          </w:p>
        </w:tc>
        <w:tc>
          <w:tcPr>
            <w:tcW w:w="1682" w:type="pct"/>
            <w:vAlign w:val="center"/>
          </w:tcPr>
          <w:p w14:paraId="24AAF943" w14:textId="77777777" w:rsidR="007D6F6A" w:rsidRPr="00820B1D" w:rsidRDefault="007D6F6A" w:rsidP="00404734">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Đơn vị cấp giấy phép</w:t>
            </w:r>
          </w:p>
        </w:tc>
        <w:tc>
          <w:tcPr>
            <w:tcW w:w="749" w:type="pct"/>
            <w:vAlign w:val="center"/>
          </w:tcPr>
          <w:p w14:paraId="4E294B8B" w14:textId="77777777" w:rsidR="007D6F6A" w:rsidRPr="00820B1D" w:rsidRDefault="007D6F6A" w:rsidP="00404734">
            <w:pPr>
              <w:widowControl w:val="0"/>
              <w:tabs>
                <w:tab w:val="left" w:pos="180"/>
              </w:tabs>
              <w:jc w:val="both"/>
              <w:rPr>
                <w:sz w:val="28"/>
                <w:szCs w:val="28"/>
              </w:rPr>
            </w:pPr>
            <w:r>
              <w:rPr>
                <w:sz w:val="28"/>
                <w:szCs w:val="28"/>
              </w:rPr>
              <w:t>Textbox</w:t>
            </w:r>
          </w:p>
        </w:tc>
        <w:tc>
          <w:tcPr>
            <w:tcW w:w="2142" w:type="pct"/>
            <w:vAlign w:val="center"/>
          </w:tcPr>
          <w:p w14:paraId="2143E2EC" w14:textId="77777777" w:rsidR="007D6F6A" w:rsidRPr="00820B1D" w:rsidRDefault="007D6F6A" w:rsidP="00404734">
            <w:pPr>
              <w:widowControl w:val="0"/>
              <w:tabs>
                <w:tab w:val="left" w:pos="180"/>
              </w:tabs>
              <w:jc w:val="both"/>
              <w:rPr>
                <w:sz w:val="28"/>
                <w:szCs w:val="28"/>
              </w:rPr>
            </w:pPr>
            <w:r>
              <w:rPr>
                <w:sz w:val="28"/>
                <w:szCs w:val="28"/>
              </w:rPr>
              <w:t xml:space="preserve">Đơn vị cấp giấy phép thành lập </w:t>
            </w:r>
          </w:p>
        </w:tc>
      </w:tr>
      <w:tr w:rsidR="007D6F6A" w:rsidRPr="00CD1498" w14:paraId="0BFB2A12" w14:textId="77777777" w:rsidTr="00404734">
        <w:trPr>
          <w:jc w:val="center"/>
        </w:trPr>
        <w:tc>
          <w:tcPr>
            <w:tcW w:w="427" w:type="pct"/>
            <w:vAlign w:val="center"/>
          </w:tcPr>
          <w:p w14:paraId="7B50E497" w14:textId="7DDA03F2" w:rsidR="007D6F6A" w:rsidRPr="00CD1498" w:rsidRDefault="000B5A6D" w:rsidP="000B5A6D">
            <w:pPr>
              <w:spacing w:before="240" w:after="0"/>
              <w:jc w:val="both"/>
              <w:rPr>
                <w:szCs w:val="26"/>
              </w:rPr>
            </w:pPr>
            <w:r>
              <w:rPr>
                <w:szCs w:val="26"/>
              </w:rPr>
              <w:t xml:space="preserve">   13</w:t>
            </w:r>
          </w:p>
        </w:tc>
        <w:tc>
          <w:tcPr>
            <w:tcW w:w="1682" w:type="pct"/>
            <w:vAlign w:val="center"/>
          </w:tcPr>
          <w:p w14:paraId="695E8218" w14:textId="77777777" w:rsidR="007D6F6A" w:rsidRPr="00820B1D" w:rsidRDefault="007D6F6A" w:rsidP="00404734">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Vốn điều lệ</w:t>
            </w:r>
          </w:p>
        </w:tc>
        <w:tc>
          <w:tcPr>
            <w:tcW w:w="749" w:type="pct"/>
            <w:vAlign w:val="center"/>
          </w:tcPr>
          <w:p w14:paraId="69B1BBB1" w14:textId="77777777" w:rsidR="007D6F6A" w:rsidRPr="00820B1D" w:rsidRDefault="007D6F6A" w:rsidP="00404734">
            <w:pPr>
              <w:widowControl w:val="0"/>
              <w:tabs>
                <w:tab w:val="left" w:pos="180"/>
              </w:tabs>
              <w:jc w:val="both"/>
              <w:rPr>
                <w:sz w:val="28"/>
                <w:szCs w:val="28"/>
              </w:rPr>
            </w:pPr>
            <w:r>
              <w:rPr>
                <w:sz w:val="28"/>
                <w:szCs w:val="28"/>
              </w:rPr>
              <w:t>Number</w:t>
            </w:r>
          </w:p>
        </w:tc>
        <w:tc>
          <w:tcPr>
            <w:tcW w:w="2142" w:type="pct"/>
            <w:vAlign w:val="center"/>
          </w:tcPr>
          <w:p w14:paraId="627A617F" w14:textId="77777777" w:rsidR="007D6F6A" w:rsidRPr="00820B1D" w:rsidRDefault="007D6F6A" w:rsidP="00404734">
            <w:pPr>
              <w:widowControl w:val="0"/>
              <w:tabs>
                <w:tab w:val="left" w:pos="180"/>
              </w:tabs>
              <w:jc w:val="both"/>
              <w:rPr>
                <w:sz w:val="28"/>
                <w:szCs w:val="28"/>
              </w:rPr>
            </w:pPr>
            <w:r>
              <w:rPr>
                <w:sz w:val="28"/>
                <w:szCs w:val="28"/>
              </w:rPr>
              <w:t>Bắt buộc nhập</w:t>
            </w:r>
          </w:p>
        </w:tc>
      </w:tr>
      <w:tr w:rsidR="007D6F6A" w:rsidRPr="00CD1498" w14:paraId="42A1E89A" w14:textId="77777777" w:rsidTr="00404734">
        <w:trPr>
          <w:jc w:val="center"/>
        </w:trPr>
        <w:tc>
          <w:tcPr>
            <w:tcW w:w="427" w:type="pct"/>
            <w:vAlign w:val="center"/>
          </w:tcPr>
          <w:p w14:paraId="3D899B5A" w14:textId="13AF9C78" w:rsidR="007D6F6A" w:rsidRPr="00CD1498" w:rsidRDefault="000B5A6D" w:rsidP="000B5A6D">
            <w:pPr>
              <w:spacing w:before="240" w:after="0"/>
              <w:jc w:val="both"/>
              <w:rPr>
                <w:szCs w:val="26"/>
              </w:rPr>
            </w:pPr>
            <w:r>
              <w:rPr>
                <w:szCs w:val="26"/>
              </w:rPr>
              <w:t xml:space="preserve">   14</w:t>
            </w:r>
          </w:p>
        </w:tc>
        <w:tc>
          <w:tcPr>
            <w:tcW w:w="1682" w:type="pct"/>
            <w:vAlign w:val="center"/>
          </w:tcPr>
          <w:p w14:paraId="6319A8FB" w14:textId="77777777" w:rsidR="007D6F6A" w:rsidRPr="00820B1D" w:rsidRDefault="007D6F6A" w:rsidP="00404734">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Ngành nghề KD</w:t>
            </w:r>
          </w:p>
        </w:tc>
        <w:tc>
          <w:tcPr>
            <w:tcW w:w="749" w:type="pct"/>
            <w:vAlign w:val="center"/>
          </w:tcPr>
          <w:p w14:paraId="6A74847D" w14:textId="77777777" w:rsidR="007D6F6A" w:rsidRPr="00820B1D" w:rsidRDefault="007D6F6A" w:rsidP="00404734">
            <w:pPr>
              <w:widowControl w:val="0"/>
              <w:tabs>
                <w:tab w:val="left" w:pos="180"/>
              </w:tabs>
              <w:jc w:val="both"/>
              <w:rPr>
                <w:sz w:val="28"/>
                <w:szCs w:val="28"/>
              </w:rPr>
            </w:pPr>
            <w:r>
              <w:rPr>
                <w:sz w:val="28"/>
                <w:szCs w:val="28"/>
              </w:rPr>
              <w:t>Textbox</w:t>
            </w:r>
          </w:p>
        </w:tc>
        <w:tc>
          <w:tcPr>
            <w:tcW w:w="2142" w:type="pct"/>
            <w:vAlign w:val="center"/>
          </w:tcPr>
          <w:p w14:paraId="130BB16A" w14:textId="77777777" w:rsidR="007D6F6A" w:rsidRPr="00820B1D" w:rsidRDefault="007D6F6A" w:rsidP="00404734">
            <w:pPr>
              <w:widowControl w:val="0"/>
              <w:tabs>
                <w:tab w:val="left" w:pos="180"/>
              </w:tabs>
              <w:jc w:val="both"/>
              <w:rPr>
                <w:sz w:val="28"/>
                <w:szCs w:val="28"/>
              </w:rPr>
            </w:pPr>
            <w:r>
              <w:rPr>
                <w:sz w:val="28"/>
                <w:szCs w:val="28"/>
              </w:rPr>
              <w:t>Bắt buộc nhập, ngành nghề kinh doanh</w:t>
            </w:r>
          </w:p>
        </w:tc>
      </w:tr>
      <w:tr w:rsidR="007D6F6A" w:rsidRPr="00CD1498" w14:paraId="6929C26F" w14:textId="77777777" w:rsidTr="00404734">
        <w:trPr>
          <w:jc w:val="center"/>
        </w:trPr>
        <w:tc>
          <w:tcPr>
            <w:tcW w:w="427" w:type="pct"/>
            <w:vAlign w:val="center"/>
          </w:tcPr>
          <w:p w14:paraId="58654585" w14:textId="77777777" w:rsidR="007D6F6A" w:rsidRPr="00CD1498" w:rsidRDefault="007D6F6A" w:rsidP="001F5DBA">
            <w:pPr>
              <w:numPr>
                <w:ilvl w:val="0"/>
                <w:numId w:val="55"/>
              </w:numPr>
              <w:spacing w:before="240" w:after="0"/>
              <w:jc w:val="both"/>
              <w:rPr>
                <w:szCs w:val="26"/>
              </w:rPr>
            </w:pPr>
          </w:p>
        </w:tc>
        <w:tc>
          <w:tcPr>
            <w:tcW w:w="1682" w:type="pct"/>
            <w:vAlign w:val="center"/>
          </w:tcPr>
          <w:p w14:paraId="4028D689" w14:textId="77777777" w:rsidR="007D6F6A" w:rsidRDefault="007D6F6A" w:rsidP="00404734">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Ghi chú</w:t>
            </w:r>
          </w:p>
        </w:tc>
        <w:tc>
          <w:tcPr>
            <w:tcW w:w="749" w:type="pct"/>
            <w:vAlign w:val="center"/>
          </w:tcPr>
          <w:p w14:paraId="79BB09BA" w14:textId="77777777" w:rsidR="007D6F6A" w:rsidRPr="00820B1D" w:rsidRDefault="007D6F6A" w:rsidP="00404734">
            <w:pPr>
              <w:widowControl w:val="0"/>
              <w:tabs>
                <w:tab w:val="left" w:pos="180"/>
              </w:tabs>
              <w:jc w:val="both"/>
              <w:rPr>
                <w:sz w:val="28"/>
                <w:szCs w:val="28"/>
              </w:rPr>
            </w:pPr>
            <w:r>
              <w:rPr>
                <w:sz w:val="28"/>
                <w:szCs w:val="28"/>
              </w:rPr>
              <w:t>Textbox</w:t>
            </w:r>
          </w:p>
        </w:tc>
        <w:tc>
          <w:tcPr>
            <w:tcW w:w="2142" w:type="pct"/>
            <w:vAlign w:val="center"/>
          </w:tcPr>
          <w:p w14:paraId="17711B1C" w14:textId="77777777" w:rsidR="007D6F6A" w:rsidRPr="00820B1D" w:rsidRDefault="007D6F6A" w:rsidP="00404734">
            <w:pPr>
              <w:widowControl w:val="0"/>
              <w:tabs>
                <w:tab w:val="left" w:pos="180"/>
              </w:tabs>
              <w:jc w:val="both"/>
              <w:rPr>
                <w:sz w:val="28"/>
                <w:szCs w:val="28"/>
              </w:rPr>
            </w:pPr>
            <w:r>
              <w:rPr>
                <w:sz w:val="28"/>
                <w:szCs w:val="28"/>
              </w:rPr>
              <w:t>Ghi chú</w:t>
            </w:r>
          </w:p>
        </w:tc>
      </w:tr>
      <w:tr w:rsidR="007D6F6A" w:rsidRPr="00CD1498" w14:paraId="556B89A3" w14:textId="77777777" w:rsidTr="00404734">
        <w:trPr>
          <w:jc w:val="center"/>
        </w:trPr>
        <w:tc>
          <w:tcPr>
            <w:tcW w:w="427" w:type="pct"/>
            <w:vAlign w:val="center"/>
          </w:tcPr>
          <w:p w14:paraId="0214FE2F" w14:textId="77777777" w:rsidR="007D6F6A" w:rsidRPr="00CD1498" w:rsidRDefault="007D6F6A" w:rsidP="001F5DBA">
            <w:pPr>
              <w:numPr>
                <w:ilvl w:val="0"/>
                <w:numId w:val="55"/>
              </w:numPr>
              <w:spacing w:before="240" w:after="0"/>
              <w:jc w:val="both"/>
              <w:rPr>
                <w:szCs w:val="26"/>
              </w:rPr>
            </w:pPr>
          </w:p>
        </w:tc>
        <w:tc>
          <w:tcPr>
            <w:tcW w:w="1682" w:type="pct"/>
            <w:vAlign w:val="center"/>
          </w:tcPr>
          <w:p w14:paraId="7A680D17" w14:textId="77777777" w:rsidR="007D6F6A" w:rsidRDefault="007D6F6A" w:rsidP="00404734">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Thông tin kèm theo</w:t>
            </w:r>
          </w:p>
        </w:tc>
        <w:tc>
          <w:tcPr>
            <w:tcW w:w="749" w:type="pct"/>
            <w:vAlign w:val="center"/>
          </w:tcPr>
          <w:p w14:paraId="04CB1828" w14:textId="77777777" w:rsidR="007D6F6A" w:rsidRPr="00820B1D" w:rsidRDefault="007D6F6A" w:rsidP="00404734">
            <w:pPr>
              <w:widowControl w:val="0"/>
              <w:tabs>
                <w:tab w:val="left" w:pos="180"/>
              </w:tabs>
              <w:rPr>
                <w:sz w:val="28"/>
                <w:szCs w:val="28"/>
              </w:rPr>
            </w:pPr>
            <w:r>
              <w:rPr>
                <w:sz w:val="28"/>
                <w:szCs w:val="28"/>
              </w:rPr>
              <w:t>File đính kèm</w:t>
            </w:r>
          </w:p>
        </w:tc>
        <w:tc>
          <w:tcPr>
            <w:tcW w:w="2142" w:type="pct"/>
            <w:vAlign w:val="center"/>
          </w:tcPr>
          <w:p w14:paraId="7E6A7731" w14:textId="77777777" w:rsidR="007D6F6A" w:rsidRPr="00820B1D" w:rsidRDefault="007D6F6A" w:rsidP="00404734">
            <w:pPr>
              <w:widowControl w:val="0"/>
              <w:tabs>
                <w:tab w:val="left" w:pos="180"/>
              </w:tabs>
              <w:jc w:val="both"/>
              <w:rPr>
                <w:sz w:val="28"/>
                <w:szCs w:val="28"/>
              </w:rPr>
            </w:pPr>
            <w:r>
              <w:rPr>
                <w:sz w:val="28"/>
                <w:szCs w:val="28"/>
              </w:rPr>
              <w:t xml:space="preserve">Các thông tin kèm theo đúng định dạng và kích thước </w:t>
            </w:r>
          </w:p>
        </w:tc>
      </w:tr>
    </w:tbl>
    <w:p w14:paraId="198C0F5A" w14:textId="77777777" w:rsidR="007D6F6A" w:rsidRDefault="007D6F6A" w:rsidP="007D6F6A">
      <w:pPr>
        <w:pStyle w:val="BodyText"/>
        <w:numPr>
          <w:ilvl w:val="0"/>
          <w:numId w:val="15"/>
        </w:numPr>
        <w:rPr>
          <w:lang w:eastAsia="zh-CN"/>
        </w:rPr>
      </w:pPr>
      <w:r>
        <w:rPr>
          <w:lang w:eastAsia="zh-CN"/>
        </w:rPr>
        <w:t xml:space="preserve">Chức năng kết xuất: hệ thống cho phép kết xuất danh sách thông tin TCPH theo tiêu chí tìm kiếm </w:t>
      </w:r>
    </w:p>
    <w:p w14:paraId="2D35C112" w14:textId="1BBBD858" w:rsidR="007D6F6A" w:rsidRDefault="007D6F6A" w:rsidP="007D6F6A">
      <w:pPr>
        <w:pStyle w:val="BodyText"/>
        <w:numPr>
          <w:ilvl w:val="0"/>
          <w:numId w:val="15"/>
        </w:numPr>
        <w:rPr>
          <w:lang w:eastAsia="zh-CN"/>
        </w:rPr>
      </w:pPr>
      <w:r>
        <w:rPr>
          <w:lang w:eastAsia="zh-CN"/>
        </w:rPr>
        <w:t>Chức năng xem chi tiết: xem chi tiết thông tin của TCPH, tại màn hình chi tiết có thể thực hiện chức năng sửa, xóa TCPH.</w:t>
      </w:r>
    </w:p>
    <w:p w14:paraId="106760FE" w14:textId="795D5BE4" w:rsidR="007D6F6A" w:rsidRPr="00BE0996" w:rsidRDefault="007D6F6A" w:rsidP="007D6F6A">
      <w:pPr>
        <w:pStyle w:val="BodyText"/>
        <w:numPr>
          <w:ilvl w:val="0"/>
          <w:numId w:val="15"/>
        </w:numPr>
        <w:rPr>
          <w:lang w:eastAsia="zh-CN"/>
        </w:rPr>
      </w:pPr>
      <w:r>
        <w:rPr>
          <w:lang w:eastAsia="zh-CN"/>
        </w:rPr>
        <w:t>Hệ thống cho phép tiếp tục sang bước quản lý thông tin chứng khoán book building.</w:t>
      </w:r>
    </w:p>
    <w:p w14:paraId="6A2DFED4" w14:textId="33A6BD75" w:rsidR="008658F7" w:rsidRDefault="008658F7" w:rsidP="008658F7">
      <w:pPr>
        <w:pStyle w:val="Heading5"/>
      </w:pPr>
      <w:r>
        <w:t>Quản lý thông tin chứng khoán</w:t>
      </w:r>
    </w:p>
    <w:p w14:paraId="56A0C93F" w14:textId="57237BFF" w:rsidR="00A4439C" w:rsidRPr="000B5A6D" w:rsidRDefault="00A4439C" w:rsidP="00A4439C">
      <w:pPr>
        <w:pStyle w:val="BodyText"/>
        <w:rPr>
          <w:szCs w:val="28"/>
          <w:lang w:eastAsia="zh-CN"/>
        </w:rPr>
      </w:pPr>
      <w:r w:rsidRPr="000B5A6D">
        <w:rPr>
          <w:b/>
          <w:szCs w:val="28"/>
          <w:lang w:eastAsia="zh-CN"/>
        </w:rPr>
        <w:lastRenderedPageBreak/>
        <w:t xml:space="preserve">Mục đích: </w:t>
      </w:r>
      <w:r w:rsidRPr="000B5A6D">
        <w:rPr>
          <w:szCs w:val="28"/>
          <w:lang w:eastAsia="zh-CN"/>
        </w:rPr>
        <w:t>quản lý thông tin chứng khoán của đợt book building</w:t>
      </w:r>
    </w:p>
    <w:p w14:paraId="7155545E" w14:textId="77777777" w:rsidR="00A4439C" w:rsidRPr="000B5A6D" w:rsidRDefault="00A4439C" w:rsidP="00A4439C">
      <w:pPr>
        <w:pStyle w:val="BodyText"/>
        <w:rPr>
          <w:szCs w:val="28"/>
        </w:rPr>
      </w:pPr>
      <w:r w:rsidRPr="000B5A6D">
        <w:rPr>
          <w:b/>
          <w:szCs w:val="28"/>
          <w:lang w:eastAsia="zh-CN"/>
        </w:rPr>
        <w:t>Xử lý sự kiện:</w:t>
      </w:r>
      <w:r w:rsidRPr="000B5A6D">
        <w:rPr>
          <w:szCs w:val="28"/>
          <w:lang w:eastAsia="zh-CN"/>
        </w:rPr>
        <w:t xml:space="preserve"> Đăng nhập vào hệ thống </w:t>
      </w:r>
      <w:r w:rsidRPr="000B5A6D">
        <w:rPr>
          <w:szCs w:val="28"/>
        </w:rPr>
        <w:sym w:font="Wingdings" w:char="F0E0"/>
      </w:r>
      <w:r w:rsidRPr="000B5A6D">
        <w:rPr>
          <w:szCs w:val="28"/>
          <w:lang w:eastAsia="zh-CN"/>
        </w:rPr>
        <w:t xml:space="preserve"> chọn chức năng Khai báo </w:t>
      </w:r>
      <w:r w:rsidRPr="000B5A6D">
        <w:rPr>
          <w:szCs w:val="28"/>
          <w:lang w:val="vi-VN"/>
        </w:rPr>
        <w:t xml:space="preserve"> </w:t>
      </w:r>
      <w:r w:rsidRPr="000B5A6D">
        <w:rPr>
          <w:szCs w:val="28"/>
        </w:rPr>
        <w:sym w:font="Wingdings" w:char="F0E0"/>
      </w:r>
      <w:r w:rsidRPr="000B5A6D">
        <w:rPr>
          <w:szCs w:val="28"/>
        </w:rPr>
        <w:t xml:space="preserve"> chọn Chứng khoán </w:t>
      </w:r>
    </w:p>
    <w:p w14:paraId="71929C39" w14:textId="77777777" w:rsidR="00A4439C" w:rsidRPr="000B5A6D" w:rsidRDefault="00A4439C" w:rsidP="00A4439C">
      <w:pPr>
        <w:pStyle w:val="BodyText"/>
        <w:rPr>
          <w:b/>
          <w:szCs w:val="28"/>
        </w:rPr>
      </w:pPr>
      <w:r w:rsidRPr="000B5A6D">
        <w:rPr>
          <w:b/>
          <w:szCs w:val="28"/>
        </w:rPr>
        <w:t xml:space="preserve">Phân tích : </w:t>
      </w:r>
    </w:p>
    <w:p w14:paraId="20801D23" w14:textId="0215167A" w:rsidR="00A4439C" w:rsidRPr="000B5A6D" w:rsidRDefault="00A4439C" w:rsidP="00A4439C">
      <w:pPr>
        <w:pStyle w:val="BodyText"/>
        <w:numPr>
          <w:ilvl w:val="0"/>
          <w:numId w:val="15"/>
        </w:numPr>
        <w:rPr>
          <w:szCs w:val="28"/>
        </w:rPr>
      </w:pPr>
      <w:r w:rsidRPr="000B5A6D">
        <w:rPr>
          <w:szCs w:val="28"/>
        </w:rPr>
        <w:t xml:space="preserve">Hệ thống hiển thị danh sách chứng khoán thuộc tổ chức phát hành đã chọn ở mục 3.4.2, gồm các thông tin: </w:t>
      </w:r>
    </w:p>
    <w:p w14:paraId="6DEA86E0" w14:textId="77777777" w:rsidR="00A4439C" w:rsidRPr="000B5A6D" w:rsidRDefault="00A4439C" w:rsidP="001F5DBA">
      <w:pPr>
        <w:pStyle w:val="BodyText"/>
        <w:numPr>
          <w:ilvl w:val="0"/>
          <w:numId w:val="56"/>
        </w:numPr>
        <w:rPr>
          <w:szCs w:val="28"/>
        </w:rPr>
      </w:pPr>
      <w:r w:rsidRPr="000B5A6D">
        <w:rPr>
          <w:szCs w:val="28"/>
        </w:rPr>
        <w:t>STT: số thứ tự</w:t>
      </w:r>
    </w:p>
    <w:p w14:paraId="5945444C" w14:textId="77777777" w:rsidR="00A4439C" w:rsidRPr="000B5A6D" w:rsidRDefault="00A4439C" w:rsidP="001F5DBA">
      <w:pPr>
        <w:pStyle w:val="BodyText"/>
        <w:numPr>
          <w:ilvl w:val="0"/>
          <w:numId w:val="56"/>
        </w:numPr>
        <w:rPr>
          <w:szCs w:val="28"/>
        </w:rPr>
      </w:pPr>
      <w:r w:rsidRPr="000B5A6D">
        <w:rPr>
          <w:szCs w:val="28"/>
        </w:rPr>
        <w:t>Mã sơ cấp</w:t>
      </w:r>
    </w:p>
    <w:p w14:paraId="5159FA70" w14:textId="77777777" w:rsidR="00A4439C" w:rsidRPr="000B5A6D" w:rsidRDefault="00A4439C" w:rsidP="001F5DBA">
      <w:pPr>
        <w:pStyle w:val="BodyText"/>
        <w:numPr>
          <w:ilvl w:val="0"/>
          <w:numId w:val="56"/>
        </w:numPr>
        <w:rPr>
          <w:szCs w:val="28"/>
        </w:rPr>
      </w:pPr>
      <w:r w:rsidRPr="000B5A6D">
        <w:rPr>
          <w:szCs w:val="28"/>
        </w:rPr>
        <w:t>Tên chứng khoán</w:t>
      </w:r>
    </w:p>
    <w:p w14:paraId="03E98AEF" w14:textId="77777777" w:rsidR="00A4439C" w:rsidRPr="000B5A6D" w:rsidRDefault="00A4439C" w:rsidP="001F5DBA">
      <w:pPr>
        <w:pStyle w:val="BodyText"/>
        <w:numPr>
          <w:ilvl w:val="0"/>
          <w:numId w:val="56"/>
        </w:numPr>
        <w:rPr>
          <w:szCs w:val="28"/>
        </w:rPr>
      </w:pPr>
      <w:r w:rsidRPr="000B5A6D">
        <w:rPr>
          <w:szCs w:val="28"/>
        </w:rPr>
        <w:t>Tên TCPH: tên tổ chức phát hành</w:t>
      </w:r>
    </w:p>
    <w:p w14:paraId="3183AA0C" w14:textId="77777777" w:rsidR="00A4439C" w:rsidRPr="000B5A6D" w:rsidRDefault="00A4439C" w:rsidP="001F5DBA">
      <w:pPr>
        <w:pStyle w:val="BodyText"/>
        <w:numPr>
          <w:ilvl w:val="0"/>
          <w:numId w:val="56"/>
        </w:numPr>
        <w:rPr>
          <w:szCs w:val="28"/>
        </w:rPr>
      </w:pPr>
      <w:r w:rsidRPr="000B5A6D">
        <w:rPr>
          <w:szCs w:val="28"/>
        </w:rPr>
        <w:t>Loại chứng khoán</w:t>
      </w:r>
    </w:p>
    <w:p w14:paraId="231F632E" w14:textId="77777777" w:rsidR="00A4439C" w:rsidRPr="000B5A6D" w:rsidRDefault="00A4439C" w:rsidP="001F5DBA">
      <w:pPr>
        <w:pStyle w:val="BodyText"/>
        <w:numPr>
          <w:ilvl w:val="0"/>
          <w:numId w:val="56"/>
        </w:numPr>
        <w:rPr>
          <w:szCs w:val="28"/>
        </w:rPr>
      </w:pPr>
      <w:r w:rsidRPr="000B5A6D">
        <w:rPr>
          <w:szCs w:val="28"/>
        </w:rPr>
        <w:t>Ngày phát hành</w:t>
      </w:r>
    </w:p>
    <w:p w14:paraId="062CA6DE" w14:textId="77777777" w:rsidR="00A4439C" w:rsidRPr="000B5A6D" w:rsidRDefault="00A4439C" w:rsidP="001F5DBA">
      <w:pPr>
        <w:pStyle w:val="BodyText"/>
        <w:numPr>
          <w:ilvl w:val="0"/>
          <w:numId w:val="56"/>
        </w:numPr>
        <w:rPr>
          <w:szCs w:val="28"/>
        </w:rPr>
      </w:pPr>
      <w:r w:rsidRPr="000B5A6D">
        <w:rPr>
          <w:szCs w:val="28"/>
        </w:rPr>
        <w:t>Mệnh giá/ giá trị vốn góp ban đầu</w:t>
      </w:r>
    </w:p>
    <w:p w14:paraId="7A0A4D3D" w14:textId="77777777" w:rsidR="00A4439C" w:rsidRPr="000B5A6D" w:rsidRDefault="00A4439C" w:rsidP="001F5DBA">
      <w:pPr>
        <w:pStyle w:val="BodyText"/>
        <w:numPr>
          <w:ilvl w:val="0"/>
          <w:numId w:val="56"/>
        </w:numPr>
        <w:rPr>
          <w:szCs w:val="28"/>
        </w:rPr>
      </w:pPr>
      <w:r w:rsidRPr="000B5A6D">
        <w:rPr>
          <w:szCs w:val="28"/>
        </w:rPr>
        <w:t>Mã giao dịch</w:t>
      </w:r>
    </w:p>
    <w:p w14:paraId="78421F02" w14:textId="77777777" w:rsidR="00A4439C" w:rsidRPr="000B5A6D" w:rsidRDefault="00A4439C" w:rsidP="001F5DBA">
      <w:pPr>
        <w:pStyle w:val="BodyText"/>
        <w:numPr>
          <w:ilvl w:val="0"/>
          <w:numId w:val="56"/>
        </w:numPr>
        <w:rPr>
          <w:szCs w:val="28"/>
        </w:rPr>
      </w:pPr>
      <w:r w:rsidRPr="000B5A6D">
        <w:rPr>
          <w:szCs w:val="28"/>
        </w:rPr>
        <w:t>Chức năng: chi tiết, sửa, xóa</w:t>
      </w:r>
    </w:p>
    <w:p w14:paraId="1BAC87B0" w14:textId="77777777" w:rsidR="00A4439C" w:rsidRPr="000B5A6D" w:rsidRDefault="00A4439C" w:rsidP="00A4439C">
      <w:pPr>
        <w:pStyle w:val="BodyText"/>
        <w:numPr>
          <w:ilvl w:val="0"/>
          <w:numId w:val="15"/>
        </w:numPr>
        <w:rPr>
          <w:szCs w:val="28"/>
        </w:rPr>
      </w:pPr>
      <w:r w:rsidRPr="000B5A6D">
        <w:rPr>
          <w:szCs w:val="28"/>
        </w:rPr>
        <w:t xml:space="preserve">Hệ thống cho phép tìm kiếm chứng khoán, qua các tiêu chí tìm kiếm gồm: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0"/>
        <w:gridCol w:w="3013"/>
        <w:gridCol w:w="1461"/>
        <w:gridCol w:w="3848"/>
      </w:tblGrid>
      <w:tr w:rsidR="00A4439C" w:rsidRPr="00CD1498" w14:paraId="62441426" w14:textId="77777777" w:rsidTr="00404734">
        <w:trPr>
          <w:tblHeader/>
          <w:jc w:val="center"/>
        </w:trPr>
        <w:tc>
          <w:tcPr>
            <w:tcW w:w="415" w:type="pct"/>
            <w:shd w:val="clear" w:color="auto" w:fill="4F81BD"/>
            <w:vAlign w:val="center"/>
          </w:tcPr>
          <w:p w14:paraId="44DE3D6F" w14:textId="77777777" w:rsidR="00A4439C" w:rsidRPr="00CD1498" w:rsidRDefault="00A4439C" w:rsidP="00404734">
            <w:pPr>
              <w:widowControl w:val="0"/>
              <w:tabs>
                <w:tab w:val="left" w:pos="180"/>
              </w:tabs>
              <w:jc w:val="both"/>
              <w:rPr>
                <w:b/>
                <w:noProof/>
                <w:szCs w:val="26"/>
              </w:rPr>
            </w:pPr>
            <w:r w:rsidRPr="00CD1498">
              <w:rPr>
                <w:b/>
                <w:noProof/>
                <w:szCs w:val="26"/>
              </w:rPr>
              <w:t>STT</w:t>
            </w:r>
          </w:p>
        </w:tc>
        <w:tc>
          <w:tcPr>
            <w:tcW w:w="1669" w:type="pct"/>
            <w:shd w:val="clear" w:color="auto" w:fill="4F81BD"/>
            <w:vAlign w:val="center"/>
          </w:tcPr>
          <w:p w14:paraId="1CE7A4A4" w14:textId="77777777" w:rsidR="00A4439C" w:rsidRPr="00CD1498" w:rsidRDefault="00A4439C" w:rsidP="00404734">
            <w:pPr>
              <w:widowControl w:val="0"/>
              <w:tabs>
                <w:tab w:val="left" w:pos="180"/>
              </w:tabs>
              <w:jc w:val="both"/>
              <w:rPr>
                <w:b/>
                <w:noProof/>
                <w:szCs w:val="26"/>
              </w:rPr>
            </w:pPr>
            <w:r w:rsidRPr="00CD1498">
              <w:rPr>
                <w:b/>
                <w:noProof/>
                <w:szCs w:val="26"/>
              </w:rPr>
              <w:t>Tên trường</w:t>
            </w:r>
          </w:p>
        </w:tc>
        <w:tc>
          <w:tcPr>
            <w:tcW w:w="786" w:type="pct"/>
            <w:shd w:val="clear" w:color="auto" w:fill="4F81BD"/>
            <w:vAlign w:val="center"/>
          </w:tcPr>
          <w:p w14:paraId="7DA3EED5" w14:textId="77777777" w:rsidR="00A4439C" w:rsidRPr="00CD1498" w:rsidRDefault="00A4439C" w:rsidP="00404734">
            <w:pPr>
              <w:widowControl w:val="0"/>
              <w:tabs>
                <w:tab w:val="left" w:pos="180"/>
              </w:tabs>
              <w:jc w:val="both"/>
              <w:rPr>
                <w:b/>
                <w:noProof/>
                <w:szCs w:val="26"/>
              </w:rPr>
            </w:pPr>
            <w:r w:rsidRPr="00CD1498">
              <w:rPr>
                <w:b/>
                <w:noProof/>
                <w:szCs w:val="26"/>
              </w:rPr>
              <w:t>Định dạng</w:t>
            </w:r>
          </w:p>
        </w:tc>
        <w:tc>
          <w:tcPr>
            <w:tcW w:w="2130" w:type="pct"/>
            <w:shd w:val="clear" w:color="auto" w:fill="4F81BD"/>
            <w:vAlign w:val="center"/>
          </w:tcPr>
          <w:p w14:paraId="150E579E" w14:textId="77777777" w:rsidR="00A4439C" w:rsidRPr="00CD1498" w:rsidRDefault="00A4439C" w:rsidP="00404734">
            <w:pPr>
              <w:widowControl w:val="0"/>
              <w:tabs>
                <w:tab w:val="left" w:pos="180"/>
              </w:tabs>
              <w:jc w:val="both"/>
              <w:rPr>
                <w:b/>
                <w:noProof/>
                <w:szCs w:val="26"/>
              </w:rPr>
            </w:pPr>
            <w:r w:rsidRPr="00CD1498">
              <w:rPr>
                <w:b/>
                <w:noProof/>
                <w:szCs w:val="26"/>
              </w:rPr>
              <w:t>Mô tả</w:t>
            </w:r>
          </w:p>
        </w:tc>
      </w:tr>
      <w:tr w:rsidR="00A4439C" w:rsidRPr="00CD1498" w14:paraId="76F15110" w14:textId="77777777" w:rsidTr="00404734">
        <w:trPr>
          <w:jc w:val="center"/>
        </w:trPr>
        <w:tc>
          <w:tcPr>
            <w:tcW w:w="415" w:type="pct"/>
            <w:vAlign w:val="center"/>
          </w:tcPr>
          <w:p w14:paraId="68C5E825" w14:textId="425E4F34" w:rsidR="00A4439C" w:rsidRPr="001C1BC8" w:rsidRDefault="000B5A6D" w:rsidP="000B5A6D">
            <w:pPr>
              <w:spacing w:before="240" w:after="0"/>
              <w:jc w:val="both"/>
              <w:rPr>
                <w:sz w:val="28"/>
                <w:szCs w:val="28"/>
              </w:rPr>
            </w:pPr>
            <w:r>
              <w:rPr>
                <w:sz w:val="28"/>
                <w:szCs w:val="28"/>
              </w:rPr>
              <w:t xml:space="preserve">  1</w:t>
            </w:r>
          </w:p>
        </w:tc>
        <w:tc>
          <w:tcPr>
            <w:tcW w:w="1669" w:type="pct"/>
            <w:vAlign w:val="center"/>
          </w:tcPr>
          <w:p w14:paraId="0B67B454" w14:textId="77777777" w:rsidR="00A4439C" w:rsidRPr="001C1BC8" w:rsidRDefault="00A4439C" w:rsidP="00404734">
            <w:pPr>
              <w:widowControl w:val="0"/>
              <w:tabs>
                <w:tab w:val="left" w:pos="180"/>
              </w:tabs>
              <w:jc w:val="both"/>
              <w:rPr>
                <w:noProof/>
                <w:sz w:val="28"/>
                <w:szCs w:val="28"/>
              </w:rPr>
            </w:pPr>
            <w:r>
              <w:rPr>
                <w:noProof/>
                <w:sz w:val="28"/>
                <w:szCs w:val="28"/>
              </w:rPr>
              <w:t>Loại CK</w:t>
            </w:r>
          </w:p>
        </w:tc>
        <w:tc>
          <w:tcPr>
            <w:tcW w:w="786" w:type="pct"/>
            <w:vAlign w:val="center"/>
          </w:tcPr>
          <w:p w14:paraId="247DA8AC" w14:textId="77777777" w:rsidR="00A4439C" w:rsidRPr="001C1BC8" w:rsidRDefault="00A4439C" w:rsidP="00404734">
            <w:pPr>
              <w:widowControl w:val="0"/>
              <w:tabs>
                <w:tab w:val="left" w:pos="180"/>
              </w:tabs>
              <w:jc w:val="both"/>
              <w:rPr>
                <w:sz w:val="28"/>
                <w:szCs w:val="28"/>
              </w:rPr>
            </w:pPr>
            <w:r w:rsidRPr="001C1BC8">
              <w:rPr>
                <w:sz w:val="28"/>
                <w:szCs w:val="28"/>
              </w:rPr>
              <w:t>Combobox</w:t>
            </w:r>
          </w:p>
        </w:tc>
        <w:tc>
          <w:tcPr>
            <w:tcW w:w="2130" w:type="pct"/>
            <w:vAlign w:val="center"/>
          </w:tcPr>
          <w:p w14:paraId="03BCA422" w14:textId="77777777" w:rsidR="00A4439C" w:rsidRPr="001C1BC8" w:rsidRDefault="00A4439C" w:rsidP="00404734">
            <w:pPr>
              <w:widowControl w:val="0"/>
              <w:tabs>
                <w:tab w:val="left" w:pos="180"/>
              </w:tabs>
              <w:jc w:val="both"/>
              <w:rPr>
                <w:sz w:val="28"/>
                <w:szCs w:val="28"/>
              </w:rPr>
            </w:pPr>
            <w:r>
              <w:rPr>
                <w:sz w:val="28"/>
                <w:szCs w:val="28"/>
              </w:rPr>
              <w:t>Loại chứng khoán</w:t>
            </w:r>
          </w:p>
        </w:tc>
      </w:tr>
      <w:tr w:rsidR="00A4439C" w:rsidRPr="00CD1498" w14:paraId="7FE42FE7" w14:textId="77777777" w:rsidTr="00404734">
        <w:trPr>
          <w:jc w:val="center"/>
        </w:trPr>
        <w:tc>
          <w:tcPr>
            <w:tcW w:w="415" w:type="pct"/>
            <w:vAlign w:val="center"/>
          </w:tcPr>
          <w:p w14:paraId="22BFD32B" w14:textId="404EB795" w:rsidR="00A4439C" w:rsidRPr="001C1BC8" w:rsidRDefault="000B5A6D" w:rsidP="000B5A6D">
            <w:pPr>
              <w:spacing w:before="240" w:after="0"/>
              <w:jc w:val="both"/>
              <w:rPr>
                <w:sz w:val="28"/>
                <w:szCs w:val="28"/>
              </w:rPr>
            </w:pPr>
            <w:r>
              <w:rPr>
                <w:sz w:val="28"/>
                <w:szCs w:val="28"/>
              </w:rPr>
              <w:t xml:space="preserve">  2</w:t>
            </w:r>
          </w:p>
        </w:tc>
        <w:tc>
          <w:tcPr>
            <w:tcW w:w="1669" w:type="pct"/>
            <w:vAlign w:val="center"/>
          </w:tcPr>
          <w:p w14:paraId="3414D1F1" w14:textId="77777777" w:rsidR="00A4439C" w:rsidRPr="001C1BC8" w:rsidRDefault="00A4439C" w:rsidP="00404734">
            <w:pPr>
              <w:widowControl w:val="0"/>
              <w:tabs>
                <w:tab w:val="left" w:pos="180"/>
              </w:tabs>
              <w:jc w:val="both"/>
              <w:rPr>
                <w:noProof/>
                <w:sz w:val="28"/>
                <w:szCs w:val="28"/>
              </w:rPr>
            </w:pPr>
            <w:r>
              <w:rPr>
                <w:noProof/>
                <w:sz w:val="28"/>
                <w:szCs w:val="28"/>
              </w:rPr>
              <w:t>Mã sơ cấp</w:t>
            </w:r>
          </w:p>
        </w:tc>
        <w:tc>
          <w:tcPr>
            <w:tcW w:w="786" w:type="pct"/>
            <w:vAlign w:val="center"/>
          </w:tcPr>
          <w:p w14:paraId="1DC6E2AB" w14:textId="77777777" w:rsidR="00A4439C" w:rsidRPr="001C1BC8" w:rsidRDefault="00A4439C" w:rsidP="00404734">
            <w:pPr>
              <w:widowControl w:val="0"/>
              <w:tabs>
                <w:tab w:val="left" w:pos="180"/>
              </w:tabs>
              <w:jc w:val="both"/>
              <w:rPr>
                <w:sz w:val="28"/>
                <w:szCs w:val="28"/>
              </w:rPr>
            </w:pPr>
            <w:r>
              <w:rPr>
                <w:sz w:val="28"/>
                <w:szCs w:val="28"/>
              </w:rPr>
              <w:t>Textbox</w:t>
            </w:r>
          </w:p>
        </w:tc>
        <w:tc>
          <w:tcPr>
            <w:tcW w:w="2130" w:type="pct"/>
            <w:vAlign w:val="center"/>
          </w:tcPr>
          <w:p w14:paraId="71F284F9" w14:textId="77777777" w:rsidR="00A4439C" w:rsidRPr="001C1BC8" w:rsidRDefault="00A4439C" w:rsidP="00404734">
            <w:pPr>
              <w:widowControl w:val="0"/>
              <w:tabs>
                <w:tab w:val="left" w:pos="180"/>
              </w:tabs>
              <w:jc w:val="both"/>
              <w:rPr>
                <w:sz w:val="28"/>
                <w:szCs w:val="28"/>
              </w:rPr>
            </w:pPr>
            <w:r>
              <w:rPr>
                <w:sz w:val="28"/>
                <w:szCs w:val="28"/>
              </w:rPr>
              <w:t xml:space="preserve">Mã sơ cấp </w:t>
            </w:r>
          </w:p>
        </w:tc>
      </w:tr>
      <w:tr w:rsidR="00A4439C" w:rsidRPr="00CD1498" w14:paraId="222A8528" w14:textId="77777777" w:rsidTr="00404734">
        <w:trPr>
          <w:jc w:val="center"/>
        </w:trPr>
        <w:tc>
          <w:tcPr>
            <w:tcW w:w="415" w:type="pct"/>
            <w:vAlign w:val="center"/>
          </w:tcPr>
          <w:p w14:paraId="700E9D09" w14:textId="4E11BF48" w:rsidR="00A4439C" w:rsidRPr="001C1BC8" w:rsidRDefault="000B5A6D" w:rsidP="000B5A6D">
            <w:pPr>
              <w:spacing w:before="240" w:after="0"/>
              <w:jc w:val="both"/>
              <w:rPr>
                <w:sz w:val="28"/>
                <w:szCs w:val="28"/>
              </w:rPr>
            </w:pPr>
            <w:r>
              <w:rPr>
                <w:sz w:val="28"/>
                <w:szCs w:val="28"/>
              </w:rPr>
              <w:t xml:space="preserve">  3</w:t>
            </w:r>
          </w:p>
        </w:tc>
        <w:tc>
          <w:tcPr>
            <w:tcW w:w="1669" w:type="pct"/>
            <w:vAlign w:val="center"/>
          </w:tcPr>
          <w:p w14:paraId="7BAB66AA" w14:textId="77777777" w:rsidR="00A4439C" w:rsidRDefault="00A4439C" w:rsidP="00404734">
            <w:pPr>
              <w:widowControl w:val="0"/>
              <w:tabs>
                <w:tab w:val="left" w:pos="180"/>
              </w:tabs>
              <w:jc w:val="both"/>
              <w:rPr>
                <w:noProof/>
                <w:sz w:val="28"/>
                <w:szCs w:val="28"/>
              </w:rPr>
            </w:pPr>
            <w:r>
              <w:rPr>
                <w:noProof/>
                <w:sz w:val="28"/>
                <w:szCs w:val="28"/>
              </w:rPr>
              <w:t>Tên TCPH</w:t>
            </w:r>
          </w:p>
        </w:tc>
        <w:tc>
          <w:tcPr>
            <w:tcW w:w="786" w:type="pct"/>
            <w:vAlign w:val="center"/>
          </w:tcPr>
          <w:p w14:paraId="798E8675" w14:textId="77777777" w:rsidR="00A4439C" w:rsidRPr="001C1BC8" w:rsidRDefault="00A4439C" w:rsidP="00404734">
            <w:pPr>
              <w:widowControl w:val="0"/>
              <w:tabs>
                <w:tab w:val="left" w:pos="180"/>
              </w:tabs>
              <w:jc w:val="both"/>
              <w:rPr>
                <w:sz w:val="28"/>
                <w:szCs w:val="28"/>
              </w:rPr>
            </w:pPr>
            <w:r>
              <w:rPr>
                <w:sz w:val="28"/>
                <w:szCs w:val="28"/>
              </w:rPr>
              <w:t>Textbox</w:t>
            </w:r>
          </w:p>
        </w:tc>
        <w:tc>
          <w:tcPr>
            <w:tcW w:w="2130" w:type="pct"/>
            <w:vAlign w:val="center"/>
          </w:tcPr>
          <w:p w14:paraId="6BC93CB3" w14:textId="77777777" w:rsidR="00A4439C" w:rsidRPr="001C1BC8" w:rsidRDefault="00A4439C" w:rsidP="00404734">
            <w:pPr>
              <w:widowControl w:val="0"/>
              <w:tabs>
                <w:tab w:val="left" w:pos="180"/>
              </w:tabs>
              <w:jc w:val="both"/>
              <w:rPr>
                <w:sz w:val="28"/>
                <w:szCs w:val="28"/>
              </w:rPr>
            </w:pPr>
            <w:r>
              <w:rPr>
                <w:sz w:val="28"/>
                <w:szCs w:val="28"/>
              </w:rPr>
              <w:t>Tên TCPH</w:t>
            </w:r>
          </w:p>
        </w:tc>
      </w:tr>
    </w:tbl>
    <w:p w14:paraId="5443192F" w14:textId="5EA7CF6B" w:rsidR="00A4439C" w:rsidRDefault="00DA493B" w:rsidP="00A4439C">
      <w:pPr>
        <w:pStyle w:val="BodyText"/>
        <w:numPr>
          <w:ilvl w:val="0"/>
          <w:numId w:val="15"/>
        </w:numPr>
        <w:rPr>
          <w:lang w:eastAsia="zh-CN"/>
        </w:rPr>
      </w:pPr>
      <w:r>
        <w:rPr>
          <w:lang w:eastAsia="zh-CN"/>
        </w:rPr>
        <w:t>H</w:t>
      </w:r>
      <w:r w:rsidR="00A4439C">
        <w:rPr>
          <w:lang w:eastAsia="zh-CN"/>
        </w:rPr>
        <w:t>ệ thống cho phép thêm mới chứng khoán, thông tin chứng khoán mới các thông tin: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
        <w:gridCol w:w="2998"/>
        <w:gridCol w:w="1461"/>
        <w:gridCol w:w="3880"/>
      </w:tblGrid>
      <w:tr w:rsidR="00A4439C" w:rsidRPr="00CD1498" w14:paraId="59349229" w14:textId="77777777" w:rsidTr="00404734">
        <w:trPr>
          <w:tblHeader/>
          <w:jc w:val="center"/>
        </w:trPr>
        <w:tc>
          <w:tcPr>
            <w:tcW w:w="399" w:type="pct"/>
            <w:shd w:val="clear" w:color="auto" w:fill="4F81BD"/>
            <w:vAlign w:val="center"/>
          </w:tcPr>
          <w:p w14:paraId="2D2A0F1F" w14:textId="77777777" w:rsidR="00A4439C" w:rsidRPr="00CD1498" w:rsidRDefault="00A4439C" w:rsidP="00404734">
            <w:pPr>
              <w:widowControl w:val="0"/>
              <w:tabs>
                <w:tab w:val="left" w:pos="180"/>
              </w:tabs>
              <w:jc w:val="both"/>
              <w:rPr>
                <w:b/>
                <w:noProof/>
                <w:szCs w:val="26"/>
              </w:rPr>
            </w:pPr>
            <w:r w:rsidRPr="00CD1498">
              <w:rPr>
                <w:b/>
                <w:noProof/>
                <w:szCs w:val="26"/>
              </w:rPr>
              <w:lastRenderedPageBreak/>
              <w:t>STT</w:t>
            </w:r>
          </w:p>
        </w:tc>
        <w:tc>
          <w:tcPr>
            <w:tcW w:w="1654" w:type="pct"/>
            <w:shd w:val="clear" w:color="auto" w:fill="4F81BD"/>
            <w:vAlign w:val="center"/>
          </w:tcPr>
          <w:p w14:paraId="4192D315" w14:textId="77777777" w:rsidR="00A4439C" w:rsidRPr="00CD1498" w:rsidRDefault="00A4439C" w:rsidP="00404734">
            <w:pPr>
              <w:widowControl w:val="0"/>
              <w:tabs>
                <w:tab w:val="left" w:pos="180"/>
              </w:tabs>
              <w:jc w:val="both"/>
              <w:rPr>
                <w:b/>
                <w:noProof/>
                <w:szCs w:val="26"/>
              </w:rPr>
            </w:pPr>
            <w:r w:rsidRPr="00CD1498">
              <w:rPr>
                <w:b/>
                <w:noProof/>
                <w:szCs w:val="26"/>
              </w:rPr>
              <w:t>Tên trường</w:t>
            </w:r>
          </w:p>
        </w:tc>
        <w:tc>
          <w:tcPr>
            <w:tcW w:w="806" w:type="pct"/>
            <w:tcBorders>
              <w:bottom w:val="single" w:sz="4" w:space="0" w:color="auto"/>
            </w:tcBorders>
            <w:shd w:val="clear" w:color="auto" w:fill="4F81BD"/>
            <w:vAlign w:val="center"/>
          </w:tcPr>
          <w:p w14:paraId="38B896A9" w14:textId="77777777" w:rsidR="00A4439C" w:rsidRPr="00CD1498" w:rsidRDefault="00A4439C" w:rsidP="00404734">
            <w:pPr>
              <w:widowControl w:val="0"/>
              <w:tabs>
                <w:tab w:val="left" w:pos="180"/>
              </w:tabs>
              <w:jc w:val="both"/>
              <w:rPr>
                <w:b/>
                <w:noProof/>
                <w:szCs w:val="26"/>
                <w:lang w:val="vi-VN"/>
              </w:rPr>
            </w:pPr>
            <w:r w:rsidRPr="00CD1498">
              <w:rPr>
                <w:b/>
                <w:noProof/>
                <w:szCs w:val="26"/>
                <w:lang w:val="vi-VN"/>
              </w:rPr>
              <w:t>Định dạng</w:t>
            </w:r>
          </w:p>
        </w:tc>
        <w:tc>
          <w:tcPr>
            <w:tcW w:w="2141" w:type="pct"/>
            <w:tcBorders>
              <w:bottom w:val="single" w:sz="4" w:space="0" w:color="auto"/>
            </w:tcBorders>
            <w:shd w:val="clear" w:color="auto" w:fill="4F81BD"/>
            <w:vAlign w:val="center"/>
          </w:tcPr>
          <w:p w14:paraId="1C78968E" w14:textId="77777777" w:rsidR="00A4439C" w:rsidRPr="00CD1498" w:rsidRDefault="00A4439C" w:rsidP="00404734">
            <w:pPr>
              <w:widowControl w:val="0"/>
              <w:tabs>
                <w:tab w:val="left" w:pos="180"/>
              </w:tabs>
              <w:jc w:val="both"/>
              <w:rPr>
                <w:b/>
                <w:noProof/>
                <w:szCs w:val="26"/>
              </w:rPr>
            </w:pPr>
            <w:r w:rsidRPr="00CD1498">
              <w:rPr>
                <w:b/>
                <w:noProof/>
                <w:szCs w:val="26"/>
              </w:rPr>
              <w:t>Mô tả</w:t>
            </w:r>
          </w:p>
        </w:tc>
      </w:tr>
      <w:tr w:rsidR="00A4439C" w:rsidRPr="00CD1498" w14:paraId="128956A1" w14:textId="77777777" w:rsidTr="00404734">
        <w:trPr>
          <w:jc w:val="center"/>
        </w:trPr>
        <w:tc>
          <w:tcPr>
            <w:tcW w:w="399" w:type="pct"/>
            <w:vAlign w:val="center"/>
          </w:tcPr>
          <w:p w14:paraId="50D82129" w14:textId="28579DAD" w:rsidR="00A4439C" w:rsidRPr="005C07CC" w:rsidRDefault="000B5A6D" w:rsidP="000B5A6D">
            <w:pPr>
              <w:spacing w:before="240" w:after="0"/>
              <w:jc w:val="both"/>
              <w:rPr>
                <w:sz w:val="28"/>
                <w:szCs w:val="28"/>
              </w:rPr>
            </w:pPr>
            <w:r>
              <w:rPr>
                <w:sz w:val="28"/>
                <w:szCs w:val="28"/>
              </w:rPr>
              <w:t xml:space="preserve">  4</w:t>
            </w:r>
          </w:p>
        </w:tc>
        <w:tc>
          <w:tcPr>
            <w:tcW w:w="1654" w:type="pct"/>
            <w:vAlign w:val="center"/>
          </w:tcPr>
          <w:p w14:paraId="0E7CFBD0" w14:textId="77777777" w:rsidR="00A4439C" w:rsidRPr="005C07CC" w:rsidRDefault="00A4439C" w:rsidP="00404734">
            <w:pPr>
              <w:widowControl w:val="0"/>
              <w:tabs>
                <w:tab w:val="left" w:pos="180"/>
              </w:tabs>
              <w:jc w:val="both"/>
              <w:rPr>
                <w:noProof/>
                <w:sz w:val="28"/>
                <w:szCs w:val="28"/>
              </w:rPr>
            </w:pPr>
            <w:r w:rsidRPr="005C07CC">
              <w:rPr>
                <w:noProof/>
                <w:sz w:val="28"/>
                <w:szCs w:val="28"/>
              </w:rPr>
              <w:t>TCPH</w:t>
            </w:r>
          </w:p>
        </w:tc>
        <w:tc>
          <w:tcPr>
            <w:tcW w:w="806" w:type="pct"/>
            <w:tcBorders>
              <w:top w:val="single" w:sz="4" w:space="0" w:color="auto"/>
            </w:tcBorders>
            <w:vAlign w:val="center"/>
          </w:tcPr>
          <w:p w14:paraId="6BD50CD6" w14:textId="77777777" w:rsidR="00A4439C" w:rsidRPr="005C07CC" w:rsidRDefault="00A4439C" w:rsidP="00404734">
            <w:pPr>
              <w:widowControl w:val="0"/>
              <w:tabs>
                <w:tab w:val="left" w:pos="180"/>
              </w:tabs>
              <w:jc w:val="both"/>
              <w:rPr>
                <w:sz w:val="28"/>
                <w:szCs w:val="28"/>
                <w:lang w:val="vi-VN"/>
              </w:rPr>
            </w:pPr>
            <w:r w:rsidRPr="005C07CC">
              <w:rPr>
                <w:sz w:val="28"/>
                <w:szCs w:val="28"/>
                <w:lang w:val="vi-VN"/>
              </w:rPr>
              <w:t>Combobox</w:t>
            </w:r>
          </w:p>
        </w:tc>
        <w:tc>
          <w:tcPr>
            <w:tcW w:w="2141" w:type="pct"/>
            <w:tcBorders>
              <w:top w:val="single" w:sz="4" w:space="0" w:color="auto"/>
            </w:tcBorders>
            <w:vAlign w:val="center"/>
          </w:tcPr>
          <w:p w14:paraId="675A695F" w14:textId="77777777" w:rsidR="00A4439C" w:rsidRPr="0026546E" w:rsidRDefault="00A4439C" w:rsidP="00404734">
            <w:pPr>
              <w:widowControl w:val="0"/>
              <w:tabs>
                <w:tab w:val="left" w:pos="180"/>
              </w:tabs>
              <w:jc w:val="both"/>
              <w:rPr>
                <w:sz w:val="28"/>
                <w:szCs w:val="28"/>
              </w:rPr>
            </w:pPr>
            <w:r>
              <w:rPr>
                <w:sz w:val="28"/>
                <w:szCs w:val="28"/>
              </w:rPr>
              <w:t>Hiện thị tên TCPH đã chọn tạo chứng khoán, có thể thay đổi được tên TCPH khác trong danh sách TCPH.</w:t>
            </w:r>
          </w:p>
        </w:tc>
      </w:tr>
      <w:tr w:rsidR="00A4439C" w:rsidRPr="00CD1498" w14:paraId="70912144" w14:textId="77777777" w:rsidTr="00404734">
        <w:trPr>
          <w:jc w:val="center"/>
        </w:trPr>
        <w:tc>
          <w:tcPr>
            <w:tcW w:w="399" w:type="pct"/>
            <w:vAlign w:val="center"/>
          </w:tcPr>
          <w:p w14:paraId="39CD0E4B" w14:textId="5584DFF9" w:rsidR="00A4439C" w:rsidRPr="005C07CC" w:rsidRDefault="000B5A6D" w:rsidP="000B5A6D">
            <w:pPr>
              <w:spacing w:before="240" w:after="0"/>
              <w:jc w:val="both"/>
              <w:rPr>
                <w:sz w:val="28"/>
                <w:szCs w:val="28"/>
              </w:rPr>
            </w:pPr>
            <w:r>
              <w:rPr>
                <w:sz w:val="28"/>
                <w:szCs w:val="28"/>
              </w:rPr>
              <w:t xml:space="preserve">  5</w:t>
            </w:r>
          </w:p>
        </w:tc>
        <w:tc>
          <w:tcPr>
            <w:tcW w:w="1654" w:type="pct"/>
            <w:vAlign w:val="center"/>
          </w:tcPr>
          <w:p w14:paraId="0AAA28BE" w14:textId="77777777" w:rsidR="00A4439C" w:rsidRPr="005C07CC" w:rsidRDefault="00A4439C" w:rsidP="00404734">
            <w:pPr>
              <w:pStyle w:val="comment"/>
              <w:spacing w:before="0"/>
              <w:ind w:left="0"/>
              <w:jc w:val="both"/>
              <w:rPr>
                <w:rFonts w:ascii="Times New Roman" w:hAnsi="Times New Roman" w:cs="Times New Roman"/>
                <w:i w:val="0"/>
                <w:sz w:val="28"/>
                <w:szCs w:val="28"/>
              </w:rPr>
            </w:pPr>
            <w:r w:rsidRPr="005C07CC">
              <w:rPr>
                <w:rFonts w:ascii="Times New Roman" w:hAnsi="Times New Roman" w:cs="Times New Roman"/>
                <w:i w:val="0"/>
                <w:sz w:val="28"/>
                <w:szCs w:val="28"/>
              </w:rPr>
              <w:t>Mã sơ cấp</w:t>
            </w:r>
          </w:p>
        </w:tc>
        <w:tc>
          <w:tcPr>
            <w:tcW w:w="806" w:type="pct"/>
            <w:vAlign w:val="center"/>
          </w:tcPr>
          <w:p w14:paraId="3CE9BE2A" w14:textId="77777777" w:rsidR="00A4439C" w:rsidRPr="005C07CC" w:rsidRDefault="00A4439C" w:rsidP="00404734">
            <w:pPr>
              <w:widowControl w:val="0"/>
              <w:tabs>
                <w:tab w:val="left" w:pos="180"/>
              </w:tabs>
              <w:jc w:val="both"/>
              <w:rPr>
                <w:sz w:val="28"/>
                <w:szCs w:val="28"/>
                <w:lang w:val="vi-VN"/>
              </w:rPr>
            </w:pPr>
            <w:r w:rsidRPr="005C07CC">
              <w:rPr>
                <w:sz w:val="28"/>
                <w:szCs w:val="28"/>
                <w:lang w:val="vi-VN"/>
              </w:rPr>
              <w:t>Textbox</w:t>
            </w:r>
          </w:p>
        </w:tc>
        <w:tc>
          <w:tcPr>
            <w:tcW w:w="2141" w:type="pct"/>
            <w:vAlign w:val="center"/>
          </w:tcPr>
          <w:p w14:paraId="6E31337C" w14:textId="77777777" w:rsidR="00A4439C" w:rsidRPr="0026546E" w:rsidRDefault="00A4439C" w:rsidP="00404734">
            <w:pPr>
              <w:widowControl w:val="0"/>
              <w:tabs>
                <w:tab w:val="left" w:pos="180"/>
              </w:tabs>
              <w:jc w:val="both"/>
              <w:rPr>
                <w:sz w:val="28"/>
                <w:szCs w:val="28"/>
              </w:rPr>
            </w:pPr>
            <w:r>
              <w:rPr>
                <w:sz w:val="28"/>
                <w:szCs w:val="28"/>
              </w:rPr>
              <w:t>Mã sơ cấp không được trùng với mã sơ cấp đã có trên hệ thống, hệ thống cho phép nhập mã hoặc hệ thống tự động sinh mã sơ cấp theo nguyên tắc ( DG/BB+hai số cuối năm +STT đợt đấu giá/bookbuilding)</w:t>
            </w:r>
          </w:p>
        </w:tc>
      </w:tr>
      <w:tr w:rsidR="00A4439C" w:rsidRPr="00034F3E" w14:paraId="1B439DEE" w14:textId="77777777" w:rsidTr="00404734">
        <w:trPr>
          <w:jc w:val="center"/>
        </w:trPr>
        <w:tc>
          <w:tcPr>
            <w:tcW w:w="399" w:type="pct"/>
            <w:vAlign w:val="center"/>
          </w:tcPr>
          <w:p w14:paraId="0AB62C69" w14:textId="673C4C69" w:rsidR="00A4439C" w:rsidRPr="005C07CC" w:rsidRDefault="000B5A6D" w:rsidP="000B5A6D">
            <w:pPr>
              <w:spacing w:before="240" w:after="0"/>
              <w:jc w:val="both"/>
              <w:rPr>
                <w:sz w:val="28"/>
                <w:szCs w:val="28"/>
              </w:rPr>
            </w:pPr>
            <w:r>
              <w:rPr>
                <w:sz w:val="28"/>
                <w:szCs w:val="28"/>
              </w:rPr>
              <w:t xml:space="preserve">  6</w:t>
            </w:r>
          </w:p>
        </w:tc>
        <w:tc>
          <w:tcPr>
            <w:tcW w:w="1654" w:type="pct"/>
            <w:vAlign w:val="center"/>
          </w:tcPr>
          <w:p w14:paraId="09D2719E" w14:textId="77777777" w:rsidR="00A4439C" w:rsidRPr="005C07CC" w:rsidRDefault="00A4439C" w:rsidP="00404734">
            <w:pPr>
              <w:pStyle w:val="comment"/>
              <w:spacing w:before="0"/>
              <w:ind w:left="0"/>
              <w:jc w:val="both"/>
              <w:rPr>
                <w:rFonts w:ascii="Times New Roman" w:hAnsi="Times New Roman" w:cs="Times New Roman"/>
                <w:i w:val="0"/>
                <w:sz w:val="28"/>
                <w:szCs w:val="28"/>
              </w:rPr>
            </w:pPr>
            <w:r w:rsidRPr="005C07CC">
              <w:rPr>
                <w:rFonts w:ascii="Times New Roman" w:hAnsi="Times New Roman" w:cs="Times New Roman"/>
                <w:i w:val="0"/>
                <w:sz w:val="28"/>
                <w:szCs w:val="28"/>
              </w:rPr>
              <w:t xml:space="preserve">Tên </w:t>
            </w:r>
            <w:r>
              <w:rPr>
                <w:rFonts w:ascii="Times New Roman" w:hAnsi="Times New Roman" w:cs="Times New Roman"/>
                <w:i w:val="0"/>
                <w:sz w:val="28"/>
                <w:szCs w:val="28"/>
              </w:rPr>
              <w:t>CK</w:t>
            </w:r>
          </w:p>
        </w:tc>
        <w:tc>
          <w:tcPr>
            <w:tcW w:w="806" w:type="pct"/>
            <w:vAlign w:val="center"/>
          </w:tcPr>
          <w:p w14:paraId="695D7A16" w14:textId="77777777" w:rsidR="00A4439C" w:rsidRPr="005C07CC" w:rsidRDefault="00A4439C" w:rsidP="00404734">
            <w:pPr>
              <w:widowControl w:val="0"/>
              <w:tabs>
                <w:tab w:val="left" w:pos="180"/>
              </w:tabs>
              <w:jc w:val="both"/>
              <w:rPr>
                <w:sz w:val="28"/>
                <w:szCs w:val="28"/>
                <w:lang w:val="vi-VN"/>
              </w:rPr>
            </w:pPr>
            <w:r w:rsidRPr="005C07CC">
              <w:rPr>
                <w:sz w:val="28"/>
                <w:szCs w:val="28"/>
                <w:lang w:val="vi-VN"/>
              </w:rPr>
              <w:t>Textbox</w:t>
            </w:r>
          </w:p>
        </w:tc>
        <w:tc>
          <w:tcPr>
            <w:tcW w:w="2141" w:type="pct"/>
            <w:vAlign w:val="center"/>
          </w:tcPr>
          <w:p w14:paraId="422186F8" w14:textId="77777777" w:rsidR="00A4439C" w:rsidRPr="005C07CC" w:rsidRDefault="00A4439C" w:rsidP="00404734">
            <w:pPr>
              <w:widowControl w:val="0"/>
              <w:tabs>
                <w:tab w:val="left" w:pos="180"/>
              </w:tabs>
              <w:jc w:val="both"/>
              <w:rPr>
                <w:sz w:val="28"/>
                <w:szCs w:val="28"/>
              </w:rPr>
            </w:pPr>
            <w:r>
              <w:rPr>
                <w:sz w:val="28"/>
                <w:szCs w:val="28"/>
              </w:rPr>
              <w:t>Tên chứng khoán, bắt buộc nhập</w:t>
            </w:r>
          </w:p>
        </w:tc>
      </w:tr>
      <w:tr w:rsidR="00A4439C" w:rsidRPr="00034F3E" w14:paraId="6E7D6B3F" w14:textId="77777777" w:rsidTr="00404734">
        <w:trPr>
          <w:jc w:val="center"/>
        </w:trPr>
        <w:tc>
          <w:tcPr>
            <w:tcW w:w="399" w:type="pct"/>
            <w:vAlign w:val="center"/>
          </w:tcPr>
          <w:p w14:paraId="0C0E7208" w14:textId="00453249" w:rsidR="00A4439C" w:rsidRPr="000B5A6D" w:rsidRDefault="000B5A6D" w:rsidP="000B5A6D">
            <w:pPr>
              <w:spacing w:before="240"/>
              <w:rPr>
                <w:sz w:val="28"/>
                <w:szCs w:val="28"/>
              </w:rPr>
            </w:pPr>
            <w:r>
              <w:rPr>
                <w:sz w:val="28"/>
                <w:szCs w:val="28"/>
              </w:rPr>
              <w:t xml:space="preserve">  7</w:t>
            </w:r>
          </w:p>
        </w:tc>
        <w:tc>
          <w:tcPr>
            <w:tcW w:w="1654" w:type="pct"/>
            <w:vAlign w:val="center"/>
          </w:tcPr>
          <w:p w14:paraId="213943B9" w14:textId="77777777" w:rsidR="00A4439C" w:rsidRPr="005C07CC" w:rsidRDefault="00A4439C" w:rsidP="00404734">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Hình thức đấu giá</w:t>
            </w:r>
          </w:p>
        </w:tc>
        <w:tc>
          <w:tcPr>
            <w:tcW w:w="806" w:type="pct"/>
            <w:vAlign w:val="center"/>
          </w:tcPr>
          <w:p w14:paraId="2CE7C722" w14:textId="77777777" w:rsidR="00A4439C" w:rsidRPr="005C07CC" w:rsidRDefault="00A4439C" w:rsidP="00404734">
            <w:pPr>
              <w:widowControl w:val="0"/>
              <w:tabs>
                <w:tab w:val="left" w:pos="180"/>
              </w:tabs>
              <w:jc w:val="both"/>
              <w:rPr>
                <w:sz w:val="28"/>
                <w:szCs w:val="28"/>
                <w:lang w:val="vi-VN"/>
              </w:rPr>
            </w:pPr>
            <w:r w:rsidRPr="005C07CC">
              <w:rPr>
                <w:sz w:val="28"/>
                <w:szCs w:val="28"/>
                <w:lang w:val="vi-VN"/>
              </w:rPr>
              <w:t>Combobox</w:t>
            </w:r>
          </w:p>
        </w:tc>
        <w:tc>
          <w:tcPr>
            <w:tcW w:w="2141" w:type="pct"/>
            <w:vAlign w:val="center"/>
          </w:tcPr>
          <w:p w14:paraId="52CF1C4C" w14:textId="004448DC" w:rsidR="00A4439C" w:rsidRPr="005C07CC" w:rsidRDefault="00A4439C" w:rsidP="00A4439C">
            <w:pPr>
              <w:widowControl w:val="0"/>
              <w:tabs>
                <w:tab w:val="left" w:pos="180"/>
              </w:tabs>
              <w:jc w:val="both"/>
              <w:rPr>
                <w:sz w:val="28"/>
                <w:szCs w:val="28"/>
              </w:rPr>
            </w:pPr>
            <w:r>
              <w:rPr>
                <w:sz w:val="28"/>
                <w:szCs w:val="28"/>
              </w:rPr>
              <w:t xml:space="preserve">Gồm: bookbuilding </w:t>
            </w:r>
          </w:p>
        </w:tc>
      </w:tr>
      <w:tr w:rsidR="00A4439C" w:rsidRPr="00034F3E" w14:paraId="498E2F31" w14:textId="77777777" w:rsidTr="00404734">
        <w:trPr>
          <w:jc w:val="center"/>
        </w:trPr>
        <w:tc>
          <w:tcPr>
            <w:tcW w:w="399" w:type="pct"/>
            <w:vAlign w:val="center"/>
          </w:tcPr>
          <w:p w14:paraId="5C882F58" w14:textId="61DD9B19" w:rsidR="00A4439C" w:rsidRPr="005C07CC" w:rsidRDefault="000B5A6D" w:rsidP="000B5A6D">
            <w:pPr>
              <w:spacing w:before="240" w:after="0"/>
              <w:jc w:val="both"/>
              <w:rPr>
                <w:sz w:val="28"/>
                <w:szCs w:val="28"/>
              </w:rPr>
            </w:pPr>
            <w:r>
              <w:rPr>
                <w:sz w:val="28"/>
                <w:szCs w:val="28"/>
              </w:rPr>
              <w:t xml:space="preserve">  8</w:t>
            </w:r>
          </w:p>
        </w:tc>
        <w:tc>
          <w:tcPr>
            <w:tcW w:w="1654" w:type="pct"/>
            <w:vAlign w:val="center"/>
          </w:tcPr>
          <w:p w14:paraId="6F8D2CB1" w14:textId="77777777" w:rsidR="00A4439C" w:rsidRDefault="00A4439C" w:rsidP="00404734">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Loại chứng khoán</w:t>
            </w:r>
          </w:p>
        </w:tc>
        <w:tc>
          <w:tcPr>
            <w:tcW w:w="806" w:type="pct"/>
            <w:vAlign w:val="center"/>
          </w:tcPr>
          <w:p w14:paraId="15F86775" w14:textId="77777777" w:rsidR="00A4439C" w:rsidRPr="005C07CC" w:rsidRDefault="00A4439C" w:rsidP="00404734">
            <w:pPr>
              <w:widowControl w:val="0"/>
              <w:tabs>
                <w:tab w:val="left" w:pos="180"/>
              </w:tabs>
              <w:jc w:val="both"/>
              <w:rPr>
                <w:sz w:val="28"/>
                <w:szCs w:val="28"/>
                <w:lang w:val="vi-VN"/>
              </w:rPr>
            </w:pPr>
            <w:r w:rsidRPr="005C07CC">
              <w:rPr>
                <w:sz w:val="28"/>
                <w:szCs w:val="28"/>
                <w:lang w:val="vi-VN"/>
              </w:rPr>
              <w:t>Combobox</w:t>
            </w:r>
          </w:p>
        </w:tc>
        <w:tc>
          <w:tcPr>
            <w:tcW w:w="2141" w:type="pct"/>
            <w:vAlign w:val="center"/>
          </w:tcPr>
          <w:p w14:paraId="75A5AF5E" w14:textId="77777777" w:rsidR="00A4439C" w:rsidRDefault="00A4439C" w:rsidP="00404734">
            <w:pPr>
              <w:widowControl w:val="0"/>
              <w:tabs>
                <w:tab w:val="left" w:pos="180"/>
              </w:tabs>
              <w:jc w:val="both"/>
              <w:rPr>
                <w:sz w:val="28"/>
                <w:szCs w:val="28"/>
              </w:rPr>
            </w:pPr>
            <w:r>
              <w:rPr>
                <w:sz w:val="28"/>
                <w:szCs w:val="28"/>
              </w:rPr>
              <w:t>Gồm: - Cổ phần</w:t>
            </w:r>
          </w:p>
          <w:p w14:paraId="7045AE5E" w14:textId="77777777" w:rsidR="00A4439C" w:rsidRDefault="00A4439C" w:rsidP="00404734">
            <w:pPr>
              <w:pStyle w:val="ListParagraph"/>
              <w:widowControl w:val="0"/>
              <w:numPr>
                <w:ilvl w:val="0"/>
                <w:numId w:val="15"/>
              </w:numPr>
              <w:tabs>
                <w:tab w:val="left" w:pos="180"/>
              </w:tabs>
              <w:rPr>
                <w:sz w:val="28"/>
                <w:szCs w:val="28"/>
              </w:rPr>
            </w:pPr>
            <w:r>
              <w:rPr>
                <w:sz w:val="28"/>
                <w:szCs w:val="28"/>
              </w:rPr>
              <w:t>Trái phiếu</w:t>
            </w:r>
          </w:p>
          <w:p w14:paraId="3C3F4ADA" w14:textId="77777777" w:rsidR="00A4439C" w:rsidRDefault="00A4439C" w:rsidP="00404734">
            <w:pPr>
              <w:pStyle w:val="ListParagraph"/>
              <w:widowControl w:val="0"/>
              <w:numPr>
                <w:ilvl w:val="0"/>
                <w:numId w:val="15"/>
              </w:numPr>
              <w:tabs>
                <w:tab w:val="left" w:pos="180"/>
              </w:tabs>
              <w:rPr>
                <w:sz w:val="28"/>
                <w:szCs w:val="28"/>
              </w:rPr>
            </w:pPr>
            <w:r>
              <w:rPr>
                <w:sz w:val="28"/>
                <w:szCs w:val="28"/>
              </w:rPr>
              <w:t>Quyền mua</w:t>
            </w:r>
          </w:p>
          <w:p w14:paraId="63276D07" w14:textId="77777777" w:rsidR="00A4439C" w:rsidRDefault="00A4439C" w:rsidP="00404734">
            <w:pPr>
              <w:pStyle w:val="ListParagraph"/>
              <w:widowControl w:val="0"/>
              <w:numPr>
                <w:ilvl w:val="0"/>
                <w:numId w:val="15"/>
              </w:numPr>
              <w:tabs>
                <w:tab w:val="left" w:pos="180"/>
              </w:tabs>
              <w:rPr>
                <w:sz w:val="28"/>
                <w:szCs w:val="28"/>
              </w:rPr>
            </w:pPr>
            <w:r>
              <w:rPr>
                <w:sz w:val="28"/>
                <w:szCs w:val="28"/>
              </w:rPr>
              <w:t>Phần vốn góp</w:t>
            </w:r>
          </w:p>
          <w:p w14:paraId="7A8E8B98" w14:textId="77777777" w:rsidR="00A4439C" w:rsidRPr="0026546E" w:rsidRDefault="00A4439C" w:rsidP="00404734">
            <w:pPr>
              <w:pStyle w:val="ListParagraph"/>
              <w:widowControl w:val="0"/>
              <w:numPr>
                <w:ilvl w:val="0"/>
                <w:numId w:val="15"/>
              </w:numPr>
              <w:tabs>
                <w:tab w:val="left" w:pos="180"/>
              </w:tabs>
              <w:rPr>
                <w:sz w:val="28"/>
                <w:szCs w:val="28"/>
              </w:rPr>
            </w:pPr>
            <w:r>
              <w:rPr>
                <w:sz w:val="28"/>
                <w:szCs w:val="28"/>
              </w:rPr>
              <w:t xml:space="preserve">Lô cổ phần </w:t>
            </w:r>
          </w:p>
        </w:tc>
      </w:tr>
      <w:tr w:rsidR="00A4439C" w:rsidRPr="00034F3E" w14:paraId="15FE4984" w14:textId="77777777" w:rsidTr="00404734">
        <w:trPr>
          <w:jc w:val="center"/>
        </w:trPr>
        <w:tc>
          <w:tcPr>
            <w:tcW w:w="399" w:type="pct"/>
            <w:vAlign w:val="center"/>
          </w:tcPr>
          <w:p w14:paraId="6EB55712" w14:textId="41B83560" w:rsidR="00A4439C" w:rsidRPr="005C07CC" w:rsidRDefault="000B5A6D" w:rsidP="000B5A6D">
            <w:pPr>
              <w:spacing w:before="240" w:after="0"/>
              <w:jc w:val="both"/>
              <w:rPr>
                <w:sz w:val="28"/>
                <w:szCs w:val="28"/>
              </w:rPr>
            </w:pPr>
            <w:r>
              <w:rPr>
                <w:sz w:val="28"/>
                <w:szCs w:val="28"/>
              </w:rPr>
              <w:t xml:space="preserve">   9</w:t>
            </w:r>
          </w:p>
        </w:tc>
        <w:tc>
          <w:tcPr>
            <w:tcW w:w="1654" w:type="pct"/>
            <w:vAlign w:val="center"/>
          </w:tcPr>
          <w:p w14:paraId="3DDA3970" w14:textId="77777777" w:rsidR="00A4439C" w:rsidRDefault="00A4439C" w:rsidP="00404734">
            <w:pPr>
              <w:pStyle w:val="comment"/>
              <w:spacing w:before="0"/>
              <w:ind w:left="0"/>
              <w:jc w:val="both"/>
              <w:rPr>
                <w:rFonts w:ascii="Times New Roman" w:hAnsi="Times New Roman" w:cs="Times New Roman"/>
                <w:i w:val="0"/>
                <w:sz w:val="28"/>
                <w:szCs w:val="28"/>
              </w:rPr>
            </w:pPr>
            <w:r w:rsidRPr="005C07CC">
              <w:rPr>
                <w:rFonts w:ascii="Times New Roman" w:hAnsi="Times New Roman" w:cs="Times New Roman"/>
                <w:i w:val="0"/>
                <w:sz w:val="28"/>
                <w:szCs w:val="28"/>
              </w:rPr>
              <w:t>Mệnh giá/GT vốn góp BD</w:t>
            </w:r>
          </w:p>
        </w:tc>
        <w:tc>
          <w:tcPr>
            <w:tcW w:w="806" w:type="pct"/>
            <w:vAlign w:val="center"/>
          </w:tcPr>
          <w:p w14:paraId="77DA46BD" w14:textId="77777777" w:rsidR="00A4439C" w:rsidRPr="005C07CC" w:rsidRDefault="00A4439C" w:rsidP="00404734">
            <w:pPr>
              <w:widowControl w:val="0"/>
              <w:tabs>
                <w:tab w:val="left" w:pos="180"/>
              </w:tabs>
              <w:jc w:val="both"/>
              <w:rPr>
                <w:sz w:val="28"/>
                <w:szCs w:val="28"/>
                <w:lang w:val="vi-VN"/>
              </w:rPr>
            </w:pPr>
            <w:r w:rsidRPr="005C07CC">
              <w:rPr>
                <w:sz w:val="28"/>
                <w:szCs w:val="28"/>
                <w:lang w:val="vi-VN"/>
              </w:rPr>
              <w:t>Textbox</w:t>
            </w:r>
          </w:p>
        </w:tc>
        <w:tc>
          <w:tcPr>
            <w:tcW w:w="2141" w:type="pct"/>
            <w:vAlign w:val="center"/>
          </w:tcPr>
          <w:p w14:paraId="0BD8C4B0" w14:textId="77777777" w:rsidR="00A4439C" w:rsidRPr="005C07CC" w:rsidRDefault="00A4439C" w:rsidP="00404734">
            <w:pPr>
              <w:widowControl w:val="0"/>
              <w:tabs>
                <w:tab w:val="left" w:pos="180"/>
              </w:tabs>
              <w:jc w:val="both"/>
              <w:rPr>
                <w:sz w:val="28"/>
                <w:szCs w:val="28"/>
              </w:rPr>
            </w:pPr>
            <w:r>
              <w:rPr>
                <w:sz w:val="28"/>
                <w:szCs w:val="28"/>
              </w:rPr>
              <w:t xml:space="preserve">Mệnh giá/ giá trị vốn góp ban đầu </w:t>
            </w:r>
          </w:p>
        </w:tc>
      </w:tr>
      <w:tr w:rsidR="00A4439C" w:rsidRPr="00034F3E" w14:paraId="55713B84" w14:textId="77777777" w:rsidTr="00404734">
        <w:trPr>
          <w:jc w:val="center"/>
        </w:trPr>
        <w:tc>
          <w:tcPr>
            <w:tcW w:w="399" w:type="pct"/>
            <w:vAlign w:val="center"/>
          </w:tcPr>
          <w:p w14:paraId="5756FB8F" w14:textId="232EBFA7" w:rsidR="00A4439C" w:rsidRPr="005C07CC" w:rsidRDefault="000B5A6D" w:rsidP="000B5A6D">
            <w:pPr>
              <w:spacing w:before="240" w:after="0"/>
              <w:jc w:val="both"/>
              <w:rPr>
                <w:sz w:val="28"/>
                <w:szCs w:val="28"/>
              </w:rPr>
            </w:pPr>
            <w:r>
              <w:rPr>
                <w:sz w:val="28"/>
                <w:szCs w:val="28"/>
              </w:rPr>
              <w:t xml:space="preserve">  10</w:t>
            </w:r>
          </w:p>
        </w:tc>
        <w:tc>
          <w:tcPr>
            <w:tcW w:w="1654" w:type="pct"/>
            <w:vAlign w:val="center"/>
          </w:tcPr>
          <w:p w14:paraId="3EFD760A" w14:textId="77777777" w:rsidR="00A4439C" w:rsidRPr="005C07CC" w:rsidRDefault="00A4439C" w:rsidP="00404734">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Mã giao dịch</w:t>
            </w:r>
          </w:p>
        </w:tc>
        <w:tc>
          <w:tcPr>
            <w:tcW w:w="806" w:type="pct"/>
            <w:vAlign w:val="center"/>
          </w:tcPr>
          <w:p w14:paraId="1CA6365A" w14:textId="77777777" w:rsidR="00A4439C" w:rsidRPr="005C07CC" w:rsidRDefault="00A4439C" w:rsidP="00404734">
            <w:pPr>
              <w:widowControl w:val="0"/>
              <w:tabs>
                <w:tab w:val="left" w:pos="180"/>
              </w:tabs>
              <w:jc w:val="both"/>
              <w:rPr>
                <w:sz w:val="28"/>
                <w:szCs w:val="28"/>
                <w:lang w:val="vi-VN"/>
              </w:rPr>
            </w:pPr>
            <w:r w:rsidRPr="005C07CC">
              <w:rPr>
                <w:sz w:val="28"/>
                <w:szCs w:val="28"/>
                <w:lang w:val="vi-VN"/>
              </w:rPr>
              <w:t>Textbox</w:t>
            </w:r>
          </w:p>
        </w:tc>
        <w:tc>
          <w:tcPr>
            <w:tcW w:w="2141" w:type="pct"/>
            <w:vAlign w:val="center"/>
          </w:tcPr>
          <w:p w14:paraId="2F7FD092" w14:textId="77777777" w:rsidR="00A4439C" w:rsidRPr="009B387B" w:rsidRDefault="00A4439C" w:rsidP="00404734">
            <w:pPr>
              <w:widowControl w:val="0"/>
              <w:tabs>
                <w:tab w:val="left" w:pos="180"/>
              </w:tabs>
              <w:jc w:val="both"/>
              <w:rPr>
                <w:sz w:val="28"/>
                <w:szCs w:val="28"/>
              </w:rPr>
            </w:pPr>
            <w:r>
              <w:rPr>
                <w:sz w:val="28"/>
                <w:szCs w:val="28"/>
              </w:rPr>
              <w:t>Mã giao dịch</w:t>
            </w:r>
          </w:p>
        </w:tc>
      </w:tr>
      <w:tr w:rsidR="00A4439C" w:rsidRPr="00034F3E" w14:paraId="3645EF7C" w14:textId="77777777" w:rsidTr="00404734">
        <w:trPr>
          <w:jc w:val="center"/>
        </w:trPr>
        <w:tc>
          <w:tcPr>
            <w:tcW w:w="399" w:type="pct"/>
            <w:vAlign w:val="center"/>
          </w:tcPr>
          <w:p w14:paraId="740525EB" w14:textId="3DE16205" w:rsidR="00A4439C" w:rsidRPr="005C07CC" w:rsidRDefault="000B5A6D" w:rsidP="000B5A6D">
            <w:pPr>
              <w:spacing w:before="240" w:after="0"/>
              <w:jc w:val="both"/>
              <w:rPr>
                <w:sz w:val="28"/>
                <w:szCs w:val="28"/>
              </w:rPr>
            </w:pPr>
            <w:r>
              <w:rPr>
                <w:sz w:val="28"/>
                <w:szCs w:val="28"/>
              </w:rPr>
              <w:t xml:space="preserve">  11</w:t>
            </w:r>
          </w:p>
        </w:tc>
        <w:tc>
          <w:tcPr>
            <w:tcW w:w="1654" w:type="pct"/>
            <w:vAlign w:val="center"/>
          </w:tcPr>
          <w:p w14:paraId="048CA8F4" w14:textId="77777777" w:rsidR="00A4439C" w:rsidRPr="005C07CC" w:rsidRDefault="00A4439C" w:rsidP="00404734">
            <w:pPr>
              <w:pStyle w:val="comment"/>
              <w:spacing w:before="0"/>
              <w:ind w:left="0"/>
              <w:jc w:val="both"/>
              <w:rPr>
                <w:rFonts w:ascii="Times New Roman" w:hAnsi="Times New Roman" w:cs="Times New Roman"/>
                <w:i w:val="0"/>
                <w:sz w:val="28"/>
                <w:szCs w:val="28"/>
              </w:rPr>
            </w:pPr>
            <w:r>
              <w:rPr>
                <w:rFonts w:ascii="Times New Roman" w:hAnsi="Times New Roman" w:cs="Times New Roman"/>
                <w:i w:val="0"/>
                <w:sz w:val="28"/>
                <w:szCs w:val="28"/>
              </w:rPr>
              <w:t>Ghi chú</w:t>
            </w:r>
          </w:p>
        </w:tc>
        <w:tc>
          <w:tcPr>
            <w:tcW w:w="806" w:type="pct"/>
            <w:vAlign w:val="center"/>
          </w:tcPr>
          <w:p w14:paraId="233A406E" w14:textId="77777777" w:rsidR="00A4439C" w:rsidRPr="005C07CC" w:rsidRDefault="00A4439C" w:rsidP="00404734">
            <w:pPr>
              <w:widowControl w:val="0"/>
              <w:tabs>
                <w:tab w:val="left" w:pos="180"/>
              </w:tabs>
              <w:jc w:val="both"/>
              <w:rPr>
                <w:sz w:val="28"/>
                <w:szCs w:val="28"/>
                <w:lang w:val="vi-VN"/>
              </w:rPr>
            </w:pPr>
            <w:r w:rsidRPr="005C07CC">
              <w:rPr>
                <w:sz w:val="28"/>
                <w:szCs w:val="28"/>
                <w:lang w:val="vi-VN"/>
              </w:rPr>
              <w:t>Textbox</w:t>
            </w:r>
          </w:p>
        </w:tc>
        <w:tc>
          <w:tcPr>
            <w:tcW w:w="2141" w:type="pct"/>
            <w:vAlign w:val="center"/>
          </w:tcPr>
          <w:p w14:paraId="0CC680C0" w14:textId="77777777" w:rsidR="00A4439C" w:rsidRPr="005C07CC" w:rsidRDefault="00A4439C" w:rsidP="00404734">
            <w:pPr>
              <w:widowControl w:val="0"/>
              <w:tabs>
                <w:tab w:val="left" w:pos="180"/>
              </w:tabs>
              <w:jc w:val="both"/>
              <w:rPr>
                <w:sz w:val="28"/>
                <w:szCs w:val="28"/>
              </w:rPr>
            </w:pPr>
            <w:r>
              <w:rPr>
                <w:sz w:val="28"/>
                <w:szCs w:val="28"/>
              </w:rPr>
              <w:t>Ghi chú</w:t>
            </w:r>
          </w:p>
        </w:tc>
      </w:tr>
    </w:tbl>
    <w:p w14:paraId="3401488E" w14:textId="77777777" w:rsidR="00A4439C" w:rsidRDefault="00A4439C" w:rsidP="00A4439C">
      <w:pPr>
        <w:pStyle w:val="BodyText"/>
        <w:ind w:firstLine="0"/>
        <w:rPr>
          <w:lang w:eastAsia="zh-CN"/>
        </w:rPr>
      </w:pPr>
    </w:p>
    <w:p w14:paraId="304947A1" w14:textId="77777777" w:rsidR="00A4439C" w:rsidRDefault="00A4439C" w:rsidP="00A4439C">
      <w:pPr>
        <w:pStyle w:val="BodyText"/>
        <w:numPr>
          <w:ilvl w:val="0"/>
          <w:numId w:val="15"/>
        </w:numPr>
        <w:rPr>
          <w:lang w:eastAsia="zh-CN"/>
        </w:rPr>
      </w:pPr>
      <w:r>
        <w:rPr>
          <w:lang w:eastAsia="zh-CN"/>
        </w:rPr>
        <w:lastRenderedPageBreak/>
        <w:t xml:space="preserve">Hệ thống cho phép sửa các thông tin chứng khoán: mã giao dịch, TCPH, tên chứng khoán, loại chứng khoán. Không cho phép sửa trường mã sơ cấp. </w:t>
      </w:r>
    </w:p>
    <w:p w14:paraId="064DAF61" w14:textId="6E8E7A5B" w:rsidR="00A4439C" w:rsidRDefault="00A4439C" w:rsidP="00A4439C">
      <w:pPr>
        <w:pStyle w:val="BodyText"/>
        <w:numPr>
          <w:ilvl w:val="0"/>
          <w:numId w:val="15"/>
        </w:numPr>
        <w:rPr>
          <w:lang w:eastAsia="zh-CN"/>
        </w:rPr>
      </w:pPr>
      <w:r>
        <w:rPr>
          <w:lang w:eastAsia="zh-CN"/>
        </w:rPr>
        <w:t xml:space="preserve">Chức năng kết xuất: hệ thống cho phép kết xuất danh sách chứng khoán theo tiêu chí tìm kiếm </w:t>
      </w:r>
    </w:p>
    <w:p w14:paraId="6AF8D7E3" w14:textId="04A0DD58" w:rsidR="00A4439C" w:rsidRDefault="00A4439C" w:rsidP="00A4439C">
      <w:pPr>
        <w:pStyle w:val="BodyText"/>
        <w:numPr>
          <w:ilvl w:val="0"/>
          <w:numId w:val="15"/>
        </w:numPr>
        <w:rPr>
          <w:lang w:eastAsia="zh-CN"/>
        </w:rPr>
      </w:pPr>
      <w:r>
        <w:rPr>
          <w:lang w:eastAsia="zh-CN"/>
        </w:rPr>
        <w:t>Hệ thống cho phép tiếp tục sang bước tạo đợt book building.</w:t>
      </w:r>
    </w:p>
    <w:p w14:paraId="1F645A3E" w14:textId="425835A5" w:rsidR="008658F7" w:rsidRDefault="00510002" w:rsidP="008658F7">
      <w:pPr>
        <w:pStyle w:val="Heading5"/>
      </w:pPr>
      <w:r>
        <w:t>Quản lý thông tin đợt book building</w:t>
      </w:r>
    </w:p>
    <w:p w14:paraId="08983590" w14:textId="02C5C907" w:rsidR="00666A2C" w:rsidRDefault="00666A2C" w:rsidP="00666A2C">
      <w:pPr>
        <w:pStyle w:val="BodyText"/>
        <w:rPr>
          <w:lang w:eastAsia="zh-CN"/>
        </w:rPr>
      </w:pPr>
      <w:r w:rsidRPr="00D47CAE">
        <w:rPr>
          <w:b/>
          <w:lang w:eastAsia="zh-CN"/>
        </w:rPr>
        <w:t>Mục đích:</w:t>
      </w:r>
      <w:r>
        <w:rPr>
          <w:lang w:eastAsia="zh-CN"/>
        </w:rPr>
        <w:t xml:space="preserve"> </w:t>
      </w:r>
      <w:r w:rsidRPr="00D47CAE">
        <w:rPr>
          <w:lang w:eastAsia="zh-CN"/>
        </w:rPr>
        <w:t xml:space="preserve">Quản </w:t>
      </w:r>
      <w:r>
        <w:rPr>
          <w:lang w:eastAsia="zh-CN"/>
        </w:rPr>
        <w:t>lý thông tin đợt book building</w:t>
      </w:r>
    </w:p>
    <w:p w14:paraId="524B8A96" w14:textId="1D226506" w:rsidR="00666A2C" w:rsidRPr="00D47CAE" w:rsidRDefault="00666A2C" w:rsidP="00666A2C">
      <w:pPr>
        <w:pStyle w:val="BodyText"/>
        <w:rPr>
          <w:lang w:eastAsia="zh-CN"/>
        </w:rPr>
      </w:pPr>
      <w:r w:rsidRPr="001D44A3">
        <w:rPr>
          <w:b/>
          <w:lang w:eastAsia="zh-CN"/>
        </w:rPr>
        <w:t xml:space="preserve">Xử lý sự kiện: </w:t>
      </w:r>
      <w:r w:rsidRPr="001D44A3">
        <w:rPr>
          <w:lang w:eastAsia="zh-CN"/>
        </w:rPr>
        <w:t>Đăng nhập vào hệ thống</w:t>
      </w:r>
      <w:r>
        <w:rPr>
          <w:lang w:eastAsia="zh-CN"/>
        </w:rPr>
        <w:t xml:space="preserve"> </w:t>
      </w:r>
      <w:r w:rsidRPr="00C75788">
        <w:rPr>
          <w:sz w:val="26"/>
          <w:szCs w:val="26"/>
        </w:rPr>
        <w:sym w:font="Wingdings" w:char="F0E0"/>
      </w:r>
      <w:r>
        <w:rPr>
          <w:lang w:eastAsia="zh-CN"/>
        </w:rPr>
        <w:t xml:space="preserve"> chọn chức năng Book Building </w:t>
      </w:r>
      <w:r>
        <w:rPr>
          <w:sz w:val="26"/>
          <w:szCs w:val="26"/>
          <w:lang w:val="vi-VN"/>
        </w:rPr>
        <w:t xml:space="preserve"> </w:t>
      </w:r>
      <w:r w:rsidRPr="00C75788">
        <w:rPr>
          <w:sz w:val="26"/>
          <w:szCs w:val="26"/>
        </w:rPr>
        <w:sym w:font="Wingdings" w:char="F0E0"/>
      </w:r>
      <w:r>
        <w:rPr>
          <w:sz w:val="26"/>
          <w:szCs w:val="26"/>
        </w:rPr>
        <w:t xml:space="preserve"> chọn </w:t>
      </w:r>
      <w:r w:rsidR="00E416D5">
        <w:rPr>
          <w:sz w:val="26"/>
          <w:szCs w:val="26"/>
        </w:rPr>
        <w:t>Quản lý</w:t>
      </w:r>
      <w:r>
        <w:rPr>
          <w:sz w:val="26"/>
          <w:szCs w:val="26"/>
        </w:rPr>
        <w:t xml:space="preserve"> đợt Book Building.</w:t>
      </w:r>
    </w:p>
    <w:p w14:paraId="00420397" w14:textId="66DBB43E" w:rsidR="001F1EF7" w:rsidRDefault="00666A2C" w:rsidP="001F1EF7">
      <w:pPr>
        <w:pStyle w:val="BodyText"/>
        <w:rPr>
          <w:b/>
          <w:lang w:eastAsia="zh-CN"/>
        </w:rPr>
      </w:pPr>
      <w:r>
        <w:rPr>
          <w:b/>
          <w:lang w:eastAsia="zh-CN"/>
        </w:rPr>
        <w:t xml:space="preserve">Phân tích: </w:t>
      </w:r>
    </w:p>
    <w:p w14:paraId="3BDBA257" w14:textId="4307091B" w:rsidR="00E416D5" w:rsidRDefault="00E416D5" w:rsidP="00E416D5">
      <w:pPr>
        <w:pStyle w:val="BodyText"/>
        <w:ind w:firstLine="0"/>
        <w:rPr>
          <w:lang w:eastAsia="zh-CN"/>
        </w:rPr>
      </w:pPr>
      <w:r w:rsidRPr="001D44A3">
        <w:rPr>
          <w:lang w:eastAsia="zh-CN"/>
        </w:rPr>
        <w:t>Hệ thống hiển thị danh sách</w:t>
      </w:r>
      <w:r>
        <w:rPr>
          <w:lang w:eastAsia="zh-CN"/>
        </w:rPr>
        <w:t xml:space="preserve"> </w:t>
      </w:r>
      <w:r w:rsidR="00E6060C">
        <w:rPr>
          <w:lang w:eastAsia="zh-CN"/>
        </w:rPr>
        <w:t>đợt book building có trên</w:t>
      </w:r>
      <w:r>
        <w:rPr>
          <w:lang w:eastAsia="zh-CN"/>
        </w:rPr>
        <w:t xml:space="preserve"> hệ thống gồm  các thông tin:</w:t>
      </w:r>
    </w:p>
    <w:p w14:paraId="7FF53BF4" w14:textId="6390065C" w:rsidR="00E6060C" w:rsidRDefault="00E6060C" w:rsidP="00F56049">
      <w:pPr>
        <w:pStyle w:val="ListBullet"/>
      </w:pPr>
      <w:r>
        <w:t>Số thứ tự</w:t>
      </w:r>
    </w:p>
    <w:p w14:paraId="2750DB4E" w14:textId="6C149890" w:rsidR="00E6060C" w:rsidRDefault="00E6060C" w:rsidP="00F56049">
      <w:pPr>
        <w:pStyle w:val="ListBullet"/>
      </w:pPr>
      <w:r>
        <w:t>Tên đợt book building</w:t>
      </w:r>
    </w:p>
    <w:p w14:paraId="6D2DB4C3" w14:textId="5CA3001D" w:rsidR="00E6060C" w:rsidRDefault="00E6060C" w:rsidP="00F56049">
      <w:pPr>
        <w:pStyle w:val="ListBullet"/>
      </w:pPr>
      <w:r>
        <w:t>Mã sơ cấp</w:t>
      </w:r>
    </w:p>
    <w:p w14:paraId="7448440E" w14:textId="604A01D4" w:rsidR="00E6060C" w:rsidRDefault="00E6060C" w:rsidP="00F56049">
      <w:pPr>
        <w:pStyle w:val="ListBullet"/>
      </w:pPr>
      <w:r>
        <w:t>Khối lượng chào bán</w:t>
      </w:r>
    </w:p>
    <w:p w14:paraId="123504C6" w14:textId="702D231D" w:rsidR="00E6060C" w:rsidRDefault="00E6060C" w:rsidP="00F56049">
      <w:pPr>
        <w:pStyle w:val="ListBullet"/>
      </w:pPr>
      <w:r>
        <w:t>Khoảng giá</w:t>
      </w:r>
    </w:p>
    <w:p w14:paraId="2B6F5B3C" w14:textId="5A15958F" w:rsidR="00E6060C" w:rsidRDefault="00E6060C" w:rsidP="00F56049">
      <w:pPr>
        <w:pStyle w:val="ListBullet"/>
      </w:pPr>
      <w:r>
        <w:t>Ngày tổ chức</w:t>
      </w:r>
    </w:p>
    <w:p w14:paraId="0917620C" w14:textId="500ADE57" w:rsidR="00E6060C" w:rsidRDefault="00E6060C" w:rsidP="00F56049">
      <w:pPr>
        <w:pStyle w:val="ListBullet"/>
      </w:pPr>
      <w:r>
        <w:t>Trạng thái</w:t>
      </w:r>
    </w:p>
    <w:p w14:paraId="4C00A265" w14:textId="08C1247F" w:rsidR="00E6060C" w:rsidRDefault="00E6060C" w:rsidP="00F56049">
      <w:pPr>
        <w:pStyle w:val="ListBullet"/>
      </w:pPr>
      <w:r>
        <w:t>Chức năng</w:t>
      </w:r>
      <w:r w:rsidR="0014048C">
        <w:t xml:space="preserve"> gồm: chi tiết, sửa, xóa</w:t>
      </w:r>
    </w:p>
    <w:p w14:paraId="159E9960" w14:textId="5F67E09A" w:rsidR="00E416D5" w:rsidRDefault="0014048C" w:rsidP="0014048C">
      <w:pPr>
        <w:pStyle w:val="BodyText"/>
        <w:ind w:firstLine="0"/>
        <w:rPr>
          <w:lang w:eastAsia="zh-CN"/>
        </w:rPr>
      </w:pPr>
      <w:r w:rsidRPr="0014048C">
        <w:rPr>
          <w:lang w:eastAsia="zh-CN"/>
        </w:rPr>
        <w:t>Hệ thống</w:t>
      </w:r>
      <w:r>
        <w:rPr>
          <w:lang w:eastAsia="zh-CN"/>
        </w:rPr>
        <w:t xml:space="preserve"> cho phép tìm kiếm đợt book building theo các tiêu chí sau:</w:t>
      </w:r>
    </w:p>
    <w:p w14:paraId="2F205F05" w14:textId="54FC07F2" w:rsidR="0014048C" w:rsidRDefault="0014048C" w:rsidP="00F56049">
      <w:pPr>
        <w:pStyle w:val="ListBullet"/>
      </w:pPr>
      <w:r>
        <w:t>Tên đợt book building</w:t>
      </w:r>
    </w:p>
    <w:p w14:paraId="63C9B99C" w14:textId="6AFC89F7" w:rsidR="0014048C" w:rsidRDefault="0014048C" w:rsidP="00F56049">
      <w:pPr>
        <w:pStyle w:val="ListBullet"/>
      </w:pPr>
      <w:r>
        <w:t>Mã sơ cấp</w:t>
      </w:r>
    </w:p>
    <w:p w14:paraId="7545C8C8" w14:textId="369AA31E" w:rsidR="0014048C" w:rsidRDefault="0014048C" w:rsidP="00F56049">
      <w:pPr>
        <w:pStyle w:val="ListBullet"/>
      </w:pPr>
      <w:r>
        <w:t>Trạng thái</w:t>
      </w:r>
    </w:p>
    <w:p w14:paraId="6570943B" w14:textId="38E642D4" w:rsidR="0014048C" w:rsidRDefault="0014048C" w:rsidP="00F56049">
      <w:pPr>
        <w:pStyle w:val="ListBullet"/>
      </w:pPr>
      <w:r>
        <w:lastRenderedPageBreak/>
        <w:t>Ngày tổ chức từ ngày – đến ngày</w:t>
      </w:r>
    </w:p>
    <w:p w14:paraId="749E8D3D" w14:textId="2B05F09E" w:rsidR="0014048C" w:rsidRDefault="0014048C" w:rsidP="00F56049">
      <w:pPr>
        <w:pStyle w:val="ListBullet"/>
      </w:pPr>
      <w:r>
        <w:t>Tên tổ chức sở hữu</w:t>
      </w:r>
    </w:p>
    <w:p w14:paraId="1DECB30B" w14:textId="396B622E" w:rsidR="00A538A4" w:rsidRPr="0014048C" w:rsidRDefault="00A538A4" w:rsidP="00A538A4">
      <w:pPr>
        <w:pStyle w:val="BodyText"/>
        <w:ind w:firstLine="0"/>
        <w:rPr>
          <w:lang w:eastAsia="zh-CN"/>
        </w:rPr>
      </w:pPr>
      <w:r>
        <w:rPr>
          <w:lang w:eastAsia="zh-CN"/>
        </w:rPr>
        <w:t>Hệ thống cho phép kết xuất ra file excel danh sách đợt book building theo điều kiện tìm kiếm</w:t>
      </w:r>
    </w:p>
    <w:p w14:paraId="3115E1DB" w14:textId="65FE47BA" w:rsidR="001F1EF7" w:rsidRPr="001F1EF7" w:rsidRDefault="006E78D1" w:rsidP="001F1EF7">
      <w:pPr>
        <w:pStyle w:val="BodyText"/>
        <w:ind w:firstLine="0"/>
        <w:rPr>
          <w:lang w:eastAsia="zh-CN"/>
        </w:rPr>
      </w:pPr>
      <w:r>
        <w:rPr>
          <w:lang w:eastAsia="zh-CN"/>
        </w:rPr>
        <w:t>Hệ thống cho phép thêm mới đợt book building, t</w:t>
      </w:r>
      <w:r w:rsidR="001F1EF7" w:rsidRPr="001F1EF7">
        <w:rPr>
          <w:lang w:eastAsia="zh-CN"/>
        </w:rPr>
        <w:t>hông</w:t>
      </w:r>
      <w:r w:rsidR="001F1EF7">
        <w:rPr>
          <w:lang w:eastAsia="zh-CN"/>
        </w:rPr>
        <w:t xml:space="preserve"> tin thêm mớ</w:t>
      </w:r>
      <w:r>
        <w:rPr>
          <w:lang w:eastAsia="zh-CN"/>
        </w:rPr>
        <w:t xml:space="preserve">i </w:t>
      </w:r>
      <w:r w:rsidR="001F1EF7">
        <w:rPr>
          <w:lang w:eastAsia="zh-CN"/>
        </w:rPr>
        <w:t>gồm các thông tin sau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9"/>
        <w:gridCol w:w="2888"/>
        <w:gridCol w:w="1461"/>
        <w:gridCol w:w="3674"/>
      </w:tblGrid>
      <w:tr w:rsidR="001F1EF7" w:rsidRPr="00CD1498" w14:paraId="3C69827F" w14:textId="77777777" w:rsidTr="00AE17F6">
        <w:trPr>
          <w:jc w:val="center"/>
        </w:trPr>
        <w:tc>
          <w:tcPr>
            <w:tcW w:w="560" w:type="pct"/>
            <w:tcBorders>
              <w:top w:val="single" w:sz="4" w:space="0" w:color="auto"/>
              <w:left w:val="single" w:sz="4" w:space="0" w:color="auto"/>
              <w:bottom w:val="single" w:sz="4" w:space="0" w:color="auto"/>
              <w:right w:val="single" w:sz="4" w:space="0" w:color="auto"/>
            </w:tcBorders>
            <w:shd w:val="clear" w:color="auto" w:fill="4F81BD"/>
            <w:vAlign w:val="center"/>
          </w:tcPr>
          <w:p w14:paraId="7E23A39A" w14:textId="77777777" w:rsidR="001F1EF7" w:rsidRPr="00245A2B" w:rsidRDefault="001F1EF7" w:rsidP="00310196">
            <w:pPr>
              <w:spacing w:before="240" w:after="0"/>
              <w:ind w:left="720" w:hanging="360"/>
              <w:jc w:val="both"/>
              <w:rPr>
                <w:szCs w:val="26"/>
              </w:rPr>
            </w:pPr>
            <w:r w:rsidRPr="00245A2B">
              <w:rPr>
                <w:szCs w:val="26"/>
              </w:rPr>
              <w:t>STT</w:t>
            </w:r>
          </w:p>
        </w:tc>
        <w:tc>
          <w:tcPr>
            <w:tcW w:w="1634" w:type="pct"/>
            <w:tcBorders>
              <w:top w:val="single" w:sz="4" w:space="0" w:color="auto"/>
              <w:left w:val="single" w:sz="4" w:space="0" w:color="auto"/>
              <w:bottom w:val="single" w:sz="4" w:space="0" w:color="auto"/>
              <w:right w:val="single" w:sz="4" w:space="0" w:color="auto"/>
            </w:tcBorders>
            <w:shd w:val="clear" w:color="auto" w:fill="4F81BD"/>
            <w:vAlign w:val="center"/>
          </w:tcPr>
          <w:p w14:paraId="38485544" w14:textId="77777777" w:rsidR="001F1EF7" w:rsidRPr="00245A2B" w:rsidRDefault="001F1EF7" w:rsidP="00310196">
            <w:pPr>
              <w:pStyle w:val="comment"/>
              <w:spacing w:before="0"/>
              <w:rPr>
                <w:rFonts w:ascii="Times New Roman" w:hAnsi="Times New Roman" w:cs="Times New Roman"/>
                <w:i w:val="0"/>
                <w:sz w:val="26"/>
                <w:szCs w:val="26"/>
              </w:rPr>
            </w:pPr>
            <w:r w:rsidRPr="00245A2B">
              <w:rPr>
                <w:rFonts w:ascii="Times New Roman" w:hAnsi="Times New Roman" w:cs="Times New Roman"/>
                <w:i w:val="0"/>
                <w:sz w:val="26"/>
                <w:szCs w:val="26"/>
              </w:rPr>
              <w:t>Tên trường</w:t>
            </w:r>
          </w:p>
        </w:tc>
        <w:tc>
          <w:tcPr>
            <w:tcW w:w="739" w:type="pct"/>
            <w:tcBorders>
              <w:top w:val="single" w:sz="4" w:space="0" w:color="auto"/>
              <w:left w:val="single" w:sz="4" w:space="0" w:color="auto"/>
              <w:bottom w:val="single" w:sz="4" w:space="0" w:color="auto"/>
              <w:right w:val="single" w:sz="4" w:space="0" w:color="auto"/>
            </w:tcBorders>
            <w:shd w:val="clear" w:color="auto" w:fill="4F81BD"/>
            <w:vAlign w:val="center"/>
          </w:tcPr>
          <w:p w14:paraId="49FBD12B" w14:textId="77777777" w:rsidR="001F1EF7" w:rsidRPr="00245A2B" w:rsidRDefault="001F1EF7" w:rsidP="00310196">
            <w:pPr>
              <w:widowControl w:val="0"/>
              <w:tabs>
                <w:tab w:val="left" w:pos="180"/>
              </w:tabs>
              <w:jc w:val="both"/>
              <w:rPr>
                <w:szCs w:val="26"/>
              </w:rPr>
            </w:pPr>
            <w:r w:rsidRPr="00245A2B">
              <w:rPr>
                <w:szCs w:val="26"/>
              </w:rPr>
              <w:t>Định dạng</w:t>
            </w:r>
          </w:p>
        </w:tc>
        <w:tc>
          <w:tcPr>
            <w:tcW w:w="2067" w:type="pct"/>
            <w:tcBorders>
              <w:top w:val="single" w:sz="4" w:space="0" w:color="auto"/>
              <w:left w:val="single" w:sz="4" w:space="0" w:color="auto"/>
              <w:bottom w:val="single" w:sz="4" w:space="0" w:color="auto"/>
              <w:right w:val="single" w:sz="4" w:space="0" w:color="auto"/>
            </w:tcBorders>
            <w:shd w:val="clear" w:color="auto" w:fill="4F81BD"/>
            <w:vAlign w:val="center"/>
          </w:tcPr>
          <w:p w14:paraId="5C9432B0" w14:textId="77777777" w:rsidR="001F1EF7" w:rsidRPr="00245A2B" w:rsidRDefault="001F1EF7" w:rsidP="00310196">
            <w:pPr>
              <w:pStyle w:val="BodyText"/>
              <w:rPr>
                <w:lang w:eastAsia="zh-CN"/>
              </w:rPr>
            </w:pPr>
            <w:r w:rsidRPr="00245A2B">
              <w:rPr>
                <w:lang w:eastAsia="zh-CN"/>
              </w:rPr>
              <w:t>Mô tả</w:t>
            </w:r>
          </w:p>
        </w:tc>
      </w:tr>
      <w:tr w:rsidR="001F1EF7" w:rsidRPr="00CD1498" w14:paraId="3CCE3602" w14:textId="77777777" w:rsidTr="00AE17F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36C025F1" w14:textId="77777777" w:rsidR="001F1EF7" w:rsidRPr="00CD1498" w:rsidRDefault="001F1EF7" w:rsidP="00310196">
            <w:pPr>
              <w:spacing w:before="240" w:after="0"/>
              <w:ind w:left="720" w:hanging="360"/>
              <w:jc w:val="both"/>
              <w:rPr>
                <w:szCs w:val="26"/>
              </w:rPr>
            </w:pPr>
            <w:r>
              <w:rPr>
                <w:szCs w:val="26"/>
              </w:rPr>
              <w:t>1</w:t>
            </w:r>
          </w:p>
        </w:tc>
        <w:tc>
          <w:tcPr>
            <w:tcW w:w="1634" w:type="pct"/>
            <w:tcBorders>
              <w:top w:val="single" w:sz="4" w:space="0" w:color="auto"/>
              <w:left w:val="single" w:sz="4" w:space="0" w:color="auto"/>
              <w:bottom w:val="single" w:sz="4" w:space="0" w:color="auto"/>
              <w:right w:val="single" w:sz="4" w:space="0" w:color="auto"/>
            </w:tcBorders>
            <w:vAlign w:val="center"/>
          </w:tcPr>
          <w:p w14:paraId="047C664C" w14:textId="5BD31E0B" w:rsidR="001F1EF7" w:rsidRPr="000B5A6D" w:rsidRDefault="001F1EF7" w:rsidP="00310196">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Tên đợt book building</w:t>
            </w:r>
          </w:p>
        </w:tc>
        <w:tc>
          <w:tcPr>
            <w:tcW w:w="739" w:type="pct"/>
            <w:tcBorders>
              <w:top w:val="single" w:sz="4" w:space="0" w:color="auto"/>
              <w:left w:val="single" w:sz="4" w:space="0" w:color="auto"/>
              <w:bottom w:val="single" w:sz="4" w:space="0" w:color="auto"/>
              <w:right w:val="single" w:sz="4" w:space="0" w:color="auto"/>
            </w:tcBorders>
            <w:vAlign w:val="center"/>
          </w:tcPr>
          <w:p w14:paraId="336D199F" w14:textId="77777777" w:rsidR="001F1EF7" w:rsidRPr="000B5A6D" w:rsidRDefault="001F1EF7" w:rsidP="00310196">
            <w:pPr>
              <w:widowControl w:val="0"/>
              <w:tabs>
                <w:tab w:val="left" w:pos="180"/>
              </w:tabs>
              <w:jc w:val="both"/>
              <w:rPr>
                <w:rFonts w:asciiTheme="majorHAnsi" w:hAnsiTheme="majorHAnsi" w:cstheme="majorHAnsi"/>
                <w:sz w:val="28"/>
                <w:szCs w:val="28"/>
              </w:rPr>
            </w:pPr>
            <w:r w:rsidRPr="000B5A6D">
              <w:rPr>
                <w:rFonts w:asciiTheme="majorHAnsi" w:hAnsiTheme="majorHAnsi" w:cstheme="majorHAnsi"/>
                <w:sz w:val="28"/>
                <w:szCs w:val="28"/>
              </w:rPr>
              <w:t xml:space="preserve">Text </w:t>
            </w:r>
          </w:p>
        </w:tc>
        <w:tc>
          <w:tcPr>
            <w:tcW w:w="2067" w:type="pct"/>
            <w:tcBorders>
              <w:top w:val="single" w:sz="4" w:space="0" w:color="auto"/>
              <w:left w:val="single" w:sz="4" w:space="0" w:color="auto"/>
              <w:bottom w:val="single" w:sz="4" w:space="0" w:color="auto"/>
              <w:right w:val="single" w:sz="4" w:space="0" w:color="auto"/>
            </w:tcBorders>
            <w:vAlign w:val="center"/>
          </w:tcPr>
          <w:p w14:paraId="7C3C9FDF" w14:textId="799EF45E" w:rsidR="001F1EF7" w:rsidRPr="000B5A6D" w:rsidRDefault="001F1EF7" w:rsidP="0020464B">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Bắt buộc nhập, không được trùng với tên đợt book building trước đó</w:t>
            </w:r>
          </w:p>
        </w:tc>
      </w:tr>
      <w:tr w:rsidR="001F1EF7" w14:paraId="62BB278F" w14:textId="77777777" w:rsidTr="00AE17F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4DFAB847" w14:textId="77777777" w:rsidR="001F1EF7" w:rsidRDefault="001F1EF7" w:rsidP="00310196">
            <w:pPr>
              <w:spacing w:before="240" w:after="0"/>
              <w:ind w:left="720" w:hanging="360"/>
              <w:jc w:val="both"/>
              <w:rPr>
                <w:szCs w:val="26"/>
              </w:rPr>
            </w:pPr>
            <w:r>
              <w:rPr>
                <w:szCs w:val="26"/>
              </w:rPr>
              <w:t>2</w:t>
            </w:r>
          </w:p>
        </w:tc>
        <w:tc>
          <w:tcPr>
            <w:tcW w:w="1634" w:type="pct"/>
            <w:tcBorders>
              <w:top w:val="single" w:sz="4" w:space="0" w:color="auto"/>
              <w:left w:val="single" w:sz="4" w:space="0" w:color="auto"/>
              <w:bottom w:val="single" w:sz="4" w:space="0" w:color="auto"/>
              <w:right w:val="single" w:sz="4" w:space="0" w:color="auto"/>
            </w:tcBorders>
            <w:vAlign w:val="center"/>
          </w:tcPr>
          <w:p w14:paraId="267C558F" w14:textId="0815E342" w:rsidR="001F1EF7" w:rsidRPr="000B5A6D" w:rsidRDefault="001F1EF7" w:rsidP="00310196">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Mã sơ cấp</w:t>
            </w:r>
          </w:p>
        </w:tc>
        <w:tc>
          <w:tcPr>
            <w:tcW w:w="739" w:type="pct"/>
            <w:tcBorders>
              <w:top w:val="single" w:sz="4" w:space="0" w:color="auto"/>
              <w:left w:val="single" w:sz="4" w:space="0" w:color="auto"/>
              <w:bottom w:val="single" w:sz="4" w:space="0" w:color="auto"/>
              <w:right w:val="single" w:sz="4" w:space="0" w:color="auto"/>
            </w:tcBorders>
            <w:vAlign w:val="center"/>
          </w:tcPr>
          <w:p w14:paraId="0AEB19A8" w14:textId="4542C4C1" w:rsidR="001F1EF7" w:rsidRPr="000B5A6D" w:rsidRDefault="001F1EF7" w:rsidP="00310196">
            <w:pPr>
              <w:widowControl w:val="0"/>
              <w:tabs>
                <w:tab w:val="left" w:pos="180"/>
              </w:tabs>
              <w:jc w:val="both"/>
              <w:rPr>
                <w:rFonts w:asciiTheme="majorHAnsi" w:hAnsiTheme="majorHAnsi" w:cstheme="majorHAnsi"/>
                <w:sz w:val="28"/>
                <w:szCs w:val="28"/>
              </w:rPr>
            </w:pPr>
            <w:r w:rsidRPr="000B5A6D">
              <w:rPr>
                <w:rFonts w:asciiTheme="majorHAnsi" w:hAnsiTheme="majorHAnsi" w:cstheme="majorHAnsi"/>
                <w:sz w:val="28"/>
                <w:szCs w:val="28"/>
              </w:rPr>
              <w:t>Combobox</w:t>
            </w:r>
          </w:p>
        </w:tc>
        <w:tc>
          <w:tcPr>
            <w:tcW w:w="2067" w:type="pct"/>
            <w:tcBorders>
              <w:top w:val="single" w:sz="4" w:space="0" w:color="auto"/>
              <w:left w:val="single" w:sz="4" w:space="0" w:color="auto"/>
              <w:bottom w:val="single" w:sz="4" w:space="0" w:color="auto"/>
              <w:right w:val="single" w:sz="4" w:space="0" w:color="auto"/>
            </w:tcBorders>
            <w:vAlign w:val="center"/>
          </w:tcPr>
          <w:p w14:paraId="7843F92D" w14:textId="059D0D99" w:rsidR="001F1EF7" w:rsidRPr="000B5A6D" w:rsidRDefault="001F1EF7" w:rsidP="001F1EF7">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 xml:space="preserve">Bắt buộc chọn </w:t>
            </w:r>
          </w:p>
        </w:tc>
      </w:tr>
      <w:tr w:rsidR="001F1EF7" w14:paraId="5C1340E0" w14:textId="77777777" w:rsidTr="00AE17F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40E98EA9" w14:textId="77777777" w:rsidR="001F1EF7" w:rsidRDefault="001F1EF7" w:rsidP="00310196">
            <w:pPr>
              <w:spacing w:before="240" w:after="0"/>
              <w:ind w:left="720" w:hanging="360"/>
              <w:jc w:val="both"/>
              <w:rPr>
                <w:szCs w:val="26"/>
              </w:rPr>
            </w:pPr>
            <w:r>
              <w:rPr>
                <w:szCs w:val="26"/>
              </w:rPr>
              <w:t>3</w:t>
            </w:r>
          </w:p>
        </w:tc>
        <w:tc>
          <w:tcPr>
            <w:tcW w:w="1634" w:type="pct"/>
            <w:tcBorders>
              <w:top w:val="single" w:sz="4" w:space="0" w:color="auto"/>
              <w:left w:val="single" w:sz="4" w:space="0" w:color="auto"/>
              <w:bottom w:val="single" w:sz="4" w:space="0" w:color="auto"/>
              <w:right w:val="single" w:sz="4" w:space="0" w:color="auto"/>
            </w:tcBorders>
            <w:vAlign w:val="center"/>
          </w:tcPr>
          <w:p w14:paraId="5B12D0F2" w14:textId="70D68FD9" w:rsidR="001F1EF7" w:rsidRPr="000B5A6D" w:rsidRDefault="001F1EF7" w:rsidP="00310196">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Đơn vị tổ chức</w:t>
            </w:r>
          </w:p>
        </w:tc>
        <w:tc>
          <w:tcPr>
            <w:tcW w:w="739" w:type="pct"/>
            <w:tcBorders>
              <w:top w:val="single" w:sz="4" w:space="0" w:color="auto"/>
              <w:left w:val="single" w:sz="4" w:space="0" w:color="auto"/>
              <w:bottom w:val="single" w:sz="4" w:space="0" w:color="auto"/>
              <w:right w:val="single" w:sz="4" w:space="0" w:color="auto"/>
            </w:tcBorders>
            <w:vAlign w:val="center"/>
          </w:tcPr>
          <w:p w14:paraId="7BE6AECC" w14:textId="0C6FB37C" w:rsidR="001F1EF7" w:rsidRPr="000B5A6D" w:rsidRDefault="001F1EF7" w:rsidP="00310196">
            <w:pPr>
              <w:widowControl w:val="0"/>
              <w:tabs>
                <w:tab w:val="left" w:pos="180"/>
              </w:tabs>
              <w:jc w:val="both"/>
              <w:rPr>
                <w:rFonts w:asciiTheme="majorHAnsi" w:hAnsiTheme="majorHAnsi" w:cstheme="majorHAnsi"/>
                <w:sz w:val="28"/>
                <w:szCs w:val="28"/>
              </w:rPr>
            </w:pPr>
            <w:r w:rsidRPr="000B5A6D">
              <w:rPr>
                <w:rFonts w:asciiTheme="majorHAnsi" w:hAnsiTheme="majorHAnsi" w:cstheme="majorHAnsi"/>
                <w:sz w:val="28"/>
                <w:szCs w:val="28"/>
              </w:rPr>
              <w:t>Combobox</w:t>
            </w:r>
          </w:p>
        </w:tc>
        <w:tc>
          <w:tcPr>
            <w:tcW w:w="2067" w:type="pct"/>
            <w:tcBorders>
              <w:top w:val="single" w:sz="4" w:space="0" w:color="auto"/>
              <w:left w:val="single" w:sz="4" w:space="0" w:color="auto"/>
              <w:bottom w:val="single" w:sz="4" w:space="0" w:color="auto"/>
              <w:right w:val="single" w:sz="4" w:space="0" w:color="auto"/>
            </w:tcBorders>
            <w:vAlign w:val="center"/>
          </w:tcPr>
          <w:p w14:paraId="7B286E5A" w14:textId="77777777" w:rsidR="001F1EF7" w:rsidRPr="000B5A6D" w:rsidRDefault="001F1EF7" w:rsidP="001F1EF7">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Bắt buộc chọn gồm:</w:t>
            </w:r>
          </w:p>
          <w:p w14:paraId="1E6A034F" w14:textId="77777777" w:rsidR="001F1EF7" w:rsidRPr="000B5A6D" w:rsidRDefault="001F1EF7" w:rsidP="00F56049">
            <w:pPr>
              <w:pStyle w:val="ListBullet"/>
            </w:pPr>
            <w:r w:rsidRPr="000B5A6D">
              <w:t>Tổ chức sở hữu</w:t>
            </w:r>
          </w:p>
          <w:p w14:paraId="5BCCD4F9" w14:textId="7F694F83" w:rsidR="001F1EF7" w:rsidRPr="000B5A6D" w:rsidRDefault="001F1EF7" w:rsidP="00F56049">
            <w:pPr>
              <w:pStyle w:val="ListBullet"/>
            </w:pPr>
            <w:r w:rsidRPr="000B5A6D">
              <w:t>Tổ chức phát hành</w:t>
            </w:r>
          </w:p>
        </w:tc>
      </w:tr>
      <w:tr w:rsidR="001F1EF7" w14:paraId="530804D8" w14:textId="77777777" w:rsidTr="00AE17F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032876E1" w14:textId="193D4BC2" w:rsidR="001F1EF7" w:rsidRDefault="001F1EF7" w:rsidP="00310196">
            <w:pPr>
              <w:spacing w:before="240" w:after="0"/>
              <w:ind w:left="720" w:hanging="360"/>
              <w:jc w:val="both"/>
              <w:rPr>
                <w:szCs w:val="26"/>
              </w:rPr>
            </w:pPr>
            <w:r>
              <w:rPr>
                <w:szCs w:val="26"/>
              </w:rPr>
              <w:t>4</w:t>
            </w:r>
          </w:p>
        </w:tc>
        <w:tc>
          <w:tcPr>
            <w:tcW w:w="1634" w:type="pct"/>
            <w:tcBorders>
              <w:top w:val="single" w:sz="4" w:space="0" w:color="auto"/>
              <w:left w:val="single" w:sz="4" w:space="0" w:color="auto"/>
              <w:bottom w:val="single" w:sz="4" w:space="0" w:color="auto"/>
              <w:right w:val="single" w:sz="4" w:space="0" w:color="auto"/>
            </w:tcBorders>
            <w:vAlign w:val="center"/>
          </w:tcPr>
          <w:p w14:paraId="42653595" w14:textId="6CB5D761" w:rsidR="001F1EF7" w:rsidRPr="000B5A6D" w:rsidRDefault="001F1EF7" w:rsidP="00310196">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Đơn vị tư vấn</w:t>
            </w:r>
          </w:p>
        </w:tc>
        <w:tc>
          <w:tcPr>
            <w:tcW w:w="739" w:type="pct"/>
            <w:tcBorders>
              <w:top w:val="single" w:sz="4" w:space="0" w:color="auto"/>
              <w:left w:val="single" w:sz="4" w:space="0" w:color="auto"/>
              <w:bottom w:val="single" w:sz="4" w:space="0" w:color="auto"/>
              <w:right w:val="single" w:sz="4" w:space="0" w:color="auto"/>
            </w:tcBorders>
            <w:vAlign w:val="center"/>
          </w:tcPr>
          <w:p w14:paraId="3FC5768A" w14:textId="57DC32C7" w:rsidR="001F1EF7" w:rsidRPr="000B5A6D" w:rsidRDefault="001F1EF7" w:rsidP="00310196">
            <w:pPr>
              <w:widowControl w:val="0"/>
              <w:tabs>
                <w:tab w:val="left" w:pos="180"/>
              </w:tabs>
              <w:jc w:val="both"/>
              <w:rPr>
                <w:rFonts w:asciiTheme="majorHAnsi" w:hAnsiTheme="majorHAnsi" w:cstheme="majorHAnsi"/>
                <w:sz w:val="28"/>
                <w:szCs w:val="28"/>
              </w:rPr>
            </w:pPr>
            <w:r w:rsidRPr="000B5A6D">
              <w:rPr>
                <w:rFonts w:asciiTheme="majorHAnsi" w:hAnsiTheme="majorHAnsi" w:cstheme="majorHAnsi"/>
                <w:sz w:val="28"/>
                <w:szCs w:val="28"/>
              </w:rPr>
              <w:t>Combobox</w:t>
            </w:r>
          </w:p>
        </w:tc>
        <w:tc>
          <w:tcPr>
            <w:tcW w:w="2067" w:type="pct"/>
            <w:tcBorders>
              <w:top w:val="single" w:sz="4" w:space="0" w:color="auto"/>
              <w:left w:val="single" w:sz="4" w:space="0" w:color="auto"/>
              <w:bottom w:val="single" w:sz="4" w:space="0" w:color="auto"/>
              <w:right w:val="single" w:sz="4" w:space="0" w:color="auto"/>
            </w:tcBorders>
            <w:vAlign w:val="center"/>
          </w:tcPr>
          <w:p w14:paraId="15615BB6" w14:textId="0638AB1C" w:rsidR="001F1EF7" w:rsidRPr="000B5A6D" w:rsidRDefault="001F1EF7" w:rsidP="001F1EF7">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Bắt buộc chọn.</w:t>
            </w:r>
          </w:p>
        </w:tc>
      </w:tr>
      <w:tr w:rsidR="001F1EF7" w14:paraId="50D6A484" w14:textId="77777777" w:rsidTr="00AE17F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7C8203E6" w14:textId="0CAF3593" w:rsidR="001F1EF7" w:rsidRDefault="001F1EF7" w:rsidP="001F1EF7">
            <w:pPr>
              <w:spacing w:before="240" w:after="0"/>
              <w:ind w:left="720" w:hanging="360"/>
              <w:jc w:val="both"/>
              <w:rPr>
                <w:szCs w:val="26"/>
              </w:rPr>
            </w:pPr>
            <w:r>
              <w:rPr>
                <w:szCs w:val="26"/>
              </w:rPr>
              <w:t>5</w:t>
            </w:r>
          </w:p>
        </w:tc>
        <w:tc>
          <w:tcPr>
            <w:tcW w:w="1634" w:type="pct"/>
            <w:tcBorders>
              <w:top w:val="single" w:sz="4" w:space="0" w:color="auto"/>
              <w:left w:val="single" w:sz="4" w:space="0" w:color="auto"/>
              <w:bottom w:val="single" w:sz="4" w:space="0" w:color="auto"/>
              <w:right w:val="single" w:sz="4" w:space="0" w:color="auto"/>
            </w:tcBorders>
            <w:vAlign w:val="center"/>
          </w:tcPr>
          <w:p w14:paraId="22DC84DE" w14:textId="21A84D6E" w:rsidR="001F1EF7" w:rsidRPr="000B5A6D" w:rsidRDefault="001F1EF7" w:rsidP="001F1EF7">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Tổ chức sở hữu</w:t>
            </w:r>
          </w:p>
        </w:tc>
        <w:tc>
          <w:tcPr>
            <w:tcW w:w="739" w:type="pct"/>
            <w:tcBorders>
              <w:top w:val="single" w:sz="4" w:space="0" w:color="auto"/>
              <w:left w:val="single" w:sz="4" w:space="0" w:color="auto"/>
              <w:bottom w:val="single" w:sz="4" w:space="0" w:color="auto"/>
              <w:right w:val="single" w:sz="4" w:space="0" w:color="auto"/>
            </w:tcBorders>
            <w:vAlign w:val="center"/>
          </w:tcPr>
          <w:p w14:paraId="00E20B4C" w14:textId="591B488C" w:rsidR="001F1EF7" w:rsidRPr="000B5A6D" w:rsidRDefault="001F1EF7" w:rsidP="001F1EF7">
            <w:pPr>
              <w:widowControl w:val="0"/>
              <w:tabs>
                <w:tab w:val="left" w:pos="180"/>
              </w:tabs>
              <w:jc w:val="both"/>
              <w:rPr>
                <w:rFonts w:asciiTheme="majorHAnsi" w:hAnsiTheme="majorHAnsi" w:cstheme="majorHAnsi"/>
                <w:sz w:val="28"/>
                <w:szCs w:val="28"/>
              </w:rPr>
            </w:pPr>
            <w:r w:rsidRPr="000B5A6D">
              <w:rPr>
                <w:rFonts w:asciiTheme="majorHAnsi" w:hAnsiTheme="majorHAnsi" w:cstheme="majorHAnsi"/>
                <w:sz w:val="28"/>
                <w:szCs w:val="28"/>
              </w:rPr>
              <w:t>Combobox</w:t>
            </w:r>
          </w:p>
        </w:tc>
        <w:tc>
          <w:tcPr>
            <w:tcW w:w="2067" w:type="pct"/>
            <w:tcBorders>
              <w:top w:val="single" w:sz="4" w:space="0" w:color="auto"/>
              <w:left w:val="single" w:sz="4" w:space="0" w:color="auto"/>
              <w:bottom w:val="single" w:sz="4" w:space="0" w:color="auto"/>
              <w:right w:val="single" w:sz="4" w:space="0" w:color="auto"/>
            </w:tcBorders>
            <w:vAlign w:val="center"/>
          </w:tcPr>
          <w:p w14:paraId="7AD8237E" w14:textId="06BAF669" w:rsidR="001F1EF7" w:rsidRPr="000B5A6D" w:rsidRDefault="001F1EF7" w:rsidP="001F1EF7">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Bắt buộc chọn.</w:t>
            </w:r>
          </w:p>
        </w:tc>
      </w:tr>
      <w:tr w:rsidR="001F1EF7" w14:paraId="7C34D653" w14:textId="77777777" w:rsidTr="00AE17F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0C66CF4F" w14:textId="4DD7D1F5" w:rsidR="001F1EF7" w:rsidRDefault="001F1EF7" w:rsidP="001F1EF7">
            <w:pPr>
              <w:spacing w:before="240" w:after="0"/>
              <w:ind w:left="720" w:hanging="360"/>
              <w:jc w:val="both"/>
              <w:rPr>
                <w:szCs w:val="26"/>
              </w:rPr>
            </w:pPr>
            <w:r>
              <w:rPr>
                <w:szCs w:val="26"/>
              </w:rPr>
              <w:t>6</w:t>
            </w:r>
          </w:p>
        </w:tc>
        <w:tc>
          <w:tcPr>
            <w:tcW w:w="1634" w:type="pct"/>
            <w:tcBorders>
              <w:top w:val="single" w:sz="4" w:space="0" w:color="auto"/>
              <w:left w:val="single" w:sz="4" w:space="0" w:color="auto"/>
              <w:bottom w:val="single" w:sz="4" w:space="0" w:color="auto"/>
              <w:right w:val="single" w:sz="4" w:space="0" w:color="auto"/>
            </w:tcBorders>
            <w:vAlign w:val="center"/>
          </w:tcPr>
          <w:p w14:paraId="5F2BC950" w14:textId="03E54526" w:rsidR="001F1EF7" w:rsidRPr="000B5A6D" w:rsidRDefault="001F1EF7" w:rsidP="001F1EF7">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Khối lượng chào bán</w:t>
            </w:r>
          </w:p>
        </w:tc>
        <w:tc>
          <w:tcPr>
            <w:tcW w:w="739" w:type="pct"/>
            <w:tcBorders>
              <w:top w:val="single" w:sz="4" w:space="0" w:color="auto"/>
              <w:left w:val="single" w:sz="4" w:space="0" w:color="auto"/>
              <w:bottom w:val="single" w:sz="4" w:space="0" w:color="auto"/>
              <w:right w:val="single" w:sz="4" w:space="0" w:color="auto"/>
            </w:tcBorders>
            <w:vAlign w:val="center"/>
          </w:tcPr>
          <w:p w14:paraId="2DD6E412" w14:textId="3BAFED92" w:rsidR="001F1EF7" w:rsidRPr="000B5A6D" w:rsidRDefault="001F1EF7" w:rsidP="001F1EF7">
            <w:pPr>
              <w:widowControl w:val="0"/>
              <w:tabs>
                <w:tab w:val="left" w:pos="180"/>
              </w:tabs>
              <w:jc w:val="both"/>
              <w:rPr>
                <w:rFonts w:asciiTheme="majorHAnsi" w:hAnsiTheme="majorHAnsi" w:cstheme="majorHAnsi"/>
                <w:sz w:val="28"/>
                <w:szCs w:val="28"/>
              </w:rPr>
            </w:pPr>
            <w:r w:rsidRPr="000B5A6D">
              <w:rPr>
                <w:rFonts w:asciiTheme="majorHAnsi" w:hAnsiTheme="majorHAnsi" w:cstheme="majorHAnsi"/>
                <w:sz w:val="28"/>
                <w:szCs w:val="28"/>
              </w:rPr>
              <w:t>Text</w:t>
            </w:r>
          </w:p>
        </w:tc>
        <w:tc>
          <w:tcPr>
            <w:tcW w:w="2067" w:type="pct"/>
            <w:tcBorders>
              <w:top w:val="single" w:sz="4" w:space="0" w:color="auto"/>
              <w:left w:val="single" w:sz="4" w:space="0" w:color="auto"/>
              <w:bottom w:val="single" w:sz="4" w:space="0" w:color="auto"/>
              <w:right w:val="single" w:sz="4" w:space="0" w:color="auto"/>
            </w:tcBorders>
            <w:vAlign w:val="center"/>
          </w:tcPr>
          <w:p w14:paraId="27F8507F" w14:textId="390BF0AF" w:rsidR="001F1EF7" w:rsidRPr="000B5A6D" w:rsidRDefault="0020464B" w:rsidP="001F1EF7">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Bắt buộc nhập</w:t>
            </w:r>
          </w:p>
        </w:tc>
      </w:tr>
      <w:tr w:rsidR="001F1EF7" w14:paraId="09AD4039" w14:textId="77777777" w:rsidTr="00AE17F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01145EAA" w14:textId="7D0B530D" w:rsidR="001F1EF7" w:rsidRDefault="001F1EF7" w:rsidP="001F1EF7">
            <w:pPr>
              <w:spacing w:before="240" w:after="0"/>
              <w:ind w:left="720" w:hanging="360"/>
              <w:jc w:val="both"/>
              <w:rPr>
                <w:szCs w:val="26"/>
              </w:rPr>
            </w:pPr>
            <w:r>
              <w:rPr>
                <w:szCs w:val="26"/>
              </w:rPr>
              <w:t>7</w:t>
            </w:r>
          </w:p>
        </w:tc>
        <w:tc>
          <w:tcPr>
            <w:tcW w:w="1634" w:type="pct"/>
            <w:tcBorders>
              <w:top w:val="single" w:sz="4" w:space="0" w:color="auto"/>
              <w:left w:val="single" w:sz="4" w:space="0" w:color="auto"/>
              <w:bottom w:val="single" w:sz="4" w:space="0" w:color="auto"/>
              <w:right w:val="single" w:sz="4" w:space="0" w:color="auto"/>
            </w:tcBorders>
            <w:vAlign w:val="center"/>
          </w:tcPr>
          <w:p w14:paraId="05805B7B" w14:textId="110B79A1" w:rsidR="001F1EF7" w:rsidRPr="000B5A6D" w:rsidRDefault="00AE17F6" w:rsidP="001F1EF7">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Khối lượng NĐT NN được phép mua</w:t>
            </w:r>
          </w:p>
        </w:tc>
        <w:tc>
          <w:tcPr>
            <w:tcW w:w="739" w:type="pct"/>
            <w:tcBorders>
              <w:top w:val="single" w:sz="4" w:space="0" w:color="auto"/>
              <w:left w:val="single" w:sz="4" w:space="0" w:color="auto"/>
              <w:bottom w:val="single" w:sz="4" w:space="0" w:color="auto"/>
              <w:right w:val="single" w:sz="4" w:space="0" w:color="auto"/>
            </w:tcBorders>
            <w:vAlign w:val="center"/>
          </w:tcPr>
          <w:p w14:paraId="2842283F" w14:textId="17D0446B" w:rsidR="001F1EF7" w:rsidRPr="000B5A6D" w:rsidRDefault="00AE17F6" w:rsidP="001F1EF7">
            <w:pPr>
              <w:widowControl w:val="0"/>
              <w:tabs>
                <w:tab w:val="left" w:pos="180"/>
              </w:tabs>
              <w:jc w:val="both"/>
              <w:rPr>
                <w:rFonts w:asciiTheme="majorHAnsi" w:hAnsiTheme="majorHAnsi" w:cstheme="majorHAnsi"/>
                <w:sz w:val="28"/>
                <w:szCs w:val="28"/>
              </w:rPr>
            </w:pPr>
            <w:r w:rsidRPr="000B5A6D">
              <w:rPr>
                <w:rFonts w:asciiTheme="majorHAnsi" w:hAnsiTheme="majorHAnsi" w:cstheme="majorHAnsi"/>
                <w:sz w:val="28"/>
                <w:szCs w:val="28"/>
              </w:rPr>
              <w:t>Text</w:t>
            </w:r>
          </w:p>
        </w:tc>
        <w:tc>
          <w:tcPr>
            <w:tcW w:w="2067" w:type="pct"/>
            <w:tcBorders>
              <w:top w:val="single" w:sz="4" w:space="0" w:color="auto"/>
              <w:left w:val="single" w:sz="4" w:space="0" w:color="auto"/>
              <w:bottom w:val="single" w:sz="4" w:space="0" w:color="auto"/>
              <w:right w:val="single" w:sz="4" w:space="0" w:color="auto"/>
            </w:tcBorders>
            <w:vAlign w:val="center"/>
          </w:tcPr>
          <w:p w14:paraId="0D0EBE75" w14:textId="7C225A70" w:rsidR="001F1EF7" w:rsidRPr="000B5A6D" w:rsidRDefault="0020464B" w:rsidP="001F1EF7">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Bắt buộc nhập</w:t>
            </w:r>
          </w:p>
        </w:tc>
      </w:tr>
      <w:tr w:rsidR="001F1EF7" w14:paraId="74E798A7" w14:textId="77777777" w:rsidTr="00AE17F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1A3AE92F" w14:textId="3F2E6945" w:rsidR="001F1EF7" w:rsidRDefault="001F1EF7" w:rsidP="001F1EF7">
            <w:pPr>
              <w:spacing w:before="240" w:after="0"/>
              <w:ind w:left="720" w:hanging="360"/>
              <w:jc w:val="both"/>
              <w:rPr>
                <w:szCs w:val="26"/>
              </w:rPr>
            </w:pPr>
            <w:r>
              <w:rPr>
                <w:szCs w:val="26"/>
              </w:rPr>
              <w:t>8</w:t>
            </w:r>
          </w:p>
        </w:tc>
        <w:tc>
          <w:tcPr>
            <w:tcW w:w="1634" w:type="pct"/>
            <w:tcBorders>
              <w:top w:val="single" w:sz="4" w:space="0" w:color="auto"/>
              <w:left w:val="single" w:sz="4" w:space="0" w:color="auto"/>
              <w:bottom w:val="single" w:sz="4" w:space="0" w:color="auto"/>
              <w:right w:val="single" w:sz="4" w:space="0" w:color="auto"/>
            </w:tcBorders>
            <w:vAlign w:val="center"/>
          </w:tcPr>
          <w:p w14:paraId="61107681" w14:textId="26BEC4DF" w:rsidR="001F1EF7" w:rsidRPr="000B5A6D" w:rsidRDefault="001F1EF7" w:rsidP="001F1EF7">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Tỷ lệ đặt cọc</w:t>
            </w:r>
          </w:p>
        </w:tc>
        <w:tc>
          <w:tcPr>
            <w:tcW w:w="739" w:type="pct"/>
            <w:tcBorders>
              <w:top w:val="single" w:sz="4" w:space="0" w:color="auto"/>
              <w:left w:val="single" w:sz="4" w:space="0" w:color="auto"/>
              <w:bottom w:val="single" w:sz="4" w:space="0" w:color="auto"/>
              <w:right w:val="single" w:sz="4" w:space="0" w:color="auto"/>
            </w:tcBorders>
            <w:vAlign w:val="center"/>
          </w:tcPr>
          <w:p w14:paraId="4F9F292D" w14:textId="604CD9AB" w:rsidR="001F1EF7" w:rsidRPr="000B5A6D" w:rsidRDefault="001F1EF7" w:rsidP="001F1EF7">
            <w:pPr>
              <w:widowControl w:val="0"/>
              <w:tabs>
                <w:tab w:val="left" w:pos="180"/>
              </w:tabs>
              <w:jc w:val="both"/>
              <w:rPr>
                <w:rFonts w:asciiTheme="majorHAnsi" w:hAnsiTheme="majorHAnsi" w:cstheme="majorHAnsi"/>
                <w:sz w:val="28"/>
                <w:szCs w:val="28"/>
              </w:rPr>
            </w:pPr>
            <w:r w:rsidRPr="000B5A6D">
              <w:rPr>
                <w:rFonts w:asciiTheme="majorHAnsi" w:hAnsiTheme="majorHAnsi" w:cstheme="majorHAnsi"/>
                <w:sz w:val="28"/>
                <w:szCs w:val="28"/>
              </w:rPr>
              <w:t>Text</w:t>
            </w:r>
          </w:p>
        </w:tc>
        <w:tc>
          <w:tcPr>
            <w:tcW w:w="2067" w:type="pct"/>
            <w:tcBorders>
              <w:top w:val="single" w:sz="4" w:space="0" w:color="auto"/>
              <w:left w:val="single" w:sz="4" w:space="0" w:color="auto"/>
              <w:bottom w:val="single" w:sz="4" w:space="0" w:color="auto"/>
              <w:right w:val="single" w:sz="4" w:space="0" w:color="auto"/>
            </w:tcBorders>
            <w:vAlign w:val="center"/>
          </w:tcPr>
          <w:p w14:paraId="3DEA52F5" w14:textId="14630B04" w:rsidR="001F1EF7" w:rsidRPr="000B5A6D" w:rsidRDefault="0020464B" w:rsidP="001F1EF7">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Bắt buộc nhập</w:t>
            </w:r>
            <w:r w:rsidR="001F1EF7" w:rsidRPr="000B5A6D">
              <w:rPr>
                <w:rFonts w:asciiTheme="majorHAnsi" w:hAnsiTheme="majorHAnsi" w:cstheme="majorHAnsi"/>
                <w:i w:val="0"/>
                <w:sz w:val="28"/>
                <w:szCs w:val="28"/>
              </w:rPr>
              <w:t>.</w:t>
            </w:r>
          </w:p>
          <w:p w14:paraId="27FB75EC" w14:textId="4475630F" w:rsidR="001F1EF7" w:rsidRPr="000B5A6D" w:rsidRDefault="001F1EF7" w:rsidP="001F1EF7">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Mặc định hiển thị là 10 %</w:t>
            </w:r>
          </w:p>
        </w:tc>
      </w:tr>
      <w:tr w:rsidR="00AE17F6" w14:paraId="5528FAA1" w14:textId="77777777" w:rsidTr="00AE17F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47B8C838" w14:textId="4ED13A71" w:rsidR="00AE17F6" w:rsidRDefault="00AE17F6" w:rsidP="001F1EF7">
            <w:pPr>
              <w:spacing w:before="240" w:after="0"/>
              <w:ind w:left="720" w:hanging="360"/>
              <w:jc w:val="both"/>
              <w:rPr>
                <w:szCs w:val="26"/>
              </w:rPr>
            </w:pPr>
            <w:r>
              <w:rPr>
                <w:szCs w:val="26"/>
              </w:rPr>
              <w:t>9</w:t>
            </w:r>
          </w:p>
        </w:tc>
        <w:tc>
          <w:tcPr>
            <w:tcW w:w="1634" w:type="pct"/>
            <w:tcBorders>
              <w:top w:val="single" w:sz="4" w:space="0" w:color="auto"/>
              <w:left w:val="single" w:sz="4" w:space="0" w:color="auto"/>
              <w:bottom w:val="single" w:sz="4" w:space="0" w:color="auto"/>
              <w:right w:val="single" w:sz="4" w:space="0" w:color="auto"/>
            </w:tcBorders>
            <w:vAlign w:val="center"/>
          </w:tcPr>
          <w:p w14:paraId="16E5E92F" w14:textId="43A1BA26" w:rsidR="00AE17F6" w:rsidRPr="000B5A6D" w:rsidRDefault="00AE17F6" w:rsidP="001F1EF7">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Khoảng giá từ</w:t>
            </w:r>
          </w:p>
        </w:tc>
        <w:tc>
          <w:tcPr>
            <w:tcW w:w="739" w:type="pct"/>
            <w:tcBorders>
              <w:top w:val="single" w:sz="4" w:space="0" w:color="auto"/>
              <w:left w:val="single" w:sz="4" w:space="0" w:color="auto"/>
              <w:bottom w:val="single" w:sz="4" w:space="0" w:color="auto"/>
              <w:right w:val="single" w:sz="4" w:space="0" w:color="auto"/>
            </w:tcBorders>
            <w:vAlign w:val="center"/>
          </w:tcPr>
          <w:p w14:paraId="0D2F6594" w14:textId="234E0E5E" w:rsidR="00AE17F6" w:rsidRPr="000B5A6D" w:rsidRDefault="00AE17F6" w:rsidP="001F1EF7">
            <w:pPr>
              <w:widowControl w:val="0"/>
              <w:tabs>
                <w:tab w:val="left" w:pos="180"/>
              </w:tabs>
              <w:jc w:val="both"/>
              <w:rPr>
                <w:rFonts w:asciiTheme="majorHAnsi" w:hAnsiTheme="majorHAnsi" w:cstheme="majorHAnsi"/>
                <w:sz w:val="28"/>
                <w:szCs w:val="28"/>
              </w:rPr>
            </w:pPr>
            <w:r w:rsidRPr="000B5A6D">
              <w:rPr>
                <w:rFonts w:asciiTheme="majorHAnsi" w:hAnsiTheme="majorHAnsi" w:cstheme="majorHAnsi"/>
                <w:sz w:val="28"/>
                <w:szCs w:val="28"/>
              </w:rPr>
              <w:t>Text</w:t>
            </w:r>
          </w:p>
        </w:tc>
        <w:tc>
          <w:tcPr>
            <w:tcW w:w="2067" w:type="pct"/>
            <w:tcBorders>
              <w:top w:val="single" w:sz="4" w:space="0" w:color="auto"/>
              <w:left w:val="single" w:sz="4" w:space="0" w:color="auto"/>
              <w:bottom w:val="single" w:sz="4" w:space="0" w:color="auto"/>
              <w:right w:val="single" w:sz="4" w:space="0" w:color="auto"/>
            </w:tcBorders>
            <w:vAlign w:val="center"/>
          </w:tcPr>
          <w:p w14:paraId="6E588666" w14:textId="6614BFB6" w:rsidR="00AE17F6" w:rsidRPr="000B5A6D" w:rsidRDefault="0020464B" w:rsidP="001F1EF7">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Bắt buộc nhập</w:t>
            </w:r>
          </w:p>
        </w:tc>
      </w:tr>
      <w:tr w:rsidR="00AE17F6" w14:paraId="3FA1999A" w14:textId="77777777" w:rsidTr="00AE17F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7346434F" w14:textId="7DB8FA16" w:rsidR="00AE17F6" w:rsidRDefault="00AE17F6" w:rsidP="00AE17F6">
            <w:pPr>
              <w:spacing w:before="240" w:after="0"/>
              <w:ind w:left="720" w:hanging="360"/>
              <w:jc w:val="both"/>
              <w:rPr>
                <w:szCs w:val="26"/>
              </w:rPr>
            </w:pPr>
            <w:r>
              <w:rPr>
                <w:szCs w:val="26"/>
              </w:rPr>
              <w:t>10</w:t>
            </w:r>
          </w:p>
        </w:tc>
        <w:tc>
          <w:tcPr>
            <w:tcW w:w="1634" w:type="pct"/>
            <w:tcBorders>
              <w:top w:val="single" w:sz="4" w:space="0" w:color="auto"/>
              <w:left w:val="single" w:sz="4" w:space="0" w:color="auto"/>
              <w:bottom w:val="single" w:sz="4" w:space="0" w:color="auto"/>
              <w:right w:val="single" w:sz="4" w:space="0" w:color="auto"/>
            </w:tcBorders>
            <w:vAlign w:val="center"/>
          </w:tcPr>
          <w:p w14:paraId="699112C6" w14:textId="40E4AC5C" w:rsidR="00AE17F6" w:rsidRPr="000B5A6D" w:rsidRDefault="00AE17F6" w:rsidP="00AE17F6">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Khoảng giá đến</w:t>
            </w:r>
          </w:p>
        </w:tc>
        <w:tc>
          <w:tcPr>
            <w:tcW w:w="739" w:type="pct"/>
            <w:tcBorders>
              <w:top w:val="single" w:sz="4" w:space="0" w:color="auto"/>
              <w:left w:val="single" w:sz="4" w:space="0" w:color="auto"/>
              <w:bottom w:val="single" w:sz="4" w:space="0" w:color="auto"/>
              <w:right w:val="single" w:sz="4" w:space="0" w:color="auto"/>
            </w:tcBorders>
            <w:vAlign w:val="center"/>
          </w:tcPr>
          <w:p w14:paraId="7D8A377A" w14:textId="5770F818" w:rsidR="00AE17F6" w:rsidRPr="000B5A6D" w:rsidRDefault="00AE17F6" w:rsidP="00AE17F6">
            <w:pPr>
              <w:widowControl w:val="0"/>
              <w:tabs>
                <w:tab w:val="left" w:pos="180"/>
              </w:tabs>
              <w:jc w:val="both"/>
              <w:rPr>
                <w:rFonts w:asciiTheme="majorHAnsi" w:hAnsiTheme="majorHAnsi" w:cstheme="majorHAnsi"/>
                <w:sz w:val="28"/>
                <w:szCs w:val="28"/>
              </w:rPr>
            </w:pPr>
            <w:r w:rsidRPr="000B5A6D">
              <w:rPr>
                <w:rFonts w:asciiTheme="majorHAnsi" w:hAnsiTheme="majorHAnsi" w:cstheme="majorHAnsi"/>
                <w:sz w:val="28"/>
                <w:szCs w:val="28"/>
              </w:rPr>
              <w:t>Text</w:t>
            </w:r>
          </w:p>
        </w:tc>
        <w:tc>
          <w:tcPr>
            <w:tcW w:w="2067" w:type="pct"/>
            <w:tcBorders>
              <w:top w:val="single" w:sz="4" w:space="0" w:color="auto"/>
              <w:left w:val="single" w:sz="4" w:space="0" w:color="auto"/>
              <w:bottom w:val="single" w:sz="4" w:space="0" w:color="auto"/>
              <w:right w:val="single" w:sz="4" w:space="0" w:color="auto"/>
            </w:tcBorders>
            <w:vAlign w:val="center"/>
          </w:tcPr>
          <w:p w14:paraId="3A7F45B2" w14:textId="404A1F05" w:rsidR="00AE17F6" w:rsidRPr="000B5A6D" w:rsidRDefault="0020464B" w:rsidP="00AE17F6">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Bắt buộc nhập</w:t>
            </w:r>
          </w:p>
        </w:tc>
      </w:tr>
      <w:tr w:rsidR="001F6C05" w14:paraId="136EB73F" w14:textId="77777777" w:rsidTr="00AE17F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7166F82E" w14:textId="78A58DBC" w:rsidR="001F6C05" w:rsidRDefault="0020464B" w:rsidP="00AE17F6">
            <w:pPr>
              <w:spacing w:before="240" w:after="0"/>
              <w:ind w:left="720" w:hanging="360"/>
              <w:jc w:val="both"/>
              <w:rPr>
                <w:szCs w:val="26"/>
              </w:rPr>
            </w:pPr>
            <w:r>
              <w:rPr>
                <w:szCs w:val="26"/>
              </w:rPr>
              <w:lastRenderedPageBreak/>
              <w:t>11</w:t>
            </w:r>
          </w:p>
        </w:tc>
        <w:tc>
          <w:tcPr>
            <w:tcW w:w="1634" w:type="pct"/>
            <w:tcBorders>
              <w:top w:val="single" w:sz="4" w:space="0" w:color="auto"/>
              <w:left w:val="single" w:sz="4" w:space="0" w:color="auto"/>
              <w:bottom w:val="single" w:sz="4" w:space="0" w:color="auto"/>
              <w:right w:val="single" w:sz="4" w:space="0" w:color="auto"/>
            </w:tcBorders>
            <w:vAlign w:val="center"/>
          </w:tcPr>
          <w:p w14:paraId="164C0336" w14:textId="2BBFCA6D" w:rsidR="001F6C05" w:rsidRPr="000B5A6D" w:rsidRDefault="0020464B" w:rsidP="00AE17F6">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KL</w:t>
            </w:r>
            <w:r w:rsidR="001F6C05" w:rsidRPr="000B5A6D">
              <w:rPr>
                <w:rFonts w:asciiTheme="majorHAnsi" w:hAnsiTheme="majorHAnsi" w:cstheme="majorHAnsi"/>
                <w:i w:val="0"/>
                <w:sz w:val="28"/>
                <w:szCs w:val="28"/>
              </w:rPr>
              <w:t xml:space="preserve"> bán </w:t>
            </w:r>
            <w:r w:rsidR="002364F5" w:rsidRPr="000B5A6D">
              <w:rPr>
                <w:rFonts w:asciiTheme="majorHAnsi" w:hAnsiTheme="majorHAnsi" w:cstheme="majorHAnsi"/>
                <w:i w:val="0"/>
                <w:sz w:val="28"/>
                <w:szCs w:val="28"/>
              </w:rPr>
              <w:t>cho NĐT công chúng</w:t>
            </w:r>
          </w:p>
        </w:tc>
        <w:tc>
          <w:tcPr>
            <w:tcW w:w="739" w:type="pct"/>
            <w:tcBorders>
              <w:top w:val="single" w:sz="4" w:space="0" w:color="auto"/>
              <w:left w:val="single" w:sz="4" w:space="0" w:color="auto"/>
              <w:bottom w:val="single" w:sz="4" w:space="0" w:color="auto"/>
              <w:right w:val="single" w:sz="4" w:space="0" w:color="auto"/>
            </w:tcBorders>
            <w:vAlign w:val="center"/>
          </w:tcPr>
          <w:p w14:paraId="7D23E3E3" w14:textId="202037AD" w:rsidR="001F6C05" w:rsidRPr="000B5A6D" w:rsidRDefault="002364F5" w:rsidP="00AE17F6">
            <w:pPr>
              <w:widowControl w:val="0"/>
              <w:tabs>
                <w:tab w:val="left" w:pos="180"/>
              </w:tabs>
              <w:jc w:val="both"/>
              <w:rPr>
                <w:rFonts w:asciiTheme="majorHAnsi" w:hAnsiTheme="majorHAnsi" w:cstheme="majorHAnsi"/>
                <w:sz w:val="28"/>
                <w:szCs w:val="28"/>
              </w:rPr>
            </w:pPr>
            <w:r w:rsidRPr="000B5A6D">
              <w:rPr>
                <w:rFonts w:asciiTheme="majorHAnsi" w:hAnsiTheme="majorHAnsi" w:cstheme="majorHAnsi"/>
                <w:sz w:val="28"/>
                <w:szCs w:val="28"/>
              </w:rPr>
              <w:t>Text</w:t>
            </w:r>
          </w:p>
        </w:tc>
        <w:tc>
          <w:tcPr>
            <w:tcW w:w="2067" w:type="pct"/>
            <w:tcBorders>
              <w:top w:val="single" w:sz="4" w:space="0" w:color="auto"/>
              <w:left w:val="single" w:sz="4" w:space="0" w:color="auto"/>
              <w:bottom w:val="single" w:sz="4" w:space="0" w:color="auto"/>
              <w:right w:val="single" w:sz="4" w:space="0" w:color="auto"/>
            </w:tcBorders>
            <w:vAlign w:val="center"/>
          </w:tcPr>
          <w:p w14:paraId="64EA8149" w14:textId="29C524E5" w:rsidR="001F6C05" w:rsidRPr="000B5A6D" w:rsidRDefault="0020464B" w:rsidP="0020464B">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Bắt buộc nhập</w:t>
            </w:r>
          </w:p>
        </w:tc>
      </w:tr>
      <w:tr w:rsidR="002364F5" w14:paraId="7F3597C1" w14:textId="77777777" w:rsidTr="00AE17F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1AF56105" w14:textId="03AFF34C" w:rsidR="002364F5" w:rsidRDefault="0020464B" w:rsidP="002364F5">
            <w:pPr>
              <w:spacing w:before="240" w:after="0"/>
              <w:ind w:left="720" w:hanging="360"/>
              <w:jc w:val="both"/>
              <w:rPr>
                <w:szCs w:val="26"/>
              </w:rPr>
            </w:pPr>
            <w:r>
              <w:rPr>
                <w:szCs w:val="26"/>
              </w:rPr>
              <w:t>12</w:t>
            </w:r>
          </w:p>
        </w:tc>
        <w:tc>
          <w:tcPr>
            <w:tcW w:w="1634" w:type="pct"/>
            <w:tcBorders>
              <w:top w:val="single" w:sz="4" w:space="0" w:color="auto"/>
              <w:left w:val="single" w:sz="4" w:space="0" w:color="auto"/>
              <w:bottom w:val="single" w:sz="4" w:space="0" w:color="auto"/>
              <w:right w:val="single" w:sz="4" w:space="0" w:color="auto"/>
            </w:tcBorders>
            <w:vAlign w:val="center"/>
          </w:tcPr>
          <w:p w14:paraId="5297C306" w14:textId="30EFA8ED" w:rsidR="002364F5" w:rsidRPr="000B5A6D" w:rsidRDefault="0020464B"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KL</w:t>
            </w:r>
            <w:r w:rsidR="002364F5" w:rsidRPr="000B5A6D">
              <w:rPr>
                <w:rFonts w:asciiTheme="majorHAnsi" w:hAnsiTheme="majorHAnsi" w:cstheme="majorHAnsi"/>
                <w:i w:val="0"/>
                <w:sz w:val="28"/>
                <w:szCs w:val="28"/>
              </w:rPr>
              <w:t xml:space="preserve"> bán cho NĐT chiến lược</w:t>
            </w:r>
          </w:p>
        </w:tc>
        <w:tc>
          <w:tcPr>
            <w:tcW w:w="739" w:type="pct"/>
            <w:tcBorders>
              <w:top w:val="single" w:sz="4" w:space="0" w:color="auto"/>
              <w:left w:val="single" w:sz="4" w:space="0" w:color="auto"/>
              <w:bottom w:val="single" w:sz="4" w:space="0" w:color="auto"/>
              <w:right w:val="single" w:sz="4" w:space="0" w:color="auto"/>
            </w:tcBorders>
            <w:vAlign w:val="center"/>
          </w:tcPr>
          <w:p w14:paraId="23219E97" w14:textId="2048F930" w:rsidR="002364F5" w:rsidRPr="000B5A6D" w:rsidRDefault="002364F5" w:rsidP="002364F5">
            <w:pPr>
              <w:widowControl w:val="0"/>
              <w:tabs>
                <w:tab w:val="left" w:pos="180"/>
              </w:tabs>
              <w:jc w:val="both"/>
              <w:rPr>
                <w:rFonts w:asciiTheme="majorHAnsi" w:hAnsiTheme="majorHAnsi" w:cstheme="majorHAnsi"/>
                <w:sz w:val="28"/>
                <w:szCs w:val="28"/>
              </w:rPr>
            </w:pPr>
            <w:r w:rsidRPr="000B5A6D">
              <w:rPr>
                <w:rFonts w:asciiTheme="majorHAnsi" w:hAnsiTheme="majorHAnsi" w:cstheme="majorHAnsi"/>
                <w:sz w:val="28"/>
                <w:szCs w:val="28"/>
              </w:rPr>
              <w:t>Text</w:t>
            </w:r>
          </w:p>
        </w:tc>
        <w:tc>
          <w:tcPr>
            <w:tcW w:w="2067" w:type="pct"/>
            <w:tcBorders>
              <w:top w:val="single" w:sz="4" w:space="0" w:color="auto"/>
              <w:left w:val="single" w:sz="4" w:space="0" w:color="auto"/>
              <w:bottom w:val="single" w:sz="4" w:space="0" w:color="auto"/>
              <w:right w:val="single" w:sz="4" w:space="0" w:color="auto"/>
            </w:tcBorders>
            <w:vAlign w:val="center"/>
          </w:tcPr>
          <w:p w14:paraId="5BCDBF6D" w14:textId="1D154C78" w:rsidR="002364F5" w:rsidRPr="000B5A6D" w:rsidRDefault="0020464B"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Bắt buộc nhập</w:t>
            </w:r>
          </w:p>
        </w:tc>
      </w:tr>
      <w:tr w:rsidR="0020464B" w14:paraId="12590DAB" w14:textId="77777777" w:rsidTr="00AE17F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28F80049" w14:textId="0B286C9B" w:rsidR="0020464B" w:rsidRDefault="0020464B" w:rsidP="002364F5">
            <w:pPr>
              <w:spacing w:before="240" w:after="0"/>
              <w:ind w:left="720" w:hanging="360"/>
              <w:jc w:val="both"/>
              <w:rPr>
                <w:szCs w:val="26"/>
              </w:rPr>
            </w:pPr>
            <w:r>
              <w:rPr>
                <w:szCs w:val="26"/>
              </w:rPr>
              <w:t>13</w:t>
            </w:r>
          </w:p>
        </w:tc>
        <w:tc>
          <w:tcPr>
            <w:tcW w:w="1634" w:type="pct"/>
            <w:tcBorders>
              <w:top w:val="single" w:sz="4" w:space="0" w:color="auto"/>
              <w:left w:val="single" w:sz="4" w:space="0" w:color="auto"/>
              <w:bottom w:val="single" w:sz="4" w:space="0" w:color="auto"/>
              <w:right w:val="single" w:sz="4" w:space="0" w:color="auto"/>
            </w:tcBorders>
            <w:vAlign w:val="center"/>
          </w:tcPr>
          <w:p w14:paraId="4D2FA63E" w14:textId="237B12DB" w:rsidR="0020464B" w:rsidRPr="000B5A6D" w:rsidRDefault="0020464B"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Nguyên tắc xác định giá phân phối</w:t>
            </w:r>
          </w:p>
        </w:tc>
        <w:tc>
          <w:tcPr>
            <w:tcW w:w="739" w:type="pct"/>
            <w:tcBorders>
              <w:top w:val="single" w:sz="4" w:space="0" w:color="auto"/>
              <w:left w:val="single" w:sz="4" w:space="0" w:color="auto"/>
              <w:bottom w:val="single" w:sz="4" w:space="0" w:color="auto"/>
              <w:right w:val="single" w:sz="4" w:space="0" w:color="auto"/>
            </w:tcBorders>
            <w:vAlign w:val="center"/>
          </w:tcPr>
          <w:p w14:paraId="38097B6E" w14:textId="3F4ABAF0" w:rsidR="0020464B" w:rsidRPr="000B5A6D" w:rsidRDefault="0020464B" w:rsidP="002364F5">
            <w:pPr>
              <w:widowControl w:val="0"/>
              <w:tabs>
                <w:tab w:val="left" w:pos="180"/>
              </w:tabs>
              <w:jc w:val="both"/>
              <w:rPr>
                <w:rFonts w:asciiTheme="majorHAnsi" w:hAnsiTheme="majorHAnsi" w:cstheme="majorHAnsi"/>
                <w:sz w:val="28"/>
                <w:szCs w:val="28"/>
              </w:rPr>
            </w:pPr>
            <w:r w:rsidRPr="000B5A6D">
              <w:rPr>
                <w:rFonts w:asciiTheme="majorHAnsi" w:hAnsiTheme="majorHAnsi" w:cstheme="majorHAnsi"/>
                <w:sz w:val="28"/>
                <w:szCs w:val="28"/>
              </w:rPr>
              <w:t>Combobox</w:t>
            </w:r>
          </w:p>
        </w:tc>
        <w:tc>
          <w:tcPr>
            <w:tcW w:w="2067" w:type="pct"/>
            <w:tcBorders>
              <w:top w:val="single" w:sz="4" w:space="0" w:color="auto"/>
              <w:left w:val="single" w:sz="4" w:space="0" w:color="auto"/>
              <w:bottom w:val="single" w:sz="4" w:space="0" w:color="auto"/>
              <w:right w:val="single" w:sz="4" w:space="0" w:color="auto"/>
            </w:tcBorders>
            <w:vAlign w:val="center"/>
          </w:tcPr>
          <w:p w14:paraId="3723201B" w14:textId="77777777" w:rsidR="0020464B" w:rsidRPr="000B5A6D" w:rsidRDefault="0020464B"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Bắt buộc chọn gồm:</w:t>
            </w:r>
          </w:p>
          <w:p w14:paraId="562F5058" w14:textId="77777777" w:rsidR="0020464B" w:rsidRPr="000B5A6D" w:rsidRDefault="0020464B" w:rsidP="00F56049">
            <w:pPr>
              <w:pStyle w:val="ListBullet"/>
            </w:pPr>
            <w:r w:rsidRPr="000B5A6D">
              <w:t>Theo NĐT công chúng</w:t>
            </w:r>
          </w:p>
          <w:p w14:paraId="5ED0FBCF" w14:textId="0B54A573" w:rsidR="0020464B" w:rsidRPr="000B5A6D" w:rsidRDefault="0020464B" w:rsidP="00F56049">
            <w:pPr>
              <w:pStyle w:val="ListBullet"/>
            </w:pPr>
            <w:r w:rsidRPr="000B5A6D">
              <w:t>Theo NĐT chiến lược</w:t>
            </w:r>
          </w:p>
        </w:tc>
      </w:tr>
      <w:tr w:rsidR="002364F5" w14:paraId="56A9B995" w14:textId="77777777" w:rsidTr="00AE17F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3E6B0DE9" w14:textId="681911C9" w:rsidR="002364F5" w:rsidRDefault="00C7296C" w:rsidP="002364F5">
            <w:pPr>
              <w:spacing w:before="240" w:after="0"/>
              <w:ind w:left="720" w:hanging="360"/>
              <w:jc w:val="both"/>
              <w:rPr>
                <w:szCs w:val="26"/>
              </w:rPr>
            </w:pPr>
            <w:r>
              <w:rPr>
                <w:szCs w:val="26"/>
              </w:rPr>
              <w:t>14</w:t>
            </w:r>
          </w:p>
        </w:tc>
        <w:tc>
          <w:tcPr>
            <w:tcW w:w="1634" w:type="pct"/>
            <w:tcBorders>
              <w:top w:val="single" w:sz="4" w:space="0" w:color="auto"/>
              <w:left w:val="single" w:sz="4" w:space="0" w:color="auto"/>
              <w:bottom w:val="single" w:sz="4" w:space="0" w:color="auto"/>
              <w:right w:val="single" w:sz="4" w:space="0" w:color="auto"/>
            </w:tcBorders>
            <w:vAlign w:val="center"/>
          </w:tcPr>
          <w:p w14:paraId="2C016A5E" w14:textId="00D50CB5" w:rsidR="002364F5" w:rsidRPr="000B5A6D" w:rsidRDefault="002364F5"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KL đăng ký tối thiểu</w:t>
            </w:r>
          </w:p>
        </w:tc>
        <w:tc>
          <w:tcPr>
            <w:tcW w:w="739" w:type="pct"/>
            <w:tcBorders>
              <w:top w:val="single" w:sz="4" w:space="0" w:color="auto"/>
              <w:left w:val="single" w:sz="4" w:space="0" w:color="auto"/>
              <w:bottom w:val="single" w:sz="4" w:space="0" w:color="auto"/>
              <w:right w:val="single" w:sz="4" w:space="0" w:color="auto"/>
            </w:tcBorders>
            <w:vAlign w:val="center"/>
          </w:tcPr>
          <w:p w14:paraId="4D5A74AF" w14:textId="061E4DF6" w:rsidR="002364F5" w:rsidRPr="000B5A6D" w:rsidRDefault="002364F5" w:rsidP="002364F5">
            <w:pPr>
              <w:widowControl w:val="0"/>
              <w:tabs>
                <w:tab w:val="left" w:pos="180"/>
              </w:tabs>
              <w:jc w:val="both"/>
              <w:rPr>
                <w:rFonts w:asciiTheme="majorHAnsi" w:hAnsiTheme="majorHAnsi" w:cstheme="majorHAnsi"/>
                <w:sz w:val="28"/>
                <w:szCs w:val="28"/>
              </w:rPr>
            </w:pPr>
            <w:r w:rsidRPr="000B5A6D">
              <w:rPr>
                <w:rFonts w:asciiTheme="majorHAnsi" w:hAnsiTheme="majorHAnsi" w:cstheme="majorHAnsi"/>
                <w:sz w:val="28"/>
                <w:szCs w:val="28"/>
              </w:rPr>
              <w:t>Text</w:t>
            </w:r>
          </w:p>
        </w:tc>
        <w:tc>
          <w:tcPr>
            <w:tcW w:w="2067" w:type="pct"/>
            <w:tcBorders>
              <w:top w:val="single" w:sz="4" w:space="0" w:color="auto"/>
              <w:left w:val="single" w:sz="4" w:space="0" w:color="auto"/>
              <w:bottom w:val="single" w:sz="4" w:space="0" w:color="auto"/>
              <w:right w:val="single" w:sz="4" w:space="0" w:color="auto"/>
            </w:tcBorders>
            <w:vAlign w:val="center"/>
          </w:tcPr>
          <w:p w14:paraId="223B43EE" w14:textId="1BCDA37E" w:rsidR="002364F5" w:rsidRPr="000B5A6D" w:rsidRDefault="0020464B"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Bắt buộc nhập</w:t>
            </w:r>
          </w:p>
        </w:tc>
      </w:tr>
      <w:tr w:rsidR="002364F5" w14:paraId="09F51E09" w14:textId="77777777" w:rsidTr="00AE17F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41CEFDD7" w14:textId="021BD786" w:rsidR="002364F5" w:rsidRDefault="00C7296C" w:rsidP="002364F5">
            <w:pPr>
              <w:spacing w:before="240" w:after="0"/>
              <w:ind w:left="720" w:hanging="360"/>
              <w:jc w:val="both"/>
              <w:rPr>
                <w:szCs w:val="26"/>
              </w:rPr>
            </w:pPr>
            <w:r>
              <w:rPr>
                <w:szCs w:val="26"/>
              </w:rPr>
              <w:t>15</w:t>
            </w:r>
          </w:p>
        </w:tc>
        <w:tc>
          <w:tcPr>
            <w:tcW w:w="1634" w:type="pct"/>
            <w:tcBorders>
              <w:top w:val="single" w:sz="4" w:space="0" w:color="auto"/>
              <w:left w:val="single" w:sz="4" w:space="0" w:color="auto"/>
              <w:bottom w:val="single" w:sz="4" w:space="0" w:color="auto"/>
              <w:right w:val="single" w:sz="4" w:space="0" w:color="auto"/>
            </w:tcBorders>
            <w:vAlign w:val="center"/>
          </w:tcPr>
          <w:p w14:paraId="3CECED88" w14:textId="0CB372C7" w:rsidR="002364F5" w:rsidRPr="000B5A6D" w:rsidRDefault="002364F5"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KL tối thiểu/1 mức giá</w:t>
            </w:r>
          </w:p>
        </w:tc>
        <w:tc>
          <w:tcPr>
            <w:tcW w:w="739" w:type="pct"/>
            <w:tcBorders>
              <w:top w:val="single" w:sz="4" w:space="0" w:color="auto"/>
              <w:left w:val="single" w:sz="4" w:space="0" w:color="auto"/>
              <w:bottom w:val="single" w:sz="4" w:space="0" w:color="auto"/>
              <w:right w:val="single" w:sz="4" w:space="0" w:color="auto"/>
            </w:tcBorders>
            <w:vAlign w:val="center"/>
          </w:tcPr>
          <w:p w14:paraId="68615EBC" w14:textId="4669D99F" w:rsidR="002364F5" w:rsidRPr="000B5A6D" w:rsidRDefault="002364F5" w:rsidP="002364F5">
            <w:pPr>
              <w:widowControl w:val="0"/>
              <w:tabs>
                <w:tab w:val="left" w:pos="180"/>
              </w:tabs>
              <w:jc w:val="both"/>
              <w:rPr>
                <w:rFonts w:asciiTheme="majorHAnsi" w:hAnsiTheme="majorHAnsi" w:cstheme="majorHAnsi"/>
                <w:sz w:val="28"/>
                <w:szCs w:val="28"/>
              </w:rPr>
            </w:pPr>
            <w:r w:rsidRPr="000B5A6D">
              <w:rPr>
                <w:rFonts w:asciiTheme="majorHAnsi" w:hAnsiTheme="majorHAnsi" w:cstheme="majorHAnsi"/>
                <w:sz w:val="28"/>
                <w:szCs w:val="28"/>
              </w:rPr>
              <w:t>Text</w:t>
            </w:r>
          </w:p>
        </w:tc>
        <w:tc>
          <w:tcPr>
            <w:tcW w:w="2067" w:type="pct"/>
            <w:tcBorders>
              <w:top w:val="single" w:sz="4" w:space="0" w:color="auto"/>
              <w:left w:val="single" w:sz="4" w:space="0" w:color="auto"/>
              <w:bottom w:val="single" w:sz="4" w:space="0" w:color="auto"/>
              <w:right w:val="single" w:sz="4" w:space="0" w:color="auto"/>
            </w:tcBorders>
            <w:vAlign w:val="center"/>
          </w:tcPr>
          <w:p w14:paraId="7A7C3473" w14:textId="1BA6A1AF" w:rsidR="002364F5" w:rsidRPr="000B5A6D" w:rsidRDefault="0020464B"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Bắt buộc nhập</w:t>
            </w:r>
          </w:p>
        </w:tc>
      </w:tr>
      <w:tr w:rsidR="002364F5" w14:paraId="41B2801C" w14:textId="77777777" w:rsidTr="0031019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7EA68504" w14:textId="251D284D" w:rsidR="002364F5" w:rsidRDefault="00C7296C" w:rsidP="002364F5">
            <w:pPr>
              <w:spacing w:before="240" w:after="0"/>
              <w:ind w:left="720" w:hanging="360"/>
              <w:jc w:val="both"/>
              <w:rPr>
                <w:szCs w:val="26"/>
              </w:rPr>
            </w:pPr>
            <w:r>
              <w:rPr>
                <w:szCs w:val="26"/>
              </w:rPr>
              <w:t>16</w:t>
            </w:r>
          </w:p>
        </w:tc>
        <w:tc>
          <w:tcPr>
            <w:tcW w:w="1634" w:type="pct"/>
            <w:tcBorders>
              <w:top w:val="single" w:sz="4" w:space="0" w:color="auto"/>
              <w:left w:val="single" w:sz="4" w:space="0" w:color="auto"/>
              <w:bottom w:val="single" w:sz="4" w:space="0" w:color="auto"/>
              <w:right w:val="single" w:sz="4" w:space="0" w:color="auto"/>
            </w:tcBorders>
            <w:vAlign w:val="center"/>
          </w:tcPr>
          <w:p w14:paraId="5549E809" w14:textId="22FC2478" w:rsidR="002364F5" w:rsidRPr="000B5A6D" w:rsidRDefault="002364F5"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KL tối đa 1 TC TN</w:t>
            </w:r>
          </w:p>
        </w:tc>
        <w:tc>
          <w:tcPr>
            <w:tcW w:w="739" w:type="pct"/>
            <w:tcBorders>
              <w:top w:val="single" w:sz="4" w:space="0" w:color="auto"/>
              <w:left w:val="single" w:sz="4" w:space="0" w:color="auto"/>
              <w:bottom w:val="single" w:sz="4" w:space="0" w:color="auto"/>
              <w:right w:val="single" w:sz="4" w:space="0" w:color="auto"/>
            </w:tcBorders>
            <w:vAlign w:val="center"/>
          </w:tcPr>
          <w:p w14:paraId="0F577C50" w14:textId="65ED5E76" w:rsidR="002364F5" w:rsidRPr="000B5A6D" w:rsidRDefault="002364F5" w:rsidP="002364F5">
            <w:pPr>
              <w:widowControl w:val="0"/>
              <w:tabs>
                <w:tab w:val="left" w:pos="180"/>
              </w:tabs>
              <w:jc w:val="both"/>
              <w:rPr>
                <w:rFonts w:asciiTheme="majorHAnsi" w:hAnsiTheme="majorHAnsi" w:cstheme="majorHAnsi"/>
                <w:sz w:val="28"/>
                <w:szCs w:val="28"/>
              </w:rPr>
            </w:pPr>
            <w:r w:rsidRPr="000B5A6D">
              <w:rPr>
                <w:rFonts w:asciiTheme="majorHAnsi" w:hAnsiTheme="majorHAnsi" w:cstheme="majorHAnsi"/>
                <w:sz w:val="28"/>
                <w:szCs w:val="28"/>
              </w:rPr>
              <w:t>Text</w:t>
            </w:r>
          </w:p>
        </w:tc>
        <w:tc>
          <w:tcPr>
            <w:tcW w:w="2067" w:type="pct"/>
            <w:tcBorders>
              <w:top w:val="single" w:sz="4" w:space="0" w:color="auto"/>
              <w:left w:val="single" w:sz="4" w:space="0" w:color="auto"/>
              <w:bottom w:val="single" w:sz="4" w:space="0" w:color="auto"/>
              <w:right w:val="single" w:sz="4" w:space="0" w:color="auto"/>
            </w:tcBorders>
            <w:vAlign w:val="center"/>
          </w:tcPr>
          <w:p w14:paraId="2A48B0C7" w14:textId="0EB26335" w:rsidR="002364F5" w:rsidRPr="000B5A6D" w:rsidRDefault="0020464B"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Bắt buộc nhập</w:t>
            </w:r>
          </w:p>
        </w:tc>
      </w:tr>
      <w:tr w:rsidR="002364F5" w14:paraId="72B5D500" w14:textId="77777777" w:rsidTr="0031019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33C02E2A" w14:textId="2CABF1CE" w:rsidR="002364F5" w:rsidRDefault="00C7296C" w:rsidP="002364F5">
            <w:pPr>
              <w:spacing w:before="240" w:after="0"/>
              <w:ind w:left="720" w:hanging="360"/>
              <w:jc w:val="both"/>
              <w:rPr>
                <w:szCs w:val="26"/>
              </w:rPr>
            </w:pPr>
            <w:r>
              <w:rPr>
                <w:szCs w:val="26"/>
              </w:rPr>
              <w:t>17</w:t>
            </w:r>
          </w:p>
        </w:tc>
        <w:tc>
          <w:tcPr>
            <w:tcW w:w="1634" w:type="pct"/>
            <w:tcBorders>
              <w:top w:val="single" w:sz="4" w:space="0" w:color="auto"/>
              <w:left w:val="single" w:sz="4" w:space="0" w:color="auto"/>
              <w:bottom w:val="single" w:sz="4" w:space="0" w:color="auto"/>
              <w:right w:val="single" w:sz="4" w:space="0" w:color="auto"/>
            </w:tcBorders>
            <w:vAlign w:val="center"/>
          </w:tcPr>
          <w:p w14:paraId="6EB7C13E" w14:textId="38B08BDC" w:rsidR="002364F5" w:rsidRPr="000B5A6D" w:rsidRDefault="002364F5"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KL tối đa 1 TC NN</w:t>
            </w:r>
          </w:p>
        </w:tc>
        <w:tc>
          <w:tcPr>
            <w:tcW w:w="739" w:type="pct"/>
            <w:tcBorders>
              <w:top w:val="single" w:sz="4" w:space="0" w:color="auto"/>
              <w:left w:val="single" w:sz="4" w:space="0" w:color="auto"/>
              <w:bottom w:val="single" w:sz="4" w:space="0" w:color="auto"/>
              <w:right w:val="single" w:sz="4" w:space="0" w:color="auto"/>
            </w:tcBorders>
            <w:vAlign w:val="center"/>
          </w:tcPr>
          <w:p w14:paraId="1A7D6C60" w14:textId="24788427" w:rsidR="002364F5" w:rsidRPr="000B5A6D" w:rsidRDefault="002364F5" w:rsidP="002364F5">
            <w:pPr>
              <w:widowControl w:val="0"/>
              <w:tabs>
                <w:tab w:val="left" w:pos="180"/>
              </w:tabs>
              <w:jc w:val="both"/>
              <w:rPr>
                <w:rFonts w:asciiTheme="majorHAnsi" w:hAnsiTheme="majorHAnsi" w:cstheme="majorHAnsi"/>
                <w:sz w:val="28"/>
                <w:szCs w:val="28"/>
              </w:rPr>
            </w:pPr>
            <w:r w:rsidRPr="000B5A6D">
              <w:rPr>
                <w:rFonts w:asciiTheme="majorHAnsi" w:hAnsiTheme="majorHAnsi" w:cstheme="majorHAnsi"/>
                <w:sz w:val="28"/>
                <w:szCs w:val="28"/>
              </w:rPr>
              <w:t>Text</w:t>
            </w:r>
          </w:p>
        </w:tc>
        <w:tc>
          <w:tcPr>
            <w:tcW w:w="2067" w:type="pct"/>
            <w:tcBorders>
              <w:top w:val="single" w:sz="4" w:space="0" w:color="auto"/>
              <w:left w:val="single" w:sz="4" w:space="0" w:color="auto"/>
              <w:bottom w:val="single" w:sz="4" w:space="0" w:color="auto"/>
              <w:right w:val="single" w:sz="4" w:space="0" w:color="auto"/>
            </w:tcBorders>
            <w:vAlign w:val="center"/>
          </w:tcPr>
          <w:p w14:paraId="58B3544C" w14:textId="15CA1DA8" w:rsidR="002364F5" w:rsidRPr="000B5A6D" w:rsidRDefault="0020464B"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Bắt buộc nhập</w:t>
            </w:r>
          </w:p>
        </w:tc>
      </w:tr>
      <w:tr w:rsidR="002364F5" w14:paraId="3991D967" w14:textId="77777777" w:rsidTr="0031019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7249C6C0" w14:textId="3772CE6D" w:rsidR="002364F5" w:rsidRDefault="00C7296C" w:rsidP="002364F5">
            <w:pPr>
              <w:spacing w:before="240" w:after="0"/>
              <w:ind w:left="720" w:hanging="360"/>
              <w:jc w:val="both"/>
              <w:rPr>
                <w:szCs w:val="26"/>
              </w:rPr>
            </w:pPr>
            <w:r>
              <w:rPr>
                <w:szCs w:val="26"/>
              </w:rPr>
              <w:t>18</w:t>
            </w:r>
          </w:p>
        </w:tc>
        <w:tc>
          <w:tcPr>
            <w:tcW w:w="1634" w:type="pct"/>
            <w:tcBorders>
              <w:top w:val="single" w:sz="4" w:space="0" w:color="auto"/>
              <w:left w:val="single" w:sz="4" w:space="0" w:color="auto"/>
              <w:bottom w:val="single" w:sz="4" w:space="0" w:color="auto"/>
              <w:right w:val="single" w:sz="4" w:space="0" w:color="auto"/>
            </w:tcBorders>
            <w:vAlign w:val="center"/>
          </w:tcPr>
          <w:p w14:paraId="135AA246" w14:textId="72A22283" w:rsidR="002364F5" w:rsidRPr="000B5A6D" w:rsidRDefault="002364F5"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KL tối đa 1 CN TN</w:t>
            </w:r>
          </w:p>
        </w:tc>
        <w:tc>
          <w:tcPr>
            <w:tcW w:w="739" w:type="pct"/>
            <w:tcBorders>
              <w:top w:val="single" w:sz="4" w:space="0" w:color="auto"/>
              <w:left w:val="single" w:sz="4" w:space="0" w:color="auto"/>
              <w:bottom w:val="single" w:sz="4" w:space="0" w:color="auto"/>
              <w:right w:val="single" w:sz="4" w:space="0" w:color="auto"/>
            </w:tcBorders>
            <w:vAlign w:val="center"/>
          </w:tcPr>
          <w:p w14:paraId="171007E9" w14:textId="5CFF6A1B" w:rsidR="002364F5" w:rsidRPr="000B5A6D" w:rsidRDefault="002364F5" w:rsidP="002364F5">
            <w:pPr>
              <w:widowControl w:val="0"/>
              <w:tabs>
                <w:tab w:val="left" w:pos="180"/>
              </w:tabs>
              <w:jc w:val="both"/>
              <w:rPr>
                <w:rFonts w:asciiTheme="majorHAnsi" w:hAnsiTheme="majorHAnsi" w:cstheme="majorHAnsi"/>
                <w:sz w:val="28"/>
                <w:szCs w:val="28"/>
              </w:rPr>
            </w:pPr>
            <w:r w:rsidRPr="000B5A6D">
              <w:rPr>
                <w:rFonts w:asciiTheme="majorHAnsi" w:hAnsiTheme="majorHAnsi" w:cstheme="majorHAnsi"/>
                <w:sz w:val="28"/>
                <w:szCs w:val="28"/>
              </w:rPr>
              <w:t>Text</w:t>
            </w:r>
          </w:p>
        </w:tc>
        <w:tc>
          <w:tcPr>
            <w:tcW w:w="2067" w:type="pct"/>
            <w:tcBorders>
              <w:top w:val="single" w:sz="4" w:space="0" w:color="auto"/>
              <w:left w:val="single" w:sz="4" w:space="0" w:color="auto"/>
              <w:bottom w:val="single" w:sz="4" w:space="0" w:color="auto"/>
              <w:right w:val="single" w:sz="4" w:space="0" w:color="auto"/>
            </w:tcBorders>
            <w:vAlign w:val="center"/>
          </w:tcPr>
          <w:p w14:paraId="5D0C3D20" w14:textId="12E97A3C" w:rsidR="002364F5" w:rsidRPr="000B5A6D" w:rsidRDefault="002364F5" w:rsidP="0020464B">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 xml:space="preserve">Bắt buộc </w:t>
            </w:r>
            <w:r w:rsidR="0020464B" w:rsidRPr="000B5A6D">
              <w:rPr>
                <w:rFonts w:asciiTheme="majorHAnsi" w:hAnsiTheme="majorHAnsi" w:cstheme="majorHAnsi"/>
                <w:i w:val="0"/>
                <w:sz w:val="28"/>
                <w:szCs w:val="28"/>
              </w:rPr>
              <w:t>nhập</w:t>
            </w:r>
          </w:p>
        </w:tc>
      </w:tr>
      <w:tr w:rsidR="002364F5" w14:paraId="6C0D8CFF" w14:textId="77777777" w:rsidTr="0031019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687BB9D3" w14:textId="17647875" w:rsidR="002364F5" w:rsidRDefault="00C7296C" w:rsidP="002364F5">
            <w:pPr>
              <w:spacing w:before="240" w:after="0"/>
              <w:ind w:left="720" w:hanging="360"/>
              <w:jc w:val="both"/>
              <w:rPr>
                <w:szCs w:val="26"/>
              </w:rPr>
            </w:pPr>
            <w:r>
              <w:rPr>
                <w:szCs w:val="26"/>
              </w:rPr>
              <w:t>19</w:t>
            </w:r>
          </w:p>
        </w:tc>
        <w:tc>
          <w:tcPr>
            <w:tcW w:w="1634" w:type="pct"/>
            <w:tcBorders>
              <w:top w:val="single" w:sz="4" w:space="0" w:color="auto"/>
              <w:left w:val="single" w:sz="4" w:space="0" w:color="auto"/>
              <w:bottom w:val="single" w:sz="4" w:space="0" w:color="auto"/>
              <w:right w:val="single" w:sz="4" w:space="0" w:color="auto"/>
            </w:tcBorders>
            <w:vAlign w:val="center"/>
          </w:tcPr>
          <w:p w14:paraId="6D94B2A9" w14:textId="2FB8B29A" w:rsidR="002364F5" w:rsidRPr="000B5A6D" w:rsidRDefault="002364F5"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KL tối đa 1 CN NN</w:t>
            </w:r>
          </w:p>
        </w:tc>
        <w:tc>
          <w:tcPr>
            <w:tcW w:w="739" w:type="pct"/>
            <w:tcBorders>
              <w:top w:val="single" w:sz="4" w:space="0" w:color="auto"/>
              <w:left w:val="single" w:sz="4" w:space="0" w:color="auto"/>
              <w:bottom w:val="single" w:sz="4" w:space="0" w:color="auto"/>
              <w:right w:val="single" w:sz="4" w:space="0" w:color="auto"/>
            </w:tcBorders>
            <w:vAlign w:val="center"/>
          </w:tcPr>
          <w:p w14:paraId="7C96E385" w14:textId="46CCD5ED" w:rsidR="002364F5" w:rsidRPr="000B5A6D" w:rsidRDefault="002364F5" w:rsidP="002364F5">
            <w:pPr>
              <w:widowControl w:val="0"/>
              <w:tabs>
                <w:tab w:val="left" w:pos="180"/>
              </w:tabs>
              <w:jc w:val="both"/>
              <w:rPr>
                <w:rFonts w:asciiTheme="majorHAnsi" w:hAnsiTheme="majorHAnsi" w:cstheme="majorHAnsi"/>
                <w:sz w:val="28"/>
                <w:szCs w:val="28"/>
              </w:rPr>
            </w:pPr>
            <w:r w:rsidRPr="000B5A6D">
              <w:rPr>
                <w:rFonts w:asciiTheme="majorHAnsi" w:hAnsiTheme="majorHAnsi" w:cstheme="majorHAnsi"/>
                <w:sz w:val="28"/>
                <w:szCs w:val="28"/>
              </w:rPr>
              <w:t>Text</w:t>
            </w:r>
          </w:p>
        </w:tc>
        <w:tc>
          <w:tcPr>
            <w:tcW w:w="2067" w:type="pct"/>
            <w:tcBorders>
              <w:top w:val="single" w:sz="4" w:space="0" w:color="auto"/>
              <w:left w:val="single" w:sz="4" w:space="0" w:color="auto"/>
              <w:bottom w:val="single" w:sz="4" w:space="0" w:color="auto"/>
              <w:right w:val="single" w:sz="4" w:space="0" w:color="auto"/>
            </w:tcBorders>
            <w:vAlign w:val="center"/>
          </w:tcPr>
          <w:p w14:paraId="43A35556" w14:textId="22E8A74F" w:rsidR="002364F5" w:rsidRPr="000B5A6D" w:rsidRDefault="0020464B"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Bắt buộc nhập</w:t>
            </w:r>
          </w:p>
        </w:tc>
      </w:tr>
      <w:tr w:rsidR="002364F5" w14:paraId="32AD5B52" w14:textId="77777777" w:rsidTr="0031019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7B9CD17A" w14:textId="00B5C808" w:rsidR="002364F5" w:rsidRDefault="00C7296C" w:rsidP="002364F5">
            <w:pPr>
              <w:spacing w:before="240" w:after="0"/>
              <w:ind w:left="720" w:hanging="360"/>
              <w:jc w:val="both"/>
              <w:rPr>
                <w:szCs w:val="26"/>
              </w:rPr>
            </w:pPr>
            <w:r>
              <w:rPr>
                <w:szCs w:val="26"/>
              </w:rPr>
              <w:t>20</w:t>
            </w:r>
          </w:p>
        </w:tc>
        <w:tc>
          <w:tcPr>
            <w:tcW w:w="1634" w:type="pct"/>
            <w:tcBorders>
              <w:top w:val="single" w:sz="4" w:space="0" w:color="auto"/>
              <w:left w:val="single" w:sz="4" w:space="0" w:color="auto"/>
              <w:bottom w:val="single" w:sz="4" w:space="0" w:color="auto"/>
              <w:right w:val="single" w:sz="4" w:space="0" w:color="auto"/>
            </w:tcBorders>
            <w:vAlign w:val="center"/>
          </w:tcPr>
          <w:p w14:paraId="4A1D2C89" w14:textId="25A75AD1" w:rsidR="002364F5" w:rsidRPr="000B5A6D" w:rsidRDefault="002364F5"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Số mức giá</w:t>
            </w:r>
          </w:p>
        </w:tc>
        <w:tc>
          <w:tcPr>
            <w:tcW w:w="739" w:type="pct"/>
            <w:tcBorders>
              <w:top w:val="single" w:sz="4" w:space="0" w:color="auto"/>
              <w:left w:val="single" w:sz="4" w:space="0" w:color="auto"/>
              <w:bottom w:val="single" w:sz="4" w:space="0" w:color="auto"/>
              <w:right w:val="single" w:sz="4" w:space="0" w:color="auto"/>
            </w:tcBorders>
            <w:vAlign w:val="center"/>
          </w:tcPr>
          <w:p w14:paraId="5C424DDF" w14:textId="44E0FD83" w:rsidR="002364F5" w:rsidRPr="000B5A6D" w:rsidRDefault="002364F5" w:rsidP="002364F5">
            <w:pPr>
              <w:widowControl w:val="0"/>
              <w:tabs>
                <w:tab w:val="left" w:pos="180"/>
              </w:tabs>
              <w:jc w:val="both"/>
              <w:rPr>
                <w:rFonts w:asciiTheme="majorHAnsi" w:hAnsiTheme="majorHAnsi" w:cstheme="majorHAnsi"/>
                <w:sz w:val="28"/>
                <w:szCs w:val="28"/>
              </w:rPr>
            </w:pPr>
            <w:r w:rsidRPr="000B5A6D">
              <w:rPr>
                <w:rFonts w:asciiTheme="majorHAnsi" w:hAnsiTheme="majorHAnsi" w:cstheme="majorHAnsi"/>
                <w:sz w:val="28"/>
                <w:szCs w:val="28"/>
              </w:rPr>
              <w:t>Text</w:t>
            </w:r>
          </w:p>
        </w:tc>
        <w:tc>
          <w:tcPr>
            <w:tcW w:w="2067" w:type="pct"/>
            <w:tcBorders>
              <w:top w:val="single" w:sz="4" w:space="0" w:color="auto"/>
              <w:left w:val="single" w:sz="4" w:space="0" w:color="auto"/>
              <w:bottom w:val="single" w:sz="4" w:space="0" w:color="auto"/>
              <w:right w:val="single" w:sz="4" w:space="0" w:color="auto"/>
            </w:tcBorders>
            <w:vAlign w:val="center"/>
          </w:tcPr>
          <w:p w14:paraId="76B25680" w14:textId="131C5137" w:rsidR="002364F5" w:rsidRPr="000B5A6D" w:rsidRDefault="0020464B"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Bắt buộc nhập</w:t>
            </w:r>
          </w:p>
        </w:tc>
      </w:tr>
      <w:tr w:rsidR="002364F5" w14:paraId="21190F7C" w14:textId="77777777" w:rsidTr="0031019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16CE1E9A" w14:textId="11CEC430" w:rsidR="002364F5" w:rsidRDefault="00C7296C" w:rsidP="002364F5">
            <w:pPr>
              <w:spacing w:before="240" w:after="0"/>
              <w:ind w:left="720" w:hanging="360"/>
              <w:jc w:val="both"/>
              <w:rPr>
                <w:szCs w:val="26"/>
              </w:rPr>
            </w:pPr>
            <w:r>
              <w:rPr>
                <w:szCs w:val="26"/>
              </w:rPr>
              <w:t>21</w:t>
            </w:r>
          </w:p>
        </w:tc>
        <w:tc>
          <w:tcPr>
            <w:tcW w:w="1634" w:type="pct"/>
            <w:tcBorders>
              <w:top w:val="single" w:sz="4" w:space="0" w:color="auto"/>
              <w:left w:val="single" w:sz="4" w:space="0" w:color="auto"/>
              <w:bottom w:val="single" w:sz="4" w:space="0" w:color="auto"/>
              <w:right w:val="single" w:sz="4" w:space="0" w:color="auto"/>
            </w:tcBorders>
            <w:vAlign w:val="center"/>
          </w:tcPr>
          <w:p w14:paraId="7C78B3B6" w14:textId="52B3D2DF" w:rsidR="002364F5" w:rsidRPr="000B5A6D" w:rsidRDefault="002364F5"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Thời gian gửi đơn ĐK làm đại lý</w:t>
            </w:r>
          </w:p>
        </w:tc>
        <w:tc>
          <w:tcPr>
            <w:tcW w:w="739" w:type="pct"/>
            <w:tcBorders>
              <w:top w:val="single" w:sz="4" w:space="0" w:color="auto"/>
              <w:left w:val="single" w:sz="4" w:space="0" w:color="auto"/>
              <w:bottom w:val="single" w:sz="4" w:space="0" w:color="auto"/>
              <w:right w:val="single" w:sz="4" w:space="0" w:color="auto"/>
            </w:tcBorders>
            <w:vAlign w:val="center"/>
          </w:tcPr>
          <w:p w14:paraId="3D934F0B" w14:textId="2282B837" w:rsidR="002364F5" w:rsidRPr="000B5A6D" w:rsidRDefault="002364F5" w:rsidP="002364F5">
            <w:pPr>
              <w:widowControl w:val="0"/>
              <w:tabs>
                <w:tab w:val="left" w:pos="180"/>
              </w:tabs>
              <w:jc w:val="both"/>
              <w:rPr>
                <w:rFonts w:asciiTheme="majorHAnsi" w:hAnsiTheme="majorHAnsi" w:cstheme="majorHAnsi"/>
                <w:sz w:val="28"/>
                <w:szCs w:val="28"/>
              </w:rPr>
            </w:pPr>
            <w:r w:rsidRPr="000B5A6D">
              <w:rPr>
                <w:rFonts w:asciiTheme="majorHAnsi" w:hAnsiTheme="majorHAnsi" w:cstheme="majorHAnsi"/>
                <w:sz w:val="28"/>
                <w:szCs w:val="28"/>
              </w:rPr>
              <w:t>Date</w:t>
            </w:r>
          </w:p>
        </w:tc>
        <w:tc>
          <w:tcPr>
            <w:tcW w:w="2067" w:type="pct"/>
            <w:tcBorders>
              <w:top w:val="single" w:sz="4" w:space="0" w:color="auto"/>
              <w:left w:val="single" w:sz="4" w:space="0" w:color="auto"/>
              <w:bottom w:val="single" w:sz="4" w:space="0" w:color="auto"/>
              <w:right w:val="single" w:sz="4" w:space="0" w:color="auto"/>
            </w:tcBorders>
            <w:vAlign w:val="center"/>
          </w:tcPr>
          <w:p w14:paraId="574C31A3" w14:textId="389B507A" w:rsidR="002364F5" w:rsidRPr="000B5A6D" w:rsidRDefault="002364F5"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Bắt buộc chọn</w:t>
            </w:r>
          </w:p>
        </w:tc>
      </w:tr>
      <w:tr w:rsidR="002364F5" w14:paraId="0A4C2DFA" w14:textId="77777777" w:rsidTr="0031019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5A5D3C40" w14:textId="007B7B01" w:rsidR="002364F5" w:rsidRDefault="00C7296C" w:rsidP="002364F5">
            <w:pPr>
              <w:spacing w:before="240" w:after="0"/>
              <w:ind w:left="720" w:hanging="360"/>
              <w:jc w:val="both"/>
              <w:rPr>
                <w:szCs w:val="26"/>
              </w:rPr>
            </w:pPr>
            <w:r>
              <w:rPr>
                <w:szCs w:val="26"/>
              </w:rPr>
              <w:t>22</w:t>
            </w:r>
          </w:p>
        </w:tc>
        <w:tc>
          <w:tcPr>
            <w:tcW w:w="1634" w:type="pct"/>
            <w:tcBorders>
              <w:top w:val="single" w:sz="4" w:space="0" w:color="auto"/>
              <w:left w:val="single" w:sz="4" w:space="0" w:color="auto"/>
              <w:bottom w:val="single" w:sz="4" w:space="0" w:color="auto"/>
              <w:right w:val="single" w:sz="4" w:space="0" w:color="auto"/>
            </w:tcBorders>
            <w:vAlign w:val="center"/>
          </w:tcPr>
          <w:p w14:paraId="45DD4063" w14:textId="7BA14580" w:rsidR="002364F5" w:rsidRPr="000B5A6D" w:rsidRDefault="002364F5"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Thời gian thanh toán từ ngày</w:t>
            </w:r>
          </w:p>
        </w:tc>
        <w:tc>
          <w:tcPr>
            <w:tcW w:w="739" w:type="pct"/>
            <w:tcBorders>
              <w:top w:val="single" w:sz="4" w:space="0" w:color="auto"/>
              <w:left w:val="single" w:sz="4" w:space="0" w:color="auto"/>
              <w:bottom w:val="single" w:sz="4" w:space="0" w:color="auto"/>
              <w:right w:val="single" w:sz="4" w:space="0" w:color="auto"/>
            </w:tcBorders>
            <w:vAlign w:val="center"/>
          </w:tcPr>
          <w:p w14:paraId="53FBE756" w14:textId="650840A4" w:rsidR="002364F5" w:rsidRPr="000B5A6D" w:rsidRDefault="002364F5" w:rsidP="002364F5">
            <w:pPr>
              <w:widowControl w:val="0"/>
              <w:tabs>
                <w:tab w:val="left" w:pos="180"/>
              </w:tabs>
              <w:jc w:val="both"/>
              <w:rPr>
                <w:rFonts w:asciiTheme="majorHAnsi" w:hAnsiTheme="majorHAnsi" w:cstheme="majorHAnsi"/>
                <w:sz w:val="28"/>
                <w:szCs w:val="28"/>
              </w:rPr>
            </w:pPr>
            <w:r w:rsidRPr="000B5A6D">
              <w:rPr>
                <w:rFonts w:asciiTheme="majorHAnsi" w:hAnsiTheme="majorHAnsi" w:cstheme="majorHAnsi"/>
                <w:sz w:val="28"/>
                <w:szCs w:val="28"/>
              </w:rPr>
              <w:t>Date</w:t>
            </w:r>
          </w:p>
        </w:tc>
        <w:tc>
          <w:tcPr>
            <w:tcW w:w="2067" w:type="pct"/>
            <w:tcBorders>
              <w:top w:val="single" w:sz="4" w:space="0" w:color="auto"/>
              <w:left w:val="single" w:sz="4" w:space="0" w:color="auto"/>
              <w:bottom w:val="single" w:sz="4" w:space="0" w:color="auto"/>
              <w:right w:val="single" w:sz="4" w:space="0" w:color="auto"/>
            </w:tcBorders>
            <w:vAlign w:val="center"/>
          </w:tcPr>
          <w:p w14:paraId="01E6B220" w14:textId="0CC0C291" w:rsidR="002364F5" w:rsidRPr="000B5A6D" w:rsidRDefault="002364F5"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Bắt buộc chọn</w:t>
            </w:r>
          </w:p>
        </w:tc>
      </w:tr>
      <w:tr w:rsidR="002364F5" w14:paraId="18A5D41E" w14:textId="77777777" w:rsidTr="0031019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30D53173" w14:textId="3ED5F8B3" w:rsidR="002364F5" w:rsidRDefault="00C7296C" w:rsidP="002364F5">
            <w:pPr>
              <w:spacing w:before="240" w:after="0"/>
              <w:ind w:left="720" w:hanging="360"/>
              <w:jc w:val="both"/>
              <w:rPr>
                <w:szCs w:val="26"/>
              </w:rPr>
            </w:pPr>
            <w:r>
              <w:rPr>
                <w:szCs w:val="26"/>
              </w:rPr>
              <w:t>23</w:t>
            </w:r>
          </w:p>
        </w:tc>
        <w:tc>
          <w:tcPr>
            <w:tcW w:w="1634" w:type="pct"/>
            <w:tcBorders>
              <w:top w:val="single" w:sz="4" w:space="0" w:color="auto"/>
              <w:left w:val="single" w:sz="4" w:space="0" w:color="auto"/>
              <w:bottom w:val="single" w:sz="4" w:space="0" w:color="auto"/>
              <w:right w:val="single" w:sz="4" w:space="0" w:color="auto"/>
            </w:tcBorders>
            <w:vAlign w:val="center"/>
          </w:tcPr>
          <w:p w14:paraId="7DD6E6E2" w14:textId="2871D0E9" w:rsidR="002364F5" w:rsidRPr="000B5A6D" w:rsidRDefault="002364F5"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Thời gian thanh toán đến ngày</w:t>
            </w:r>
          </w:p>
        </w:tc>
        <w:tc>
          <w:tcPr>
            <w:tcW w:w="739" w:type="pct"/>
            <w:tcBorders>
              <w:top w:val="single" w:sz="4" w:space="0" w:color="auto"/>
              <w:left w:val="single" w:sz="4" w:space="0" w:color="auto"/>
              <w:bottom w:val="single" w:sz="4" w:space="0" w:color="auto"/>
              <w:right w:val="single" w:sz="4" w:space="0" w:color="auto"/>
            </w:tcBorders>
            <w:vAlign w:val="center"/>
          </w:tcPr>
          <w:p w14:paraId="386471B3" w14:textId="14730260" w:rsidR="002364F5" w:rsidRPr="000B5A6D" w:rsidRDefault="002364F5" w:rsidP="002364F5">
            <w:pPr>
              <w:widowControl w:val="0"/>
              <w:tabs>
                <w:tab w:val="left" w:pos="180"/>
              </w:tabs>
              <w:jc w:val="both"/>
              <w:rPr>
                <w:rFonts w:asciiTheme="majorHAnsi" w:hAnsiTheme="majorHAnsi" w:cstheme="majorHAnsi"/>
                <w:sz w:val="28"/>
                <w:szCs w:val="28"/>
              </w:rPr>
            </w:pPr>
            <w:r w:rsidRPr="000B5A6D">
              <w:rPr>
                <w:rFonts w:asciiTheme="majorHAnsi" w:hAnsiTheme="majorHAnsi" w:cstheme="majorHAnsi"/>
                <w:sz w:val="28"/>
                <w:szCs w:val="28"/>
              </w:rPr>
              <w:t>Date</w:t>
            </w:r>
          </w:p>
        </w:tc>
        <w:tc>
          <w:tcPr>
            <w:tcW w:w="2067" w:type="pct"/>
            <w:tcBorders>
              <w:top w:val="single" w:sz="4" w:space="0" w:color="auto"/>
              <w:left w:val="single" w:sz="4" w:space="0" w:color="auto"/>
              <w:bottom w:val="single" w:sz="4" w:space="0" w:color="auto"/>
              <w:right w:val="single" w:sz="4" w:space="0" w:color="auto"/>
            </w:tcBorders>
            <w:vAlign w:val="center"/>
          </w:tcPr>
          <w:p w14:paraId="006AB4C7" w14:textId="1B2EE389" w:rsidR="002364F5" w:rsidRPr="000B5A6D" w:rsidRDefault="002364F5"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Bắt buộc chọn</w:t>
            </w:r>
          </w:p>
        </w:tc>
      </w:tr>
      <w:tr w:rsidR="002364F5" w14:paraId="083A79F1" w14:textId="77777777" w:rsidTr="0031019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15A8AE56" w14:textId="639DAC18" w:rsidR="002364F5" w:rsidRDefault="00C7296C" w:rsidP="002364F5">
            <w:pPr>
              <w:spacing w:before="240" w:after="0"/>
              <w:ind w:left="720" w:hanging="360"/>
              <w:jc w:val="both"/>
              <w:rPr>
                <w:szCs w:val="26"/>
              </w:rPr>
            </w:pPr>
            <w:r>
              <w:rPr>
                <w:szCs w:val="26"/>
              </w:rPr>
              <w:t>24</w:t>
            </w:r>
          </w:p>
        </w:tc>
        <w:tc>
          <w:tcPr>
            <w:tcW w:w="1634" w:type="pct"/>
            <w:tcBorders>
              <w:top w:val="single" w:sz="4" w:space="0" w:color="auto"/>
              <w:left w:val="single" w:sz="4" w:space="0" w:color="auto"/>
              <w:bottom w:val="single" w:sz="4" w:space="0" w:color="auto"/>
              <w:right w:val="single" w:sz="4" w:space="0" w:color="auto"/>
            </w:tcBorders>
            <w:vAlign w:val="center"/>
          </w:tcPr>
          <w:p w14:paraId="0334DB68" w14:textId="2B63C231" w:rsidR="002364F5" w:rsidRPr="000B5A6D" w:rsidRDefault="002364F5"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Thời gian trả tiền đặt cọc từ ngày</w:t>
            </w:r>
          </w:p>
        </w:tc>
        <w:tc>
          <w:tcPr>
            <w:tcW w:w="739" w:type="pct"/>
            <w:tcBorders>
              <w:top w:val="single" w:sz="4" w:space="0" w:color="auto"/>
              <w:left w:val="single" w:sz="4" w:space="0" w:color="auto"/>
              <w:bottom w:val="single" w:sz="4" w:space="0" w:color="auto"/>
              <w:right w:val="single" w:sz="4" w:space="0" w:color="auto"/>
            </w:tcBorders>
            <w:vAlign w:val="center"/>
          </w:tcPr>
          <w:p w14:paraId="1DD1E72C" w14:textId="1352794E" w:rsidR="002364F5" w:rsidRPr="000B5A6D" w:rsidRDefault="002364F5" w:rsidP="002364F5">
            <w:pPr>
              <w:widowControl w:val="0"/>
              <w:tabs>
                <w:tab w:val="left" w:pos="180"/>
              </w:tabs>
              <w:jc w:val="both"/>
              <w:rPr>
                <w:rFonts w:asciiTheme="majorHAnsi" w:hAnsiTheme="majorHAnsi" w:cstheme="majorHAnsi"/>
                <w:sz w:val="28"/>
                <w:szCs w:val="28"/>
              </w:rPr>
            </w:pPr>
            <w:r w:rsidRPr="000B5A6D">
              <w:rPr>
                <w:rFonts w:asciiTheme="majorHAnsi" w:hAnsiTheme="majorHAnsi" w:cstheme="majorHAnsi"/>
                <w:sz w:val="28"/>
                <w:szCs w:val="28"/>
              </w:rPr>
              <w:t>Date</w:t>
            </w:r>
          </w:p>
        </w:tc>
        <w:tc>
          <w:tcPr>
            <w:tcW w:w="2067" w:type="pct"/>
            <w:tcBorders>
              <w:top w:val="single" w:sz="4" w:space="0" w:color="auto"/>
              <w:left w:val="single" w:sz="4" w:space="0" w:color="auto"/>
              <w:bottom w:val="single" w:sz="4" w:space="0" w:color="auto"/>
              <w:right w:val="single" w:sz="4" w:space="0" w:color="auto"/>
            </w:tcBorders>
            <w:vAlign w:val="center"/>
          </w:tcPr>
          <w:p w14:paraId="189E33EB" w14:textId="5E046566" w:rsidR="002364F5" w:rsidRPr="000B5A6D" w:rsidRDefault="002364F5"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Bắt buộc chọn</w:t>
            </w:r>
          </w:p>
        </w:tc>
      </w:tr>
      <w:tr w:rsidR="002364F5" w14:paraId="661ED161" w14:textId="77777777" w:rsidTr="0031019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72EF3C7C" w14:textId="52B0E0E0" w:rsidR="002364F5" w:rsidRDefault="00C7296C" w:rsidP="002364F5">
            <w:pPr>
              <w:spacing w:before="240" w:after="0"/>
              <w:ind w:left="720" w:hanging="360"/>
              <w:jc w:val="both"/>
              <w:rPr>
                <w:szCs w:val="26"/>
              </w:rPr>
            </w:pPr>
            <w:r>
              <w:rPr>
                <w:szCs w:val="26"/>
              </w:rPr>
              <w:lastRenderedPageBreak/>
              <w:t>25</w:t>
            </w:r>
          </w:p>
        </w:tc>
        <w:tc>
          <w:tcPr>
            <w:tcW w:w="1634" w:type="pct"/>
            <w:tcBorders>
              <w:top w:val="single" w:sz="4" w:space="0" w:color="auto"/>
              <w:left w:val="single" w:sz="4" w:space="0" w:color="auto"/>
              <w:bottom w:val="single" w:sz="4" w:space="0" w:color="auto"/>
              <w:right w:val="single" w:sz="4" w:space="0" w:color="auto"/>
            </w:tcBorders>
            <w:vAlign w:val="center"/>
          </w:tcPr>
          <w:p w14:paraId="5EF05782" w14:textId="500E72C0" w:rsidR="002364F5" w:rsidRPr="000B5A6D" w:rsidRDefault="002364F5"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Thời gian trả tiền đặt cọc đến ngày</w:t>
            </w:r>
          </w:p>
        </w:tc>
        <w:tc>
          <w:tcPr>
            <w:tcW w:w="739" w:type="pct"/>
            <w:tcBorders>
              <w:top w:val="single" w:sz="4" w:space="0" w:color="auto"/>
              <w:left w:val="single" w:sz="4" w:space="0" w:color="auto"/>
              <w:bottom w:val="single" w:sz="4" w:space="0" w:color="auto"/>
              <w:right w:val="single" w:sz="4" w:space="0" w:color="auto"/>
            </w:tcBorders>
            <w:vAlign w:val="center"/>
          </w:tcPr>
          <w:p w14:paraId="4559F6CF" w14:textId="2F2A19BB" w:rsidR="002364F5" w:rsidRPr="000B5A6D" w:rsidRDefault="002364F5" w:rsidP="002364F5">
            <w:pPr>
              <w:widowControl w:val="0"/>
              <w:tabs>
                <w:tab w:val="left" w:pos="180"/>
              </w:tabs>
              <w:jc w:val="both"/>
              <w:rPr>
                <w:rFonts w:asciiTheme="majorHAnsi" w:hAnsiTheme="majorHAnsi" w:cstheme="majorHAnsi"/>
                <w:sz w:val="28"/>
                <w:szCs w:val="28"/>
              </w:rPr>
            </w:pPr>
            <w:r w:rsidRPr="000B5A6D">
              <w:rPr>
                <w:rFonts w:asciiTheme="majorHAnsi" w:hAnsiTheme="majorHAnsi" w:cstheme="majorHAnsi"/>
                <w:sz w:val="28"/>
                <w:szCs w:val="28"/>
              </w:rPr>
              <w:t>Date</w:t>
            </w:r>
          </w:p>
        </w:tc>
        <w:tc>
          <w:tcPr>
            <w:tcW w:w="2067" w:type="pct"/>
            <w:tcBorders>
              <w:top w:val="single" w:sz="4" w:space="0" w:color="auto"/>
              <w:left w:val="single" w:sz="4" w:space="0" w:color="auto"/>
              <w:bottom w:val="single" w:sz="4" w:space="0" w:color="auto"/>
              <w:right w:val="single" w:sz="4" w:space="0" w:color="auto"/>
            </w:tcBorders>
            <w:vAlign w:val="center"/>
          </w:tcPr>
          <w:p w14:paraId="275E4236" w14:textId="7D29D680" w:rsidR="002364F5" w:rsidRPr="000B5A6D" w:rsidRDefault="002364F5"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Bắt buộc chọn</w:t>
            </w:r>
          </w:p>
        </w:tc>
      </w:tr>
      <w:tr w:rsidR="002364F5" w14:paraId="6F864721" w14:textId="77777777" w:rsidTr="0031019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6961F744" w14:textId="09A03299" w:rsidR="002364F5" w:rsidRDefault="00C7296C" w:rsidP="002364F5">
            <w:pPr>
              <w:spacing w:before="240" w:after="0"/>
              <w:ind w:left="720" w:hanging="360"/>
              <w:jc w:val="both"/>
              <w:rPr>
                <w:szCs w:val="26"/>
              </w:rPr>
            </w:pPr>
            <w:r>
              <w:rPr>
                <w:szCs w:val="26"/>
              </w:rPr>
              <w:t>26</w:t>
            </w:r>
          </w:p>
        </w:tc>
        <w:tc>
          <w:tcPr>
            <w:tcW w:w="1634" w:type="pct"/>
            <w:tcBorders>
              <w:top w:val="single" w:sz="4" w:space="0" w:color="auto"/>
              <w:left w:val="single" w:sz="4" w:space="0" w:color="auto"/>
              <w:bottom w:val="single" w:sz="4" w:space="0" w:color="auto"/>
              <w:right w:val="single" w:sz="4" w:space="0" w:color="auto"/>
            </w:tcBorders>
            <w:vAlign w:val="center"/>
          </w:tcPr>
          <w:p w14:paraId="6E57D44D" w14:textId="14CFE9D1" w:rsidR="002364F5" w:rsidRPr="000B5A6D" w:rsidRDefault="002364F5"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Thời gian đăng ký từ ngày</w:t>
            </w:r>
          </w:p>
        </w:tc>
        <w:tc>
          <w:tcPr>
            <w:tcW w:w="739" w:type="pct"/>
            <w:tcBorders>
              <w:top w:val="single" w:sz="4" w:space="0" w:color="auto"/>
              <w:left w:val="single" w:sz="4" w:space="0" w:color="auto"/>
              <w:bottom w:val="single" w:sz="4" w:space="0" w:color="auto"/>
              <w:right w:val="single" w:sz="4" w:space="0" w:color="auto"/>
            </w:tcBorders>
            <w:vAlign w:val="center"/>
          </w:tcPr>
          <w:p w14:paraId="3A787DB1" w14:textId="263A7BE9" w:rsidR="002364F5" w:rsidRPr="000B5A6D" w:rsidRDefault="002364F5" w:rsidP="002364F5">
            <w:pPr>
              <w:widowControl w:val="0"/>
              <w:tabs>
                <w:tab w:val="left" w:pos="180"/>
              </w:tabs>
              <w:jc w:val="both"/>
              <w:rPr>
                <w:rFonts w:asciiTheme="majorHAnsi" w:hAnsiTheme="majorHAnsi" w:cstheme="majorHAnsi"/>
                <w:sz w:val="28"/>
                <w:szCs w:val="28"/>
              </w:rPr>
            </w:pPr>
            <w:r w:rsidRPr="000B5A6D">
              <w:rPr>
                <w:rFonts w:asciiTheme="majorHAnsi" w:hAnsiTheme="majorHAnsi" w:cstheme="majorHAnsi"/>
                <w:sz w:val="28"/>
                <w:szCs w:val="28"/>
              </w:rPr>
              <w:t>Date</w:t>
            </w:r>
          </w:p>
        </w:tc>
        <w:tc>
          <w:tcPr>
            <w:tcW w:w="2067" w:type="pct"/>
            <w:tcBorders>
              <w:top w:val="single" w:sz="4" w:space="0" w:color="auto"/>
              <w:left w:val="single" w:sz="4" w:space="0" w:color="auto"/>
              <w:bottom w:val="single" w:sz="4" w:space="0" w:color="auto"/>
              <w:right w:val="single" w:sz="4" w:space="0" w:color="auto"/>
            </w:tcBorders>
            <w:vAlign w:val="center"/>
          </w:tcPr>
          <w:p w14:paraId="3B7AC28C" w14:textId="72BA9E1E" w:rsidR="002364F5" w:rsidRPr="000B5A6D" w:rsidRDefault="002364F5"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Bắt buộc chọn</w:t>
            </w:r>
          </w:p>
        </w:tc>
      </w:tr>
      <w:tr w:rsidR="002364F5" w14:paraId="7FF1A7E6" w14:textId="77777777" w:rsidTr="0031019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4DEB0FD2" w14:textId="41D29CF4" w:rsidR="002364F5" w:rsidRDefault="00C7296C" w:rsidP="002364F5">
            <w:pPr>
              <w:spacing w:before="240" w:after="0"/>
              <w:ind w:left="720" w:hanging="360"/>
              <w:jc w:val="both"/>
              <w:rPr>
                <w:szCs w:val="26"/>
              </w:rPr>
            </w:pPr>
            <w:r>
              <w:rPr>
                <w:szCs w:val="26"/>
              </w:rPr>
              <w:t>27</w:t>
            </w:r>
          </w:p>
        </w:tc>
        <w:tc>
          <w:tcPr>
            <w:tcW w:w="1634" w:type="pct"/>
            <w:tcBorders>
              <w:top w:val="single" w:sz="4" w:space="0" w:color="auto"/>
              <w:left w:val="single" w:sz="4" w:space="0" w:color="auto"/>
              <w:bottom w:val="single" w:sz="4" w:space="0" w:color="auto"/>
              <w:right w:val="single" w:sz="4" w:space="0" w:color="auto"/>
            </w:tcBorders>
            <w:vAlign w:val="center"/>
          </w:tcPr>
          <w:p w14:paraId="4DCAD4DD" w14:textId="25190F94" w:rsidR="002364F5" w:rsidRPr="000B5A6D" w:rsidRDefault="002364F5"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Thời gian đăng ký tới ngày</w:t>
            </w:r>
          </w:p>
        </w:tc>
        <w:tc>
          <w:tcPr>
            <w:tcW w:w="739" w:type="pct"/>
            <w:tcBorders>
              <w:top w:val="single" w:sz="4" w:space="0" w:color="auto"/>
              <w:left w:val="single" w:sz="4" w:space="0" w:color="auto"/>
              <w:bottom w:val="single" w:sz="4" w:space="0" w:color="auto"/>
              <w:right w:val="single" w:sz="4" w:space="0" w:color="auto"/>
            </w:tcBorders>
            <w:vAlign w:val="center"/>
          </w:tcPr>
          <w:p w14:paraId="7954F980" w14:textId="69CE81E5" w:rsidR="002364F5" w:rsidRPr="000B5A6D" w:rsidRDefault="002364F5" w:rsidP="002364F5">
            <w:pPr>
              <w:widowControl w:val="0"/>
              <w:tabs>
                <w:tab w:val="left" w:pos="180"/>
              </w:tabs>
              <w:jc w:val="both"/>
              <w:rPr>
                <w:rFonts w:asciiTheme="majorHAnsi" w:hAnsiTheme="majorHAnsi" w:cstheme="majorHAnsi"/>
                <w:sz w:val="28"/>
                <w:szCs w:val="28"/>
              </w:rPr>
            </w:pPr>
            <w:r w:rsidRPr="000B5A6D">
              <w:rPr>
                <w:rFonts w:asciiTheme="majorHAnsi" w:hAnsiTheme="majorHAnsi" w:cstheme="majorHAnsi"/>
                <w:sz w:val="28"/>
                <w:szCs w:val="28"/>
              </w:rPr>
              <w:t>Date</w:t>
            </w:r>
          </w:p>
        </w:tc>
        <w:tc>
          <w:tcPr>
            <w:tcW w:w="2067" w:type="pct"/>
            <w:tcBorders>
              <w:top w:val="single" w:sz="4" w:space="0" w:color="auto"/>
              <w:left w:val="single" w:sz="4" w:space="0" w:color="auto"/>
              <w:bottom w:val="single" w:sz="4" w:space="0" w:color="auto"/>
              <w:right w:val="single" w:sz="4" w:space="0" w:color="auto"/>
            </w:tcBorders>
            <w:vAlign w:val="center"/>
          </w:tcPr>
          <w:p w14:paraId="4BF48DD3" w14:textId="0DC9639A" w:rsidR="002364F5" w:rsidRPr="000B5A6D" w:rsidRDefault="002364F5"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Bắt buộc chọn</w:t>
            </w:r>
          </w:p>
        </w:tc>
      </w:tr>
      <w:tr w:rsidR="002364F5" w14:paraId="7EA925CB" w14:textId="77777777" w:rsidTr="0031019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5CAF6465" w14:textId="6ACD70F9" w:rsidR="002364F5" w:rsidRDefault="00C7296C" w:rsidP="002364F5">
            <w:pPr>
              <w:spacing w:before="240" w:after="0"/>
              <w:ind w:left="720" w:hanging="360"/>
              <w:jc w:val="both"/>
              <w:rPr>
                <w:szCs w:val="26"/>
              </w:rPr>
            </w:pPr>
            <w:r>
              <w:rPr>
                <w:szCs w:val="26"/>
              </w:rPr>
              <w:t>28</w:t>
            </w:r>
          </w:p>
        </w:tc>
        <w:tc>
          <w:tcPr>
            <w:tcW w:w="1634" w:type="pct"/>
            <w:tcBorders>
              <w:top w:val="single" w:sz="4" w:space="0" w:color="auto"/>
              <w:left w:val="single" w:sz="4" w:space="0" w:color="auto"/>
              <w:bottom w:val="single" w:sz="4" w:space="0" w:color="auto"/>
              <w:right w:val="single" w:sz="4" w:space="0" w:color="auto"/>
            </w:tcBorders>
            <w:vAlign w:val="center"/>
          </w:tcPr>
          <w:p w14:paraId="4FAB5F24" w14:textId="14B0C3A9" w:rsidR="002364F5" w:rsidRPr="000B5A6D" w:rsidRDefault="002364F5"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Bước giá</w:t>
            </w:r>
          </w:p>
        </w:tc>
        <w:tc>
          <w:tcPr>
            <w:tcW w:w="739" w:type="pct"/>
            <w:tcBorders>
              <w:top w:val="single" w:sz="4" w:space="0" w:color="auto"/>
              <w:left w:val="single" w:sz="4" w:space="0" w:color="auto"/>
              <w:bottom w:val="single" w:sz="4" w:space="0" w:color="auto"/>
              <w:right w:val="single" w:sz="4" w:space="0" w:color="auto"/>
            </w:tcBorders>
            <w:vAlign w:val="center"/>
          </w:tcPr>
          <w:p w14:paraId="7C6DC9DB" w14:textId="0748AD5F" w:rsidR="002364F5" w:rsidRPr="000B5A6D" w:rsidRDefault="002364F5" w:rsidP="002364F5">
            <w:pPr>
              <w:widowControl w:val="0"/>
              <w:tabs>
                <w:tab w:val="left" w:pos="180"/>
              </w:tabs>
              <w:jc w:val="both"/>
              <w:rPr>
                <w:rFonts w:asciiTheme="majorHAnsi" w:hAnsiTheme="majorHAnsi" w:cstheme="majorHAnsi"/>
                <w:sz w:val="28"/>
                <w:szCs w:val="28"/>
              </w:rPr>
            </w:pPr>
            <w:r w:rsidRPr="000B5A6D">
              <w:rPr>
                <w:rFonts w:asciiTheme="majorHAnsi" w:hAnsiTheme="majorHAnsi" w:cstheme="majorHAnsi"/>
                <w:sz w:val="28"/>
                <w:szCs w:val="28"/>
              </w:rPr>
              <w:t>Text</w:t>
            </w:r>
          </w:p>
        </w:tc>
        <w:tc>
          <w:tcPr>
            <w:tcW w:w="2067" w:type="pct"/>
            <w:tcBorders>
              <w:top w:val="single" w:sz="4" w:space="0" w:color="auto"/>
              <w:left w:val="single" w:sz="4" w:space="0" w:color="auto"/>
              <w:bottom w:val="single" w:sz="4" w:space="0" w:color="auto"/>
              <w:right w:val="single" w:sz="4" w:space="0" w:color="auto"/>
            </w:tcBorders>
            <w:vAlign w:val="center"/>
          </w:tcPr>
          <w:p w14:paraId="1AE5D856" w14:textId="0F1346FC" w:rsidR="002364F5" w:rsidRPr="000B5A6D" w:rsidRDefault="002364F5"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Bắt buộc chọn</w:t>
            </w:r>
          </w:p>
        </w:tc>
      </w:tr>
      <w:tr w:rsidR="002364F5" w14:paraId="46A99E53" w14:textId="77777777" w:rsidTr="00AE17F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068E85EF" w14:textId="61F6DC59" w:rsidR="002364F5" w:rsidRDefault="00C7296C" w:rsidP="002364F5">
            <w:pPr>
              <w:spacing w:before="240" w:after="0"/>
              <w:ind w:left="720" w:hanging="360"/>
              <w:jc w:val="both"/>
              <w:rPr>
                <w:szCs w:val="26"/>
              </w:rPr>
            </w:pPr>
            <w:r>
              <w:rPr>
                <w:szCs w:val="26"/>
              </w:rPr>
              <w:t>29</w:t>
            </w:r>
          </w:p>
        </w:tc>
        <w:tc>
          <w:tcPr>
            <w:tcW w:w="1634" w:type="pct"/>
            <w:tcBorders>
              <w:top w:val="single" w:sz="4" w:space="0" w:color="auto"/>
              <w:left w:val="single" w:sz="4" w:space="0" w:color="auto"/>
              <w:bottom w:val="single" w:sz="4" w:space="0" w:color="auto"/>
              <w:right w:val="single" w:sz="4" w:space="0" w:color="auto"/>
            </w:tcBorders>
            <w:vAlign w:val="center"/>
          </w:tcPr>
          <w:p w14:paraId="24B4DB4C" w14:textId="1042106D" w:rsidR="002364F5" w:rsidRPr="000B5A6D" w:rsidRDefault="002364F5"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Bước khối lượng</w:t>
            </w:r>
          </w:p>
        </w:tc>
        <w:tc>
          <w:tcPr>
            <w:tcW w:w="739" w:type="pct"/>
            <w:tcBorders>
              <w:top w:val="single" w:sz="4" w:space="0" w:color="auto"/>
              <w:left w:val="single" w:sz="4" w:space="0" w:color="auto"/>
              <w:bottom w:val="single" w:sz="4" w:space="0" w:color="auto"/>
              <w:right w:val="single" w:sz="4" w:space="0" w:color="auto"/>
            </w:tcBorders>
            <w:vAlign w:val="center"/>
          </w:tcPr>
          <w:p w14:paraId="494DB24C" w14:textId="1349D016" w:rsidR="002364F5" w:rsidRPr="000B5A6D" w:rsidRDefault="002364F5" w:rsidP="002364F5">
            <w:pPr>
              <w:widowControl w:val="0"/>
              <w:tabs>
                <w:tab w:val="left" w:pos="180"/>
              </w:tabs>
              <w:jc w:val="both"/>
              <w:rPr>
                <w:rFonts w:asciiTheme="majorHAnsi" w:hAnsiTheme="majorHAnsi" w:cstheme="majorHAnsi"/>
                <w:sz w:val="28"/>
                <w:szCs w:val="28"/>
              </w:rPr>
            </w:pPr>
            <w:r w:rsidRPr="000B5A6D">
              <w:rPr>
                <w:rFonts w:asciiTheme="majorHAnsi" w:hAnsiTheme="majorHAnsi" w:cstheme="majorHAnsi"/>
                <w:sz w:val="28"/>
                <w:szCs w:val="28"/>
              </w:rPr>
              <w:t>Text</w:t>
            </w:r>
          </w:p>
        </w:tc>
        <w:tc>
          <w:tcPr>
            <w:tcW w:w="2067" w:type="pct"/>
            <w:tcBorders>
              <w:top w:val="single" w:sz="4" w:space="0" w:color="auto"/>
              <w:left w:val="single" w:sz="4" w:space="0" w:color="auto"/>
              <w:bottom w:val="single" w:sz="4" w:space="0" w:color="auto"/>
              <w:right w:val="single" w:sz="4" w:space="0" w:color="auto"/>
            </w:tcBorders>
            <w:vAlign w:val="center"/>
          </w:tcPr>
          <w:p w14:paraId="44BDF695" w14:textId="555175B6" w:rsidR="002364F5" w:rsidRPr="000B5A6D" w:rsidRDefault="002364F5"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Bắt buộc chọn</w:t>
            </w:r>
          </w:p>
        </w:tc>
      </w:tr>
      <w:tr w:rsidR="0020464B" w14:paraId="66110783" w14:textId="77777777" w:rsidTr="00AE17F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121E9918" w14:textId="21850B78" w:rsidR="0020464B" w:rsidRDefault="00C7296C" w:rsidP="002364F5">
            <w:pPr>
              <w:spacing w:before="240" w:after="0"/>
              <w:ind w:left="720" w:hanging="360"/>
              <w:jc w:val="both"/>
              <w:rPr>
                <w:szCs w:val="26"/>
              </w:rPr>
            </w:pPr>
            <w:r>
              <w:rPr>
                <w:szCs w:val="26"/>
              </w:rPr>
              <w:t>30</w:t>
            </w:r>
          </w:p>
        </w:tc>
        <w:tc>
          <w:tcPr>
            <w:tcW w:w="1634" w:type="pct"/>
            <w:tcBorders>
              <w:top w:val="single" w:sz="4" w:space="0" w:color="auto"/>
              <w:left w:val="single" w:sz="4" w:space="0" w:color="auto"/>
              <w:bottom w:val="single" w:sz="4" w:space="0" w:color="auto"/>
              <w:right w:val="single" w:sz="4" w:space="0" w:color="auto"/>
            </w:tcBorders>
            <w:vAlign w:val="center"/>
          </w:tcPr>
          <w:p w14:paraId="3AE3F520" w14:textId="11B34D2F" w:rsidR="0020464B" w:rsidRPr="000B5A6D" w:rsidRDefault="0020464B" w:rsidP="0020464B">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Điều kiện dựng sổ: Số lượng NĐT đặt mua tối thiểu</w:t>
            </w:r>
          </w:p>
        </w:tc>
        <w:tc>
          <w:tcPr>
            <w:tcW w:w="739" w:type="pct"/>
            <w:tcBorders>
              <w:top w:val="single" w:sz="4" w:space="0" w:color="auto"/>
              <w:left w:val="single" w:sz="4" w:space="0" w:color="auto"/>
              <w:bottom w:val="single" w:sz="4" w:space="0" w:color="auto"/>
              <w:right w:val="single" w:sz="4" w:space="0" w:color="auto"/>
            </w:tcBorders>
            <w:vAlign w:val="center"/>
          </w:tcPr>
          <w:p w14:paraId="563FAA6F" w14:textId="5F061694" w:rsidR="0020464B" w:rsidRPr="000B5A6D" w:rsidRDefault="0020464B" w:rsidP="002364F5">
            <w:pPr>
              <w:widowControl w:val="0"/>
              <w:tabs>
                <w:tab w:val="left" w:pos="180"/>
              </w:tabs>
              <w:jc w:val="both"/>
              <w:rPr>
                <w:rFonts w:asciiTheme="majorHAnsi" w:hAnsiTheme="majorHAnsi" w:cstheme="majorHAnsi"/>
                <w:sz w:val="28"/>
                <w:szCs w:val="28"/>
              </w:rPr>
            </w:pPr>
            <w:r w:rsidRPr="000B5A6D">
              <w:rPr>
                <w:rFonts w:asciiTheme="majorHAnsi" w:hAnsiTheme="majorHAnsi" w:cstheme="majorHAnsi"/>
                <w:sz w:val="28"/>
                <w:szCs w:val="28"/>
              </w:rPr>
              <w:t>Text</w:t>
            </w:r>
          </w:p>
        </w:tc>
        <w:tc>
          <w:tcPr>
            <w:tcW w:w="2067" w:type="pct"/>
            <w:tcBorders>
              <w:top w:val="single" w:sz="4" w:space="0" w:color="auto"/>
              <w:left w:val="single" w:sz="4" w:space="0" w:color="auto"/>
              <w:bottom w:val="single" w:sz="4" w:space="0" w:color="auto"/>
              <w:right w:val="single" w:sz="4" w:space="0" w:color="auto"/>
            </w:tcBorders>
            <w:vAlign w:val="center"/>
          </w:tcPr>
          <w:p w14:paraId="637A4E0C" w14:textId="0C196776" w:rsidR="0020464B" w:rsidRPr="000B5A6D" w:rsidRDefault="0020464B" w:rsidP="00F56049">
            <w:pPr>
              <w:pStyle w:val="ListBullet"/>
            </w:pPr>
            <w:r w:rsidRPr="000B5A6D">
              <w:t>Bắt buộc nhập</w:t>
            </w:r>
          </w:p>
        </w:tc>
      </w:tr>
      <w:tr w:rsidR="0020464B" w14:paraId="57A78B0F" w14:textId="77777777" w:rsidTr="00AE17F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554B4584" w14:textId="7DB581A1" w:rsidR="0020464B" w:rsidRDefault="00C7296C" w:rsidP="002364F5">
            <w:pPr>
              <w:spacing w:before="240" w:after="0"/>
              <w:ind w:left="720" w:hanging="360"/>
              <w:jc w:val="both"/>
              <w:rPr>
                <w:szCs w:val="26"/>
              </w:rPr>
            </w:pPr>
            <w:r>
              <w:rPr>
                <w:szCs w:val="26"/>
              </w:rPr>
              <w:t>31</w:t>
            </w:r>
          </w:p>
        </w:tc>
        <w:tc>
          <w:tcPr>
            <w:tcW w:w="1634" w:type="pct"/>
            <w:tcBorders>
              <w:top w:val="single" w:sz="4" w:space="0" w:color="auto"/>
              <w:left w:val="single" w:sz="4" w:space="0" w:color="auto"/>
              <w:bottom w:val="single" w:sz="4" w:space="0" w:color="auto"/>
              <w:right w:val="single" w:sz="4" w:space="0" w:color="auto"/>
            </w:tcBorders>
            <w:vAlign w:val="center"/>
          </w:tcPr>
          <w:p w14:paraId="43B6AA7A" w14:textId="4604CBE2" w:rsidR="0020464B" w:rsidRPr="000B5A6D" w:rsidRDefault="0020464B"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Điều kiện dựng sổ khối lượng</w:t>
            </w:r>
          </w:p>
        </w:tc>
        <w:tc>
          <w:tcPr>
            <w:tcW w:w="739" w:type="pct"/>
            <w:tcBorders>
              <w:top w:val="single" w:sz="4" w:space="0" w:color="auto"/>
              <w:left w:val="single" w:sz="4" w:space="0" w:color="auto"/>
              <w:bottom w:val="single" w:sz="4" w:space="0" w:color="auto"/>
              <w:right w:val="single" w:sz="4" w:space="0" w:color="auto"/>
            </w:tcBorders>
            <w:vAlign w:val="center"/>
          </w:tcPr>
          <w:p w14:paraId="51B6D5C6" w14:textId="2002B55E" w:rsidR="0020464B" w:rsidRPr="000B5A6D" w:rsidRDefault="0020464B" w:rsidP="002364F5">
            <w:pPr>
              <w:widowControl w:val="0"/>
              <w:tabs>
                <w:tab w:val="left" w:pos="180"/>
              </w:tabs>
              <w:jc w:val="both"/>
              <w:rPr>
                <w:rFonts w:asciiTheme="majorHAnsi" w:hAnsiTheme="majorHAnsi" w:cstheme="majorHAnsi"/>
                <w:sz w:val="28"/>
                <w:szCs w:val="28"/>
              </w:rPr>
            </w:pPr>
            <w:r w:rsidRPr="000B5A6D">
              <w:rPr>
                <w:rFonts w:asciiTheme="majorHAnsi" w:hAnsiTheme="majorHAnsi" w:cstheme="majorHAnsi"/>
                <w:sz w:val="28"/>
                <w:szCs w:val="28"/>
              </w:rPr>
              <w:t>Text</w:t>
            </w:r>
          </w:p>
        </w:tc>
        <w:tc>
          <w:tcPr>
            <w:tcW w:w="2067" w:type="pct"/>
            <w:tcBorders>
              <w:top w:val="single" w:sz="4" w:space="0" w:color="auto"/>
              <w:left w:val="single" w:sz="4" w:space="0" w:color="auto"/>
              <w:bottom w:val="single" w:sz="4" w:space="0" w:color="auto"/>
              <w:right w:val="single" w:sz="4" w:space="0" w:color="auto"/>
            </w:tcBorders>
            <w:vAlign w:val="center"/>
          </w:tcPr>
          <w:p w14:paraId="6E33E365" w14:textId="4C9945E1" w:rsidR="0020464B" w:rsidRPr="000B5A6D" w:rsidRDefault="0020464B"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Bắt buộc nhập</w:t>
            </w:r>
          </w:p>
        </w:tc>
      </w:tr>
      <w:tr w:rsidR="0014048C" w14:paraId="5326C65B" w14:textId="77777777" w:rsidTr="00AE17F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619EB7C0" w14:textId="397C4135" w:rsidR="0014048C" w:rsidRDefault="0014048C" w:rsidP="002364F5">
            <w:pPr>
              <w:spacing w:before="240" w:after="0"/>
              <w:ind w:left="720" w:hanging="360"/>
              <w:jc w:val="both"/>
              <w:rPr>
                <w:szCs w:val="26"/>
              </w:rPr>
            </w:pPr>
            <w:r>
              <w:rPr>
                <w:szCs w:val="26"/>
              </w:rPr>
              <w:t>32</w:t>
            </w:r>
          </w:p>
        </w:tc>
        <w:tc>
          <w:tcPr>
            <w:tcW w:w="1634" w:type="pct"/>
            <w:tcBorders>
              <w:top w:val="single" w:sz="4" w:space="0" w:color="auto"/>
              <w:left w:val="single" w:sz="4" w:space="0" w:color="auto"/>
              <w:bottom w:val="single" w:sz="4" w:space="0" w:color="auto"/>
              <w:right w:val="single" w:sz="4" w:space="0" w:color="auto"/>
            </w:tcBorders>
            <w:vAlign w:val="center"/>
          </w:tcPr>
          <w:p w14:paraId="20FC259B" w14:textId="135D458F" w:rsidR="0014048C" w:rsidRPr="000B5A6D" w:rsidRDefault="0014048C" w:rsidP="002364F5">
            <w:pPr>
              <w:pStyle w:val="comment"/>
              <w:spacing w:before="0"/>
              <w:ind w:left="0"/>
              <w:jc w:val="both"/>
              <w:rPr>
                <w:rFonts w:asciiTheme="majorHAnsi" w:hAnsiTheme="majorHAnsi" w:cstheme="majorHAnsi"/>
                <w:i w:val="0"/>
                <w:sz w:val="28"/>
                <w:szCs w:val="28"/>
              </w:rPr>
            </w:pPr>
            <w:r w:rsidRPr="000B5A6D">
              <w:rPr>
                <w:rFonts w:asciiTheme="majorHAnsi" w:hAnsiTheme="majorHAnsi" w:cstheme="majorHAnsi"/>
                <w:i w:val="0"/>
                <w:sz w:val="28"/>
                <w:szCs w:val="28"/>
              </w:rPr>
              <w:t>Ghi chú</w:t>
            </w:r>
          </w:p>
        </w:tc>
        <w:tc>
          <w:tcPr>
            <w:tcW w:w="739" w:type="pct"/>
            <w:tcBorders>
              <w:top w:val="single" w:sz="4" w:space="0" w:color="auto"/>
              <w:left w:val="single" w:sz="4" w:space="0" w:color="auto"/>
              <w:bottom w:val="single" w:sz="4" w:space="0" w:color="auto"/>
              <w:right w:val="single" w:sz="4" w:space="0" w:color="auto"/>
            </w:tcBorders>
            <w:vAlign w:val="center"/>
          </w:tcPr>
          <w:p w14:paraId="043B7185" w14:textId="11FAFE65" w:rsidR="0014048C" w:rsidRPr="000B5A6D" w:rsidRDefault="0014048C" w:rsidP="002364F5">
            <w:pPr>
              <w:widowControl w:val="0"/>
              <w:tabs>
                <w:tab w:val="left" w:pos="180"/>
              </w:tabs>
              <w:jc w:val="both"/>
              <w:rPr>
                <w:rFonts w:asciiTheme="majorHAnsi" w:hAnsiTheme="majorHAnsi" w:cstheme="majorHAnsi"/>
                <w:sz w:val="28"/>
                <w:szCs w:val="28"/>
              </w:rPr>
            </w:pPr>
            <w:r w:rsidRPr="000B5A6D">
              <w:rPr>
                <w:rFonts w:asciiTheme="majorHAnsi" w:hAnsiTheme="majorHAnsi" w:cstheme="majorHAnsi"/>
                <w:sz w:val="28"/>
                <w:szCs w:val="28"/>
              </w:rPr>
              <w:t>Text</w:t>
            </w:r>
          </w:p>
        </w:tc>
        <w:tc>
          <w:tcPr>
            <w:tcW w:w="2067" w:type="pct"/>
            <w:tcBorders>
              <w:top w:val="single" w:sz="4" w:space="0" w:color="auto"/>
              <w:left w:val="single" w:sz="4" w:space="0" w:color="auto"/>
              <w:bottom w:val="single" w:sz="4" w:space="0" w:color="auto"/>
              <w:right w:val="single" w:sz="4" w:space="0" w:color="auto"/>
            </w:tcBorders>
            <w:vAlign w:val="center"/>
          </w:tcPr>
          <w:p w14:paraId="777EB65B" w14:textId="77777777" w:rsidR="0014048C" w:rsidRPr="000B5A6D" w:rsidRDefault="0014048C" w:rsidP="002364F5">
            <w:pPr>
              <w:pStyle w:val="comment"/>
              <w:spacing w:before="0"/>
              <w:ind w:left="0"/>
              <w:jc w:val="both"/>
              <w:rPr>
                <w:rFonts w:asciiTheme="majorHAnsi" w:hAnsiTheme="majorHAnsi" w:cstheme="majorHAnsi"/>
                <w:i w:val="0"/>
                <w:sz w:val="28"/>
                <w:szCs w:val="28"/>
              </w:rPr>
            </w:pPr>
          </w:p>
        </w:tc>
      </w:tr>
    </w:tbl>
    <w:p w14:paraId="183C0151" w14:textId="286208BE" w:rsidR="008658F7" w:rsidRDefault="008658F7" w:rsidP="008658F7">
      <w:pPr>
        <w:pStyle w:val="Heading5"/>
      </w:pPr>
      <w:r>
        <w:t>Quản lý thông tin tổ chức bảo lãnh</w:t>
      </w:r>
    </w:p>
    <w:p w14:paraId="0204B3AC" w14:textId="62015B22" w:rsidR="001A0AA0" w:rsidRPr="000B5A6D" w:rsidRDefault="001A0AA0" w:rsidP="001A0AA0">
      <w:pPr>
        <w:pStyle w:val="BodyText"/>
        <w:rPr>
          <w:szCs w:val="28"/>
          <w:lang w:eastAsia="zh-CN"/>
        </w:rPr>
      </w:pPr>
      <w:r w:rsidRPr="000B5A6D">
        <w:rPr>
          <w:b/>
          <w:szCs w:val="28"/>
          <w:lang w:eastAsia="zh-CN"/>
        </w:rPr>
        <w:t>Mục đích:</w:t>
      </w:r>
      <w:r w:rsidRPr="000B5A6D">
        <w:rPr>
          <w:szCs w:val="28"/>
          <w:lang w:eastAsia="zh-CN"/>
        </w:rPr>
        <w:t xml:space="preserve"> Quản lý thông tin tổ chức bảo lãnh của đợt book building</w:t>
      </w:r>
    </w:p>
    <w:p w14:paraId="096D7F77" w14:textId="782E0F62" w:rsidR="001A0AA0" w:rsidRPr="000B5A6D" w:rsidRDefault="001A0AA0" w:rsidP="001A0AA0">
      <w:pPr>
        <w:pStyle w:val="BodyText"/>
        <w:rPr>
          <w:szCs w:val="28"/>
          <w:lang w:eastAsia="zh-CN"/>
        </w:rPr>
      </w:pPr>
      <w:r w:rsidRPr="000B5A6D">
        <w:rPr>
          <w:b/>
          <w:szCs w:val="28"/>
          <w:lang w:eastAsia="zh-CN"/>
        </w:rPr>
        <w:t xml:space="preserve">Xử lý sự kiện: </w:t>
      </w:r>
      <w:r w:rsidRPr="000B5A6D">
        <w:rPr>
          <w:szCs w:val="28"/>
          <w:lang w:eastAsia="zh-CN"/>
        </w:rPr>
        <w:t xml:space="preserve">Đăng nhập vào hệ thống </w:t>
      </w:r>
      <w:r w:rsidRPr="000B5A6D">
        <w:rPr>
          <w:szCs w:val="28"/>
        </w:rPr>
        <w:sym w:font="Wingdings" w:char="F0E0"/>
      </w:r>
      <w:r w:rsidRPr="000B5A6D">
        <w:rPr>
          <w:szCs w:val="28"/>
          <w:lang w:eastAsia="zh-CN"/>
        </w:rPr>
        <w:t xml:space="preserve"> chọn chức năng Book Building </w:t>
      </w:r>
      <w:r w:rsidRPr="000B5A6D">
        <w:rPr>
          <w:szCs w:val="28"/>
          <w:lang w:val="vi-VN"/>
        </w:rPr>
        <w:t xml:space="preserve"> </w:t>
      </w:r>
      <w:r w:rsidRPr="000B5A6D">
        <w:rPr>
          <w:szCs w:val="28"/>
        </w:rPr>
        <w:sym w:font="Wingdings" w:char="F0E0"/>
      </w:r>
      <w:r w:rsidRPr="000B5A6D">
        <w:rPr>
          <w:szCs w:val="28"/>
        </w:rPr>
        <w:t xml:space="preserve"> chọn Quản lý tổ chức bảo lãnh</w:t>
      </w:r>
    </w:p>
    <w:p w14:paraId="48BFB1A1" w14:textId="77777777" w:rsidR="001A0AA0" w:rsidRPr="000B5A6D" w:rsidRDefault="001A0AA0" w:rsidP="001A0AA0">
      <w:pPr>
        <w:pStyle w:val="BodyText"/>
        <w:rPr>
          <w:b/>
          <w:szCs w:val="28"/>
          <w:lang w:eastAsia="zh-CN"/>
        </w:rPr>
      </w:pPr>
      <w:r w:rsidRPr="000B5A6D">
        <w:rPr>
          <w:b/>
          <w:szCs w:val="28"/>
          <w:lang w:eastAsia="zh-CN"/>
        </w:rPr>
        <w:t xml:space="preserve">Phân tích: </w:t>
      </w:r>
    </w:p>
    <w:p w14:paraId="7D0E3D33" w14:textId="73237FFB" w:rsidR="001A0AA0" w:rsidRPr="000B5A6D" w:rsidRDefault="001A0AA0" w:rsidP="001A0AA0">
      <w:pPr>
        <w:pStyle w:val="BodyText"/>
        <w:ind w:firstLine="0"/>
        <w:rPr>
          <w:szCs w:val="28"/>
          <w:lang w:eastAsia="zh-CN"/>
        </w:rPr>
      </w:pPr>
      <w:r w:rsidRPr="000B5A6D">
        <w:rPr>
          <w:szCs w:val="28"/>
          <w:lang w:eastAsia="zh-CN"/>
        </w:rPr>
        <w:t xml:space="preserve">Hệ thống hiển thị danh sách </w:t>
      </w:r>
      <w:r w:rsidR="006D7966" w:rsidRPr="000B5A6D">
        <w:rPr>
          <w:szCs w:val="28"/>
          <w:lang w:eastAsia="zh-CN"/>
        </w:rPr>
        <w:t>tổ chức bảo lãnh theo đợt book building gồm các thông tin</w:t>
      </w:r>
    </w:p>
    <w:p w14:paraId="33F1B380" w14:textId="6E08D389" w:rsidR="006D7966" w:rsidRPr="000B5A6D" w:rsidRDefault="006D7966" w:rsidP="00F56049">
      <w:pPr>
        <w:pStyle w:val="ListBullet"/>
      </w:pPr>
      <w:r w:rsidRPr="000B5A6D">
        <w:t>Số thứ tự</w:t>
      </w:r>
    </w:p>
    <w:p w14:paraId="63A811E6" w14:textId="181A5E4F" w:rsidR="006D7966" w:rsidRPr="000B5A6D" w:rsidRDefault="006D7966" w:rsidP="00F56049">
      <w:pPr>
        <w:pStyle w:val="ListBullet"/>
      </w:pPr>
      <w:r w:rsidRPr="000B5A6D">
        <w:t>Đợt book building</w:t>
      </w:r>
    </w:p>
    <w:p w14:paraId="46A0AF20" w14:textId="4A3D94E5" w:rsidR="006D7966" w:rsidRPr="000B5A6D" w:rsidRDefault="006D7966" w:rsidP="00F56049">
      <w:pPr>
        <w:pStyle w:val="ListBullet"/>
      </w:pPr>
      <w:r w:rsidRPr="000B5A6D">
        <w:t>Tên tổ chức bảo lãnh</w:t>
      </w:r>
    </w:p>
    <w:p w14:paraId="3785EFA1" w14:textId="0B5AF684" w:rsidR="006D7966" w:rsidRPr="000B5A6D" w:rsidRDefault="006D7966" w:rsidP="00F56049">
      <w:pPr>
        <w:pStyle w:val="ListBullet"/>
      </w:pPr>
      <w:r w:rsidRPr="000B5A6D">
        <w:t>Tỷ lệ bảo lãnh</w:t>
      </w:r>
    </w:p>
    <w:p w14:paraId="3BAFE259" w14:textId="2C5AA6E7" w:rsidR="006D7966" w:rsidRPr="000B5A6D" w:rsidRDefault="006D7966" w:rsidP="00F56049">
      <w:pPr>
        <w:pStyle w:val="ListBullet"/>
      </w:pPr>
      <w:r w:rsidRPr="000B5A6D">
        <w:lastRenderedPageBreak/>
        <w:t>Khối lượng bảo lãnh</w:t>
      </w:r>
    </w:p>
    <w:p w14:paraId="2CC1C622" w14:textId="041C3B6A" w:rsidR="006D7966" w:rsidRPr="000B5A6D" w:rsidRDefault="006D7966" w:rsidP="00F56049">
      <w:pPr>
        <w:pStyle w:val="ListBullet"/>
      </w:pPr>
      <w:r w:rsidRPr="000B5A6D">
        <w:t>Giá ưu đãi</w:t>
      </w:r>
    </w:p>
    <w:p w14:paraId="0479A24A" w14:textId="6C464E6B" w:rsidR="006D7966" w:rsidRPr="000B5A6D" w:rsidRDefault="006D7966" w:rsidP="00F56049">
      <w:pPr>
        <w:pStyle w:val="ListBullet"/>
      </w:pPr>
      <w:r w:rsidRPr="000B5A6D">
        <w:t>Chức năng</w:t>
      </w:r>
    </w:p>
    <w:p w14:paraId="1F722507" w14:textId="6B2150D6" w:rsidR="006D7966" w:rsidRPr="000B5A6D" w:rsidRDefault="006D7966" w:rsidP="006D7966">
      <w:pPr>
        <w:pStyle w:val="BodyText"/>
        <w:ind w:firstLine="0"/>
        <w:rPr>
          <w:szCs w:val="28"/>
          <w:lang w:eastAsia="zh-CN"/>
        </w:rPr>
      </w:pPr>
      <w:r w:rsidRPr="000B5A6D">
        <w:rPr>
          <w:szCs w:val="28"/>
          <w:lang w:eastAsia="zh-CN"/>
        </w:rPr>
        <w:t>Hệ thống cho phép tìm kiếm thông tin tổ chức bảo lãnh theo các tiêu chí sau:</w:t>
      </w:r>
    </w:p>
    <w:p w14:paraId="79033D3B" w14:textId="71A67D57" w:rsidR="006D7966" w:rsidRPr="000B5A6D" w:rsidRDefault="006D7966" w:rsidP="00F56049">
      <w:pPr>
        <w:pStyle w:val="ListBullet"/>
      </w:pPr>
      <w:r w:rsidRPr="000B5A6D">
        <w:t>Đợt book building</w:t>
      </w:r>
    </w:p>
    <w:p w14:paraId="0C50E969" w14:textId="2E712637" w:rsidR="006D7966" w:rsidRPr="000B5A6D" w:rsidRDefault="006D7966" w:rsidP="00F56049">
      <w:pPr>
        <w:pStyle w:val="ListBullet"/>
      </w:pPr>
      <w:r w:rsidRPr="000B5A6D">
        <w:t>Tên tổ chức bảo lãnh</w:t>
      </w:r>
      <w:r w:rsidR="006E78D1" w:rsidRPr="000B5A6D">
        <w:t>.</w:t>
      </w:r>
    </w:p>
    <w:p w14:paraId="1EE39E6A" w14:textId="6876B6CD" w:rsidR="00A538A4" w:rsidRPr="000B5A6D" w:rsidRDefault="00A538A4" w:rsidP="00A538A4">
      <w:pPr>
        <w:pStyle w:val="BodyText"/>
        <w:ind w:firstLine="0"/>
        <w:rPr>
          <w:szCs w:val="28"/>
          <w:lang w:eastAsia="zh-CN"/>
        </w:rPr>
      </w:pPr>
      <w:r w:rsidRPr="000B5A6D">
        <w:rPr>
          <w:szCs w:val="28"/>
          <w:lang w:eastAsia="zh-CN"/>
        </w:rPr>
        <w:t>Hệ thống cho phép kết xuất ra file excel danh sách tổ chức bảo lãnh theo điều kiện tìm kiếm</w:t>
      </w:r>
    </w:p>
    <w:p w14:paraId="2D4FD2A1" w14:textId="1907CA12" w:rsidR="007278DE" w:rsidRPr="000B5A6D" w:rsidRDefault="007278DE" w:rsidP="00A538A4">
      <w:pPr>
        <w:pStyle w:val="BodyText"/>
        <w:ind w:firstLine="0"/>
        <w:rPr>
          <w:szCs w:val="28"/>
          <w:lang w:eastAsia="zh-CN"/>
        </w:rPr>
      </w:pPr>
      <w:r w:rsidRPr="000B5A6D">
        <w:rPr>
          <w:szCs w:val="28"/>
          <w:lang w:eastAsia="zh-CN"/>
        </w:rPr>
        <w:t xml:space="preserve">Hệ thống cho phép sửa, xóa thông tin bảo lãnh của book building giá nếu đợt book building chưa kết thúc dựng sổ. </w:t>
      </w:r>
    </w:p>
    <w:p w14:paraId="1CBA1AE8" w14:textId="16CDBF09" w:rsidR="00A538A4" w:rsidRPr="000B5A6D" w:rsidRDefault="00A538A4" w:rsidP="00A538A4">
      <w:pPr>
        <w:pStyle w:val="BodyText"/>
        <w:ind w:firstLine="0"/>
        <w:rPr>
          <w:szCs w:val="28"/>
          <w:lang w:eastAsia="zh-CN"/>
        </w:rPr>
      </w:pPr>
      <w:r w:rsidRPr="000B5A6D">
        <w:rPr>
          <w:szCs w:val="28"/>
          <w:lang w:eastAsia="zh-CN"/>
        </w:rPr>
        <w:t>Hệ thống cho phép thêm mới đợt tổ chức bảo lãnh, thông tin thêm mới gồm các thông tin sau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9"/>
        <w:gridCol w:w="2888"/>
        <w:gridCol w:w="1461"/>
        <w:gridCol w:w="3674"/>
      </w:tblGrid>
      <w:tr w:rsidR="00A538A4" w:rsidRPr="00CD1498" w14:paraId="35805080" w14:textId="77777777" w:rsidTr="00310196">
        <w:trPr>
          <w:jc w:val="center"/>
        </w:trPr>
        <w:tc>
          <w:tcPr>
            <w:tcW w:w="560" w:type="pct"/>
            <w:tcBorders>
              <w:top w:val="single" w:sz="4" w:space="0" w:color="auto"/>
              <w:left w:val="single" w:sz="4" w:space="0" w:color="auto"/>
              <w:bottom w:val="single" w:sz="4" w:space="0" w:color="auto"/>
              <w:right w:val="single" w:sz="4" w:space="0" w:color="auto"/>
            </w:tcBorders>
            <w:shd w:val="clear" w:color="auto" w:fill="4F81BD"/>
            <w:vAlign w:val="center"/>
          </w:tcPr>
          <w:p w14:paraId="2AA6E93C" w14:textId="77777777" w:rsidR="00A538A4" w:rsidRPr="00245A2B" w:rsidRDefault="00A538A4" w:rsidP="00310196">
            <w:pPr>
              <w:spacing w:before="240" w:after="0"/>
              <w:ind w:left="720" w:hanging="360"/>
              <w:jc w:val="both"/>
              <w:rPr>
                <w:szCs w:val="26"/>
              </w:rPr>
            </w:pPr>
            <w:r w:rsidRPr="00245A2B">
              <w:rPr>
                <w:szCs w:val="26"/>
              </w:rPr>
              <w:t>STT</w:t>
            </w:r>
          </w:p>
        </w:tc>
        <w:tc>
          <w:tcPr>
            <w:tcW w:w="1634" w:type="pct"/>
            <w:tcBorders>
              <w:top w:val="single" w:sz="4" w:space="0" w:color="auto"/>
              <w:left w:val="single" w:sz="4" w:space="0" w:color="auto"/>
              <w:bottom w:val="single" w:sz="4" w:space="0" w:color="auto"/>
              <w:right w:val="single" w:sz="4" w:space="0" w:color="auto"/>
            </w:tcBorders>
            <w:shd w:val="clear" w:color="auto" w:fill="4F81BD"/>
            <w:vAlign w:val="center"/>
          </w:tcPr>
          <w:p w14:paraId="604E6A0D" w14:textId="77777777" w:rsidR="00A538A4" w:rsidRPr="00245A2B" w:rsidRDefault="00A538A4" w:rsidP="00310196">
            <w:pPr>
              <w:pStyle w:val="comment"/>
              <w:spacing w:before="0"/>
              <w:rPr>
                <w:rFonts w:ascii="Times New Roman" w:hAnsi="Times New Roman" w:cs="Times New Roman"/>
                <w:i w:val="0"/>
                <w:sz w:val="26"/>
                <w:szCs w:val="26"/>
              </w:rPr>
            </w:pPr>
            <w:r w:rsidRPr="00245A2B">
              <w:rPr>
                <w:rFonts w:ascii="Times New Roman" w:hAnsi="Times New Roman" w:cs="Times New Roman"/>
                <w:i w:val="0"/>
                <w:sz w:val="26"/>
                <w:szCs w:val="26"/>
              </w:rPr>
              <w:t>Tên trường</w:t>
            </w:r>
          </w:p>
        </w:tc>
        <w:tc>
          <w:tcPr>
            <w:tcW w:w="739" w:type="pct"/>
            <w:tcBorders>
              <w:top w:val="single" w:sz="4" w:space="0" w:color="auto"/>
              <w:left w:val="single" w:sz="4" w:space="0" w:color="auto"/>
              <w:bottom w:val="single" w:sz="4" w:space="0" w:color="auto"/>
              <w:right w:val="single" w:sz="4" w:space="0" w:color="auto"/>
            </w:tcBorders>
            <w:shd w:val="clear" w:color="auto" w:fill="4F81BD"/>
            <w:vAlign w:val="center"/>
          </w:tcPr>
          <w:p w14:paraId="3B476AF6" w14:textId="77777777" w:rsidR="00A538A4" w:rsidRPr="00245A2B" w:rsidRDefault="00A538A4" w:rsidP="00310196">
            <w:pPr>
              <w:widowControl w:val="0"/>
              <w:tabs>
                <w:tab w:val="left" w:pos="180"/>
              </w:tabs>
              <w:jc w:val="both"/>
              <w:rPr>
                <w:szCs w:val="26"/>
              </w:rPr>
            </w:pPr>
            <w:r w:rsidRPr="00245A2B">
              <w:rPr>
                <w:szCs w:val="26"/>
              </w:rPr>
              <w:t>Định dạng</w:t>
            </w:r>
          </w:p>
        </w:tc>
        <w:tc>
          <w:tcPr>
            <w:tcW w:w="2067" w:type="pct"/>
            <w:tcBorders>
              <w:top w:val="single" w:sz="4" w:space="0" w:color="auto"/>
              <w:left w:val="single" w:sz="4" w:space="0" w:color="auto"/>
              <w:bottom w:val="single" w:sz="4" w:space="0" w:color="auto"/>
              <w:right w:val="single" w:sz="4" w:space="0" w:color="auto"/>
            </w:tcBorders>
            <w:shd w:val="clear" w:color="auto" w:fill="4F81BD"/>
            <w:vAlign w:val="center"/>
          </w:tcPr>
          <w:p w14:paraId="3DDF2AF8" w14:textId="77777777" w:rsidR="00A538A4" w:rsidRPr="00245A2B" w:rsidRDefault="00A538A4" w:rsidP="00310196">
            <w:pPr>
              <w:pStyle w:val="BodyText"/>
              <w:rPr>
                <w:lang w:eastAsia="zh-CN"/>
              </w:rPr>
            </w:pPr>
            <w:r w:rsidRPr="00245A2B">
              <w:rPr>
                <w:lang w:eastAsia="zh-CN"/>
              </w:rPr>
              <w:t>Mô tả</w:t>
            </w:r>
          </w:p>
        </w:tc>
      </w:tr>
      <w:tr w:rsidR="00A538A4" w:rsidRPr="00CD1498" w14:paraId="303D1113" w14:textId="77777777" w:rsidTr="0031019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169D0144" w14:textId="77777777" w:rsidR="00A538A4" w:rsidRPr="00CD1498" w:rsidRDefault="00A538A4" w:rsidP="00A538A4">
            <w:pPr>
              <w:spacing w:before="240" w:after="0"/>
              <w:ind w:left="720" w:hanging="360"/>
              <w:jc w:val="both"/>
              <w:rPr>
                <w:szCs w:val="26"/>
              </w:rPr>
            </w:pPr>
            <w:r>
              <w:rPr>
                <w:szCs w:val="26"/>
              </w:rPr>
              <w:t>1</w:t>
            </w:r>
          </w:p>
        </w:tc>
        <w:tc>
          <w:tcPr>
            <w:tcW w:w="1634" w:type="pct"/>
            <w:tcBorders>
              <w:top w:val="single" w:sz="4" w:space="0" w:color="auto"/>
              <w:left w:val="single" w:sz="4" w:space="0" w:color="auto"/>
              <w:bottom w:val="single" w:sz="4" w:space="0" w:color="auto"/>
              <w:right w:val="single" w:sz="4" w:space="0" w:color="auto"/>
            </w:tcBorders>
            <w:vAlign w:val="center"/>
          </w:tcPr>
          <w:p w14:paraId="20463B1D" w14:textId="1FA89DA9" w:rsidR="00A538A4" w:rsidRPr="000B5A6D" w:rsidRDefault="00A538A4" w:rsidP="00A538A4">
            <w:pPr>
              <w:pStyle w:val="comment"/>
              <w:spacing w:before="0"/>
              <w:ind w:left="0"/>
              <w:jc w:val="both"/>
              <w:rPr>
                <w:rFonts w:ascii="Times New Roman" w:hAnsi="Times New Roman" w:cs="Times New Roman"/>
                <w:i w:val="0"/>
                <w:sz w:val="28"/>
                <w:szCs w:val="28"/>
              </w:rPr>
            </w:pPr>
            <w:r w:rsidRPr="000B5A6D">
              <w:rPr>
                <w:rFonts w:ascii="Times New Roman" w:hAnsi="Times New Roman" w:cs="Times New Roman"/>
                <w:i w:val="0"/>
                <w:sz w:val="28"/>
                <w:szCs w:val="28"/>
              </w:rPr>
              <w:t>Đợt book building</w:t>
            </w:r>
          </w:p>
        </w:tc>
        <w:tc>
          <w:tcPr>
            <w:tcW w:w="739" w:type="pct"/>
            <w:tcBorders>
              <w:top w:val="single" w:sz="4" w:space="0" w:color="auto"/>
              <w:left w:val="single" w:sz="4" w:space="0" w:color="auto"/>
              <w:bottom w:val="single" w:sz="4" w:space="0" w:color="auto"/>
              <w:right w:val="single" w:sz="4" w:space="0" w:color="auto"/>
            </w:tcBorders>
            <w:vAlign w:val="center"/>
          </w:tcPr>
          <w:p w14:paraId="41567DDC" w14:textId="572B15A7" w:rsidR="00A538A4" w:rsidRPr="000B5A6D" w:rsidRDefault="00A538A4" w:rsidP="00A538A4">
            <w:pPr>
              <w:widowControl w:val="0"/>
              <w:tabs>
                <w:tab w:val="left" w:pos="180"/>
              </w:tabs>
              <w:jc w:val="both"/>
              <w:rPr>
                <w:sz w:val="28"/>
                <w:szCs w:val="28"/>
              </w:rPr>
            </w:pPr>
            <w:r w:rsidRPr="000B5A6D">
              <w:rPr>
                <w:sz w:val="28"/>
                <w:szCs w:val="28"/>
              </w:rPr>
              <w:t>Combobox</w:t>
            </w:r>
          </w:p>
        </w:tc>
        <w:tc>
          <w:tcPr>
            <w:tcW w:w="2067" w:type="pct"/>
            <w:tcBorders>
              <w:top w:val="single" w:sz="4" w:space="0" w:color="auto"/>
              <w:left w:val="single" w:sz="4" w:space="0" w:color="auto"/>
              <w:bottom w:val="single" w:sz="4" w:space="0" w:color="auto"/>
              <w:right w:val="single" w:sz="4" w:space="0" w:color="auto"/>
            </w:tcBorders>
            <w:vAlign w:val="center"/>
          </w:tcPr>
          <w:p w14:paraId="2E272ED9" w14:textId="05767BDD" w:rsidR="00A538A4" w:rsidRPr="000B5A6D" w:rsidRDefault="00A538A4" w:rsidP="00A538A4">
            <w:pPr>
              <w:pStyle w:val="comment"/>
              <w:spacing w:before="0"/>
              <w:ind w:left="0"/>
              <w:jc w:val="both"/>
              <w:rPr>
                <w:rFonts w:ascii="Times New Roman" w:hAnsi="Times New Roman" w:cs="Times New Roman"/>
                <w:i w:val="0"/>
                <w:sz w:val="28"/>
                <w:szCs w:val="28"/>
              </w:rPr>
            </w:pPr>
            <w:r w:rsidRPr="000B5A6D">
              <w:rPr>
                <w:rFonts w:ascii="Times New Roman" w:hAnsi="Times New Roman" w:cs="Times New Roman"/>
                <w:i w:val="0"/>
                <w:sz w:val="28"/>
                <w:szCs w:val="28"/>
              </w:rPr>
              <w:t xml:space="preserve">Bắt buộc chọn </w:t>
            </w:r>
          </w:p>
        </w:tc>
      </w:tr>
      <w:tr w:rsidR="00A538A4" w14:paraId="06D1DCCF" w14:textId="77777777" w:rsidTr="0031019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31C4E25D" w14:textId="77777777" w:rsidR="00A538A4" w:rsidRDefault="00A538A4" w:rsidP="00310196">
            <w:pPr>
              <w:spacing w:before="240" w:after="0"/>
              <w:ind w:left="720" w:hanging="360"/>
              <w:jc w:val="both"/>
              <w:rPr>
                <w:szCs w:val="26"/>
              </w:rPr>
            </w:pPr>
            <w:r>
              <w:rPr>
                <w:szCs w:val="26"/>
              </w:rPr>
              <w:t>2</w:t>
            </w:r>
          </w:p>
        </w:tc>
        <w:tc>
          <w:tcPr>
            <w:tcW w:w="1634" w:type="pct"/>
            <w:tcBorders>
              <w:top w:val="single" w:sz="4" w:space="0" w:color="auto"/>
              <w:left w:val="single" w:sz="4" w:space="0" w:color="auto"/>
              <w:bottom w:val="single" w:sz="4" w:space="0" w:color="auto"/>
              <w:right w:val="single" w:sz="4" w:space="0" w:color="auto"/>
            </w:tcBorders>
            <w:vAlign w:val="center"/>
          </w:tcPr>
          <w:p w14:paraId="692CE92B" w14:textId="2B4A3FBD" w:rsidR="00A538A4" w:rsidRPr="000B5A6D" w:rsidRDefault="00A538A4" w:rsidP="00310196">
            <w:pPr>
              <w:pStyle w:val="comment"/>
              <w:spacing w:before="0"/>
              <w:ind w:left="0"/>
              <w:jc w:val="both"/>
              <w:rPr>
                <w:rFonts w:ascii="Times New Roman" w:hAnsi="Times New Roman" w:cs="Times New Roman"/>
                <w:i w:val="0"/>
                <w:sz w:val="28"/>
                <w:szCs w:val="28"/>
              </w:rPr>
            </w:pPr>
            <w:r w:rsidRPr="000B5A6D">
              <w:rPr>
                <w:rFonts w:ascii="Times New Roman" w:hAnsi="Times New Roman" w:cs="Times New Roman"/>
                <w:i w:val="0"/>
                <w:sz w:val="28"/>
                <w:szCs w:val="28"/>
              </w:rPr>
              <w:t>Tổ chức bảo lãnh</w:t>
            </w:r>
          </w:p>
        </w:tc>
        <w:tc>
          <w:tcPr>
            <w:tcW w:w="739" w:type="pct"/>
            <w:tcBorders>
              <w:top w:val="single" w:sz="4" w:space="0" w:color="auto"/>
              <w:left w:val="single" w:sz="4" w:space="0" w:color="auto"/>
              <w:bottom w:val="single" w:sz="4" w:space="0" w:color="auto"/>
              <w:right w:val="single" w:sz="4" w:space="0" w:color="auto"/>
            </w:tcBorders>
            <w:vAlign w:val="center"/>
          </w:tcPr>
          <w:p w14:paraId="7AF9F939" w14:textId="77777777" w:rsidR="00A538A4" w:rsidRPr="000B5A6D" w:rsidRDefault="00A538A4" w:rsidP="00310196">
            <w:pPr>
              <w:widowControl w:val="0"/>
              <w:tabs>
                <w:tab w:val="left" w:pos="180"/>
              </w:tabs>
              <w:jc w:val="both"/>
              <w:rPr>
                <w:sz w:val="28"/>
                <w:szCs w:val="28"/>
              </w:rPr>
            </w:pPr>
            <w:r w:rsidRPr="000B5A6D">
              <w:rPr>
                <w:sz w:val="28"/>
                <w:szCs w:val="28"/>
              </w:rPr>
              <w:t>Combobox</w:t>
            </w:r>
          </w:p>
        </w:tc>
        <w:tc>
          <w:tcPr>
            <w:tcW w:w="2067" w:type="pct"/>
            <w:tcBorders>
              <w:top w:val="single" w:sz="4" w:space="0" w:color="auto"/>
              <w:left w:val="single" w:sz="4" w:space="0" w:color="auto"/>
              <w:bottom w:val="single" w:sz="4" w:space="0" w:color="auto"/>
              <w:right w:val="single" w:sz="4" w:space="0" w:color="auto"/>
            </w:tcBorders>
            <w:vAlign w:val="center"/>
          </w:tcPr>
          <w:p w14:paraId="62DB0168" w14:textId="77777777" w:rsidR="00A538A4" w:rsidRPr="000B5A6D" w:rsidRDefault="00A538A4" w:rsidP="00310196">
            <w:pPr>
              <w:pStyle w:val="comment"/>
              <w:spacing w:before="0"/>
              <w:ind w:left="0"/>
              <w:jc w:val="both"/>
              <w:rPr>
                <w:rFonts w:ascii="Times New Roman" w:hAnsi="Times New Roman" w:cs="Times New Roman"/>
                <w:i w:val="0"/>
                <w:sz w:val="28"/>
                <w:szCs w:val="28"/>
              </w:rPr>
            </w:pPr>
            <w:r w:rsidRPr="000B5A6D">
              <w:rPr>
                <w:rFonts w:ascii="Times New Roman" w:hAnsi="Times New Roman" w:cs="Times New Roman"/>
                <w:i w:val="0"/>
                <w:sz w:val="28"/>
                <w:szCs w:val="28"/>
              </w:rPr>
              <w:t xml:space="preserve">Bắt buộc chọn </w:t>
            </w:r>
          </w:p>
        </w:tc>
      </w:tr>
      <w:tr w:rsidR="00A538A4" w14:paraId="430AAE95" w14:textId="77777777" w:rsidTr="0031019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3C10A580" w14:textId="77777777" w:rsidR="00A538A4" w:rsidRDefault="00A538A4" w:rsidP="00310196">
            <w:pPr>
              <w:spacing w:before="240" w:after="0"/>
              <w:ind w:left="720" w:hanging="360"/>
              <w:jc w:val="both"/>
              <w:rPr>
                <w:szCs w:val="26"/>
              </w:rPr>
            </w:pPr>
            <w:r>
              <w:rPr>
                <w:szCs w:val="26"/>
              </w:rPr>
              <w:t>3</w:t>
            </w:r>
          </w:p>
        </w:tc>
        <w:tc>
          <w:tcPr>
            <w:tcW w:w="1634" w:type="pct"/>
            <w:tcBorders>
              <w:top w:val="single" w:sz="4" w:space="0" w:color="auto"/>
              <w:left w:val="single" w:sz="4" w:space="0" w:color="auto"/>
              <w:bottom w:val="single" w:sz="4" w:space="0" w:color="auto"/>
              <w:right w:val="single" w:sz="4" w:space="0" w:color="auto"/>
            </w:tcBorders>
            <w:vAlign w:val="center"/>
          </w:tcPr>
          <w:p w14:paraId="65A9F118" w14:textId="01D0B343" w:rsidR="00A538A4" w:rsidRPr="000B5A6D" w:rsidRDefault="00A538A4" w:rsidP="00310196">
            <w:pPr>
              <w:pStyle w:val="comment"/>
              <w:spacing w:before="0"/>
              <w:ind w:left="0"/>
              <w:jc w:val="both"/>
              <w:rPr>
                <w:rFonts w:ascii="Times New Roman" w:hAnsi="Times New Roman" w:cs="Times New Roman"/>
                <w:i w:val="0"/>
                <w:sz w:val="28"/>
                <w:szCs w:val="28"/>
              </w:rPr>
            </w:pPr>
            <w:r w:rsidRPr="000B5A6D">
              <w:rPr>
                <w:rFonts w:ascii="Times New Roman" w:hAnsi="Times New Roman" w:cs="Times New Roman"/>
                <w:i w:val="0"/>
                <w:sz w:val="28"/>
                <w:szCs w:val="28"/>
              </w:rPr>
              <w:t>Tổng KL cam kết bảo lãnh</w:t>
            </w:r>
          </w:p>
        </w:tc>
        <w:tc>
          <w:tcPr>
            <w:tcW w:w="739" w:type="pct"/>
            <w:tcBorders>
              <w:top w:val="single" w:sz="4" w:space="0" w:color="auto"/>
              <w:left w:val="single" w:sz="4" w:space="0" w:color="auto"/>
              <w:bottom w:val="single" w:sz="4" w:space="0" w:color="auto"/>
              <w:right w:val="single" w:sz="4" w:space="0" w:color="auto"/>
            </w:tcBorders>
            <w:vAlign w:val="center"/>
          </w:tcPr>
          <w:p w14:paraId="43931E81" w14:textId="21087551" w:rsidR="00A538A4" w:rsidRPr="000B5A6D" w:rsidRDefault="00A538A4" w:rsidP="00310196">
            <w:pPr>
              <w:widowControl w:val="0"/>
              <w:tabs>
                <w:tab w:val="left" w:pos="180"/>
              </w:tabs>
              <w:jc w:val="both"/>
              <w:rPr>
                <w:sz w:val="28"/>
                <w:szCs w:val="28"/>
              </w:rPr>
            </w:pPr>
            <w:r w:rsidRPr="000B5A6D">
              <w:rPr>
                <w:sz w:val="28"/>
                <w:szCs w:val="28"/>
              </w:rPr>
              <w:t>Text</w:t>
            </w:r>
          </w:p>
        </w:tc>
        <w:tc>
          <w:tcPr>
            <w:tcW w:w="2067" w:type="pct"/>
            <w:tcBorders>
              <w:top w:val="single" w:sz="4" w:space="0" w:color="auto"/>
              <w:left w:val="single" w:sz="4" w:space="0" w:color="auto"/>
              <w:bottom w:val="single" w:sz="4" w:space="0" w:color="auto"/>
              <w:right w:val="single" w:sz="4" w:space="0" w:color="auto"/>
            </w:tcBorders>
            <w:vAlign w:val="center"/>
          </w:tcPr>
          <w:p w14:paraId="28AE554A" w14:textId="4BD2DCF5" w:rsidR="00A538A4" w:rsidRPr="000B5A6D" w:rsidRDefault="00A538A4" w:rsidP="00F56049">
            <w:pPr>
              <w:pStyle w:val="ListBullet"/>
            </w:pPr>
            <w:r w:rsidRPr="000B5A6D">
              <w:t>Bắt buộc nhập</w:t>
            </w:r>
          </w:p>
        </w:tc>
      </w:tr>
      <w:tr w:rsidR="00A538A4" w14:paraId="5C7E0062" w14:textId="77777777" w:rsidTr="0031019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3440851E" w14:textId="2D3A4D24" w:rsidR="00A538A4" w:rsidRDefault="00A538A4" w:rsidP="00A538A4">
            <w:pPr>
              <w:spacing w:before="240" w:after="0"/>
              <w:ind w:left="720" w:hanging="360"/>
              <w:jc w:val="both"/>
              <w:rPr>
                <w:szCs w:val="26"/>
              </w:rPr>
            </w:pPr>
            <w:r>
              <w:rPr>
                <w:szCs w:val="26"/>
              </w:rPr>
              <w:t>4</w:t>
            </w:r>
          </w:p>
        </w:tc>
        <w:tc>
          <w:tcPr>
            <w:tcW w:w="1634" w:type="pct"/>
            <w:tcBorders>
              <w:top w:val="single" w:sz="4" w:space="0" w:color="auto"/>
              <w:left w:val="single" w:sz="4" w:space="0" w:color="auto"/>
              <w:bottom w:val="single" w:sz="4" w:space="0" w:color="auto"/>
              <w:right w:val="single" w:sz="4" w:space="0" w:color="auto"/>
            </w:tcBorders>
            <w:vAlign w:val="center"/>
          </w:tcPr>
          <w:p w14:paraId="2A3F968F" w14:textId="638F8FAF" w:rsidR="00A538A4" w:rsidRPr="000B5A6D" w:rsidRDefault="00A538A4" w:rsidP="00A538A4">
            <w:pPr>
              <w:pStyle w:val="comment"/>
              <w:spacing w:before="0"/>
              <w:ind w:left="0"/>
              <w:jc w:val="both"/>
              <w:rPr>
                <w:rFonts w:ascii="Times New Roman" w:hAnsi="Times New Roman" w:cs="Times New Roman"/>
                <w:i w:val="0"/>
                <w:sz w:val="28"/>
                <w:szCs w:val="28"/>
              </w:rPr>
            </w:pPr>
            <w:r w:rsidRPr="000B5A6D">
              <w:rPr>
                <w:rFonts w:ascii="Times New Roman" w:hAnsi="Times New Roman" w:cs="Times New Roman"/>
                <w:i w:val="0"/>
                <w:sz w:val="28"/>
                <w:szCs w:val="28"/>
              </w:rPr>
              <w:t>Giá ưu đãi</w:t>
            </w:r>
          </w:p>
        </w:tc>
        <w:tc>
          <w:tcPr>
            <w:tcW w:w="739" w:type="pct"/>
            <w:tcBorders>
              <w:top w:val="single" w:sz="4" w:space="0" w:color="auto"/>
              <w:left w:val="single" w:sz="4" w:space="0" w:color="auto"/>
              <w:bottom w:val="single" w:sz="4" w:space="0" w:color="auto"/>
              <w:right w:val="single" w:sz="4" w:space="0" w:color="auto"/>
            </w:tcBorders>
            <w:vAlign w:val="center"/>
          </w:tcPr>
          <w:p w14:paraId="647FAA70" w14:textId="3E3BAADD" w:rsidR="00A538A4" w:rsidRPr="000B5A6D" w:rsidRDefault="00A538A4" w:rsidP="00A538A4">
            <w:pPr>
              <w:widowControl w:val="0"/>
              <w:tabs>
                <w:tab w:val="left" w:pos="180"/>
              </w:tabs>
              <w:jc w:val="both"/>
              <w:rPr>
                <w:sz w:val="28"/>
                <w:szCs w:val="28"/>
              </w:rPr>
            </w:pPr>
            <w:r w:rsidRPr="000B5A6D">
              <w:rPr>
                <w:sz w:val="28"/>
                <w:szCs w:val="28"/>
              </w:rPr>
              <w:t>Text</w:t>
            </w:r>
          </w:p>
        </w:tc>
        <w:tc>
          <w:tcPr>
            <w:tcW w:w="2067" w:type="pct"/>
            <w:tcBorders>
              <w:top w:val="single" w:sz="4" w:space="0" w:color="auto"/>
              <w:left w:val="single" w:sz="4" w:space="0" w:color="auto"/>
              <w:bottom w:val="single" w:sz="4" w:space="0" w:color="auto"/>
              <w:right w:val="single" w:sz="4" w:space="0" w:color="auto"/>
            </w:tcBorders>
            <w:vAlign w:val="center"/>
          </w:tcPr>
          <w:p w14:paraId="10BA7743" w14:textId="4F3542AD" w:rsidR="00A538A4" w:rsidRPr="000B5A6D" w:rsidRDefault="00A538A4" w:rsidP="00F56049">
            <w:pPr>
              <w:pStyle w:val="ListBullet"/>
            </w:pPr>
            <w:r w:rsidRPr="000B5A6D">
              <w:t>Bắt buộc nhập</w:t>
            </w:r>
          </w:p>
        </w:tc>
      </w:tr>
      <w:tr w:rsidR="00A538A4" w14:paraId="437D86B5" w14:textId="77777777" w:rsidTr="00310196">
        <w:trPr>
          <w:jc w:val="center"/>
        </w:trPr>
        <w:tc>
          <w:tcPr>
            <w:tcW w:w="560" w:type="pct"/>
            <w:tcBorders>
              <w:top w:val="single" w:sz="4" w:space="0" w:color="auto"/>
              <w:left w:val="single" w:sz="4" w:space="0" w:color="auto"/>
              <w:bottom w:val="single" w:sz="4" w:space="0" w:color="auto"/>
              <w:right w:val="single" w:sz="4" w:space="0" w:color="auto"/>
            </w:tcBorders>
            <w:vAlign w:val="center"/>
          </w:tcPr>
          <w:p w14:paraId="0EF8C347" w14:textId="14271A94" w:rsidR="00A538A4" w:rsidRDefault="00A538A4" w:rsidP="00A538A4">
            <w:pPr>
              <w:spacing w:before="240" w:after="0"/>
              <w:ind w:left="720" w:hanging="360"/>
              <w:jc w:val="both"/>
              <w:rPr>
                <w:szCs w:val="26"/>
              </w:rPr>
            </w:pPr>
            <w:r>
              <w:rPr>
                <w:szCs w:val="26"/>
              </w:rPr>
              <w:t>5</w:t>
            </w:r>
          </w:p>
        </w:tc>
        <w:tc>
          <w:tcPr>
            <w:tcW w:w="1634" w:type="pct"/>
            <w:tcBorders>
              <w:top w:val="single" w:sz="4" w:space="0" w:color="auto"/>
              <w:left w:val="single" w:sz="4" w:space="0" w:color="auto"/>
              <w:bottom w:val="single" w:sz="4" w:space="0" w:color="auto"/>
              <w:right w:val="single" w:sz="4" w:space="0" w:color="auto"/>
            </w:tcBorders>
            <w:vAlign w:val="center"/>
          </w:tcPr>
          <w:p w14:paraId="78684472" w14:textId="185F9731" w:rsidR="00A538A4" w:rsidRPr="000B5A6D" w:rsidRDefault="00A538A4" w:rsidP="00A538A4">
            <w:pPr>
              <w:pStyle w:val="comment"/>
              <w:spacing w:before="0"/>
              <w:ind w:left="0"/>
              <w:jc w:val="both"/>
              <w:rPr>
                <w:rFonts w:ascii="Times New Roman" w:hAnsi="Times New Roman" w:cs="Times New Roman"/>
                <w:i w:val="0"/>
                <w:sz w:val="28"/>
                <w:szCs w:val="28"/>
              </w:rPr>
            </w:pPr>
            <w:r w:rsidRPr="000B5A6D">
              <w:rPr>
                <w:rFonts w:ascii="Times New Roman" w:hAnsi="Times New Roman" w:cs="Times New Roman"/>
                <w:i w:val="0"/>
                <w:sz w:val="28"/>
                <w:szCs w:val="28"/>
              </w:rPr>
              <w:t>Ghi chú</w:t>
            </w:r>
          </w:p>
        </w:tc>
        <w:tc>
          <w:tcPr>
            <w:tcW w:w="739" w:type="pct"/>
            <w:tcBorders>
              <w:top w:val="single" w:sz="4" w:space="0" w:color="auto"/>
              <w:left w:val="single" w:sz="4" w:space="0" w:color="auto"/>
              <w:bottom w:val="single" w:sz="4" w:space="0" w:color="auto"/>
              <w:right w:val="single" w:sz="4" w:space="0" w:color="auto"/>
            </w:tcBorders>
            <w:vAlign w:val="center"/>
          </w:tcPr>
          <w:p w14:paraId="5316B875" w14:textId="552002C7" w:rsidR="00A538A4" w:rsidRPr="000B5A6D" w:rsidRDefault="00A538A4" w:rsidP="00A538A4">
            <w:pPr>
              <w:widowControl w:val="0"/>
              <w:tabs>
                <w:tab w:val="left" w:pos="180"/>
              </w:tabs>
              <w:jc w:val="both"/>
              <w:rPr>
                <w:sz w:val="28"/>
                <w:szCs w:val="28"/>
              </w:rPr>
            </w:pPr>
            <w:r w:rsidRPr="000B5A6D">
              <w:rPr>
                <w:sz w:val="28"/>
                <w:szCs w:val="28"/>
              </w:rPr>
              <w:t>Text</w:t>
            </w:r>
          </w:p>
        </w:tc>
        <w:tc>
          <w:tcPr>
            <w:tcW w:w="2067" w:type="pct"/>
            <w:tcBorders>
              <w:top w:val="single" w:sz="4" w:space="0" w:color="auto"/>
              <w:left w:val="single" w:sz="4" w:space="0" w:color="auto"/>
              <w:bottom w:val="single" w:sz="4" w:space="0" w:color="auto"/>
              <w:right w:val="single" w:sz="4" w:space="0" w:color="auto"/>
            </w:tcBorders>
            <w:vAlign w:val="center"/>
          </w:tcPr>
          <w:p w14:paraId="29AF41D6" w14:textId="77777777" w:rsidR="00A538A4" w:rsidRPr="000B5A6D" w:rsidRDefault="00A538A4" w:rsidP="00F56049">
            <w:pPr>
              <w:pStyle w:val="ListBullet"/>
            </w:pPr>
          </w:p>
        </w:tc>
      </w:tr>
    </w:tbl>
    <w:p w14:paraId="60D4F262" w14:textId="00BB7687" w:rsidR="008658F7" w:rsidRDefault="008658F7" w:rsidP="008658F7">
      <w:pPr>
        <w:pStyle w:val="Heading5"/>
      </w:pPr>
      <w:r>
        <w:t xml:space="preserve">Quản lý đăng ký đại lý </w:t>
      </w:r>
    </w:p>
    <w:p w14:paraId="33CCE459" w14:textId="52B4E371" w:rsidR="00012A68" w:rsidRPr="000B5A6D" w:rsidRDefault="00012A68" w:rsidP="00012A68">
      <w:pPr>
        <w:pStyle w:val="BodyText"/>
        <w:rPr>
          <w:szCs w:val="28"/>
          <w:lang w:eastAsia="zh-CN"/>
        </w:rPr>
      </w:pPr>
      <w:r w:rsidRPr="000B5A6D">
        <w:rPr>
          <w:b/>
          <w:szCs w:val="28"/>
          <w:lang w:eastAsia="zh-CN"/>
        </w:rPr>
        <w:t xml:space="preserve">Mục đích: </w:t>
      </w:r>
      <w:r w:rsidRPr="000B5A6D">
        <w:rPr>
          <w:szCs w:val="28"/>
          <w:lang w:eastAsia="zh-CN"/>
        </w:rPr>
        <w:t xml:space="preserve"> Thành viên đăng ký tham gia đợt book building </w:t>
      </w:r>
    </w:p>
    <w:p w14:paraId="5660F21D" w14:textId="77777777" w:rsidR="00012A68" w:rsidRPr="000B5A6D" w:rsidRDefault="00012A68" w:rsidP="00012A68">
      <w:pPr>
        <w:pStyle w:val="BodyText"/>
        <w:rPr>
          <w:szCs w:val="28"/>
          <w:lang w:eastAsia="zh-CN"/>
        </w:rPr>
      </w:pPr>
      <w:r w:rsidRPr="000B5A6D">
        <w:rPr>
          <w:b/>
          <w:szCs w:val="28"/>
          <w:lang w:eastAsia="zh-CN"/>
        </w:rPr>
        <w:t>Xử lý sự kiện:</w:t>
      </w:r>
      <w:r w:rsidRPr="000B5A6D">
        <w:rPr>
          <w:szCs w:val="28"/>
          <w:lang w:eastAsia="zh-CN"/>
        </w:rPr>
        <w:t xml:space="preserve"> </w:t>
      </w:r>
    </w:p>
    <w:p w14:paraId="60351CD2" w14:textId="77777777" w:rsidR="00012A68" w:rsidRPr="000B5A6D" w:rsidRDefault="00012A68" w:rsidP="00012A68">
      <w:pPr>
        <w:pStyle w:val="BodyText"/>
        <w:numPr>
          <w:ilvl w:val="0"/>
          <w:numId w:val="15"/>
        </w:numPr>
        <w:rPr>
          <w:szCs w:val="28"/>
        </w:rPr>
      </w:pPr>
      <w:r w:rsidRPr="000B5A6D">
        <w:rPr>
          <w:szCs w:val="28"/>
          <w:lang w:eastAsia="zh-CN"/>
        </w:rPr>
        <w:lastRenderedPageBreak/>
        <w:t xml:space="preserve">Đăng nhập vào hệ thống </w:t>
      </w:r>
      <w:r w:rsidRPr="000B5A6D">
        <w:rPr>
          <w:szCs w:val="28"/>
        </w:rPr>
        <w:sym w:font="Wingdings" w:char="F0E0"/>
      </w:r>
      <w:r w:rsidRPr="000B5A6D">
        <w:rPr>
          <w:szCs w:val="28"/>
          <w:lang w:eastAsia="zh-CN"/>
        </w:rPr>
        <w:t xml:space="preserve"> chọn chức năng Khai báo </w:t>
      </w:r>
      <w:r w:rsidRPr="000B5A6D">
        <w:rPr>
          <w:szCs w:val="28"/>
          <w:lang w:val="vi-VN"/>
        </w:rPr>
        <w:t xml:space="preserve"> </w:t>
      </w:r>
      <w:r w:rsidRPr="000B5A6D">
        <w:rPr>
          <w:szCs w:val="28"/>
        </w:rPr>
        <w:sym w:font="Wingdings" w:char="F0E0"/>
      </w:r>
      <w:r w:rsidRPr="000B5A6D">
        <w:rPr>
          <w:szCs w:val="28"/>
        </w:rPr>
        <w:t xml:space="preserve"> chọn Đăng ký Đại lý đấu giá</w:t>
      </w:r>
    </w:p>
    <w:p w14:paraId="709F9FC5" w14:textId="77777777" w:rsidR="00012A68" w:rsidRPr="000B5A6D" w:rsidRDefault="00012A68" w:rsidP="00012A68">
      <w:pPr>
        <w:pStyle w:val="BodyText"/>
        <w:rPr>
          <w:b/>
          <w:szCs w:val="28"/>
        </w:rPr>
      </w:pPr>
      <w:r w:rsidRPr="000B5A6D">
        <w:rPr>
          <w:b/>
          <w:szCs w:val="28"/>
        </w:rPr>
        <w:t xml:space="preserve">Phân tích : </w:t>
      </w:r>
    </w:p>
    <w:p w14:paraId="36C12F98" w14:textId="419F4043" w:rsidR="00012A68" w:rsidRPr="000B5A6D" w:rsidRDefault="00012A68" w:rsidP="00012A68">
      <w:pPr>
        <w:pStyle w:val="BodyText"/>
        <w:numPr>
          <w:ilvl w:val="0"/>
          <w:numId w:val="15"/>
        </w:numPr>
        <w:rPr>
          <w:szCs w:val="28"/>
        </w:rPr>
      </w:pPr>
      <w:r w:rsidRPr="000B5A6D">
        <w:rPr>
          <w:szCs w:val="28"/>
        </w:rPr>
        <w:t xml:space="preserve">Khi ban tổ chức thông báo thông tin đơt </w:t>
      </w:r>
      <w:r w:rsidRPr="000B5A6D">
        <w:rPr>
          <w:szCs w:val="28"/>
          <w:lang w:eastAsia="zh-CN"/>
        </w:rPr>
        <w:t>book building</w:t>
      </w:r>
      <w:r w:rsidRPr="000B5A6D">
        <w:rPr>
          <w:szCs w:val="28"/>
        </w:rPr>
        <w:t xml:space="preserve">, thành viên đăng ký tham gia đợt </w:t>
      </w:r>
      <w:r w:rsidRPr="000B5A6D">
        <w:rPr>
          <w:szCs w:val="28"/>
          <w:lang w:eastAsia="zh-CN"/>
        </w:rPr>
        <w:t>book building</w:t>
      </w:r>
      <w:r w:rsidRPr="000B5A6D">
        <w:rPr>
          <w:szCs w:val="28"/>
        </w:rPr>
        <w:t xml:space="preserve">. </w:t>
      </w:r>
    </w:p>
    <w:p w14:paraId="2C4BAAC5" w14:textId="3D60C009" w:rsidR="00012A68" w:rsidRDefault="00012A68" w:rsidP="00012A68">
      <w:pPr>
        <w:pStyle w:val="BodyText"/>
        <w:numPr>
          <w:ilvl w:val="0"/>
          <w:numId w:val="15"/>
        </w:numPr>
        <w:rPr>
          <w:szCs w:val="28"/>
        </w:rPr>
      </w:pPr>
      <w:r w:rsidRPr="000B5A6D">
        <w:rPr>
          <w:szCs w:val="28"/>
        </w:rPr>
        <w:t xml:space="preserve">Đăng ký đại lý </w:t>
      </w:r>
      <w:r w:rsidRPr="000B5A6D">
        <w:rPr>
          <w:szCs w:val="28"/>
          <w:lang w:eastAsia="zh-CN"/>
        </w:rPr>
        <w:t>book building</w:t>
      </w:r>
      <w:r w:rsidRPr="000B5A6D">
        <w:rPr>
          <w:szCs w:val="28"/>
        </w:rPr>
        <w:t xml:space="preserve"> gồm các thông</w:t>
      </w:r>
      <w:r>
        <w:rPr>
          <w:szCs w:val="28"/>
        </w:rPr>
        <w:t xml:space="preserve"> tin: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0"/>
        <w:gridCol w:w="3013"/>
        <w:gridCol w:w="1461"/>
        <w:gridCol w:w="3848"/>
      </w:tblGrid>
      <w:tr w:rsidR="00012A68" w:rsidRPr="00CD1498" w14:paraId="059CAC63" w14:textId="77777777" w:rsidTr="00404734">
        <w:trPr>
          <w:tblHeader/>
          <w:jc w:val="center"/>
        </w:trPr>
        <w:tc>
          <w:tcPr>
            <w:tcW w:w="415" w:type="pct"/>
            <w:shd w:val="clear" w:color="auto" w:fill="4F81BD"/>
            <w:vAlign w:val="center"/>
          </w:tcPr>
          <w:p w14:paraId="6DE30528" w14:textId="77777777" w:rsidR="00012A68" w:rsidRPr="00CD1498" w:rsidRDefault="00012A68" w:rsidP="00404734">
            <w:pPr>
              <w:widowControl w:val="0"/>
              <w:tabs>
                <w:tab w:val="left" w:pos="180"/>
              </w:tabs>
              <w:jc w:val="both"/>
              <w:rPr>
                <w:b/>
                <w:noProof/>
                <w:szCs w:val="26"/>
              </w:rPr>
            </w:pPr>
            <w:r w:rsidRPr="00CD1498">
              <w:rPr>
                <w:b/>
                <w:noProof/>
                <w:szCs w:val="26"/>
              </w:rPr>
              <w:t>STT</w:t>
            </w:r>
          </w:p>
        </w:tc>
        <w:tc>
          <w:tcPr>
            <w:tcW w:w="1669" w:type="pct"/>
            <w:shd w:val="clear" w:color="auto" w:fill="4F81BD"/>
            <w:vAlign w:val="center"/>
          </w:tcPr>
          <w:p w14:paraId="3949B536" w14:textId="77777777" w:rsidR="00012A68" w:rsidRPr="00CD1498" w:rsidRDefault="00012A68" w:rsidP="00404734">
            <w:pPr>
              <w:widowControl w:val="0"/>
              <w:tabs>
                <w:tab w:val="left" w:pos="180"/>
              </w:tabs>
              <w:jc w:val="both"/>
              <w:rPr>
                <w:b/>
                <w:noProof/>
                <w:szCs w:val="26"/>
              </w:rPr>
            </w:pPr>
            <w:r w:rsidRPr="00CD1498">
              <w:rPr>
                <w:b/>
                <w:noProof/>
                <w:szCs w:val="26"/>
              </w:rPr>
              <w:t>Tên trường</w:t>
            </w:r>
          </w:p>
        </w:tc>
        <w:tc>
          <w:tcPr>
            <w:tcW w:w="786" w:type="pct"/>
            <w:shd w:val="clear" w:color="auto" w:fill="4F81BD"/>
            <w:vAlign w:val="center"/>
          </w:tcPr>
          <w:p w14:paraId="5BB99ED3" w14:textId="77777777" w:rsidR="00012A68" w:rsidRPr="00CD1498" w:rsidRDefault="00012A68" w:rsidP="00404734">
            <w:pPr>
              <w:widowControl w:val="0"/>
              <w:tabs>
                <w:tab w:val="left" w:pos="180"/>
              </w:tabs>
              <w:jc w:val="both"/>
              <w:rPr>
                <w:b/>
                <w:noProof/>
                <w:szCs w:val="26"/>
              </w:rPr>
            </w:pPr>
            <w:r w:rsidRPr="00CD1498">
              <w:rPr>
                <w:b/>
                <w:noProof/>
                <w:szCs w:val="26"/>
              </w:rPr>
              <w:t>Định dạng</w:t>
            </w:r>
          </w:p>
        </w:tc>
        <w:tc>
          <w:tcPr>
            <w:tcW w:w="2130" w:type="pct"/>
            <w:shd w:val="clear" w:color="auto" w:fill="4F81BD"/>
            <w:vAlign w:val="center"/>
          </w:tcPr>
          <w:p w14:paraId="7B0EE60E" w14:textId="77777777" w:rsidR="00012A68" w:rsidRPr="00CD1498" w:rsidRDefault="00012A68" w:rsidP="00404734">
            <w:pPr>
              <w:widowControl w:val="0"/>
              <w:tabs>
                <w:tab w:val="left" w:pos="180"/>
              </w:tabs>
              <w:jc w:val="both"/>
              <w:rPr>
                <w:b/>
                <w:noProof/>
                <w:szCs w:val="26"/>
              </w:rPr>
            </w:pPr>
            <w:r w:rsidRPr="00CD1498">
              <w:rPr>
                <w:b/>
                <w:noProof/>
                <w:szCs w:val="26"/>
              </w:rPr>
              <w:t>Mô tả</w:t>
            </w:r>
          </w:p>
        </w:tc>
      </w:tr>
      <w:tr w:rsidR="00012A68" w:rsidRPr="00CD1498" w14:paraId="5A56A977" w14:textId="77777777" w:rsidTr="00404734">
        <w:trPr>
          <w:jc w:val="center"/>
        </w:trPr>
        <w:tc>
          <w:tcPr>
            <w:tcW w:w="415" w:type="pct"/>
            <w:vAlign w:val="center"/>
          </w:tcPr>
          <w:p w14:paraId="668E0AD5" w14:textId="73562954" w:rsidR="00012A68" w:rsidRPr="00240F6B" w:rsidRDefault="000B5A6D" w:rsidP="000B5A6D">
            <w:pPr>
              <w:spacing w:before="240" w:after="0"/>
              <w:ind w:left="270"/>
              <w:jc w:val="both"/>
              <w:rPr>
                <w:sz w:val="28"/>
                <w:szCs w:val="28"/>
              </w:rPr>
            </w:pPr>
            <w:r>
              <w:rPr>
                <w:sz w:val="28"/>
                <w:szCs w:val="28"/>
              </w:rPr>
              <w:t>1</w:t>
            </w:r>
          </w:p>
        </w:tc>
        <w:tc>
          <w:tcPr>
            <w:tcW w:w="1669" w:type="pct"/>
            <w:vAlign w:val="center"/>
          </w:tcPr>
          <w:p w14:paraId="72428869" w14:textId="60A65FC8" w:rsidR="00012A68" w:rsidRPr="000B5A6D" w:rsidRDefault="00012A68" w:rsidP="00404734">
            <w:pPr>
              <w:widowControl w:val="0"/>
              <w:tabs>
                <w:tab w:val="left" w:pos="180"/>
              </w:tabs>
              <w:jc w:val="both"/>
              <w:rPr>
                <w:noProof/>
                <w:sz w:val="28"/>
                <w:szCs w:val="28"/>
              </w:rPr>
            </w:pPr>
            <w:r w:rsidRPr="000B5A6D">
              <w:rPr>
                <w:noProof/>
                <w:sz w:val="28"/>
                <w:szCs w:val="28"/>
              </w:rPr>
              <w:t xml:space="preserve">Đợt </w:t>
            </w:r>
            <w:r w:rsidRPr="000B5A6D">
              <w:rPr>
                <w:sz w:val="28"/>
                <w:szCs w:val="28"/>
                <w:lang w:eastAsia="zh-CN"/>
              </w:rPr>
              <w:t>book building</w:t>
            </w:r>
          </w:p>
        </w:tc>
        <w:tc>
          <w:tcPr>
            <w:tcW w:w="786" w:type="pct"/>
            <w:vAlign w:val="center"/>
          </w:tcPr>
          <w:p w14:paraId="7D7807B9" w14:textId="77777777" w:rsidR="00012A68" w:rsidRPr="000B5A6D" w:rsidRDefault="00012A68" w:rsidP="00404734">
            <w:pPr>
              <w:widowControl w:val="0"/>
              <w:tabs>
                <w:tab w:val="left" w:pos="180"/>
              </w:tabs>
              <w:jc w:val="both"/>
              <w:rPr>
                <w:sz w:val="28"/>
                <w:szCs w:val="28"/>
                <w:lang w:val="vi-VN"/>
              </w:rPr>
            </w:pPr>
            <w:r w:rsidRPr="000B5A6D">
              <w:rPr>
                <w:sz w:val="28"/>
                <w:szCs w:val="28"/>
                <w:lang w:val="vi-VN"/>
              </w:rPr>
              <w:t xml:space="preserve">Combobox </w:t>
            </w:r>
          </w:p>
        </w:tc>
        <w:tc>
          <w:tcPr>
            <w:tcW w:w="2130" w:type="pct"/>
            <w:vAlign w:val="center"/>
          </w:tcPr>
          <w:p w14:paraId="00CD2D7C" w14:textId="6BADEA78" w:rsidR="00012A68" w:rsidRPr="000B5A6D" w:rsidRDefault="00012A68" w:rsidP="00404734">
            <w:pPr>
              <w:widowControl w:val="0"/>
              <w:tabs>
                <w:tab w:val="left" w:pos="180"/>
              </w:tabs>
              <w:jc w:val="both"/>
              <w:rPr>
                <w:sz w:val="28"/>
                <w:szCs w:val="28"/>
              </w:rPr>
            </w:pPr>
            <w:r w:rsidRPr="000B5A6D">
              <w:rPr>
                <w:sz w:val="28"/>
                <w:szCs w:val="28"/>
              </w:rPr>
              <w:t>Hiện thị danh sách các đợt book building, khi chọn đợt đấu giá hệ thống tự động fill trạng thái của đợt book building.</w:t>
            </w:r>
          </w:p>
        </w:tc>
      </w:tr>
      <w:tr w:rsidR="00012A68" w:rsidRPr="00CD1498" w14:paraId="6035A02B" w14:textId="77777777" w:rsidTr="00404734">
        <w:trPr>
          <w:jc w:val="center"/>
        </w:trPr>
        <w:tc>
          <w:tcPr>
            <w:tcW w:w="415" w:type="pct"/>
            <w:vAlign w:val="center"/>
          </w:tcPr>
          <w:p w14:paraId="49B015A5" w14:textId="743AC340" w:rsidR="00012A68" w:rsidRPr="00240F6B" w:rsidRDefault="000B5A6D" w:rsidP="000B5A6D">
            <w:pPr>
              <w:spacing w:before="240" w:after="0"/>
              <w:rPr>
                <w:sz w:val="28"/>
                <w:szCs w:val="28"/>
              </w:rPr>
            </w:pPr>
            <w:r>
              <w:rPr>
                <w:sz w:val="28"/>
                <w:szCs w:val="28"/>
              </w:rPr>
              <w:t xml:space="preserve">   2</w:t>
            </w:r>
          </w:p>
        </w:tc>
        <w:tc>
          <w:tcPr>
            <w:tcW w:w="1669" w:type="pct"/>
            <w:vAlign w:val="center"/>
          </w:tcPr>
          <w:p w14:paraId="033B30F7" w14:textId="77777777" w:rsidR="00012A68" w:rsidRPr="000B5A6D" w:rsidRDefault="00012A68" w:rsidP="00404734">
            <w:pPr>
              <w:widowControl w:val="0"/>
              <w:tabs>
                <w:tab w:val="left" w:pos="180"/>
              </w:tabs>
              <w:jc w:val="both"/>
              <w:rPr>
                <w:noProof/>
                <w:sz w:val="28"/>
                <w:szCs w:val="28"/>
              </w:rPr>
            </w:pPr>
            <w:r w:rsidRPr="000B5A6D">
              <w:rPr>
                <w:noProof/>
                <w:sz w:val="28"/>
                <w:szCs w:val="28"/>
              </w:rPr>
              <w:t>Thành viên</w:t>
            </w:r>
          </w:p>
        </w:tc>
        <w:tc>
          <w:tcPr>
            <w:tcW w:w="786" w:type="pct"/>
            <w:vAlign w:val="center"/>
          </w:tcPr>
          <w:p w14:paraId="10D214ED" w14:textId="77777777" w:rsidR="00012A68" w:rsidRPr="000B5A6D" w:rsidRDefault="00012A68" w:rsidP="00404734">
            <w:pPr>
              <w:widowControl w:val="0"/>
              <w:tabs>
                <w:tab w:val="left" w:pos="180"/>
              </w:tabs>
              <w:jc w:val="both"/>
              <w:rPr>
                <w:sz w:val="28"/>
                <w:szCs w:val="28"/>
                <w:lang w:val="vi-VN"/>
              </w:rPr>
            </w:pPr>
            <w:r w:rsidRPr="000B5A6D">
              <w:rPr>
                <w:sz w:val="28"/>
                <w:szCs w:val="28"/>
                <w:lang w:val="vi-VN"/>
              </w:rPr>
              <w:t xml:space="preserve">Combobox </w:t>
            </w:r>
          </w:p>
        </w:tc>
        <w:tc>
          <w:tcPr>
            <w:tcW w:w="2130" w:type="pct"/>
            <w:vAlign w:val="center"/>
          </w:tcPr>
          <w:p w14:paraId="66798D7B" w14:textId="77777777" w:rsidR="00012A68" w:rsidRPr="000B5A6D" w:rsidRDefault="00012A68" w:rsidP="00404734">
            <w:pPr>
              <w:widowControl w:val="0"/>
              <w:tabs>
                <w:tab w:val="left" w:pos="180"/>
              </w:tabs>
              <w:jc w:val="both"/>
              <w:rPr>
                <w:sz w:val="28"/>
                <w:szCs w:val="28"/>
              </w:rPr>
            </w:pPr>
            <w:r w:rsidRPr="000B5A6D">
              <w:rPr>
                <w:sz w:val="28"/>
                <w:szCs w:val="28"/>
              </w:rPr>
              <w:t xml:space="preserve">Tên thành viên </w:t>
            </w:r>
          </w:p>
        </w:tc>
      </w:tr>
      <w:tr w:rsidR="00012A68" w:rsidRPr="00CD1498" w14:paraId="74782ACA" w14:textId="77777777" w:rsidTr="00404734">
        <w:trPr>
          <w:jc w:val="center"/>
        </w:trPr>
        <w:tc>
          <w:tcPr>
            <w:tcW w:w="415" w:type="pct"/>
            <w:vAlign w:val="center"/>
          </w:tcPr>
          <w:p w14:paraId="044E6E76" w14:textId="7171A161" w:rsidR="00012A68" w:rsidRPr="00240F6B" w:rsidRDefault="000B5A6D" w:rsidP="000B5A6D">
            <w:pPr>
              <w:spacing w:before="240" w:after="0"/>
              <w:jc w:val="both"/>
              <w:rPr>
                <w:sz w:val="28"/>
                <w:szCs w:val="28"/>
              </w:rPr>
            </w:pPr>
            <w:r>
              <w:rPr>
                <w:sz w:val="28"/>
                <w:szCs w:val="28"/>
              </w:rPr>
              <w:t xml:space="preserve">   3 </w:t>
            </w:r>
          </w:p>
        </w:tc>
        <w:tc>
          <w:tcPr>
            <w:tcW w:w="1669" w:type="pct"/>
            <w:vAlign w:val="center"/>
          </w:tcPr>
          <w:p w14:paraId="4FF05A5E" w14:textId="77777777" w:rsidR="00012A68" w:rsidRPr="000B5A6D" w:rsidRDefault="00012A68" w:rsidP="00404734">
            <w:pPr>
              <w:widowControl w:val="0"/>
              <w:tabs>
                <w:tab w:val="left" w:pos="180"/>
              </w:tabs>
              <w:jc w:val="both"/>
              <w:rPr>
                <w:noProof/>
                <w:sz w:val="28"/>
                <w:szCs w:val="28"/>
              </w:rPr>
            </w:pPr>
            <w:r w:rsidRPr="000B5A6D">
              <w:rPr>
                <w:noProof/>
                <w:sz w:val="28"/>
                <w:szCs w:val="28"/>
              </w:rPr>
              <w:t>Chi nhánh</w:t>
            </w:r>
          </w:p>
        </w:tc>
        <w:tc>
          <w:tcPr>
            <w:tcW w:w="786" w:type="pct"/>
            <w:vAlign w:val="center"/>
          </w:tcPr>
          <w:p w14:paraId="52C79626" w14:textId="77777777" w:rsidR="00012A68" w:rsidRPr="000B5A6D" w:rsidRDefault="00012A68" w:rsidP="00404734">
            <w:pPr>
              <w:widowControl w:val="0"/>
              <w:tabs>
                <w:tab w:val="left" w:pos="180"/>
              </w:tabs>
              <w:jc w:val="both"/>
              <w:rPr>
                <w:sz w:val="28"/>
                <w:szCs w:val="28"/>
                <w:lang w:val="vi-VN"/>
              </w:rPr>
            </w:pPr>
            <w:r w:rsidRPr="000B5A6D">
              <w:rPr>
                <w:sz w:val="28"/>
                <w:szCs w:val="28"/>
                <w:lang w:val="vi-VN"/>
              </w:rPr>
              <w:t xml:space="preserve">Combobox </w:t>
            </w:r>
          </w:p>
        </w:tc>
        <w:tc>
          <w:tcPr>
            <w:tcW w:w="2130" w:type="pct"/>
            <w:vAlign w:val="center"/>
          </w:tcPr>
          <w:p w14:paraId="4DD80D04" w14:textId="77777777" w:rsidR="00012A68" w:rsidRPr="000B5A6D" w:rsidRDefault="00012A68" w:rsidP="00404734">
            <w:pPr>
              <w:widowControl w:val="0"/>
              <w:tabs>
                <w:tab w:val="left" w:pos="180"/>
              </w:tabs>
              <w:jc w:val="both"/>
              <w:rPr>
                <w:sz w:val="28"/>
                <w:szCs w:val="28"/>
              </w:rPr>
            </w:pPr>
            <w:r w:rsidRPr="000B5A6D">
              <w:rPr>
                <w:sz w:val="28"/>
                <w:szCs w:val="28"/>
              </w:rPr>
              <w:t xml:space="preserve">Hiển thị các chi nhánh của thành viên </w:t>
            </w:r>
          </w:p>
        </w:tc>
      </w:tr>
      <w:tr w:rsidR="00012A68" w:rsidRPr="00CD1498" w14:paraId="75B970B6" w14:textId="77777777" w:rsidTr="00404734">
        <w:trPr>
          <w:jc w:val="center"/>
        </w:trPr>
        <w:tc>
          <w:tcPr>
            <w:tcW w:w="415" w:type="pct"/>
            <w:vAlign w:val="center"/>
          </w:tcPr>
          <w:p w14:paraId="410E8D81" w14:textId="042C9C9C" w:rsidR="00012A68" w:rsidRPr="00240F6B" w:rsidRDefault="000B5A6D" w:rsidP="000B5A6D">
            <w:pPr>
              <w:spacing w:before="240" w:after="0"/>
              <w:ind w:left="270"/>
              <w:jc w:val="both"/>
              <w:rPr>
                <w:sz w:val="28"/>
                <w:szCs w:val="28"/>
              </w:rPr>
            </w:pPr>
            <w:r>
              <w:rPr>
                <w:sz w:val="28"/>
                <w:szCs w:val="28"/>
              </w:rPr>
              <w:t>4</w:t>
            </w:r>
          </w:p>
        </w:tc>
        <w:tc>
          <w:tcPr>
            <w:tcW w:w="1669" w:type="pct"/>
            <w:vAlign w:val="center"/>
          </w:tcPr>
          <w:p w14:paraId="66576D18" w14:textId="77777777" w:rsidR="00012A68" w:rsidRPr="000B5A6D" w:rsidRDefault="00012A68" w:rsidP="00404734">
            <w:pPr>
              <w:widowControl w:val="0"/>
              <w:tabs>
                <w:tab w:val="left" w:pos="180"/>
              </w:tabs>
              <w:jc w:val="both"/>
              <w:rPr>
                <w:noProof/>
                <w:sz w:val="28"/>
                <w:szCs w:val="28"/>
              </w:rPr>
            </w:pPr>
            <w:r w:rsidRPr="000B5A6D">
              <w:rPr>
                <w:noProof/>
                <w:sz w:val="28"/>
                <w:szCs w:val="28"/>
              </w:rPr>
              <w:t>Trạng thái</w:t>
            </w:r>
          </w:p>
        </w:tc>
        <w:tc>
          <w:tcPr>
            <w:tcW w:w="786" w:type="pct"/>
            <w:vAlign w:val="center"/>
          </w:tcPr>
          <w:p w14:paraId="43012CC0" w14:textId="77777777" w:rsidR="00012A68" w:rsidRPr="000B5A6D" w:rsidRDefault="00012A68" w:rsidP="00404734">
            <w:pPr>
              <w:widowControl w:val="0"/>
              <w:tabs>
                <w:tab w:val="left" w:pos="180"/>
              </w:tabs>
              <w:jc w:val="both"/>
              <w:rPr>
                <w:sz w:val="28"/>
                <w:szCs w:val="28"/>
                <w:lang w:val="vi-VN"/>
              </w:rPr>
            </w:pPr>
            <w:r w:rsidRPr="000B5A6D">
              <w:rPr>
                <w:sz w:val="28"/>
                <w:szCs w:val="28"/>
                <w:lang w:val="vi-VN"/>
              </w:rPr>
              <w:t xml:space="preserve">Textbox </w:t>
            </w:r>
          </w:p>
        </w:tc>
        <w:tc>
          <w:tcPr>
            <w:tcW w:w="2130" w:type="pct"/>
            <w:vAlign w:val="center"/>
          </w:tcPr>
          <w:p w14:paraId="1F1EA555" w14:textId="77777777" w:rsidR="00012A68" w:rsidRPr="000B5A6D" w:rsidRDefault="00012A68" w:rsidP="00404734">
            <w:pPr>
              <w:widowControl w:val="0"/>
              <w:tabs>
                <w:tab w:val="left" w:pos="180"/>
              </w:tabs>
              <w:jc w:val="both"/>
              <w:rPr>
                <w:sz w:val="28"/>
                <w:szCs w:val="28"/>
              </w:rPr>
            </w:pPr>
            <w:r w:rsidRPr="000B5A6D">
              <w:rPr>
                <w:sz w:val="28"/>
                <w:szCs w:val="28"/>
              </w:rPr>
              <w:t>Hệ thống tự động fill, enable</w:t>
            </w:r>
          </w:p>
        </w:tc>
      </w:tr>
    </w:tbl>
    <w:p w14:paraId="3CB3CC05" w14:textId="52B1CACE" w:rsidR="008658F7" w:rsidRDefault="008658F7" w:rsidP="008658F7">
      <w:pPr>
        <w:pStyle w:val="Heading5"/>
      </w:pPr>
      <w:r>
        <w:t>Quản lý đăng ký thông tin nhà đầu tư</w:t>
      </w:r>
    </w:p>
    <w:p w14:paraId="24F38209" w14:textId="77777777" w:rsidR="000D11C8" w:rsidRPr="000B5A6D" w:rsidRDefault="000D11C8" w:rsidP="000D11C8">
      <w:pPr>
        <w:pStyle w:val="BodyText"/>
        <w:rPr>
          <w:szCs w:val="28"/>
          <w:lang w:eastAsia="zh-CN"/>
        </w:rPr>
      </w:pPr>
      <w:r w:rsidRPr="000B5A6D">
        <w:rPr>
          <w:b/>
          <w:szCs w:val="28"/>
          <w:lang w:eastAsia="zh-CN"/>
        </w:rPr>
        <w:t xml:space="preserve">Mục đích: </w:t>
      </w:r>
      <w:r w:rsidRPr="000B5A6D">
        <w:rPr>
          <w:szCs w:val="28"/>
          <w:lang w:eastAsia="zh-CN"/>
        </w:rPr>
        <w:t xml:space="preserve">  Tra cứu đăng ký NĐT tại các đợt đấu giá </w:t>
      </w:r>
    </w:p>
    <w:p w14:paraId="6CCF19D9" w14:textId="77777777" w:rsidR="000D11C8" w:rsidRPr="000B5A6D" w:rsidRDefault="000D11C8" w:rsidP="000D11C8">
      <w:pPr>
        <w:pStyle w:val="BodyText"/>
        <w:rPr>
          <w:szCs w:val="28"/>
          <w:lang w:eastAsia="zh-CN"/>
        </w:rPr>
      </w:pPr>
      <w:r w:rsidRPr="000B5A6D">
        <w:rPr>
          <w:b/>
          <w:szCs w:val="28"/>
          <w:lang w:eastAsia="zh-CN"/>
        </w:rPr>
        <w:t>Xử lý sự kiện:</w:t>
      </w:r>
      <w:r w:rsidRPr="000B5A6D">
        <w:rPr>
          <w:szCs w:val="28"/>
          <w:lang w:eastAsia="zh-CN"/>
        </w:rPr>
        <w:t xml:space="preserve"> </w:t>
      </w:r>
    </w:p>
    <w:p w14:paraId="601F9A8F" w14:textId="0DD06BCF" w:rsidR="000D11C8" w:rsidRPr="000B5A6D" w:rsidRDefault="000D11C8" w:rsidP="000D11C8">
      <w:pPr>
        <w:pStyle w:val="BodyText"/>
        <w:numPr>
          <w:ilvl w:val="0"/>
          <w:numId w:val="15"/>
        </w:numPr>
        <w:rPr>
          <w:szCs w:val="28"/>
        </w:rPr>
      </w:pPr>
      <w:r w:rsidRPr="000B5A6D">
        <w:rPr>
          <w:szCs w:val="28"/>
          <w:lang w:eastAsia="zh-CN"/>
        </w:rPr>
        <w:t xml:space="preserve">Đăng nhập vào hệ thống </w:t>
      </w:r>
      <w:r w:rsidRPr="000B5A6D">
        <w:rPr>
          <w:szCs w:val="28"/>
        </w:rPr>
        <w:sym w:font="Wingdings" w:char="F0E0"/>
      </w:r>
      <w:r w:rsidRPr="000B5A6D">
        <w:rPr>
          <w:szCs w:val="28"/>
          <w:lang w:eastAsia="zh-CN"/>
        </w:rPr>
        <w:t xml:space="preserve"> chọn chức năng Book building</w:t>
      </w:r>
      <w:r w:rsidRPr="000B5A6D">
        <w:rPr>
          <w:szCs w:val="28"/>
          <w:lang w:val="vi-VN"/>
        </w:rPr>
        <w:t xml:space="preserve"> </w:t>
      </w:r>
      <w:r w:rsidRPr="000B5A6D">
        <w:rPr>
          <w:szCs w:val="28"/>
        </w:rPr>
        <w:sym w:font="Wingdings" w:char="F0E0"/>
      </w:r>
      <w:r w:rsidRPr="000B5A6D">
        <w:rPr>
          <w:szCs w:val="28"/>
        </w:rPr>
        <w:t xml:space="preserve"> chọn Hồ sơ đăng ký</w:t>
      </w:r>
    </w:p>
    <w:p w14:paraId="37793C30" w14:textId="77777777" w:rsidR="000D11C8" w:rsidRPr="000B5A6D" w:rsidRDefault="000D11C8" w:rsidP="000D11C8">
      <w:pPr>
        <w:pStyle w:val="BodyText"/>
        <w:rPr>
          <w:b/>
          <w:szCs w:val="28"/>
        </w:rPr>
      </w:pPr>
      <w:r w:rsidRPr="000B5A6D">
        <w:rPr>
          <w:b/>
          <w:szCs w:val="28"/>
        </w:rPr>
        <w:t xml:space="preserve">Phân tích : </w:t>
      </w:r>
    </w:p>
    <w:p w14:paraId="4106C7EB" w14:textId="77777777" w:rsidR="000D11C8" w:rsidRPr="000B5A6D" w:rsidRDefault="000D11C8" w:rsidP="000D11C8">
      <w:pPr>
        <w:pStyle w:val="BodyText"/>
        <w:numPr>
          <w:ilvl w:val="0"/>
          <w:numId w:val="15"/>
        </w:numPr>
        <w:rPr>
          <w:b/>
          <w:szCs w:val="28"/>
        </w:rPr>
      </w:pPr>
      <w:r w:rsidRPr="000B5A6D">
        <w:rPr>
          <w:szCs w:val="28"/>
        </w:rPr>
        <w:t>NĐT gửi hồ sơ đăng ký mua gồm các thông tin</w:t>
      </w:r>
      <w:r w:rsidRPr="000B5A6D">
        <w:rPr>
          <w:b/>
          <w:szCs w:val="28"/>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3014"/>
        <w:gridCol w:w="1461"/>
        <w:gridCol w:w="3846"/>
      </w:tblGrid>
      <w:tr w:rsidR="000D11C8" w:rsidRPr="00CD1498" w14:paraId="7627D1E9" w14:textId="77777777" w:rsidTr="00404734">
        <w:trPr>
          <w:tblHeader/>
          <w:jc w:val="center"/>
        </w:trPr>
        <w:tc>
          <w:tcPr>
            <w:tcW w:w="409" w:type="pct"/>
            <w:shd w:val="clear" w:color="auto" w:fill="4F81BD"/>
            <w:vAlign w:val="center"/>
          </w:tcPr>
          <w:p w14:paraId="3C304AFA" w14:textId="77777777" w:rsidR="000D11C8" w:rsidRPr="00CD1498" w:rsidRDefault="000D11C8" w:rsidP="00404734">
            <w:pPr>
              <w:widowControl w:val="0"/>
              <w:tabs>
                <w:tab w:val="left" w:pos="180"/>
              </w:tabs>
              <w:jc w:val="both"/>
              <w:rPr>
                <w:b/>
                <w:noProof/>
                <w:szCs w:val="26"/>
              </w:rPr>
            </w:pPr>
            <w:r w:rsidRPr="00CD1498">
              <w:rPr>
                <w:b/>
                <w:noProof/>
                <w:szCs w:val="26"/>
              </w:rPr>
              <w:lastRenderedPageBreak/>
              <w:t>STT</w:t>
            </w:r>
          </w:p>
        </w:tc>
        <w:tc>
          <w:tcPr>
            <w:tcW w:w="1663" w:type="pct"/>
            <w:shd w:val="clear" w:color="auto" w:fill="4F81BD"/>
            <w:vAlign w:val="center"/>
          </w:tcPr>
          <w:p w14:paraId="23B93309" w14:textId="77777777" w:rsidR="000D11C8" w:rsidRPr="00CD1498" w:rsidRDefault="000D11C8" w:rsidP="00404734">
            <w:pPr>
              <w:widowControl w:val="0"/>
              <w:tabs>
                <w:tab w:val="left" w:pos="180"/>
              </w:tabs>
              <w:jc w:val="both"/>
              <w:rPr>
                <w:b/>
                <w:noProof/>
                <w:szCs w:val="26"/>
              </w:rPr>
            </w:pPr>
            <w:r w:rsidRPr="00CD1498">
              <w:rPr>
                <w:b/>
                <w:noProof/>
                <w:szCs w:val="26"/>
              </w:rPr>
              <w:t>Tên trường</w:t>
            </w:r>
          </w:p>
        </w:tc>
        <w:tc>
          <w:tcPr>
            <w:tcW w:w="806" w:type="pct"/>
            <w:shd w:val="clear" w:color="auto" w:fill="4F81BD"/>
            <w:vAlign w:val="center"/>
          </w:tcPr>
          <w:p w14:paraId="12E7AE6C" w14:textId="77777777" w:rsidR="000D11C8" w:rsidRPr="00CD1498" w:rsidRDefault="000D11C8" w:rsidP="00404734">
            <w:pPr>
              <w:widowControl w:val="0"/>
              <w:tabs>
                <w:tab w:val="left" w:pos="180"/>
              </w:tabs>
              <w:jc w:val="both"/>
              <w:rPr>
                <w:b/>
                <w:noProof/>
                <w:szCs w:val="26"/>
              </w:rPr>
            </w:pPr>
            <w:r w:rsidRPr="00CD1498">
              <w:rPr>
                <w:b/>
                <w:noProof/>
                <w:szCs w:val="26"/>
              </w:rPr>
              <w:t>Định dạng</w:t>
            </w:r>
          </w:p>
        </w:tc>
        <w:tc>
          <w:tcPr>
            <w:tcW w:w="2122" w:type="pct"/>
            <w:shd w:val="clear" w:color="auto" w:fill="4F81BD"/>
            <w:vAlign w:val="center"/>
          </w:tcPr>
          <w:p w14:paraId="5D1B2A04" w14:textId="77777777" w:rsidR="000D11C8" w:rsidRPr="00CD1498" w:rsidRDefault="000D11C8" w:rsidP="00404734">
            <w:pPr>
              <w:widowControl w:val="0"/>
              <w:tabs>
                <w:tab w:val="left" w:pos="180"/>
              </w:tabs>
              <w:jc w:val="both"/>
              <w:rPr>
                <w:b/>
                <w:noProof/>
                <w:szCs w:val="26"/>
              </w:rPr>
            </w:pPr>
            <w:r w:rsidRPr="00CD1498">
              <w:rPr>
                <w:b/>
                <w:noProof/>
                <w:szCs w:val="26"/>
              </w:rPr>
              <w:t>Mô tả</w:t>
            </w:r>
          </w:p>
        </w:tc>
      </w:tr>
      <w:tr w:rsidR="000D11C8" w:rsidRPr="00CD1498" w14:paraId="241A1F97" w14:textId="77777777" w:rsidTr="00404734">
        <w:trPr>
          <w:jc w:val="center"/>
        </w:trPr>
        <w:tc>
          <w:tcPr>
            <w:tcW w:w="409" w:type="pct"/>
            <w:vAlign w:val="center"/>
          </w:tcPr>
          <w:p w14:paraId="70ACDE83" w14:textId="5C52ED9F" w:rsidR="000D11C8" w:rsidRPr="008635A1" w:rsidRDefault="000B5A6D" w:rsidP="000B5A6D">
            <w:pPr>
              <w:spacing w:before="240" w:after="0"/>
              <w:jc w:val="both"/>
              <w:rPr>
                <w:sz w:val="28"/>
                <w:szCs w:val="28"/>
              </w:rPr>
            </w:pPr>
            <w:r>
              <w:rPr>
                <w:sz w:val="28"/>
                <w:szCs w:val="28"/>
              </w:rPr>
              <w:t xml:space="preserve">   1</w:t>
            </w:r>
          </w:p>
        </w:tc>
        <w:tc>
          <w:tcPr>
            <w:tcW w:w="1663" w:type="pct"/>
            <w:vAlign w:val="center"/>
          </w:tcPr>
          <w:p w14:paraId="32E145FF" w14:textId="17E202AB" w:rsidR="000D11C8" w:rsidRPr="008635A1" w:rsidRDefault="000D11C8" w:rsidP="00404734">
            <w:pPr>
              <w:widowControl w:val="0"/>
              <w:tabs>
                <w:tab w:val="left" w:pos="180"/>
              </w:tabs>
              <w:jc w:val="both"/>
              <w:rPr>
                <w:noProof/>
                <w:sz w:val="28"/>
                <w:szCs w:val="28"/>
              </w:rPr>
            </w:pPr>
            <w:r>
              <w:rPr>
                <w:noProof/>
                <w:sz w:val="28"/>
                <w:szCs w:val="28"/>
              </w:rPr>
              <w:t xml:space="preserve">Đợt </w:t>
            </w:r>
            <w:r w:rsidRPr="00012A68">
              <w:rPr>
                <w:sz w:val="28"/>
                <w:szCs w:val="28"/>
              </w:rPr>
              <w:t>book building</w:t>
            </w:r>
          </w:p>
        </w:tc>
        <w:tc>
          <w:tcPr>
            <w:tcW w:w="806" w:type="pct"/>
            <w:vAlign w:val="center"/>
          </w:tcPr>
          <w:p w14:paraId="07470B9A" w14:textId="77777777" w:rsidR="000D11C8" w:rsidRPr="008635A1" w:rsidRDefault="000D11C8" w:rsidP="00404734">
            <w:pPr>
              <w:widowControl w:val="0"/>
              <w:tabs>
                <w:tab w:val="left" w:pos="180"/>
              </w:tabs>
              <w:jc w:val="both"/>
              <w:rPr>
                <w:sz w:val="28"/>
                <w:szCs w:val="28"/>
              </w:rPr>
            </w:pPr>
            <w:r>
              <w:rPr>
                <w:sz w:val="28"/>
                <w:szCs w:val="28"/>
              </w:rPr>
              <w:t xml:space="preserve">Combobox </w:t>
            </w:r>
          </w:p>
        </w:tc>
        <w:tc>
          <w:tcPr>
            <w:tcW w:w="2122" w:type="pct"/>
            <w:vAlign w:val="center"/>
          </w:tcPr>
          <w:p w14:paraId="4B94BCC1" w14:textId="434CDD41" w:rsidR="000D11C8" w:rsidRPr="008635A1" w:rsidRDefault="000D11C8" w:rsidP="00C9772F">
            <w:pPr>
              <w:widowControl w:val="0"/>
              <w:tabs>
                <w:tab w:val="left" w:pos="180"/>
              </w:tabs>
              <w:jc w:val="both"/>
              <w:rPr>
                <w:sz w:val="28"/>
                <w:szCs w:val="28"/>
              </w:rPr>
            </w:pPr>
            <w:r>
              <w:rPr>
                <w:sz w:val="28"/>
                <w:szCs w:val="28"/>
              </w:rPr>
              <w:t xml:space="preserve">Hiện thị danh sách các đợt </w:t>
            </w:r>
            <w:r w:rsidR="00C9772F" w:rsidRPr="00012A68">
              <w:rPr>
                <w:sz w:val="28"/>
                <w:szCs w:val="28"/>
              </w:rPr>
              <w:t>book building</w:t>
            </w:r>
            <w:r>
              <w:rPr>
                <w:sz w:val="28"/>
                <w:szCs w:val="28"/>
              </w:rPr>
              <w:t xml:space="preserve"> thành viên </w:t>
            </w:r>
            <w:r w:rsidR="00C9772F">
              <w:rPr>
                <w:sz w:val="28"/>
                <w:szCs w:val="28"/>
              </w:rPr>
              <w:t xml:space="preserve"> tham gia</w:t>
            </w:r>
          </w:p>
        </w:tc>
      </w:tr>
      <w:tr w:rsidR="000D11C8" w:rsidRPr="00CD1498" w14:paraId="0F3F14B0" w14:textId="77777777" w:rsidTr="00404734">
        <w:trPr>
          <w:jc w:val="center"/>
        </w:trPr>
        <w:tc>
          <w:tcPr>
            <w:tcW w:w="409" w:type="pct"/>
            <w:vAlign w:val="center"/>
          </w:tcPr>
          <w:p w14:paraId="193AB7C7" w14:textId="2DC1B855" w:rsidR="000D11C8" w:rsidRPr="008635A1" w:rsidRDefault="000B5A6D" w:rsidP="000B5A6D">
            <w:pPr>
              <w:spacing w:before="240" w:after="0"/>
              <w:jc w:val="both"/>
              <w:rPr>
                <w:sz w:val="28"/>
                <w:szCs w:val="28"/>
              </w:rPr>
            </w:pPr>
            <w:r>
              <w:rPr>
                <w:sz w:val="28"/>
                <w:szCs w:val="28"/>
              </w:rPr>
              <w:t xml:space="preserve">   2</w:t>
            </w:r>
          </w:p>
        </w:tc>
        <w:tc>
          <w:tcPr>
            <w:tcW w:w="1663" w:type="pct"/>
            <w:vAlign w:val="center"/>
          </w:tcPr>
          <w:p w14:paraId="7CA9118D" w14:textId="77777777" w:rsidR="000D11C8" w:rsidRDefault="000D11C8" w:rsidP="00404734">
            <w:pPr>
              <w:widowControl w:val="0"/>
              <w:tabs>
                <w:tab w:val="left" w:pos="180"/>
              </w:tabs>
              <w:jc w:val="both"/>
              <w:rPr>
                <w:noProof/>
                <w:sz w:val="28"/>
                <w:szCs w:val="28"/>
              </w:rPr>
            </w:pPr>
            <w:r>
              <w:rPr>
                <w:noProof/>
                <w:sz w:val="28"/>
                <w:szCs w:val="28"/>
              </w:rPr>
              <w:t xml:space="preserve">Thành viên </w:t>
            </w:r>
          </w:p>
        </w:tc>
        <w:tc>
          <w:tcPr>
            <w:tcW w:w="806" w:type="pct"/>
            <w:vAlign w:val="center"/>
          </w:tcPr>
          <w:p w14:paraId="7D133A44" w14:textId="77777777" w:rsidR="000D11C8" w:rsidRPr="008635A1" w:rsidRDefault="000D11C8" w:rsidP="00404734">
            <w:pPr>
              <w:widowControl w:val="0"/>
              <w:tabs>
                <w:tab w:val="left" w:pos="180"/>
              </w:tabs>
              <w:jc w:val="both"/>
              <w:rPr>
                <w:sz w:val="28"/>
                <w:szCs w:val="28"/>
                <w:lang w:val="vi-VN"/>
              </w:rPr>
            </w:pPr>
            <w:r>
              <w:rPr>
                <w:sz w:val="28"/>
                <w:szCs w:val="28"/>
              </w:rPr>
              <w:t>Combobox</w:t>
            </w:r>
          </w:p>
        </w:tc>
        <w:tc>
          <w:tcPr>
            <w:tcW w:w="2122" w:type="pct"/>
            <w:vAlign w:val="center"/>
          </w:tcPr>
          <w:p w14:paraId="65AF4035" w14:textId="784230C6" w:rsidR="000D11C8" w:rsidRPr="008635A1" w:rsidRDefault="000D11C8" w:rsidP="00404734">
            <w:pPr>
              <w:widowControl w:val="0"/>
              <w:tabs>
                <w:tab w:val="left" w:pos="180"/>
              </w:tabs>
              <w:jc w:val="both"/>
              <w:rPr>
                <w:sz w:val="28"/>
                <w:szCs w:val="28"/>
              </w:rPr>
            </w:pPr>
            <w:r>
              <w:rPr>
                <w:sz w:val="28"/>
                <w:szCs w:val="28"/>
              </w:rPr>
              <w:t xml:space="preserve">Thành viên đợt </w:t>
            </w:r>
            <w:r w:rsidR="00C9772F" w:rsidRPr="00012A68">
              <w:rPr>
                <w:sz w:val="28"/>
                <w:szCs w:val="28"/>
              </w:rPr>
              <w:t>book building</w:t>
            </w:r>
          </w:p>
        </w:tc>
      </w:tr>
      <w:tr w:rsidR="000D11C8" w:rsidRPr="00CD1498" w14:paraId="0E47ADDF" w14:textId="77777777" w:rsidTr="00404734">
        <w:trPr>
          <w:jc w:val="center"/>
        </w:trPr>
        <w:tc>
          <w:tcPr>
            <w:tcW w:w="409" w:type="pct"/>
            <w:vAlign w:val="center"/>
          </w:tcPr>
          <w:p w14:paraId="020958D7" w14:textId="02C3A778" w:rsidR="000D11C8" w:rsidRPr="008635A1" w:rsidRDefault="000B5A6D" w:rsidP="000B5A6D">
            <w:pPr>
              <w:spacing w:before="240" w:after="0"/>
              <w:jc w:val="both"/>
              <w:rPr>
                <w:sz w:val="28"/>
                <w:szCs w:val="28"/>
              </w:rPr>
            </w:pPr>
            <w:r>
              <w:rPr>
                <w:sz w:val="28"/>
                <w:szCs w:val="28"/>
              </w:rPr>
              <w:t xml:space="preserve">   3</w:t>
            </w:r>
          </w:p>
        </w:tc>
        <w:tc>
          <w:tcPr>
            <w:tcW w:w="1663" w:type="pct"/>
            <w:vAlign w:val="center"/>
          </w:tcPr>
          <w:p w14:paraId="3BA1ECB9" w14:textId="77777777" w:rsidR="000D11C8" w:rsidRDefault="000D11C8" w:rsidP="00404734">
            <w:pPr>
              <w:widowControl w:val="0"/>
              <w:tabs>
                <w:tab w:val="left" w:pos="180"/>
              </w:tabs>
              <w:jc w:val="both"/>
              <w:rPr>
                <w:noProof/>
                <w:sz w:val="28"/>
                <w:szCs w:val="28"/>
              </w:rPr>
            </w:pPr>
            <w:r>
              <w:rPr>
                <w:noProof/>
                <w:sz w:val="28"/>
                <w:szCs w:val="28"/>
              </w:rPr>
              <w:t>Trong nước/ Nước ngoài</w:t>
            </w:r>
          </w:p>
        </w:tc>
        <w:tc>
          <w:tcPr>
            <w:tcW w:w="806" w:type="pct"/>
            <w:vAlign w:val="center"/>
          </w:tcPr>
          <w:p w14:paraId="4E034D06" w14:textId="77777777" w:rsidR="000D11C8" w:rsidRPr="008635A1" w:rsidRDefault="000D11C8" w:rsidP="00404734">
            <w:pPr>
              <w:widowControl w:val="0"/>
              <w:tabs>
                <w:tab w:val="left" w:pos="180"/>
              </w:tabs>
              <w:jc w:val="both"/>
              <w:rPr>
                <w:sz w:val="28"/>
                <w:szCs w:val="28"/>
                <w:lang w:val="vi-VN"/>
              </w:rPr>
            </w:pPr>
            <w:r>
              <w:rPr>
                <w:sz w:val="28"/>
                <w:szCs w:val="28"/>
              </w:rPr>
              <w:t>Combobox</w:t>
            </w:r>
          </w:p>
        </w:tc>
        <w:tc>
          <w:tcPr>
            <w:tcW w:w="2122" w:type="pct"/>
            <w:vAlign w:val="center"/>
          </w:tcPr>
          <w:p w14:paraId="6FAECB86" w14:textId="77777777" w:rsidR="000D11C8" w:rsidRDefault="000D11C8" w:rsidP="00404734">
            <w:pPr>
              <w:widowControl w:val="0"/>
              <w:tabs>
                <w:tab w:val="left" w:pos="180"/>
              </w:tabs>
              <w:jc w:val="both"/>
              <w:rPr>
                <w:sz w:val="28"/>
                <w:szCs w:val="28"/>
              </w:rPr>
            </w:pPr>
            <w:r>
              <w:rPr>
                <w:sz w:val="28"/>
                <w:szCs w:val="28"/>
              </w:rPr>
              <w:t>Gồm: - Cá nhân trong nước</w:t>
            </w:r>
          </w:p>
          <w:p w14:paraId="1FC2C68C" w14:textId="77777777" w:rsidR="000D11C8" w:rsidRPr="00440000" w:rsidRDefault="000D11C8" w:rsidP="00404734">
            <w:pPr>
              <w:pStyle w:val="ListParagraph"/>
              <w:widowControl w:val="0"/>
              <w:numPr>
                <w:ilvl w:val="0"/>
                <w:numId w:val="15"/>
              </w:numPr>
              <w:tabs>
                <w:tab w:val="left" w:pos="180"/>
              </w:tabs>
              <w:rPr>
                <w:sz w:val="28"/>
                <w:szCs w:val="28"/>
              </w:rPr>
            </w:pPr>
            <w:r>
              <w:rPr>
                <w:sz w:val="28"/>
                <w:szCs w:val="28"/>
              </w:rPr>
              <w:t>Cá nhân nước ngoài</w:t>
            </w:r>
          </w:p>
        </w:tc>
      </w:tr>
      <w:tr w:rsidR="000D11C8" w:rsidRPr="00CD1498" w14:paraId="60AA6AC5" w14:textId="77777777" w:rsidTr="00404734">
        <w:trPr>
          <w:jc w:val="center"/>
        </w:trPr>
        <w:tc>
          <w:tcPr>
            <w:tcW w:w="409" w:type="pct"/>
            <w:vAlign w:val="center"/>
          </w:tcPr>
          <w:p w14:paraId="6EE602A6" w14:textId="52ACDE61" w:rsidR="000D11C8" w:rsidRPr="008635A1" w:rsidRDefault="000B5A6D" w:rsidP="000B5A6D">
            <w:pPr>
              <w:spacing w:before="240" w:after="0"/>
              <w:jc w:val="both"/>
              <w:rPr>
                <w:sz w:val="28"/>
                <w:szCs w:val="28"/>
              </w:rPr>
            </w:pPr>
            <w:r>
              <w:rPr>
                <w:sz w:val="28"/>
                <w:szCs w:val="28"/>
              </w:rPr>
              <w:t xml:space="preserve">   4</w:t>
            </w:r>
          </w:p>
        </w:tc>
        <w:tc>
          <w:tcPr>
            <w:tcW w:w="1663" w:type="pct"/>
            <w:vAlign w:val="center"/>
          </w:tcPr>
          <w:p w14:paraId="090094D1" w14:textId="77777777" w:rsidR="000D11C8" w:rsidRDefault="000D11C8" w:rsidP="00404734">
            <w:pPr>
              <w:widowControl w:val="0"/>
              <w:tabs>
                <w:tab w:val="left" w:pos="180"/>
              </w:tabs>
              <w:jc w:val="both"/>
              <w:rPr>
                <w:noProof/>
                <w:sz w:val="28"/>
                <w:szCs w:val="28"/>
              </w:rPr>
            </w:pPr>
            <w:r>
              <w:rPr>
                <w:noProof/>
                <w:sz w:val="28"/>
                <w:szCs w:val="28"/>
              </w:rPr>
              <w:t>Mã số NĐT</w:t>
            </w:r>
          </w:p>
        </w:tc>
        <w:tc>
          <w:tcPr>
            <w:tcW w:w="806" w:type="pct"/>
            <w:vAlign w:val="center"/>
          </w:tcPr>
          <w:p w14:paraId="7659C8CD" w14:textId="77777777" w:rsidR="000D11C8" w:rsidRPr="008635A1" w:rsidRDefault="000D11C8" w:rsidP="00404734">
            <w:pPr>
              <w:widowControl w:val="0"/>
              <w:tabs>
                <w:tab w:val="left" w:pos="180"/>
              </w:tabs>
              <w:jc w:val="both"/>
              <w:rPr>
                <w:sz w:val="28"/>
                <w:szCs w:val="28"/>
              </w:rPr>
            </w:pPr>
            <w:r>
              <w:rPr>
                <w:sz w:val="28"/>
                <w:szCs w:val="28"/>
              </w:rPr>
              <w:t xml:space="preserve">Number </w:t>
            </w:r>
          </w:p>
        </w:tc>
        <w:tc>
          <w:tcPr>
            <w:tcW w:w="2122" w:type="pct"/>
            <w:vAlign w:val="center"/>
          </w:tcPr>
          <w:p w14:paraId="6D79471F" w14:textId="77777777" w:rsidR="000D11C8" w:rsidRPr="008635A1" w:rsidRDefault="000D11C8" w:rsidP="00404734">
            <w:pPr>
              <w:widowControl w:val="0"/>
              <w:tabs>
                <w:tab w:val="left" w:pos="180"/>
              </w:tabs>
              <w:jc w:val="both"/>
              <w:rPr>
                <w:sz w:val="28"/>
                <w:szCs w:val="28"/>
              </w:rPr>
            </w:pPr>
            <w:r>
              <w:rPr>
                <w:sz w:val="28"/>
                <w:szCs w:val="28"/>
              </w:rPr>
              <w:t>Hệ thống tự động sinh</w:t>
            </w:r>
          </w:p>
        </w:tc>
      </w:tr>
      <w:tr w:rsidR="000D11C8" w:rsidRPr="00CD1498" w14:paraId="35E471A7" w14:textId="77777777" w:rsidTr="00404734">
        <w:trPr>
          <w:jc w:val="center"/>
        </w:trPr>
        <w:tc>
          <w:tcPr>
            <w:tcW w:w="409" w:type="pct"/>
            <w:vAlign w:val="center"/>
          </w:tcPr>
          <w:p w14:paraId="04CEE0CF" w14:textId="7539A015" w:rsidR="000D11C8" w:rsidRPr="008635A1" w:rsidRDefault="000B5A6D" w:rsidP="000B5A6D">
            <w:pPr>
              <w:spacing w:before="240" w:after="0"/>
              <w:jc w:val="both"/>
              <w:rPr>
                <w:sz w:val="28"/>
                <w:szCs w:val="28"/>
              </w:rPr>
            </w:pPr>
            <w:r>
              <w:rPr>
                <w:sz w:val="28"/>
                <w:szCs w:val="28"/>
              </w:rPr>
              <w:t xml:space="preserve">   5</w:t>
            </w:r>
          </w:p>
        </w:tc>
        <w:tc>
          <w:tcPr>
            <w:tcW w:w="1663" w:type="pct"/>
            <w:vAlign w:val="center"/>
          </w:tcPr>
          <w:p w14:paraId="0F93257E" w14:textId="77777777" w:rsidR="000D11C8" w:rsidRDefault="000D11C8" w:rsidP="00404734">
            <w:pPr>
              <w:widowControl w:val="0"/>
              <w:tabs>
                <w:tab w:val="left" w:pos="180"/>
              </w:tabs>
              <w:jc w:val="both"/>
              <w:rPr>
                <w:noProof/>
                <w:sz w:val="28"/>
                <w:szCs w:val="28"/>
              </w:rPr>
            </w:pPr>
            <w:r>
              <w:rPr>
                <w:noProof/>
                <w:sz w:val="28"/>
                <w:szCs w:val="28"/>
              </w:rPr>
              <w:t>Tên NĐT</w:t>
            </w:r>
          </w:p>
        </w:tc>
        <w:tc>
          <w:tcPr>
            <w:tcW w:w="806" w:type="pct"/>
            <w:vAlign w:val="center"/>
          </w:tcPr>
          <w:p w14:paraId="1B120068" w14:textId="77777777" w:rsidR="000D11C8" w:rsidRPr="008635A1" w:rsidRDefault="000D11C8" w:rsidP="00404734">
            <w:pPr>
              <w:widowControl w:val="0"/>
              <w:tabs>
                <w:tab w:val="left" w:pos="180"/>
              </w:tabs>
              <w:jc w:val="both"/>
              <w:rPr>
                <w:sz w:val="28"/>
                <w:szCs w:val="28"/>
                <w:lang w:val="vi-VN"/>
              </w:rPr>
            </w:pPr>
            <w:r>
              <w:rPr>
                <w:sz w:val="28"/>
                <w:szCs w:val="28"/>
              </w:rPr>
              <w:t>Textbox</w:t>
            </w:r>
          </w:p>
        </w:tc>
        <w:tc>
          <w:tcPr>
            <w:tcW w:w="2122" w:type="pct"/>
            <w:vAlign w:val="center"/>
          </w:tcPr>
          <w:p w14:paraId="1CA66103" w14:textId="77777777" w:rsidR="000D11C8" w:rsidRPr="008635A1" w:rsidRDefault="000D11C8" w:rsidP="00404734">
            <w:pPr>
              <w:widowControl w:val="0"/>
              <w:tabs>
                <w:tab w:val="left" w:pos="180"/>
              </w:tabs>
              <w:jc w:val="both"/>
              <w:rPr>
                <w:sz w:val="28"/>
                <w:szCs w:val="28"/>
              </w:rPr>
            </w:pPr>
            <w:r>
              <w:rPr>
                <w:sz w:val="28"/>
                <w:szCs w:val="28"/>
              </w:rPr>
              <w:t>Tên nhà đầu tư, bắt buộc nhập</w:t>
            </w:r>
          </w:p>
        </w:tc>
      </w:tr>
      <w:tr w:rsidR="000D11C8" w:rsidRPr="00CD1498" w14:paraId="2391C0A8" w14:textId="77777777" w:rsidTr="00404734">
        <w:trPr>
          <w:jc w:val="center"/>
        </w:trPr>
        <w:tc>
          <w:tcPr>
            <w:tcW w:w="409" w:type="pct"/>
            <w:vAlign w:val="center"/>
          </w:tcPr>
          <w:p w14:paraId="17E8EB0A" w14:textId="783E4CDB" w:rsidR="000D11C8" w:rsidRPr="008635A1" w:rsidRDefault="000B5A6D" w:rsidP="000B5A6D">
            <w:pPr>
              <w:spacing w:before="240" w:after="0"/>
              <w:jc w:val="both"/>
              <w:rPr>
                <w:sz w:val="28"/>
                <w:szCs w:val="28"/>
              </w:rPr>
            </w:pPr>
            <w:r>
              <w:rPr>
                <w:sz w:val="28"/>
                <w:szCs w:val="28"/>
              </w:rPr>
              <w:t xml:space="preserve">   6</w:t>
            </w:r>
          </w:p>
        </w:tc>
        <w:tc>
          <w:tcPr>
            <w:tcW w:w="1663" w:type="pct"/>
            <w:vAlign w:val="center"/>
          </w:tcPr>
          <w:p w14:paraId="5D8D8A2A" w14:textId="77777777" w:rsidR="000D11C8" w:rsidRDefault="000D11C8" w:rsidP="00404734">
            <w:pPr>
              <w:widowControl w:val="0"/>
              <w:tabs>
                <w:tab w:val="left" w:pos="180"/>
              </w:tabs>
              <w:jc w:val="both"/>
              <w:rPr>
                <w:noProof/>
                <w:sz w:val="28"/>
                <w:szCs w:val="28"/>
              </w:rPr>
            </w:pPr>
            <w:r>
              <w:rPr>
                <w:noProof/>
                <w:sz w:val="28"/>
                <w:szCs w:val="28"/>
              </w:rPr>
              <w:t xml:space="preserve">Địa chỉ </w:t>
            </w:r>
          </w:p>
        </w:tc>
        <w:tc>
          <w:tcPr>
            <w:tcW w:w="806" w:type="pct"/>
            <w:vAlign w:val="center"/>
          </w:tcPr>
          <w:p w14:paraId="19FA5B8E" w14:textId="77777777" w:rsidR="000D11C8" w:rsidRPr="008635A1" w:rsidRDefault="000D11C8" w:rsidP="00404734">
            <w:pPr>
              <w:widowControl w:val="0"/>
              <w:tabs>
                <w:tab w:val="left" w:pos="180"/>
              </w:tabs>
              <w:jc w:val="both"/>
              <w:rPr>
                <w:sz w:val="28"/>
                <w:szCs w:val="28"/>
                <w:lang w:val="vi-VN"/>
              </w:rPr>
            </w:pPr>
            <w:r>
              <w:rPr>
                <w:sz w:val="28"/>
                <w:szCs w:val="28"/>
              </w:rPr>
              <w:t>Textbox</w:t>
            </w:r>
          </w:p>
        </w:tc>
        <w:tc>
          <w:tcPr>
            <w:tcW w:w="2122" w:type="pct"/>
            <w:vAlign w:val="center"/>
          </w:tcPr>
          <w:p w14:paraId="34971873" w14:textId="77777777" w:rsidR="000D11C8" w:rsidRPr="008635A1" w:rsidRDefault="000D11C8" w:rsidP="00404734">
            <w:pPr>
              <w:widowControl w:val="0"/>
              <w:tabs>
                <w:tab w:val="left" w:pos="180"/>
              </w:tabs>
              <w:jc w:val="both"/>
              <w:rPr>
                <w:sz w:val="28"/>
                <w:szCs w:val="28"/>
              </w:rPr>
            </w:pPr>
            <w:r>
              <w:rPr>
                <w:sz w:val="28"/>
                <w:szCs w:val="28"/>
              </w:rPr>
              <w:t>Điạ chỉ NĐT, bắt buộc nhập</w:t>
            </w:r>
          </w:p>
        </w:tc>
      </w:tr>
      <w:tr w:rsidR="000D11C8" w:rsidRPr="00CD1498" w14:paraId="50A02177" w14:textId="77777777" w:rsidTr="00404734">
        <w:trPr>
          <w:jc w:val="center"/>
        </w:trPr>
        <w:tc>
          <w:tcPr>
            <w:tcW w:w="409" w:type="pct"/>
            <w:vAlign w:val="center"/>
          </w:tcPr>
          <w:p w14:paraId="2998AE72" w14:textId="05895DE5" w:rsidR="000D11C8" w:rsidRPr="008635A1" w:rsidRDefault="000B5A6D" w:rsidP="000B5A6D">
            <w:pPr>
              <w:spacing w:before="240" w:after="0"/>
              <w:jc w:val="both"/>
              <w:rPr>
                <w:sz w:val="28"/>
                <w:szCs w:val="28"/>
              </w:rPr>
            </w:pPr>
            <w:r>
              <w:rPr>
                <w:sz w:val="28"/>
                <w:szCs w:val="28"/>
              </w:rPr>
              <w:t xml:space="preserve">   7</w:t>
            </w:r>
          </w:p>
        </w:tc>
        <w:tc>
          <w:tcPr>
            <w:tcW w:w="1663" w:type="pct"/>
            <w:vAlign w:val="center"/>
          </w:tcPr>
          <w:p w14:paraId="616914D8" w14:textId="77777777" w:rsidR="000D11C8" w:rsidRDefault="000D11C8" w:rsidP="00404734">
            <w:pPr>
              <w:widowControl w:val="0"/>
              <w:tabs>
                <w:tab w:val="left" w:pos="180"/>
              </w:tabs>
              <w:jc w:val="both"/>
              <w:rPr>
                <w:noProof/>
                <w:sz w:val="28"/>
                <w:szCs w:val="28"/>
              </w:rPr>
            </w:pPr>
            <w:r>
              <w:rPr>
                <w:noProof/>
                <w:sz w:val="28"/>
                <w:szCs w:val="28"/>
              </w:rPr>
              <w:t>Số điện thoại</w:t>
            </w:r>
          </w:p>
        </w:tc>
        <w:tc>
          <w:tcPr>
            <w:tcW w:w="806" w:type="pct"/>
            <w:vAlign w:val="center"/>
          </w:tcPr>
          <w:p w14:paraId="17517C9C" w14:textId="77777777" w:rsidR="000D11C8" w:rsidRPr="008635A1" w:rsidRDefault="000D11C8" w:rsidP="00404734">
            <w:pPr>
              <w:widowControl w:val="0"/>
              <w:tabs>
                <w:tab w:val="left" w:pos="180"/>
              </w:tabs>
              <w:jc w:val="both"/>
              <w:rPr>
                <w:sz w:val="28"/>
                <w:szCs w:val="28"/>
              </w:rPr>
            </w:pPr>
            <w:r>
              <w:rPr>
                <w:sz w:val="28"/>
                <w:szCs w:val="28"/>
              </w:rPr>
              <w:t xml:space="preserve">Number </w:t>
            </w:r>
          </w:p>
        </w:tc>
        <w:tc>
          <w:tcPr>
            <w:tcW w:w="2122" w:type="pct"/>
            <w:vAlign w:val="center"/>
          </w:tcPr>
          <w:p w14:paraId="2C2633DB" w14:textId="77777777" w:rsidR="000D11C8" w:rsidRPr="008635A1" w:rsidRDefault="000D11C8" w:rsidP="00404734">
            <w:pPr>
              <w:widowControl w:val="0"/>
              <w:tabs>
                <w:tab w:val="left" w:pos="180"/>
              </w:tabs>
              <w:jc w:val="both"/>
              <w:rPr>
                <w:sz w:val="28"/>
                <w:szCs w:val="28"/>
              </w:rPr>
            </w:pPr>
            <w:r>
              <w:rPr>
                <w:sz w:val="28"/>
                <w:szCs w:val="28"/>
              </w:rPr>
              <w:t xml:space="preserve">Bắt buộc nhập </w:t>
            </w:r>
          </w:p>
        </w:tc>
      </w:tr>
      <w:tr w:rsidR="000D11C8" w:rsidRPr="00CD1498" w14:paraId="63BA74A7" w14:textId="77777777" w:rsidTr="00404734">
        <w:trPr>
          <w:jc w:val="center"/>
        </w:trPr>
        <w:tc>
          <w:tcPr>
            <w:tcW w:w="409" w:type="pct"/>
            <w:vAlign w:val="center"/>
          </w:tcPr>
          <w:p w14:paraId="2A30A1F5" w14:textId="7163B8C7" w:rsidR="000D11C8" w:rsidRPr="008635A1" w:rsidRDefault="000B5A6D" w:rsidP="000B5A6D">
            <w:pPr>
              <w:spacing w:before="240" w:after="0"/>
              <w:jc w:val="both"/>
              <w:rPr>
                <w:sz w:val="28"/>
                <w:szCs w:val="28"/>
              </w:rPr>
            </w:pPr>
            <w:r>
              <w:rPr>
                <w:sz w:val="28"/>
                <w:szCs w:val="28"/>
              </w:rPr>
              <w:t xml:space="preserve">   8</w:t>
            </w:r>
          </w:p>
        </w:tc>
        <w:tc>
          <w:tcPr>
            <w:tcW w:w="1663" w:type="pct"/>
            <w:vAlign w:val="center"/>
          </w:tcPr>
          <w:p w14:paraId="26C1F1AC" w14:textId="77777777" w:rsidR="000D11C8" w:rsidRDefault="000D11C8" w:rsidP="00404734">
            <w:pPr>
              <w:widowControl w:val="0"/>
              <w:tabs>
                <w:tab w:val="left" w:pos="180"/>
              </w:tabs>
              <w:jc w:val="both"/>
              <w:rPr>
                <w:noProof/>
                <w:sz w:val="28"/>
                <w:szCs w:val="28"/>
              </w:rPr>
            </w:pPr>
            <w:r>
              <w:rPr>
                <w:noProof/>
                <w:sz w:val="28"/>
                <w:szCs w:val="28"/>
              </w:rPr>
              <w:t>Số fax</w:t>
            </w:r>
          </w:p>
        </w:tc>
        <w:tc>
          <w:tcPr>
            <w:tcW w:w="806" w:type="pct"/>
            <w:vAlign w:val="center"/>
          </w:tcPr>
          <w:p w14:paraId="796119C4" w14:textId="77777777" w:rsidR="000D11C8" w:rsidRPr="008635A1" w:rsidRDefault="000D11C8" w:rsidP="00404734">
            <w:pPr>
              <w:widowControl w:val="0"/>
              <w:tabs>
                <w:tab w:val="left" w:pos="180"/>
              </w:tabs>
              <w:jc w:val="both"/>
              <w:rPr>
                <w:sz w:val="28"/>
                <w:szCs w:val="28"/>
              </w:rPr>
            </w:pPr>
            <w:r>
              <w:rPr>
                <w:sz w:val="28"/>
                <w:szCs w:val="28"/>
              </w:rPr>
              <w:t xml:space="preserve">Number </w:t>
            </w:r>
          </w:p>
        </w:tc>
        <w:tc>
          <w:tcPr>
            <w:tcW w:w="2122" w:type="pct"/>
            <w:vAlign w:val="center"/>
          </w:tcPr>
          <w:p w14:paraId="1D265C95" w14:textId="77777777" w:rsidR="000D11C8" w:rsidRPr="008635A1" w:rsidRDefault="000D11C8" w:rsidP="00404734">
            <w:pPr>
              <w:widowControl w:val="0"/>
              <w:tabs>
                <w:tab w:val="left" w:pos="180"/>
              </w:tabs>
              <w:jc w:val="both"/>
              <w:rPr>
                <w:sz w:val="28"/>
                <w:szCs w:val="28"/>
              </w:rPr>
            </w:pPr>
            <w:r>
              <w:rPr>
                <w:sz w:val="28"/>
                <w:szCs w:val="28"/>
              </w:rPr>
              <w:t>Số fax</w:t>
            </w:r>
          </w:p>
        </w:tc>
      </w:tr>
      <w:tr w:rsidR="000D11C8" w:rsidRPr="00CD1498" w14:paraId="0542F07E" w14:textId="77777777" w:rsidTr="00404734">
        <w:trPr>
          <w:jc w:val="center"/>
        </w:trPr>
        <w:tc>
          <w:tcPr>
            <w:tcW w:w="409" w:type="pct"/>
            <w:vAlign w:val="center"/>
          </w:tcPr>
          <w:p w14:paraId="031A112D" w14:textId="6C83DA4E" w:rsidR="000D11C8" w:rsidRPr="008635A1" w:rsidRDefault="000B5A6D" w:rsidP="000B5A6D">
            <w:pPr>
              <w:spacing w:before="240" w:after="0"/>
              <w:jc w:val="both"/>
              <w:rPr>
                <w:sz w:val="28"/>
                <w:szCs w:val="28"/>
              </w:rPr>
            </w:pPr>
            <w:r>
              <w:rPr>
                <w:sz w:val="28"/>
                <w:szCs w:val="28"/>
              </w:rPr>
              <w:t xml:space="preserve">   9</w:t>
            </w:r>
          </w:p>
        </w:tc>
        <w:tc>
          <w:tcPr>
            <w:tcW w:w="1663" w:type="pct"/>
            <w:vAlign w:val="center"/>
          </w:tcPr>
          <w:p w14:paraId="1A118B0C" w14:textId="77777777" w:rsidR="000D11C8" w:rsidRDefault="000D11C8" w:rsidP="00404734">
            <w:pPr>
              <w:widowControl w:val="0"/>
              <w:tabs>
                <w:tab w:val="left" w:pos="180"/>
              </w:tabs>
              <w:jc w:val="both"/>
              <w:rPr>
                <w:noProof/>
                <w:sz w:val="28"/>
                <w:szCs w:val="28"/>
              </w:rPr>
            </w:pPr>
            <w:r>
              <w:rPr>
                <w:noProof/>
                <w:sz w:val="28"/>
                <w:szCs w:val="28"/>
              </w:rPr>
              <w:t>Email</w:t>
            </w:r>
          </w:p>
        </w:tc>
        <w:tc>
          <w:tcPr>
            <w:tcW w:w="806" w:type="pct"/>
            <w:vAlign w:val="center"/>
          </w:tcPr>
          <w:p w14:paraId="2E0FF878" w14:textId="77777777" w:rsidR="000D11C8" w:rsidRPr="008635A1" w:rsidRDefault="000D11C8" w:rsidP="00404734">
            <w:pPr>
              <w:widowControl w:val="0"/>
              <w:tabs>
                <w:tab w:val="left" w:pos="180"/>
              </w:tabs>
              <w:jc w:val="both"/>
              <w:rPr>
                <w:sz w:val="28"/>
                <w:szCs w:val="28"/>
                <w:lang w:val="vi-VN"/>
              </w:rPr>
            </w:pPr>
            <w:r>
              <w:rPr>
                <w:sz w:val="28"/>
                <w:szCs w:val="28"/>
              </w:rPr>
              <w:t>Textbox</w:t>
            </w:r>
          </w:p>
        </w:tc>
        <w:tc>
          <w:tcPr>
            <w:tcW w:w="2122" w:type="pct"/>
            <w:vAlign w:val="center"/>
          </w:tcPr>
          <w:p w14:paraId="35BBEB69" w14:textId="77777777" w:rsidR="000D11C8" w:rsidRPr="008635A1" w:rsidRDefault="000D11C8" w:rsidP="00404734">
            <w:pPr>
              <w:widowControl w:val="0"/>
              <w:tabs>
                <w:tab w:val="left" w:pos="180"/>
              </w:tabs>
              <w:jc w:val="both"/>
              <w:rPr>
                <w:sz w:val="28"/>
                <w:szCs w:val="28"/>
              </w:rPr>
            </w:pPr>
            <w:r>
              <w:rPr>
                <w:sz w:val="28"/>
                <w:szCs w:val="28"/>
              </w:rPr>
              <w:t xml:space="preserve">Email </w:t>
            </w:r>
          </w:p>
        </w:tc>
      </w:tr>
      <w:tr w:rsidR="000D11C8" w:rsidRPr="00CD1498" w14:paraId="74AA675A" w14:textId="77777777" w:rsidTr="00404734">
        <w:trPr>
          <w:jc w:val="center"/>
        </w:trPr>
        <w:tc>
          <w:tcPr>
            <w:tcW w:w="409" w:type="pct"/>
            <w:vAlign w:val="center"/>
          </w:tcPr>
          <w:p w14:paraId="7410C0FA" w14:textId="13E98504" w:rsidR="000D11C8" w:rsidRPr="008635A1" w:rsidRDefault="000B5A6D" w:rsidP="000B5A6D">
            <w:pPr>
              <w:spacing w:before="240" w:after="0"/>
              <w:jc w:val="both"/>
              <w:rPr>
                <w:sz w:val="28"/>
                <w:szCs w:val="28"/>
              </w:rPr>
            </w:pPr>
            <w:r>
              <w:rPr>
                <w:sz w:val="28"/>
                <w:szCs w:val="28"/>
              </w:rPr>
              <w:t xml:space="preserve"> 10</w:t>
            </w:r>
          </w:p>
        </w:tc>
        <w:tc>
          <w:tcPr>
            <w:tcW w:w="1663" w:type="pct"/>
            <w:vAlign w:val="center"/>
          </w:tcPr>
          <w:p w14:paraId="41C8214B" w14:textId="77777777" w:rsidR="000D11C8" w:rsidRDefault="000D11C8" w:rsidP="00404734">
            <w:pPr>
              <w:widowControl w:val="0"/>
              <w:tabs>
                <w:tab w:val="left" w:pos="180"/>
              </w:tabs>
              <w:jc w:val="both"/>
              <w:rPr>
                <w:noProof/>
                <w:sz w:val="28"/>
                <w:szCs w:val="28"/>
              </w:rPr>
            </w:pPr>
            <w:r>
              <w:rPr>
                <w:noProof/>
                <w:sz w:val="28"/>
                <w:szCs w:val="28"/>
              </w:rPr>
              <w:t>Loại ĐKSH</w:t>
            </w:r>
          </w:p>
        </w:tc>
        <w:tc>
          <w:tcPr>
            <w:tcW w:w="806" w:type="pct"/>
            <w:vAlign w:val="center"/>
          </w:tcPr>
          <w:p w14:paraId="35B2186F" w14:textId="77777777" w:rsidR="000D11C8" w:rsidRPr="008635A1" w:rsidRDefault="000D11C8" w:rsidP="00404734">
            <w:pPr>
              <w:widowControl w:val="0"/>
              <w:tabs>
                <w:tab w:val="left" w:pos="180"/>
              </w:tabs>
              <w:jc w:val="both"/>
              <w:rPr>
                <w:sz w:val="28"/>
                <w:szCs w:val="28"/>
                <w:lang w:val="vi-VN"/>
              </w:rPr>
            </w:pPr>
            <w:r>
              <w:rPr>
                <w:sz w:val="28"/>
                <w:szCs w:val="28"/>
              </w:rPr>
              <w:t>Combobox</w:t>
            </w:r>
          </w:p>
        </w:tc>
        <w:tc>
          <w:tcPr>
            <w:tcW w:w="2122" w:type="pct"/>
            <w:vAlign w:val="center"/>
          </w:tcPr>
          <w:p w14:paraId="0C601A2B" w14:textId="77777777" w:rsidR="000D11C8" w:rsidRDefault="000D11C8" w:rsidP="00404734">
            <w:pPr>
              <w:widowControl w:val="0"/>
              <w:tabs>
                <w:tab w:val="left" w:pos="180"/>
              </w:tabs>
              <w:jc w:val="both"/>
              <w:rPr>
                <w:sz w:val="28"/>
                <w:szCs w:val="28"/>
              </w:rPr>
            </w:pPr>
            <w:r>
              <w:rPr>
                <w:sz w:val="28"/>
                <w:szCs w:val="28"/>
              </w:rPr>
              <w:t>Gồm: - Chứng minh thư</w:t>
            </w:r>
          </w:p>
          <w:p w14:paraId="5DD88DCE" w14:textId="77777777" w:rsidR="000D11C8" w:rsidRDefault="000D11C8" w:rsidP="00404734">
            <w:pPr>
              <w:pStyle w:val="ListParagraph"/>
              <w:widowControl w:val="0"/>
              <w:numPr>
                <w:ilvl w:val="0"/>
                <w:numId w:val="15"/>
              </w:numPr>
              <w:tabs>
                <w:tab w:val="left" w:pos="180"/>
              </w:tabs>
              <w:rPr>
                <w:sz w:val="28"/>
                <w:szCs w:val="28"/>
              </w:rPr>
            </w:pPr>
            <w:r>
              <w:rPr>
                <w:sz w:val="28"/>
                <w:szCs w:val="28"/>
              </w:rPr>
              <w:t>Passport</w:t>
            </w:r>
          </w:p>
          <w:p w14:paraId="57C4FBCA" w14:textId="77777777" w:rsidR="000D11C8" w:rsidRDefault="000D11C8" w:rsidP="00404734">
            <w:pPr>
              <w:pStyle w:val="ListParagraph"/>
              <w:widowControl w:val="0"/>
              <w:numPr>
                <w:ilvl w:val="0"/>
                <w:numId w:val="15"/>
              </w:numPr>
              <w:tabs>
                <w:tab w:val="left" w:pos="180"/>
              </w:tabs>
              <w:rPr>
                <w:sz w:val="28"/>
                <w:szCs w:val="28"/>
              </w:rPr>
            </w:pPr>
            <w:r>
              <w:rPr>
                <w:sz w:val="28"/>
                <w:szCs w:val="28"/>
              </w:rPr>
              <w:t>Giấy phép đăng ký kinh doanh</w:t>
            </w:r>
          </w:p>
          <w:p w14:paraId="3AFC5A10" w14:textId="77777777" w:rsidR="000D11C8" w:rsidRDefault="000D11C8" w:rsidP="00404734">
            <w:pPr>
              <w:pStyle w:val="ListParagraph"/>
              <w:widowControl w:val="0"/>
              <w:numPr>
                <w:ilvl w:val="0"/>
                <w:numId w:val="15"/>
              </w:numPr>
              <w:tabs>
                <w:tab w:val="left" w:pos="180"/>
              </w:tabs>
              <w:rPr>
                <w:sz w:val="28"/>
                <w:szCs w:val="28"/>
              </w:rPr>
            </w:pPr>
            <w:r>
              <w:rPr>
                <w:sz w:val="28"/>
                <w:szCs w:val="28"/>
              </w:rPr>
              <w:t xml:space="preserve">Chứng thư khác </w:t>
            </w:r>
          </w:p>
          <w:p w14:paraId="7E17DDF1" w14:textId="77777777" w:rsidR="000D11C8" w:rsidRPr="00440000" w:rsidRDefault="000D11C8" w:rsidP="00404734">
            <w:pPr>
              <w:pStyle w:val="ListParagraph"/>
              <w:widowControl w:val="0"/>
              <w:numPr>
                <w:ilvl w:val="0"/>
                <w:numId w:val="15"/>
              </w:numPr>
              <w:tabs>
                <w:tab w:val="left" w:pos="180"/>
              </w:tabs>
              <w:rPr>
                <w:sz w:val="28"/>
                <w:szCs w:val="28"/>
              </w:rPr>
            </w:pPr>
            <w:r>
              <w:rPr>
                <w:sz w:val="28"/>
                <w:szCs w:val="28"/>
              </w:rPr>
              <w:t xml:space="preserve">Căn cước công dân </w:t>
            </w:r>
          </w:p>
        </w:tc>
      </w:tr>
      <w:tr w:rsidR="000D11C8" w:rsidRPr="00CD1498" w14:paraId="27E01081" w14:textId="77777777" w:rsidTr="00404734">
        <w:trPr>
          <w:jc w:val="center"/>
        </w:trPr>
        <w:tc>
          <w:tcPr>
            <w:tcW w:w="409" w:type="pct"/>
            <w:vAlign w:val="center"/>
          </w:tcPr>
          <w:p w14:paraId="484BCAD3" w14:textId="4E7F9D68" w:rsidR="000D11C8" w:rsidRPr="008635A1" w:rsidRDefault="000B5A6D" w:rsidP="000B5A6D">
            <w:pPr>
              <w:spacing w:before="240" w:after="0"/>
              <w:jc w:val="both"/>
              <w:rPr>
                <w:sz w:val="28"/>
                <w:szCs w:val="28"/>
              </w:rPr>
            </w:pPr>
            <w:r>
              <w:rPr>
                <w:sz w:val="28"/>
                <w:szCs w:val="28"/>
              </w:rPr>
              <w:t xml:space="preserve">  11</w:t>
            </w:r>
          </w:p>
        </w:tc>
        <w:tc>
          <w:tcPr>
            <w:tcW w:w="1663" w:type="pct"/>
            <w:vAlign w:val="center"/>
          </w:tcPr>
          <w:p w14:paraId="1EB0E67B" w14:textId="77777777" w:rsidR="000D11C8" w:rsidRDefault="000D11C8" w:rsidP="00404734">
            <w:pPr>
              <w:widowControl w:val="0"/>
              <w:tabs>
                <w:tab w:val="left" w:pos="180"/>
              </w:tabs>
              <w:jc w:val="both"/>
              <w:rPr>
                <w:noProof/>
                <w:sz w:val="28"/>
                <w:szCs w:val="28"/>
              </w:rPr>
            </w:pPr>
            <w:r>
              <w:rPr>
                <w:noProof/>
                <w:sz w:val="28"/>
                <w:szCs w:val="28"/>
              </w:rPr>
              <w:t>Số [ĐKSH]</w:t>
            </w:r>
          </w:p>
        </w:tc>
        <w:tc>
          <w:tcPr>
            <w:tcW w:w="806" w:type="pct"/>
            <w:vAlign w:val="center"/>
          </w:tcPr>
          <w:p w14:paraId="0386D0C2" w14:textId="77777777" w:rsidR="000D11C8" w:rsidRPr="008635A1" w:rsidRDefault="000D11C8" w:rsidP="00404734">
            <w:pPr>
              <w:widowControl w:val="0"/>
              <w:tabs>
                <w:tab w:val="left" w:pos="180"/>
              </w:tabs>
              <w:jc w:val="both"/>
              <w:rPr>
                <w:sz w:val="28"/>
                <w:szCs w:val="28"/>
              </w:rPr>
            </w:pPr>
            <w:r>
              <w:rPr>
                <w:sz w:val="28"/>
                <w:szCs w:val="28"/>
              </w:rPr>
              <w:t xml:space="preserve">Number </w:t>
            </w:r>
          </w:p>
        </w:tc>
        <w:tc>
          <w:tcPr>
            <w:tcW w:w="2122" w:type="pct"/>
            <w:vAlign w:val="center"/>
          </w:tcPr>
          <w:p w14:paraId="66034E4F" w14:textId="77777777" w:rsidR="000D11C8" w:rsidRPr="008635A1" w:rsidRDefault="000D11C8" w:rsidP="00404734">
            <w:pPr>
              <w:widowControl w:val="0"/>
              <w:tabs>
                <w:tab w:val="left" w:pos="180"/>
              </w:tabs>
              <w:jc w:val="both"/>
              <w:rPr>
                <w:sz w:val="28"/>
                <w:szCs w:val="28"/>
              </w:rPr>
            </w:pPr>
            <w:r>
              <w:rPr>
                <w:sz w:val="28"/>
                <w:szCs w:val="28"/>
              </w:rPr>
              <w:t xml:space="preserve">Bắt buộc nhập: mỗi số ĐKSH chỉ được phép tham gia trong  đợt đấu giá một lần </w:t>
            </w:r>
          </w:p>
        </w:tc>
      </w:tr>
      <w:tr w:rsidR="000D11C8" w:rsidRPr="00CD1498" w14:paraId="657C1D51" w14:textId="77777777" w:rsidTr="00404734">
        <w:trPr>
          <w:jc w:val="center"/>
        </w:trPr>
        <w:tc>
          <w:tcPr>
            <w:tcW w:w="409" w:type="pct"/>
            <w:vAlign w:val="center"/>
          </w:tcPr>
          <w:p w14:paraId="59E5FC9A" w14:textId="78FFD71C" w:rsidR="000D11C8" w:rsidRPr="008635A1" w:rsidRDefault="000B5A6D" w:rsidP="000B5A6D">
            <w:pPr>
              <w:spacing w:before="240" w:after="0"/>
              <w:jc w:val="both"/>
              <w:rPr>
                <w:sz w:val="28"/>
                <w:szCs w:val="28"/>
              </w:rPr>
            </w:pPr>
            <w:r>
              <w:rPr>
                <w:sz w:val="28"/>
                <w:szCs w:val="28"/>
              </w:rPr>
              <w:t xml:space="preserve">   12</w:t>
            </w:r>
          </w:p>
        </w:tc>
        <w:tc>
          <w:tcPr>
            <w:tcW w:w="1663" w:type="pct"/>
            <w:vAlign w:val="center"/>
          </w:tcPr>
          <w:p w14:paraId="671894AE" w14:textId="77777777" w:rsidR="000D11C8" w:rsidRDefault="000D11C8" w:rsidP="00404734">
            <w:pPr>
              <w:widowControl w:val="0"/>
              <w:tabs>
                <w:tab w:val="left" w:pos="180"/>
              </w:tabs>
              <w:jc w:val="both"/>
              <w:rPr>
                <w:noProof/>
                <w:sz w:val="28"/>
                <w:szCs w:val="28"/>
              </w:rPr>
            </w:pPr>
            <w:r>
              <w:rPr>
                <w:noProof/>
                <w:sz w:val="28"/>
                <w:szCs w:val="28"/>
              </w:rPr>
              <w:t>Ngày cấp</w:t>
            </w:r>
          </w:p>
        </w:tc>
        <w:tc>
          <w:tcPr>
            <w:tcW w:w="806" w:type="pct"/>
            <w:vAlign w:val="center"/>
          </w:tcPr>
          <w:p w14:paraId="350CD744" w14:textId="77777777" w:rsidR="000D11C8" w:rsidRPr="008635A1" w:rsidRDefault="000D11C8" w:rsidP="00404734">
            <w:pPr>
              <w:widowControl w:val="0"/>
              <w:tabs>
                <w:tab w:val="left" w:pos="180"/>
              </w:tabs>
              <w:jc w:val="both"/>
              <w:rPr>
                <w:sz w:val="28"/>
                <w:szCs w:val="28"/>
              </w:rPr>
            </w:pPr>
            <w:r>
              <w:rPr>
                <w:sz w:val="28"/>
                <w:szCs w:val="28"/>
              </w:rPr>
              <w:t xml:space="preserve">Date </w:t>
            </w:r>
          </w:p>
        </w:tc>
        <w:tc>
          <w:tcPr>
            <w:tcW w:w="2122" w:type="pct"/>
            <w:vAlign w:val="center"/>
          </w:tcPr>
          <w:p w14:paraId="48AB0F70" w14:textId="77777777" w:rsidR="000D11C8" w:rsidRPr="008635A1" w:rsidRDefault="000D11C8" w:rsidP="00404734">
            <w:pPr>
              <w:widowControl w:val="0"/>
              <w:tabs>
                <w:tab w:val="left" w:pos="180"/>
              </w:tabs>
              <w:jc w:val="both"/>
              <w:rPr>
                <w:sz w:val="28"/>
                <w:szCs w:val="28"/>
              </w:rPr>
            </w:pPr>
            <w:r>
              <w:rPr>
                <w:sz w:val="28"/>
                <w:szCs w:val="28"/>
              </w:rPr>
              <w:t>Ngày cấp số ĐKSH</w:t>
            </w:r>
          </w:p>
        </w:tc>
      </w:tr>
      <w:tr w:rsidR="000D11C8" w:rsidRPr="00CD1498" w14:paraId="43583541" w14:textId="77777777" w:rsidTr="00404734">
        <w:trPr>
          <w:jc w:val="center"/>
        </w:trPr>
        <w:tc>
          <w:tcPr>
            <w:tcW w:w="409" w:type="pct"/>
            <w:vAlign w:val="center"/>
          </w:tcPr>
          <w:p w14:paraId="657DA043" w14:textId="0E27FA84" w:rsidR="000D11C8" w:rsidRPr="008635A1" w:rsidRDefault="000B5A6D" w:rsidP="000B5A6D">
            <w:pPr>
              <w:spacing w:before="240" w:after="0"/>
              <w:jc w:val="both"/>
              <w:rPr>
                <w:sz w:val="28"/>
                <w:szCs w:val="28"/>
              </w:rPr>
            </w:pPr>
            <w:r>
              <w:rPr>
                <w:sz w:val="28"/>
                <w:szCs w:val="28"/>
              </w:rPr>
              <w:lastRenderedPageBreak/>
              <w:t xml:space="preserve">   13</w:t>
            </w:r>
          </w:p>
        </w:tc>
        <w:tc>
          <w:tcPr>
            <w:tcW w:w="1663" w:type="pct"/>
            <w:vAlign w:val="center"/>
          </w:tcPr>
          <w:p w14:paraId="1F7A2380" w14:textId="77777777" w:rsidR="000D11C8" w:rsidRDefault="000D11C8" w:rsidP="00404734">
            <w:pPr>
              <w:widowControl w:val="0"/>
              <w:tabs>
                <w:tab w:val="left" w:pos="180"/>
              </w:tabs>
              <w:jc w:val="both"/>
              <w:rPr>
                <w:noProof/>
                <w:sz w:val="28"/>
                <w:szCs w:val="28"/>
              </w:rPr>
            </w:pPr>
            <w:r>
              <w:rPr>
                <w:noProof/>
                <w:sz w:val="28"/>
                <w:szCs w:val="28"/>
              </w:rPr>
              <w:t>Ngày hết hạn</w:t>
            </w:r>
          </w:p>
        </w:tc>
        <w:tc>
          <w:tcPr>
            <w:tcW w:w="806" w:type="pct"/>
            <w:vAlign w:val="center"/>
          </w:tcPr>
          <w:p w14:paraId="2BB0B453" w14:textId="77777777" w:rsidR="000D11C8" w:rsidRPr="008635A1" w:rsidRDefault="000D11C8" w:rsidP="00404734">
            <w:pPr>
              <w:widowControl w:val="0"/>
              <w:tabs>
                <w:tab w:val="left" w:pos="180"/>
              </w:tabs>
              <w:jc w:val="both"/>
              <w:rPr>
                <w:sz w:val="28"/>
                <w:szCs w:val="28"/>
              </w:rPr>
            </w:pPr>
            <w:r>
              <w:rPr>
                <w:sz w:val="28"/>
                <w:szCs w:val="28"/>
              </w:rPr>
              <w:t xml:space="preserve">Date </w:t>
            </w:r>
          </w:p>
        </w:tc>
        <w:tc>
          <w:tcPr>
            <w:tcW w:w="2122" w:type="pct"/>
            <w:vAlign w:val="center"/>
          </w:tcPr>
          <w:p w14:paraId="3502B14A" w14:textId="77777777" w:rsidR="000D11C8" w:rsidRPr="008635A1" w:rsidRDefault="000D11C8" w:rsidP="00404734">
            <w:pPr>
              <w:widowControl w:val="0"/>
              <w:tabs>
                <w:tab w:val="left" w:pos="180"/>
              </w:tabs>
              <w:jc w:val="both"/>
              <w:rPr>
                <w:sz w:val="28"/>
                <w:szCs w:val="28"/>
              </w:rPr>
            </w:pPr>
            <w:r>
              <w:rPr>
                <w:sz w:val="28"/>
                <w:szCs w:val="28"/>
              </w:rPr>
              <w:t>Ngày hết hạn loại ĐKSH, hệ thống tự động fill, disable</w:t>
            </w:r>
          </w:p>
        </w:tc>
      </w:tr>
      <w:tr w:rsidR="000D11C8" w:rsidRPr="00CD1498" w14:paraId="7AFB6CD8" w14:textId="77777777" w:rsidTr="00404734">
        <w:trPr>
          <w:jc w:val="center"/>
        </w:trPr>
        <w:tc>
          <w:tcPr>
            <w:tcW w:w="409" w:type="pct"/>
            <w:vAlign w:val="center"/>
          </w:tcPr>
          <w:p w14:paraId="29FFE27F" w14:textId="3EBF736E" w:rsidR="000D11C8" w:rsidRPr="008635A1" w:rsidRDefault="000B5A6D" w:rsidP="000B5A6D">
            <w:pPr>
              <w:spacing w:before="240" w:after="0"/>
              <w:jc w:val="both"/>
              <w:rPr>
                <w:sz w:val="28"/>
                <w:szCs w:val="28"/>
              </w:rPr>
            </w:pPr>
            <w:r>
              <w:rPr>
                <w:sz w:val="28"/>
                <w:szCs w:val="28"/>
              </w:rPr>
              <w:t xml:space="preserve">   14</w:t>
            </w:r>
          </w:p>
        </w:tc>
        <w:tc>
          <w:tcPr>
            <w:tcW w:w="1663" w:type="pct"/>
            <w:vAlign w:val="center"/>
          </w:tcPr>
          <w:p w14:paraId="58A0DA7B" w14:textId="77777777" w:rsidR="000D11C8" w:rsidRDefault="000D11C8" w:rsidP="00404734">
            <w:pPr>
              <w:widowControl w:val="0"/>
              <w:tabs>
                <w:tab w:val="left" w:pos="180"/>
              </w:tabs>
              <w:jc w:val="both"/>
              <w:rPr>
                <w:noProof/>
                <w:sz w:val="28"/>
                <w:szCs w:val="28"/>
              </w:rPr>
            </w:pPr>
            <w:r>
              <w:rPr>
                <w:noProof/>
                <w:sz w:val="28"/>
                <w:szCs w:val="28"/>
              </w:rPr>
              <w:t>Nơi cấp</w:t>
            </w:r>
          </w:p>
        </w:tc>
        <w:tc>
          <w:tcPr>
            <w:tcW w:w="806" w:type="pct"/>
            <w:vAlign w:val="center"/>
          </w:tcPr>
          <w:p w14:paraId="2DEA914D" w14:textId="77777777" w:rsidR="000D11C8" w:rsidRPr="008635A1" w:rsidRDefault="000D11C8" w:rsidP="00404734">
            <w:pPr>
              <w:widowControl w:val="0"/>
              <w:tabs>
                <w:tab w:val="left" w:pos="180"/>
              </w:tabs>
              <w:jc w:val="both"/>
              <w:rPr>
                <w:sz w:val="28"/>
                <w:szCs w:val="28"/>
              </w:rPr>
            </w:pPr>
            <w:r>
              <w:rPr>
                <w:sz w:val="28"/>
                <w:szCs w:val="28"/>
              </w:rPr>
              <w:t>Textbox</w:t>
            </w:r>
          </w:p>
        </w:tc>
        <w:tc>
          <w:tcPr>
            <w:tcW w:w="2122" w:type="pct"/>
            <w:vAlign w:val="center"/>
          </w:tcPr>
          <w:p w14:paraId="1AD5110A" w14:textId="77777777" w:rsidR="000D11C8" w:rsidRPr="008635A1" w:rsidRDefault="000D11C8" w:rsidP="00404734">
            <w:pPr>
              <w:widowControl w:val="0"/>
              <w:tabs>
                <w:tab w:val="left" w:pos="180"/>
              </w:tabs>
              <w:jc w:val="both"/>
              <w:rPr>
                <w:sz w:val="28"/>
                <w:szCs w:val="28"/>
              </w:rPr>
            </w:pPr>
            <w:r>
              <w:rPr>
                <w:sz w:val="28"/>
                <w:szCs w:val="28"/>
              </w:rPr>
              <w:t>Nơi cấp</w:t>
            </w:r>
          </w:p>
        </w:tc>
      </w:tr>
      <w:tr w:rsidR="000D11C8" w:rsidRPr="00CD1498" w14:paraId="559EACC3" w14:textId="77777777" w:rsidTr="00404734">
        <w:trPr>
          <w:jc w:val="center"/>
        </w:trPr>
        <w:tc>
          <w:tcPr>
            <w:tcW w:w="409" w:type="pct"/>
            <w:vAlign w:val="center"/>
          </w:tcPr>
          <w:p w14:paraId="1A8B8DDC" w14:textId="08BFD98C" w:rsidR="000D11C8" w:rsidRPr="008635A1" w:rsidRDefault="000B5A6D" w:rsidP="000B5A6D">
            <w:pPr>
              <w:spacing w:before="240" w:after="0"/>
              <w:jc w:val="both"/>
              <w:rPr>
                <w:sz w:val="28"/>
                <w:szCs w:val="28"/>
              </w:rPr>
            </w:pPr>
            <w:r>
              <w:rPr>
                <w:sz w:val="28"/>
                <w:szCs w:val="28"/>
              </w:rPr>
              <w:t xml:space="preserve">   15</w:t>
            </w:r>
          </w:p>
        </w:tc>
        <w:tc>
          <w:tcPr>
            <w:tcW w:w="1663" w:type="pct"/>
            <w:vAlign w:val="center"/>
          </w:tcPr>
          <w:p w14:paraId="76CE0045" w14:textId="77777777" w:rsidR="000D11C8" w:rsidRDefault="000D11C8" w:rsidP="00404734">
            <w:pPr>
              <w:widowControl w:val="0"/>
              <w:tabs>
                <w:tab w:val="left" w:pos="180"/>
              </w:tabs>
              <w:jc w:val="both"/>
              <w:rPr>
                <w:noProof/>
                <w:sz w:val="28"/>
                <w:szCs w:val="28"/>
              </w:rPr>
            </w:pPr>
            <w:r>
              <w:rPr>
                <w:noProof/>
                <w:sz w:val="28"/>
                <w:szCs w:val="28"/>
              </w:rPr>
              <w:t xml:space="preserve">Quốc tịch </w:t>
            </w:r>
          </w:p>
        </w:tc>
        <w:tc>
          <w:tcPr>
            <w:tcW w:w="806" w:type="pct"/>
            <w:vAlign w:val="center"/>
          </w:tcPr>
          <w:p w14:paraId="57ED3E9E" w14:textId="77777777" w:rsidR="000D11C8" w:rsidRPr="008635A1" w:rsidRDefault="000D11C8" w:rsidP="00404734">
            <w:pPr>
              <w:widowControl w:val="0"/>
              <w:tabs>
                <w:tab w:val="left" w:pos="180"/>
              </w:tabs>
              <w:jc w:val="both"/>
              <w:rPr>
                <w:sz w:val="28"/>
                <w:szCs w:val="28"/>
                <w:lang w:val="vi-VN"/>
              </w:rPr>
            </w:pPr>
            <w:r>
              <w:rPr>
                <w:sz w:val="28"/>
                <w:szCs w:val="28"/>
              </w:rPr>
              <w:t>Textbox</w:t>
            </w:r>
          </w:p>
        </w:tc>
        <w:tc>
          <w:tcPr>
            <w:tcW w:w="2122" w:type="pct"/>
            <w:vAlign w:val="center"/>
          </w:tcPr>
          <w:p w14:paraId="43880E70" w14:textId="77777777" w:rsidR="000D11C8" w:rsidRPr="008635A1" w:rsidRDefault="000D11C8" w:rsidP="00404734">
            <w:pPr>
              <w:widowControl w:val="0"/>
              <w:tabs>
                <w:tab w:val="left" w:pos="180"/>
              </w:tabs>
              <w:jc w:val="both"/>
              <w:rPr>
                <w:sz w:val="28"/>
                <w:szCs w:val="28"/>
              </w:rPr>
            </w:pPr>
            <w:r>
              <w:rPr>
                <w:sz w:val="28"/>
                <w:szCs w:val="28"/>
              </w:rPr>
              <w:t>NĐT trong nước quốc tịch hiển thị là Việt Nam, disable. NĐT nước ngoài hệ thống hiện thị danh sách các quốc gia dạng combobox để chọn</w:t>
            </w:r>
          </w:p>
        </w:tc>
      </w:tr>
      <w:tr w:rsidR="000D11C8" w:rsidRPr="00CD1498" w14:paraId="7CDDC58B" w14:textId="77777777" w:rsidTr="00404734">
        <w:trPr>
          <w:jc w:val="center"/>
        </w:trPr>
        <w:tc>
          <w:tcPr>
            <w:tcW w:w="409" w:type="pct"/>
            <w:vAlign w:val="center"/>
          </w:tcPr>
          <w:p w14:paraId="43569905" w14:textId="71388920" w:rsidR="000D11C8" w:rsidRPr="008635A1" w:rsidRDefault="000B5A6D" w:rsidP="000B5A6D">
            <w:pPr>
              <w:spacing w:before="240" w:after="0"/>
              <w:jc w:val="both"/>
              <w:rPr>
                <w:sz w:val="28"/>
                <w:szCs w:val="28"/>
              </w:rPr>
            </w:pPr>
            <w:r>
              <w:rPr>
                <w:sz w:val="28"/>
                <w:szCs w:val="28"/>
              </w:rPr>
              <w:t xml:space="preserve">  16</w:t>
            </w:r>
          </w:p>
        </w:tc>
        <w:tc>
          <w:tcPr>
            <w:tcW w:w="1663" w:type="pct"/>
            <w:vAlign w:val="center"/>
          </w:tcPr>
          <w:p w14:paraId="6C392909" w14:textId="77777777" w:rsidR="000D11C8" w:rsidRDefault="000D11C8" w:rsidP="00404734">
            <w:pPr>
              <w:widowControl w:val="0"/>
              <w:tabs>
                <w:tab w:val="left" w:pos="180"/>
              </w:tabs>
              <w:jc w:val="both"/>
              <w:rPr>
                <w:noProof/>
                <w:sz w:val="28"/>
                <w:szCs w:val="28"/>
              </w:rPr>
            </w:pPr>
            <w:r>
              <w:rPr>
                <w:noProof/>
                <w:sz w:val="28"/>
                <w:szCs w:val="28"/>
              </w:rPr>
              <w:t>Giới tính</w:t>
            </w:r>
          </w:p>
        </w:tc>
        <w:tc>
          <w:tcPr>
            <w:tcW w:w="806" w:type="pct"/>
            <w:vAlign w:val="center"/>
          </w:tcPr>
          <w:p w14:paraId="67E81E67" w14:textId="77777777" w:rsidR="000D11C8" w:rsidRPr="008635A1" w:rsidRDefault="000D11C8" w:rsidP="00404734">
            <w:pPr>
              <w:widowControl w:val="0"/>
              <w:tabs>
                <w:tab w:val="left" w:pos="180"/>
              </w:tabs>
              <w:jc w:val="both"/>
              <w:rPr>
                <w:sz w:val="28"/>
                <w:szCs w:val="28"/>
                <w:lang w:val="vi-VN"/>
              </w:rPr>
            </w:pPr>
            <w:r>
              <w:rPr>
                <w:sz w:val="28"/>
                <w:szCs w:val="28"/>
              </w:rPr>
              <w:t>Combobox</w:t>
            </w:r>
          </w:p>
        </w:tc>
        <w:tc>
          <w:tcPr>
            <w:tcW w:w="2122" w:type="pct"/>
            <w:vAlign w:val="center"/>
          </w:tcPr>
          <w:p w14:paraId="4EE3310E" w14:textId="77777777" w:rsidR="000D11C8" w:rsidRPr="008635A1" w:rsidRDefault="000D11C8" w:rsidP="00404734">
            <w:pPr>
              <w:widowControl w:val="0"/>
              <w:tabs>
                <w:tab w:val="left" w:pos="180"/>
              </w:tabs>
              <w:jc w:val="both"/>
              <w:rPr>
                <w:sz w:val="28"/>
                <w:szCs w:val="28"/>
              </w:rPr>
            </w:pPr>
            <w:r>
              <w:rPr>
                <w:sz w:val="28"/>
                <w:szCs w:val="28"/>
              </w:rPr>
              <w:t>Gồm : Nam, Nữ</w:t>
            </w:r>
          </w:p>
        </w:tc>
      </w:tr>
      <w:tr w:rsidR="000D11C8" w:rsidRPr="00CD1498" w14:paraId="28F0999A" w14:textId="77777777" w:rsidTr="00404734">
        <w:trPr>
          <w:jc w:val="center"/>
        </w:trPr>
        <w:tc>
          <w:tcPr>
            <w:tcW w:w="409" w:type="pct"/>
            <w:vAlign w:val="center"/>
          </w:tcPr>
          <w:p w14:paraId="62F04F11" w14:textId="3FE69D6D" w:rsidR="000D11C8" w:rsidRPr="008635A1" w:rsidRDefault="000B5A6D" w:rsidP="000B5A6D">
            <w:pPr>
              <w:spacing w:before="240" w:after="0"/>
              <w:jc w:val="both"/>
              <w:rPr>
                <w:sz w:val="28"/>
                <w:szCs w:val="28"/>
              </w:rPr>
            </w:pPr>
            <w:r>
              <w:rPr>
                <w:sz w:val="28"/>
                <w:szCs w:val="28"/>
              </w:rPr>
              <w:t xml:space="preserve">  17</w:t>
            </w:r>
          </w:p>
        </w:tc>
        <w:tc>
          <w:tcPr>
            <w:tcW w:w="1663" w:type="pct"/>
            <w:vAlign w:val="center"/>
          </w:tcPr>
          <w:p w14:paraId="38163CD5" w14:textId="77777777" w:rsidR="000D11C8" w:rsidRDefault="000D11C8" w:rsidP="00404734">
            <w:pPr>
              <w:widowControl w:val="0"/>
              <w:tabs>
                <w:tab w:val="left" w:pos="180"/>
              </w:tabs>
              <w:jc w:val="both"/>
              <w:rPr>
                <w:noProof/>
                <w:sz w:val="28"/>
                <w:szCs w:val="28"/>
              </w:rPr>
            </w:pPr>
            <w:r>
              <w:rPr>
                <w:noProof/>
                <w:sz w:val="28"/>
                <w:szCs w:val="28"/>
              </w:rPr>
              <w:t>Ngày sinh</w:t>
            </w:r>
          </w:p>
        </w:tc>
        <w:tc>
          <w:tcPr>
            <w:tcW w:w="806" w:type="pct"/>
            <w:vAlign w:val="center"/>
          </w:tcPr>
          <w:p w14:paraId="4828824F" w14:textId="77777777" w:rsidR="000D11C8" w:rsidRPr="008635A1" w:rsidRDefault="000D11C8" w:rsidP="00404734">
            <w:pPr>
              <w:widowControl w:val="0"/>
              <w:tabs>
                <w:tab w:val="left" w:pos="180"/>
              </w:tabs>
              <w:jc w:val="both"/>
              <w:rPr>
                <w:sz w:val="28"/>
                <w:szCs w:val="28"/>
              </w:rPr>
            </w:pPr>
            <w:r>
              <w:rPr>
                <w:sz w:val="28"/>
                <w:szCs w:val="28"/>
              </w:rPr>
              <w:t xml:space="preserve">Date </w:t>
            </w:r>
          </w:p>
        </w:tc>
        <w:tc>
          <w:tcPr>
            <w:tcW w:w="2122" w:type="pct"/>
            <w:vAlign w:val="center"/>
          </w:tcPr>
          <w:p w14:paraId="551BDCC0" w14:textId="77777777" w:rsidR="000D11C8" w:rsidRPr="008635A1" w:rsidRDefault="000D11C8" w:rsidP="00404734">
            <w:pPr>
              <w:widowControl w:val="0"/>
              <w:tabs>
                <w:tab w:val="left" w:pos="180"/>
              </w:tabs>
              <w:jc w:val="both"/>
              <w:rPr>
                <w:sz w:val="28"/>
                <w:szCs w:val="28"/>
              </w:rPr>
            </w:pPr>
            <w:r>
              <w:rPr>
                <w:sz w:val="28"/>
                <w:szCs w:val="28"/>
              </w:rPr>
              <w:t>Ngày sinh NĐT</w:t>
            </w:r>
          </w:p>
        </w:tc>
      </w:tr>
      <w:tr w:rsidR="000D11C8" w:rsidRPr="00CD1498" w14:paraId="04E4F34E" w14:textId="77777777" w:rsidTr="00404734">
        <w:trPr>
          <w:jc w:val="center"/>
        </w:trPr>
        <w:tc>
          <w:tcPr>
            <w:tcW w:w="409" w:type="pct"/>
            <w:vAlign w:val="center"/>
          </w:tcPr>
          <w:p w14:paraId="31417958" w14:textId="0366D4B2" w:rsidR="000D11C8" w:rsidRPr="008635A1" w:rsidRDefault="000B5A6D" w:rsidP="000B5A6D">
            <w:pPr>
              <w:spacing w:before="240" w:after="0"/>
              <w:jc w:val="both"/>
              <w:rPr>
                <w:sz w:val="28"/>
                <w:szCs w:val="28"/>
              </w:rPr>
            </w:pPr>
            <w:r>
              <w:rPr>
                <w:sz w:val="28"/>
                <w:szCs w:val="28"/>
              </w:rPr>
              <w:t xml:space="preserve">  18</w:t>
            </w:r>
          </w:p>
        </w:tc>
        <w:tc>
          <w:tcPr>
            <w:tcW w:w="1663" w:type="pct"/>
            <w:vAlign w:val="center"/>
          </w:tcPr>
          <w:p w14:paraId="37D8FAFD" w14:textId="77777777" w:rsidR="000D11C8" w:rsidRDefault="000D11C8" w:rsidP="00404734">
            <w:pPr>
              <w:widowControl w:val="0"/>
              <w:tabs>
                <w:tab w:val="left" w:pos="180"/>
              </w:tabs>
              <w:jc w:val="both"/>
              <w:rPr>
                <w:noProof/>
                <w:sz w:val="28"/>
                <w:szCs w:val="28"/>
              </w:rPr>
            </w:pPr>
            <w:r>
              <w:rPr>
                <w:noProof/>
                <w:sz w:val="28"/>
                <w:szCs w:val="28"/>
              </w:rPr>
              <w:t>Số lượng đặt mua</w:t>
            </w:r>
          </w:p>
        </w:tc>
        <w:tc>
          <w:tcPr>
            <w:tcW w:w="806" w:type="pct"/>
            <w:vAlign w:val="center"/>
          </w:tcPr>
          <w:p w14:paraId="1A218378" w14:textId="77777777" w:rsidR="000D11C8" w:rsidRPr="008635A1" w:rsidRDefault="000D11C8" w:rsidP="00404734">
            <w:pPr>
              <w:widowControl w:val="0"/>
              <w:tabs>
                <w:tab w:val="left" w:pos="180"/>
              </w:tabs>
              <w:jc w:val="both"/>
              <w:rPr>
                <w:sz w:val="28"/>
                <w:szCs w:val="28"/>
              </w:rPr>
            </w:pPr>
            <w:r>
              <w:rPr>
                <w:sz w:val="28"/>
                <w:szCs w:val="28"/>
              </w:rPr>
              <w:t xml:space="preserve">Number </w:t>
            </w:r>
          </w:p>
        </w:tc>
        <w:tc>
          <w:tcPr>
            <w:tcW w:w="2122" w:type="pct"/>
            <w:vAlign w:val="center"/>
          </w:tcPr>
          <w:p w14:paraId="12BD57FB" w14:textId="77777777" w:rsidR="000D11C8" w:rsidRPr="008635A1" w:rsidRDefault="000D11C8" w:rsidP="00404734">
            <w:pPr>
              <w:widowControl w:val="0"/>
              <w:tabs>
                <w:tab w:val="left" w:pos="180"/>
              </w:tabs>
              <w:jc w:val="both"/>
              <w:rPr>
                <w:sz w:val="28"/>
                <w:szCs w:val="28"/>
              </w:rPr>
            </w:pPr>
            <w:r>
              <w:rPr>
                <w:sz w:val="28"/>
                <w:szCs w:val="28"/>
              </w:rPr>
              <w:t>Số lượng đặt mua, nhỏ hơn hoặc bằng khối lượng tối đa NĐT, tổ chức trong nước/ nước ngoài được phép mua</w:t>
            </w:r>
          </w:p>
        </w:tc>
      </w:tr>
      <w:tr w:rsidR="000D11C8" w:rsidRPr="00CD1498" w14:paraId="70F6E4EA" w14:textId="77777777" w:rsidTr="00404734">
        <w:trPr>
          <w:jc w:val="center"/>
        </w:trPr>
        <w:tc>
          <w:tcPr>
            <w:tcW w:w="409" w:type="pct"/>
            <w:vAlign w:val="center"/>
          </w:tcPr>
          <w:p w14:paraId="5E56B6E0" w14:textId="7567AC5A" w:rsidR="000D11C8" w:rsidRPr="008635A1" w:rsidRDefault="000B5A6D" w:rsidP="000B5A6D">
            <w:pPr>
              <w:spacing w:before="240" w:after="0"/>
              <w:jc w:val="both"/>
              <w:rPr>
                <w:sz w:val="28"/>
                <w:szCs w:val="28"/>
              </w:rPr>
            </w:pPr>
            <w:r>
              <w:rPr>
                <w:sz w:val="28"/>
                <w:szCs w:val="28"/>
              </w:rPr>
              <w:t xml:space="preserve">   19</w:t>
            </w:r>
          </w:p>
        </w:tc>
        <w:tc>
          <w:tcPr>
            <w:tcW w:w="1663" w:type="pct"/>
            <w:vAlign w:val="center"/>
          </w:tcPr>
          <w:p w14:paraId="3FB28A6A" w14:textId="77777777" w:rsidR="000D11C8" w:rsidRDefault="000D11C8" w:rsidP="00404734">
            <w:pPr>
              <w:widowControl w:val="0"/>
              <w:tabs>
                <w:tab w:val="left" w:pos="180"/>
              </w:tabs>
              <w:jc w:val="both"/>
              <w:rPr>
                <w:noProof/>
                <w:sz w:val="28"/>
                <w:szCs w:val="28"/>
              </w:rPr>
            </w:pPr>
            <w:r>
              <w:rPr>
                <w:noProof/>
                <w:sz w:val="28"/>
                <w:szCs w:val="28"/>
              </w:rPr>
              <w:t xml:space="preserve">Số tiền đặt cọc </w:t>
            </w:r>
          </w:p>
        </w:tc>
        <w:tc>
          <w:tcPr>
            <w:tcW w:w="806" w:type="pct"/>
            <w:vAlign w:val="center"/>
          </w:tcPr>
          <w:p w14:paraId="3F74D295" w14:textId="77777777" w:rsidR="000D11C8" w:rsidRPr="008635A1" w:rsidRDefault="000D11C8" w:rsidP="00404734">
            <w:pPr>
              <w:widowControl w:val="0"/>
              <w:tabs>
                <w:tab w:val="left" w:pos="180"/>
              </w:tabs>
              <w:jc w:val="both"/>
              <w:rPr>
                <w:sz w:val="28"/>
                <w:szCs w:val="28"/>
              </w:rPr>
            </w:pPr>
            <w:r>
              <w:rPr>
                <w:sz w:val="28"/>
                <w:szCs w:val="28"/>
              </w:rPr>
              <w:t xml:space="preserve">Number </w:t>
            </w:r>
          </w:p>
        </w:tc>
        <w:tc>
          <w:tcPr>
            <w:tcW w:w="2122" w:type="pct"/>
            <w:vAlign w:val="center"/>
          </w:tcPr>
          <w:p w14:paraId="7FBF824E" w14:textId="77777777" w:rsidR="000D11C8" w:rsidRPr="008635A1" w:rsidRDefault="000D11C8" w:rsidP="00404734">
            <w:pPr>
              <w:widowControl w:val="0"/>
              <w:tabs>
                <w:tab w:val="left" w:pos="180"/>
              </w:tabs>
              <w:jc w:val="both"/>
              <w:rPr>
                <w:sz w:val="28"/>
                <w:szCs w:val="28"/>
              </w:rPr>
            </w:pPr>
            <w:r>
              <w:rPr>
                <w:sz w:val="28"/>
                <w:szCs w:val="28"/>
              </w:rPr>
              <w:t>Hệ thống tự động fill, cho phép sửa nhưng lớn hơn số tiền bắt buộc đặt cọc</w:t>
            </w:r>
          </w:p>
        </w:tc>
      </w:tr>
      <w:tr w:rsidR="000D11C8" w:rsidRPr="00CD1498" w14:paraId="075324FC" w14:textId="77777777" w:rsidTr="00404734">
        <w:trPr>
          <w:jc w:val="center"/>
        </w:trPr>
        <w:tc>
          <w:tcPr>
            <w:tcW w:w="409" w:type="pct"/>
            <w:vAlign w:val="center"/>
          </w:tcPr>
          <w:p w14:paraId="4AB8EB81" w14:textId="1364A62C" w:rsidR="000D11C8" w:rsidRPr="008635A1" w:rsidRDefault="000B5A6D" w:rsidP="000B5A6D">
            <w:pPr>
              <w:spacing w:before="240" w:after="0"/>
              <w:jc w:val="both"/>
              <w:rPr>
                <w:sz w:val="28"/>
                <w:szCs w:val="28"/>
              </w:rPr>
            </w:pPr>
            <w:r>
              <w:rPr>
                <w:sz w:val="28"/>
                <w:szCs w:val="28"/>
              </w:rPr>
              <w:t xml:space="preserve">   20</w:t>
            </w:r>
          </w:p>
        </w:tc>
        <w:tc>
          <w:tcPr>
            <w:tcW w:w="1663" w:type="pct"/>
            <w:vAlign w:val="center"/>
          </w:tcPr>
          <w:p w14:paraId="332F8F80" w14:textId="77777777" w:rsidR="000D11C8" w:rsidRDefault="000D11C8" w:rsidP="00404734">
            <w:pPr>
              <w:widowControl w:val="0"/>
              <w:tabs>
                <w:tab w:val="left" w:pos="180"/>
              </w:tabs>
              <w:jc w:val="both"/>
              <w:rPr>
                <w:noProof/>
                <w:sz w:val="28"/>
                <w:szCs w:val="28"/>
              </w:rPr>
            </w:pPr>
            <w:r>
              <w:rPr>
                <w:noProof/>
                <w:sz w:val="28"/>
                <w:szCs w:val="28"/>
              </w:rPr>
              <w:t>PT nhận tiền đặt cọc</w:t>
            </w:r>
          </w:p>
        </w:tc>
        <w:tc>
          <w:tcPr>
            <w:tcW w:w="806" w:type="pct"/>
            <w:vAlign w:val="center"/>
          </w:tcPr>
          <w:p w14:paraId="42A100F5" w14:textId="77777777" w:rsidR="000D11C8" w:rsidRPr="008635A1" w:rsidRDefault="000D11C8" w:rsidP="00404734">
            <w:pPr>
              <w:widowControl w:val="0"/>
              <w:tabs>
                <w:tab w:val="left" w:pos="180"/>
              </w:tabs>
              <w:jc w:val="both"/>
              <w:rPr>
                <w:sz w:val="28"/>
                <w:szCs w:val="28"/>
              </w:rPr>
            </w:pPr>
            <w:r>
              <w:rPr>
                <w:sz w:val="28"/>
                <w:szCs w:val="28"/>
              </w:rPr>
              <w:t xml:space="preserve">Combobox </w:t>
            </w:r>
          </w:p>
        </w:tc>
        <w:tc>
          <w:tcPr>
            <w:tcW w:w="2122" w:type="pct"/>
            <w:vAlign w:val="center"/>
          </w:tcPr>
          <w:p w14:paraId="35AEA094" w14:textId="77777777" w:rsidR="000D11C8" w:rsidRPr="008635A1" w:rsidRDefault="000D11C8" w:rsidP="00404734">
            <w:pPr>
              <w:widowControl w:val="0"/>
              <w:tabs>
                <w:tab w:val="left" w:pos="180"/>
              </w:tabs>
              <w:jc w:val="both"/>
              <w:rPr>
                <w:sz w:val="28"/>
                <w:szCs w:val="28"/>
              </w:rPr>
            </w:pPr>
            <w:r>
              <w:rPr>
                <w:sz w:val="28"/>
                <w:szCs w:val="28"/>
              </w:rPr>
              <w:t xml:space="preserve">Phương thức nhận tiền đặt cọc: chuyển khoản hoặc tiền mặt </w:t>
            </w:r>
          </w:p>
        </w:tc>
      </w:tr>
      <w:tr w:rsidR="000D11C8" w:rsidRPr="00CD1498" w14:paraId="16CF2DA6" w14:textId="77777777" w:rsidTr="00404734">
        <w:trPr>
          <w:jc w:val="center"/>
        </w:trPr>
        <w:tc>
          <w:tcPr>
            <w:tcW w:w="409" w:type="pct"/>
            <w:vAlign w:val="center"/>
          </w:tcPr>
          <w:p w14:paraId="1BBE9B82" w14:textId="27D68A67" w:rsidR="000D11C8" w:rsidRPr="008635A1" w:rsidRDefault="000B5A6D" w:rsidP="000B5A6D">
            <w:pPr>
              <w:spacing w:before="240" w:after="0"/>
              <w:jc w:val="both"/>
              <w:rPr>
                <w:sz w:val="28"/>
                <w:szCs w:val="28"/>
              </w:rPr>
            </w:pPr>
            <w:r>
              <w:rPr>
                <w:sz w:val="28"/>
                <w:szCs w:val="28"/>
              </w:rPr>
              <w:t xml:space="preserve">   21</w:t>
            </w:r>
          </w:p>
        </w:tc>
        <w:tc>
          <w:tcPr>
            <w:tcW w:w="1663" w:type="pct"/>
            <w:vAlign w:val="center"/>
          </w:tcPr>
          <w:p w14:paraId="7A609A66" w14:textId="77777777" w:rsidR="000D11C8" w:rsidRDefault="000D11C8" w:rsidP="00404734">
            <w:pPr>
              <w:widowControl w:val="0"/>
              <w:tabs>
                <w:tab w:val="left" w:pos="180"/>
              </w:tabs>
              <w:jc w:val="both"/>
              <w:rPr>
                <w:noProof/>
                <w:sz w:val="28"/>
                <w:szCs w:val="28"/>
              </w:rPr>
            </w:pPr>
            <w:r>
              <w:rPr>
                <w:noProof/>
                <w:sz w:val="28"/>
                <w:szCs w:val="28"/>
              </w:rPr>
              <w:t>Số tài khoản ngân hàng</w:t>
            </w:r>
          </w:p>
        </w:tc>
        <w:tc>
          <w:tcPr>
            <w:tcW w:w="806" w:type="pct"/>
            <w:vAlign w:val="center"/>
          </w:tcPr>
          <w:p w14:paraId="67102287" w14:textId="77777777" w:rsidR="000D11C8" w:rsidRPr="008635A1" w:rsidRDefault="000D11C8" w:rsidP="00404734">
            <w:pPr>
              <w:widowControl w:val="0"/>
              <w:tabs>
                <w:tab w:val="left" w:pos="180"/>
              </w:tabs>
              <w:jc w:val="both"/>
              <w:rPr>
                <w:sz w:val="28"/>
                <w:szCs w:val="28"/>
              </w:rPr>
            </w:pPr>
            <w:r>
              <w:rPr>
                <w:sz w:val="28"/>
                <w:szCs w:val="28"/>
              </w:rPr>
              <w:t xml:space="preserve">Number </w:t>
            </w:r>
          </w:p>
        </w:tc>
        <w:tc>
          <w:tcPr>
            <w:tcW w:w="2122" w:type="pct"/>
            <w:vAlign w:val="center"/>
          </w:tcPr>
          <w:p w14:paraId="71098F66" w14:textId="77777777" w:rsidR="000D11C8" w:rsidRPr="008635A1" w:rsidRDefault="000D11C8" w:rsidP="00404734">
            <w:pPr>
              <w:widowControl w:val="0"/>
              <w:tabs>
                <w:tab w:val="left" w:pos="180"/>
              </w:tabs>
              <w:jc w:val="both"/>
              <w:rPr>
                <w:sz w:val="28"/>
                <w:szCs w:val="28"/>
              </w:rPr>
            </w:pPr>
            <w:r>
              <w:rPr>
                <w:sz w:val="28"/>
                <w:szCs w:val="28"/>
              </w:rPr>
              <w:t xml:space="preserve"> Hiển thị khi chọn hình thức chuyển khoản tiền đặt cọc</w:t>
            </w:r>
          </w:p>
        </w:tc>
      </w:tr>
      <w:tr w:rsidR="000D11C8" w:rsidRPr="00CD1498" w14:paraId="3C711F4C" w14:textId="77777777" w:rsidTr="00404734">
        <w:trPr>
          <w:jc w:val="center"/>
        </w:trPr>
        <w:tc>
          <w:tcPr>
            <w:tcW w:w="409" w:type="pct"/>
            <w:vAlign w:val="center"/>
          </w:tcPr>
          <w:p w14:paraId="2516FADE" w14:textId="10C7992D" w:rsidR="000D11C8" w:rsidRPr="008635A1" w:rsidRDefault="000B5A6D" w:rsidP="000B5A6D">
            <w:pPr>
              <w:spacing w:before="240" w:after="0"/>
              <w:jc w:val="both"/>
              <w:rPr>
                <w:sz w:val="28"/>
                <w:szCs w:val="28"/>
              </w:rPr>
            </w:pPr>
            <w:r>
              <w:rPr>
                <w:sz w:val="28"/>
                <w:szCs w:val="28"/>
              </w:rPr>
              <w:t xml:space="preserve">   22</w:t>
            </w:r>
          </w:p>
        </w:tc>
        <w:tc>
          <w:tcPr>
            <w:tcW w:w="1663" w:type="pct"/>
            <w:vAlign w:val="center"/>
          </w:tcPr>
          <w:p w14:paraId="7DA2EE03" w14:textId="77777777" w:rsidR="000D11C8" w:rsidRDefault="000D11C8" w:rsidP="00404734">
            <w:pPr>
              <w:widowControl w:val="0"/>
              <w:tabs>
                <w:tab w:val="left" w:pos="180"/>
              </w:tabs>
              <w:jc w:val="both"/>
              <w:rPr>
                <w:noProof/>
                <w:sz w:val="28"/>
                <w:szCs w:val="28"/>
              </w:rPr>
            </w:pPr>
            <w:r>
              <w:rPr>
                <w:noProof/>
                <w:sz w:val="28"/>
                <w:szCs w:val="28"/>
              </w:rPr>
              <w:t xml:space="preserve">Chủ tài khoản </w:t>
            </w:r>
          </w:p>
        </w:tc>
        <w:tc>
          <w:tcPr>
            <w:tcW w:w="806" w:type="pct"/>
            <w:vAlign w:val="center"/>
          </w:tcPr>
          <w:p w14:paraId="6E91E159" w14:textId="77777777" w:rsidR="000D11C8" w:rsidRPr="008635A1" w:rsidRDefault="000D11C8" w:rsidP="00404734">
            <w:pPr>
              <w:widowControl w:val="0"/>
              <w:tabs>
                <w:tab w:val="left" w:pos="180"/>
              </w:tabs>
              <w:jc w:val="both"/>
              <w:rPr>
                <w:sz w:val="28"/>
                <w:szCs w:val="28"/>
              </w:rPr>
            </w:pPr>
            <w:r>
              <w:rPr>
                <w:sz w:val="28"/>
                <w:szCs w:val="28"/>
              </w:rPr>
              <w:t>Textbox</w:t>
            </w:r>
          </w:p>
        </w:tc>
        <w:tc>
          <w:tcPr>
            <w:tcW w:w="2122" w:type="pct"/>
            <w:vAlign w:val="center"/>
          </w:tcPr>
          <w:p w14:paraId="6D7F01B3" w14:textId="77777777" w:rsidR="000D11C8" w:rsidRPr="008635A1" w:rsidRDefault="000D11C8" w:rsidP="00404734">
            <w:pPr>
              <w:widowControl w:val="0"/>
              <w:tabs>
                <w:tab w:val="left" w:pos="180"/>
              </w:tabs>
              <w:jc w:val="both"/>
              <w:rPr>
                <w:sz w:val="28"/>
                <w:szCs w:val="28"/>
              </w:rPr>
            </w:pPr>
            <w:r>
              <w:rPr>
                <w:sz w:val="28"/>
                <w:szCs w:val="28"/>
              </w:rPr>
              <w:t xml:space="preserve"> Hiển thị khi chọn hình thức </w:t>
            </w:r>
            <w:r>
              <w:rPr>
                <w:sz w:val="28"/>
                <w:szCs w:val="28"/>
              </w:rPr>
              <w:lastRenderedPageBreak/>
              <w:t>chuyển khoản tiền đặt cọc</w:t>
            </w:r>
          </w:p>
        </w:tc>
      </w:tr>
      <w:tr w:rsidR="000D11C8" w:rsidRPr="00CD1498" w14:paraId="5104B64A" w14:textId="77777777" w:rsidTr="00404734">
        <w:trPr>
          <w:jc w:val="center"/>
        </w:trPr>
        <w:tc>
          <w:tcPr>
            <w:tcW w:w="409" w:type="pct"/>
            <w:vAlign w:val="center"/>
          </w:tcPr>
          <w:p w14:paraId="5ACA7668" w14:textId="4F9A55B2" w:rsidR="000D11C8" w:rsidRPr="008635A1" w:rsidRDefault="000B5A6D" w:rsidP="000B5A6D">
            <w:pPr>
              <w:spacing w:before="240" w:after="0"/>
              <w:jc w:val="both"/>
              <w:rPr>
                <w:sz w:val="28"/>
                <w:szCs w:val="28"/>
              </w:rPr>
            </w:pPr>
            <w:r>
              <w:rPr>
                <w:sz w:val="28"/>
                <w:szCs w:val="28"/>
              </w:rPr>
              <w:lastRenderedPageBreak/>
              <w:t xml:space="preserve">   23</w:t>
            </w:r>
          </w:p>
        </w:tc>
        <w:tc>
          <w:tcPr>
            <w:tcW w:w="1663" w:type="pct"/>
            <w:vAlign w:val="center"/>
          </w:tcPr>
          <w:p w14:paraId="242D5EC8" w14:textId="77777777" w:rsidR="000D11C8" w:rsidRDefault="000D11C8" w:rsidP="00404734">
            <w:pPr>
              <w:widowControl w:val="0"/>
              <w:tabs>
                <w:tab w:val="left" w:pos="180"/>
              </w:tabs>
              <w:jc w:val="both"/>
              <w:rPr>
                <w:noProof/>
                <w:sz w:val="28"/>
                <w:szCs w:val="28"/>
              </w:rPr>
            </w:pPr>
            <w:r>
              <w:rPr>
                <w:noProof/>
                <w:sz w:val="28"/>
                <w:szCs w:val="28"/>
              </w:rPr>
              <w:t xml:space="preserve">Ngân hàng </w:t>
            </w:r>
          </w:p>
        </w:tc>
        <w:tc>
          <w:tcPr>
            <w:tcW w:w="806" w:type="pct"/>
            <w:vAlign w:val="center"/>
          </w:tcPr>
          <w:p w14:paraId="7B99E0D1" w14:textId="77777777" w:rsidR="000D11C8" w:rsidRPr="008635A1" w:rsidRDefault="000D11C8" w:rsidP="00404734">
            <w:pPr>
              <w:widowControl w:val="0"/>
              <w:tabs>
                <w:tab w:val="left" w:pos="180"/>
              </w:tabs>
              <w:jc w:val="both"/>
              <w:rPr>
                <w:sz w:val="28"/>
                <w:szCs w:val="28"/>
              </w:rPr>
            </w:pPr>
            <w:r>
              <w:rPr>
                <w:sz w:val="28"/>
                <w:szCs w:val="28"/>
              </w:rPr>
              <w:t>Textbox</w:t>
            </w:r>
          </w:p>
        </w:tc>
        <w:tc>
          <w:tcPr>
            <w:tcW w:w="2122" w:type="pct"/>
            <w:vAlign w:val="center"/>
          </w:tcPr>
          <w:p w14:paraId="59529AAD" w14:textId="77777777" w:rsidR="000D11C8" w:rsidRPr="008635A1" w:rsidRDefault="000D11C8" w:rsidP="00404734">
            <w:pPr>
              <w:widowControl w:val="0"/>
              <w:tabs>
                <w:tab w:val="left" w:pos="180"/>
              </w:tabs>
              <w:jc w:val="both"/>
              <w:rPr>
                <w:sz w:val="28"/>
                <w:szCs w:val="28"/>
              </w:rPr>
            </w:pPr>
            <w:r>
              <w:rPr>
                <w:sz w:val="28"/>
                <w:szCs w:val="28"/>
              </w:rPr>
              <w:t xml:space="preserve"> Hiển thị khi chọn hình thức chuyển khoản tiền đặt cọc</w:t>
            </w:r>
          </w:p>
        </w:tc>
      </w:tr>
      <w:tr w:rsidR="000D11C8" w:rsidRPr="00CD1498" w14:paraId="0133D2F1" w14:textId="77777777" w:rsidTr="00404734">
        <w:trPr>
          <w:jc w:val="center"/>
        </w:trPr>
        <w:tc>
          <w:tcPr>
            <w:tcW w:w="409" w:type="pct"/>
            <w:vAlign w:val="center"/>
          </w:tcPr>
          <w:p w14:paraId="3CD20DC0" w14:textId="2924700B" w:rsidR="000D11C8" w:rsidRPr="008635A1" w:rsidRDefault="000B5A6D" w:rsidP="000B5A6D">
            <w:pPr>
              <w:spacing w:before="240" w:after="0"/>
              <w:jc w:val="both"/>
              <w:rPr>
                <w:sz w:val="28"/>
                <w:szCs w:val="28"/>
              </w:rPr>
            </w:pPr>
            <w:r>
              <w:rPr>
                <w:sz w:val="28"/>
                <w:szCs w:val="28"/>
              </w:rPr>
              <w:t xml:space="preserve">   24</w:t>
            </w:r>
          </w:p>
        </w:tc>
        <w:tc>
          <w:tcPr>
            <w:tcW w:w="1663" w:type="pct"/>
            <w:vAlign w:val="center"/>
          </w:tcPr>
          <w:p w14:paraId="6166428F" w14:textId="77777777" w:rsidR="000D11C8" w:rsidRDefault="000D11C8" w:rsidP="00404734">
            <w:pPr>
              <w:widowControl w:val="0"/>
              <w:tabs>
                <w:tab w:val="left" w:pos="180"/>
              </w:tabs>
              <w:jc w:val="both"/>
              <w:rPr>
                <w:noProof/>
                <w:sz w:val="28"/>
                <w:szCs w:val="28"/>
              </w:rPr>
            </w:pPr>
            <w:r>
              <w:rPr>
                <w:noProof/>
                <w:sz w:val="28"/>
                <w:szCs w:val="28"/>
              </w:rPr>
              <w:t>Giấy phép thành lập</w:t>
            </w:r>
          </w:p>
        </w:tc>
        <w:tc>
          <w:tcPr>
            <w:tcW w:w="806" w:type="pct"/>
            <w:vAlign w:val="center"/>
          </w:tcPr>
          <w:p w14:paraId="2B14508D" w14:textId="77777777" w:rsidR="000D11C8" w:rsidRDefault="000D11C8" w:rsidP="00404734">
            <w:pPr>
              <w:widowControl w:val="0"/>
              <w:tabs>
                <w:tab w:val="left" w:pos="180"/>
              </w:tabs>
              <w:jc w:val="both"/>
              <w:rPr>
                <w:sz w:val="28"/>
                <w:szCs w:val="28"/>
              </w:rPr>
            </w:pPr>
            <w:r>
              <w:rPr>
                <w:sz w:val="28"/>
                <w:szCs w:val="28"/>
              </w:rPr>
              <w:t>Textbox</w:t>
            </w:r>
          </w:p>
        </w:tc>
        <w:tc>
          <w:tcPr>
            <w:tcW w:w="2122" w:type="pct"/>
            <w:vAlign w:val="center"/>
          </w:tcPr>
          <w:p w14:paraId="4562FA94" w14:textId="77777777" w:rsidR="000D11C8" w:rsidRDefault="000D11C8" w:rsidP="00404734">
            <w:pPr>
              <w:widowControl w:val="0"/>
              <w:tabs>
                <w:tab w:val="left" w:pos="180"/>
              </w:tabs>
              <w:jc w:val="both"/>
              <w:rPr>
                <w:sz w:val="28"/>
                <w:szCs w:val="28"/>
              </w:rPr>
            </w:pPr>
            <w:r>
              <w:rPr>
                <w:sz w:val="28"/>
                <w:szCs w:val="28"/>
              </w:rPr>
              <w:t xml:space="preserve">Hiển thị khi NĐT là tổ chức </w:t>
            </w:r>
          </w:p>
        </w:tc>
      </w:tr>
      <w:tr w:rsidR="000D11C8" w:rsidRPr="00CD1498" w14:paraId="0D0C441A" w14:textId="77777777" w:rsidTr="00404734">
        <w:trPr>
          <w:jc w:val="center"/>
        </w:trPr>
        <w:tc>
          <w:tcPr>
            <w:tcW w:w="409" w:type="pct"/>
            <w:vAlign w:val="center"/>
          </w:tcPr>
          <w:p w14:paraId="3C300C7E" w14:textId="6AE82F97" w:rsidR="000D11C8" w:rsidRPr="008635A1" w:rsidRDefault="000B5A6D" w:rsidP="000B5A6D">
            <w:pPr>
              <w:spacing w:before="240" w:after="0"/>
              <w:jc w:val="both"/>
              <w:rPr>
                <w:sz w:val="28"/>
                <w:szCs w:val="28"/>
              </w:rPr>
            </w:pPr>
            <w:r>
              <w:rPr>
                <w:sz w:val="28"/>
                <w:szCs w:val="28"/>
              </w:rPr>
              <w:t xml:space="preserve">   25</w:t>
            </w:r>
          </w:p>
        </w:tc>
        <w:tc>
          <w:tcPr>
            <w:tcW w:w="1663" w:type="pct"/>
            <w:vAlign w:val="center"/>
          </w:tcPr>
          <w:p w14:paraId="1A5C064F" w14:textId="77777777" w:rsidR="000D11C8" w:rsidRDefault="000D11C8" w:rsidP="00404734">
            <w:pPr>
              <w:widowControl w:val="0"/>
              <w:tabs>
                <w:tab w:val="left" w:pos="180"/>
              </w:tabs>
              <w:jc w:val="both"/>
              <w:rPr>
                <w:noProof/>
                <w:sz w:val="28"/>
                <w:szCs w:val="28"/>
              </w:rPr>
            </w:pPr>
            <w:r>
              <w:rPr>
                <w:noProof/>
                <w:sz w:val="28"/>
                <w:szCs w:val="28"/>
              </w:rPr>
              <w:t>Ngày cấp GPTL</w:t>
            </w:r>
          </w:p>
        </w:tc>
        <w:tc>
          <w:tcPr>
            <w:tcW w:w="806" w:type="pct"/>
            <w:vAlign w:val="center"/>
          </w:tcPr>
          <w:p w14:paraId="576ABD0B" w14:textId="77777777" w:rsidR="000D11C8" w:rsidRDefault="000D11C8" w:rsidP="00404734">
            <w:pPr>
              <w:widowControl w:val="0"/>
              <w:tabs>
                <w:tab w:val="left" w:pos="180"/>
              </w:tabs>
              <w:jc w:val="both"/>
              <w:rPr>
                <w:sz w:val="28"/>
                <w:szCs w:val="28"/>
              </w:rPr>
            </w:pPr>
            <w:r>
              <w:rPr>
                <w:sz w:val="28"/>
                <w:szCs w:val="28"/>
              </w:rPr>
              <w:t>Textbox</w:t>
            </w:r>
          </w:p>
        </w:tc>
        <w:tc>
          <w:tcPr>
            <w:tcW w:w="2122" w:type="pct"/>
            <w:vAlign w:val="center"/>
          </w:tcPr>
          <w:p w14:paraId="34E33F9D" w14:textId="77777777" w:rsidR="000D11C8" w:rsidRDefault="000D11C8" w:rsidP="00404734">
            <w:pPr>
              <w:widowControl w:val="0"/>
              <w:tabs>
                <w:tab w:val="left" w:pos="180"/>
              </w:tabs>
              <w:jc w:val="both"/>
              <w:rPr>
                <w:sz w:val="28"/>
                <w:szCs w:val="28"/>
              </w:rPr>
            </w:pPr>
            <w:r>
              <w:rPr>
                <w:sz w:val="28"/>
                <w:szCs w:val="28"/>
              </w:rPr>
              <w:t xml:space="preserve">Hiển thị khi NĐT là tổ chức </w:t>
            </w:r>
          </w:p>
        </w:tc>
      </w:tr>
      <w:tr w:rsidR="000D11C8" w:rsidRPr="00CD1498" w14:paraId="4F04F3F8" w14:textId="77777777" w:rsidTr="00404734">
        <w:trPr>
          <w:jc w:val="center"/>
        </w:trPr>
        <w:tc>
          <w:tcPr>
            <w:tcW w:w="409" w:type="pct"/>
            <w:vAlign w:val="center"/>
          </w:tcPr>
          <w:p w14:paraId="2A9D59A9" w14:textId="24A334D8" w:rsidR="000D11C8" w:rsidRPr="008635A1" w:rsidRDefault="000B5A6D" w:rsidP="000B5A6D">
            <w:pPr>
              <w:spacing w:before="240" w:after="0"/>
              <w:jc w:val="both"/>
              <w:rPr>
                <w:sz w:val="28"/>
                <w:szCs w:val="28"/>
              </w:rPr>
            </w:pPr>
            <w:r>
              <w:rPr>
                <w:sz w:val="28"/>
                <w:szCs w:val="28"/>
              </w:rPr>
              <w:t xml:space="preserve">   26</w:t>
            </w:r>
          </w:p>
        </w:tc>
        <w:tc>
          <w:tcPr>
            <w:tcW w:w="1663" w:type="pct"/>
            <w:vAlign w:val="center"/>
          </w:tcPr>
          <w:p w14:paraId="7185756B" w14:textId="77777777" w:rsidR="000D11C8" w:rsidRDefault="000D11C8" w:rsidP="00404734">
            <w:pPr>
              <w:widowControl w:val="0"/>
              <w:tabs>
                <w:tab w:val="left" w:pos="180"/>
              </w:tabs>
              <w:jc w:val="both"/>
              <w:rPr>
                <w:noProof/>
                <w:sz w:val="28"/>
                <w:szCs w:val="28"/>
              </w:rPr>
            </w:pPr>
            <w:r>
              <w:rPr>
                <w:noProof/>
                <w:sz w:val="28"/>
                <w:szCs w:val="28"/>
              </w:rPr>
              <w:t>Nơi cấp GPTL</w:t>
            </w:r>
          </w:p>
        </w:tc>
        <w:tc>
          <w:tcPr>
            <w:tcW w:w="806" w:type="pct"/>
            <w:vAlign w:val="center"/>
          </w:tcPr>
          <w:p w14:paraId="27F67F96" w14:textId="77777777" w:rsidR="000D11C8" w:rsidRDefault="000D11C8" w:rsidP="00404734">
            <w:pPr>
              <w:widowControl w:val="0"/>
              <w:tabs>
                <w:tab w:val="left" w:pos="180"/>
              </w:tabs>
              <w:jc w:val="both"/>
              <w:rPr>
                <w:sz w:val="28"/>
                <w:szCs w:val="28"/>
              </w:rPr>
            </w:pPr>
            <w:r>
              <w:rPr>
                <w:sz w:val="28"/>
                <w:szCs w:val="28"/>
              </w:rPr>
              <w:t>Textbox</w:t>
            </w:r>
          </w:p>
        </w:tc>
        <w:tc>
          <w:tcPr>
            <w:tcW w:w="2122" w:type="pct"/>
            <w:vAlign w:val="center"/>
          </w:tcPr>
          <w:p w14:paraId="36895EC1" w14:textId="77777777" w:rsidR="000D11C8" w:rsidRDefault="000D11C8" w:rsidP="00404734">
            <w:pPr>
              <w:widowControl w:val="0"/>
              <w:tabs>
                <w:tab w:val="left" w:pos="180"/>
              </w:tabs>
              <w:jc w:val="both"/>
              <w:rPr>
                <w:sz w:val="28"/>
                <w:szCs w:val="28"/>
              </w:rPr>
            </w:pPr>
            <w:r>
              <w:rPr>
                <w:sz w:val="28"/>
                <w:szCs w:val="28"/>
              </w:rPr>
              <w:t xml:space="preserve">Hiển thị khi NĐT là tổ chức </w:t>
            </w:r>
          </w:p>
        </w:tc>
      </w:tr>
      <w:tr w:rsidR="000D11C8" w:rsidRPr="00CD1498" w14:paraId="38C78CE3" w14:textId="77777777" w:rsidTr="00404734">
        <w:trPr>
          <w:jc w:val="center"/>
        </w:trPr>
        <w:tc>
          <w:tcPr>
            <w:tcW w:w="409" w:type="pct"/>
            <w:vAlign w:val="center"/>
          </w:tcPr>
          <w:p w14:paraId="0C10537A" w14:textId="42FBB87F" w:rsidR="000D11C8" w:rsidRPr="008635A1" w:rsidRDefault="000B5A6D" w:rsidP="000B5A6D">
            <w:pPr>
              <w:spacing w:before="240" w:after="0"/>
              <w:jc w:val="both"/>
              <w:rPr>
                <w:sz w:val="28"/>
                <w:szCs w:val="28"/>
              </w:rPr>
            </w:pPr>
            <w:r>
              <w:rPr>
                <w:sz w:val="28"/>
                <w:szCs w:val="28"/>
              </w:rPr>
              <w:t xml:space="preserve">   27</w:t>
            </w:r>
          </w:p>
        </w:tc>
        <w:tc>
          <w:tcPr>
            <w:tcW w:w="1663" w:type="pct"/>
            <w:vAlign w:val="center"/>
          </w:tcPr>
          <w:p w14:paraId="695F35C0" w14:textId="77777777" w:rsidR="000D11C8" w:rsidRDefault="000D11C8" w:rsidP="00404734">
            <w:pPr>
              <w:widowControl w:val="0"/>
              <w:tabs>
                <w:tab w:val="left" w:pos="180"/>
              </w:tabs>
              <w:jc w:val="both"/>
              <w:rPr>
                <w:noProof/>
                <w:sz w:val="28"/>
                <w:szCs w:val="28"/>
              </w:rPr>
            </w:pPr>
            <w:r>
              <w:rPr>
                <w:noProof/>
                <w:sz w:val="28"/>
                <w:szCs w:val="28"/>
              </w:rPr>
              <w:t xml:space="preserve">Ghi chú </w:t>
            </w:r>
          </w:p>
        </w:tc>
        <w:tc>
          <w:tcPr>
            <w:tcW w:w="806" w:type="pct"/>
            <w:vAlign w:val="center"/>
          </w:tcPr>
          <w:p w14:paraId="049DFD11" w14:textId="77777777" w:rsidR="000D11C8" w:rsidRPr="008635A1" w:rsidRDefault="000D11C8" w:rsidP="00404734">
            <w:pPr>
              <w:widowControl w:val="0"/>
              <w:tabs>
                <w:tab w:val="left" w:pos="180"/>
              </w:tabs>
              <w:jc w:val="both"/>
              <w:rPr>
                <w:sz w:val="28"/>
                <w:szCs w:val="28"/>
              </w:rPr>
            </w:pPr>
            <w:r>
              <w:rPr>
                <w:sz w:val="28"/>
                <w:szCs w:val="28"/>
              </w:rPr>
              <w:t xml:space="preserve">Texbox </w:t>
            </w:r>
          </w:p>
        </w:tc>
        <w:tc>
          <w:tcPr>
            <w:tcW w:w="2122" w:type="pct"/>
            <w:vAlign w:val="center"/>
          </w:tcPr>
          <w:p w14:paraId="3C022162" w14:textId="77777777" w:rsidR="000D11C8" w:rsidRPr="008635A1" w:rsidRDefault="000D11C8" w:rsidP="00404734">
            <w:pPr>
              <w:widowControl w:val="0"/>
              <w:tabs>
                <w:tab w:val="left" w:pos="180"/>
              </w:tabs>
              <w:jc w:val="both"/>
              <w:rPr>
                <w:sz w:val="28"/>
                <w:szCs w:val="28"/>
              </w:rPr>
            </w:pPr>
            <w:r>
              <w:rPr>
                <w:sz w:val="28"/>
                <w:szCs w:val="28"/>
              </w:rPr>
              <w:t>Ghi chú</w:t>
            </w:r>
          </w:p>
        </w:tc>
      </w:tr>
    </w:tbl>
    <w:p w14:paraId="3BAC4842" w14:textId="77777777" w:rsidR="00D87F58" w:rsidRDefault="00D87F58" w:rsidP="00D87F58">
      <w:pPr>
        <w:pStyle w:val="Heading5"/>
        <w:numPr>
          <w:ilvl w:val="4"/>
          <w:numId w:val="1"/>
        </w:numPr>
      </w:pPr>
      <w:r>
        <w:t>Tra cứu đăng ký NĐT</w:t>
      </w:r>
    </w:p>
    <w:p w14:paraId="5B5CE4B1" w14:textId="77777777" w:rsidR="00D87F58" w:rsidRPr="000B5A6D" w:rsidRDefault="00D87F58" w:rsidP="00D87F58">
      <w:pPr>
        <w:pStyle w:val="BodyText"/>
        <w:rPr>
          <w:szCs w:val="28"/>
          <w:lang w:eastAsia="zh-CN"/>
        </w:rPr>
      </w:pPr>
      <w:r w:rsidRPr="000B5A6D">
        <w:rPr>
          <w:b/>
          <w:szCs w:val="28"/>
          <w:lang w:eastAsia="zh-CN"/>
        </w:rPr>
        <w:t xml:space="preserve">Mục đích: </w:t>
      </w:r>
      <w:r w:rsidRPr="000B5A6D">
        <w:rPr>
          <w:szCs w:val="28"/>
          <w:lang w:eastAsia="zh-CN"/>
        </w:rPr>
        <w:t xml:space="preserve">  Tra cứu đăng ký NĐT tại các đợt đấu giá </w:t>
      </w:r>
    </w:p>
    <w:p w14:paraId="15BE4201" w14:textId="77777777" w:rsidR="00D87F58" w:rsidRPr="000B5A6D" w:rsidRDefault="00D87F58" w:rsidP="00D87F58">
      <w:pPr>
        <w:pStyle w:val="BodyText"/>
        <w:rPr>
          <w:szCs w:val="28"/>
          <w:lang w:eastAsia="zh-CN"/>
        </w:rPr>
      </w:pPr>
      <w:r w:rsidRPr="000B5A6D">
        <w:rPr>
          <w:b/>
          <w:szCs w:val="28"/>
          <w:lang w:eastAsia="zh-CN"/>
        </w:rPr>
        <w:t>Xử lý sự kiện:</w:t>
      </w:r>
      <w:r w:rsidRPr="000B5A6D">
        <w:rPr>
          <w:szCs w:val="28"/>
          <w:lang w:eastAsia="zh-CN"/>
        </w:rPr>
        <w:t xml:space="preserve"> </w:t>
      </w:r>
    </w:p>
    <w:p w14:paraId="3EF6E2D3" w14:textId="400336B7" w:rsidR="00D87F58" w:rsidRPr="000B5A6D" w:rsidRDefault="00D87F58" w:rsidP="00D87F58">
      <w:pPr>
        <w:pStyle w:val="BodyText"/>
        <w:numPr>
          <w:ilvl w:val="0"/>
          <w:numId w:val="15"/>
        </w:numPr>
        <w:rPr>
          <w:szCs w:val="28"/>
        </w:rPr>
      </w:pPr>
      <w:r w:rsidRPr="000B5A6D">
        <w:rPr>
          <w:szCs w:val="28"/>
          <w:lang w:eastAsia="zh-CN"/>
        </w:rPr>
        <w:t xml:space="preserve">Đăng nhập vào hệ thống </w:t>
      </w:r>
      <w:r w:rsidRPr="000B5A6D">
        <w:rPr>
          <w:szCs w:val="28"/>
        </w:rPr>
        <w:sym w:font="Wingdings" w:char="F0E0"/>
      </w:r>
      <w:r w:rsidRPr="000B5A6D">
        <w:rPr>
          <w:szCs w:val="28"/>
          <w:lang w:eastAsia="zh-CN"/>
        </w:rPr>
        <w:t xml:space="preserve"> chọn chức năng Book building </w:t>
      </w:r>
      <w:r w:rsidRPr="000B5A6D">
        <w:rPr>
          <w:szCs w:val="28"/>
          <w:lang w:val="vi-VN"/>
        </w:rPr>
        <w:t xml:space="preserve"> </w:t>
      </w:r>
      <w:r w:rsidRPr="000B5A6D">
        <w:rPr>
          <w:szCs w:val="28"/>
        </w:rPr>
        <w:sym w:font="Wingdings" w:char="F0E0"/>
      </w:r>
      <w:r w:rsidRPr="000B5A6D">
        <w:rPr>
          <w:szCs w:val="28"/>
        </w:rPr>
        <w:t xml:space="preserve"> chọn Tra cứu đăng ký NĐT</w:t>
      </w:r>
    </w:p>
    <w:p w14:paraId="206896EA" w14:textId="77777777" w:rsidR="00D87F58" w:rsidRPr="000B5A6D" w:rsidRDefault="00D87F58" w:rsidP="00D87F58">
      <w:pPr>
        <w:pStyle w:val="BodyText"/>
        <w:rPr>
          <w:b/>
          <w:szCs w:val="28"/>
        </w:rPr>
      </w:pPr>
      <w:r w:rsidRPr="000B5A6D">
        <w:rPr>
          <w:b/>
          <w:szCs w:val="28"/>
        </w:rPr>
        <w:t xml:space="preserve">Phân tích : </w:t>
      </w:r>
    </w:p>
    <w:p w14:paraId="677255D0" w14:textId="77777777" w:rsidR="00D87F58" w:rsidRPr="000B5A6D" w:rsidRDefault="00D87F58" w:rsidP="00D87F58">
      <w:pPr>
        <w:pStyle w:val="BodyText"/>
        <w:numPr>
          <w:ilvl w:val="0"/>
          <w:numId w:val="15"/>
        </w:numPr>
        <w:rPr>
          <w:szCs w:val="28"/>
          <w:lang w:eastAsia="zh-CN"/>
        </w:rPr>
      </w:pPr>
      <w:r w:rsidRPr="000B5A6D">
        <w:rPr>
          <w:szCs w:val="28"/>
        </w:rPr>
        <w:t>Tìm kiếm thông tin đăng ký của NĐT, theo các tiêu chí tìm kiếm: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0"/>
        <w:gridCol w:w="3013"/>
        <w:gridCol w:w="1461"/>
        <w:gridCol w:w="3848"/>
      </w:tblGrid>
      <w:tr w:rsidR="00D87F58" w:rsidRPr="00CD1498" w14:paraId="2E4DFFAA" w14:textId="77777777" w:rsidTr="000D581A">
        <w:trPr>
          <w:tblHeader/>
          <w:jc w:val="center"/>
        </w:trPr>
        <w:tc>
          <w:tcPr>
            <w:tcW w:w="415" w:type="pct"/>
            <w:shd w:val="clear" w:color="auto" w:fill="4F81BD"/>
            <w:vAlign w:val="center"/>
          </w:tcPr>
          <w:p w14:paraId="2852FF5B" w14:textId="77777777" w:rsidR="00D87F58" w:rsidRPr="00CD1498" w:rsidRDefault="00D87F58" w:rsidP="00404734">
            <w:pPr>
              <w:widowControl w:val="0"/>
              <w:tabs>
                <w:tab w:val="left" w:pos="180"/>
              </w:tabs>
              <w:jc w:val="both"/>
              <w:rPr>
                <w:b/>
                <w:noProof/>
                <w:szCs w:val="26"/>
              </w:rPr>
            </w:pPr>
            <w:r w:rsidRPr="00CD1498">
              <w:rPr>
                <w:b/>
                <w:noProof/>
                <w:szCs w:val="26"/>
              </w:rPr>
              <w:t>STT</w:t>
            </w:r>
          </w:p>
        </w:tc>
        <w:tc>
          <w:tcPr>
            <w:tcW w:w="1669" w:type="pct"/>
            <w:shd w:val="clear" w:color="auto" w:fill="4F81BD"/>
            <w:vAlign w:val="center"/>
          </w:tcPr>
          <w:p w14:paraId="131B0407" w14:textId="77777777" w:rsidR="00D87F58" w:rsidRPr="00CD1498" w:rsidRDefault="00D87F58" w:rsidP="00404734">
            <w:pPr>
              <w:widowControl w:val="0"/>
              <w:tabs>
                <w:tab w:val="left" w:pos="180"/>
              </w:tabs>
              <w:jc w:val="both"/>
              <w:rPr>
                <w:b/>
                <w:noProof/>
                <w:szCs w:val="26"/>
              </w:rPr>
            </w:pPr>
            <w:r w:rsidRPr="00CD1498">
              <w:rPr>
                <w:b/>
                <w:noProof/>
                <w:szCs w:val="26"/>
              </w:rPr>
              <w:t>Tên trường</w:t>
            </w:r>
          </w:p>
        </w:tc>
        <w:tc>
          <w:tcPr>
            <w:tcW w:w="786" w:type="pct"/>
            <w:shd w:val="clear" w:color="auto" w:fill="4F81BD"/>
            <w:vAlign w:val="center"/>
          </w:tcPr>
          <w:p w14:paraId="0E763C57" w14:textId="77777777" w:rsidR="00D87F58" w:rsidRPr="00CD1498" w:rsidRDefault="00D87F58" w:rsidP="00404734">
            <w:pPr>
              <w:widowControl w:val="0"/>
              <w:tabs>
                <w:tab w:val="left" w:pos="180"/>
              </w:tabs>
              <w:jc w:val="both"/>
              <w:rPr>
                <w:b/>
                <w:noProof/>
                <w:szCs w:val="26"/>
              </w:rPr>
            </w:pPr>
            <w:r w:rsidRPr="00CD1498">
              <w:rPr>
                <w:b/>
                <w:noProof/>
                <w:szCs w:val="26"/>
              </w:rPr>
              <w:t>Định dạng</w:t>
            </w:r>
          </w:p>
        </w:tc>
        <w:tc>
          <w:tcPr>
            <w:tcW w:w="2130" w:type="pct"/>
            <w:shd w:val="clear" w:color="auto" w:fill="4F81BD"/>
            <w:vAlign w:val="center"/>
          </w:tcPr>
          <w:p w14:paraId="68F58722" w14:textId="77777777" w:rsidR="00D87F58" w:rsidRPr="00CD1498" w:rsidRDefault="00D87F58" w:rsidP="00404734">
            <w:pPr>
              <w:widowControl w:val="0"/>
              <w:tabs>
                <w:tab w:val="left" w:pos="180"/>
              </w:tabs>
              <w:jc w:val="both"/>
              <w:rPr>
                <w:b/>
                <w:noProof/>
                <w:szCs w:val="26"/>
              </w:rPr>
            </w:pPr>
            <w:r w:rsidRPr="00CD1498">
              <w:rPr>
                <w:b/>
                <w:noProof/>
                <w:szCs w:val="26"/>
              </w:rPr>
              <w:t>Mô tả</w:t>
            </w:r>
          </w:p>
        </w:tc>
      </w:tr>
      <w:tr w:rsidR="00D87F58" w:rsidRPr="00CD1498" w14:paraId="60B3C37E" w14:textId="77777777" w:rsidTr="000D581A">
        <w:trPr>
          <w:jc w:val="center"/>
        </w:trPr>
        <w:tc>
          <w:tcPr>
            <w:tcW w:w="415" w:type="pct"/>
            <w:vAlign w:val="center"/>
          </w:tcPr>
          <w:p w14:paraId="0155EE36" w14:textId="097B5073" w:rsidR="00D87F58" w:rsidRPr="00CD1498" w:rsidRDefault="000B5A6D" w:rsidP="000B5A6D">
            <w:pPr>
              <w:spacing w:before="240" w:after="0"/>
              <w:ind w:left="270"/>
              <w:jc w:val="both"/>
              <w:rPr>
                <w:szCs w:val="26"/>
              </w:rPr>
            </w:pPr>
            <w:r>
              <w:rPr>
                <w:szCs w:val="26"/>
              </w:rPr>
              <w:t>1</w:t>
            </w:r>
          </w:p>
        </w:tc>
        <w:tc>
          <w:tcPr>
            <w:tcW w:w="1669" w:type="pct"/>
            <w:vAlign w:val="center"/>
          </w:tcPr>
          <w:p w14:paraId="58A02BBD" w14:textId="77777777" w:rsidR="00D87F58" w:rsidRPr="005A02CA" w:rsidRDefault="00D87F58" w:rsidP="00404734">
            <w:pPr>
              <w:widowControl w:val="0"/>
              <w:tabs>
                <w:tab w:val="left" w:pos="180"/>
              </w:tabs>
              <w:jc w:val="both"/>
              <w:rPr>
                <w:noProof/>
                <w:sz w:val="28"/>
                <w:szCs w:val="28"/>
              </w:rPr>
            </w:pPr>
            <w:r>
              <w:rPr>
                <w:noProof/>
                <w:sz w:val="28"/>
                <w:szCs w:val="28"/>
              </w:rPr>
              <w:t>Tên NĐT</w:t>
            </w:r>
          </w:p>
        </w:tc>
        <w:tc>
          <w:tcPr>
            <w:tcW w:w="786" w:type="pct"/>
            <w:vAlign w:val="center"/>
          </w:tcPr>
          <w:p w14:paraId="13BACC41" w14:textId="77777777" w:rsidR="00D87F58" w:rsidRPr="005A02CA" w:rsidRDefault="00D87F58" w:rsidP="00404734">
            <w:pPr>
              <w:widowControl w:val="0"/>
              <w:tabs>
                <w:tab w:val="left" w:pos="180"/>
              </w:tabs>
              <w:jc w:val="both"/>
              <w:rPr>
                <w:sz w:val="28"/>
                <w:szCs w:val="28"/>
              </w:rPr>
            </w:pPr>
            <w:r>
              <w:rPr>
                <w:sz w:val="28"/>
                <w:szCs w:val="28"/>
              </w:rPr>
              <w:t>Combobox</w:t>
            </w:r>
          </w:p>
        </w:tc>
        <w:tc>
          <w:tcPr>
            <w:tcW w:w="2130" w:type="pct"/>
            <w:vAlign w:val="center"/>
          </w:tcPr>
          <w:p w14:paraId="003A8959" w14:textId="77777777" w:rsidR="00D87F58" w:rsidRPr="005A02CA" w:rsidRDefault="00D87F58" w:rsidP="00404734">
            <w:pPr>
              <w:widowControl w:val="0"/>
              <w:tabs>
                <w:tab w:val="left" w:pos="180"/>
              </w:tabs>
              <w:jc w:val="both"/>
              <w:rPr>
                <w:sz w:val="28"/>
                <w:szCs w:val="28"/>
              </w:rPr>
            </w:pPr>
            <w:r>
              <w:rPr>
                <w:sz w:val="28"/>
                <w:szCs w:val="28"/>
              </w:rPr>
              <w:t>Tên nhà đầu tư.</w:t>
            </w:r>
          </w:p>
        </w:tc>
      </w:tr>
      <w:tr w:rsidR="00D87F58" w:rsidRPr="00CD1498" w14:paraId="30DBF2A2" w14:textId="77777777" w:rsidTr="000D581A">
        <w:trPr>
          <w:jc w:val="center"/>
        </w:trPr>
        <w:tc>
          <w:tcPr>
            <w:tcW w:w="415" w:type="pct"/>
            <w:vAlign w:val="center"/>
          </w:tcPr>
          <w:p w14:paraId="6B5FA066" w14:textId="514088A4" w:rsidR="00D87F58" w:rsidRPr="00CD1498" w:rsidRDefault="000B5A6D" w:rsidP="000B5A6D">
            <w:pPr>
              <w:spacing w:before="240" w:after="0"/>
              <w:ind w:left="270"/>
              <w:jc w:val="both"/>
              <w:rPr>
                <w:szCs w:val="26"/>
              </w:rPr>
            </w:pPr>
            <w:r>
              <w:rPr>
                <w:szCs w:val="26"/>
              </w:rPr>
              <w:t>2</w:t>
            </w:r>
          </w:p>
        </w:tc>
        <w:tc>
          <w:tcPr>
            <w:tcW w:w="1669" w:type="pct"/>
            <w:vAlign w:val="center"/>
          </w:tcPr>
          <w:p w14:paraId="4E99594C" w14:textId="77777777" w:rsidR="00D87F58" w:rsidRDefault="00D87F58" w:rsidP="00404734">
            <w:pPr>
              <w:widowControl w:val="0"/>
              <w:tabs>
                <w:tab w:val="left" w:pos="180"/>
              </w:tabs>
              <w:jc w:val="both"/>
              <w:rPr>
                <w:noProof/>
                <w:sz w:val="28"/>
                <w:szCs w:val="28"/>
              </w:rPr>
            </w:pPr>
            <w:r>
              <w:rPr>
                <w:noProof/>
                <w:sz w:val="28"/>
                <w:szCs w:val="28"/>
              </w:rPr>
              <w:t>Đợt đấu giá</w:t>
            </w:r>
          </w:p>
        </w:tc>
        <w:tc>
          <w:tcPr>
            <w:tcW w:w="786" w:type="pct"/>
            <w:vAlign w:val="center"/>
          </w:tcPr>
          <w:p w14:paraId="6C039658" w14:textId="77777777" w:rsidR="00D87F58" w:rsidRPr="005A02CA" w:rsidRDefault="00D87F58" w:rsidP="00404734">
            <w:pPr>
              <w:widowControl w:val="0"/>
              <w:tabs>
                <w:tab w:val="left" w:pos="180"/>
              </w:tabs>
              <w:jc w:val="both"/>
              <w:rPr>
                <w:sz w:val="28"/>
                <w:szCs w:val="28"/>
                <w:lang w:val="vi-VN"/>
              </w:rPr>
            </w:pPr>
            <w:r>
              <w:rPr>
                <w:sz w:val="28"/>
                <w:szCs w:val="28"/>
              </w:rPr>
              <w:t>Combobox</w:t>
            </w:r>
          </w:p>
        </w:tc>
        <w:tc>
          <w:tcPr>
            <w:tcW w:w="2130" w:type="pct"/>
            <w:vAlign w:val="center"/>
          </w:tcPr>
          <w:p w14:paraId="60AB90B9" w14:textId="7617C320" w:rsidR="00D87F58" w:rsidRPr="005A02CA" w:rsidRDefault="00D87F58" w:rsidP="00404734">
            <w:pPr>
              <w:widowControl w:val="0"/>
              <w:tabs>
                <w:tab w:val="left" w:pos="180"/>
              </w:tabs>
              <w:jc w:val="both"/>
              <w:rPr>
                <w:sz w:val="28"/>
                <w:szCs w:val="28"/>
              </w:rPr>
            </w:pPr>
            <w:r>
              <w:rPr>
                <w:sz w:val="28"/>
                <w:szCs w:val="28"/>
              </w:rPr>
              <w:t xml:space="preserve">Hiện thị tất cả các đợt </w:t>
            </w:r>
            <w:r w:rsidR="000D581A" w:rsidRPr="00012A68">
              <w:rPr>
                <w:sz w:val="28"/>
                <w:szCs w:val="28"/>
              </w:rPr>
              <w:t>book building</w:t>
            </w:r>
            <w:r w:rsidR="000D581A">
              <w:rPr>
                <w:sz w:val="28"/>
                <w:szCs w:val="28"/>
              </w:rPr>
              <w:t xml:space="preserve"> </w:t>
            </w:r>
            <w:r>
              <w:rPr>
                <w:sz w:val="28"/>
                <w:szCs w:val="28"/>
              </w:rPr>
              <w:t>trong hệ thống</w:t>
            </w:r>
          </w:p>
        </w:tc>
      </w:tr>
      <w:tr w:rsidR="00D87F58" w:rsidRPr="00CD1498" w14:paraId="46A01FDE" w14:textId="77777777" w:rsidTr="000D581A">
        <w:trPr>
          <w:jc w:val="center"/>
        </w:trPr>
        <w:tc>
          <w:tcPr>
            <w:tcW w:w="415" w:type="pct"/>
            <w:vAlign w:val="center"/>
          </w:tcPr>
          <w:p w14:paraId="00F7FA23" w14:textId="4162FBA8" w:rsidR="00D87F58" w:rsidRPr="00CD1498" w:rsidRDefault="000B5A6D" w:rsidP="000B5A6D">
            <w:pPr>
              <w:spacing w:before="240" w:after="0"/>
              <w:ind w:left="270"/>
              <w:jc w:val="both"/>
              <w:rPr>
                <w:szCs w:val="26"/>
              </w:rPr>
            </w:pPr>
            <w:r>
              <w:rPr>
                <w:szCs w:val="26"/>
              </w:rPr>
              <w:t>3</w:t>
            </w:r>
          </w:p>
        </w:tc>
        <w:tc>
          <w:tcPr>
            <w:tcW w:w="1669" w:type="pct"/>
            <w:vAlign w:val="center"/>
          </w:tcPr>
          <w:p w14:paraId="4443B68E" w14:textId="77777777" w:rsidR="00D87F58" w:rsidRDefault="00D87F58" w:rsidP="00404734">
            <w:pPr>
              <w:widowControl w:val="0"/>
              <w:tabs>
                <w:tab w:val="left" w:pos="180"/>
              </w:tabs>
              <w:jc w:val="both"/>
              <w:rPr>
                <w:noProof/>
                <w:sz w:val="28"/>
                <w:szCs w:val="28"/>
              </w:rPr>
            </w:pPr>
            <w:r>
              <w:rPr>
                <w:noProof/>
                <w:sz w:val="28"/>
                <w:szCs w:val="28"/>
              </w:rPr>
              <w:t>Mã số NĐT</w:t>
            </w:r>
          </w:p>
        </w:tc>
        <w:tc>
          <w:tcPr>
            <w:tcW w:w="786" w:type="pct"/>
            <w:vAlign w:val="center"/>
          </w:tcPr>
          <w:p w14:paraId="74BF3502" w14:textId="77777777" w:rsidR="00D87F58" w:rsidRPr="005A02CA" w:rsidRDefault="00D87F58" w:rsidP="00404734">
            <w:pPr>
              <w:widowControl w:val="0"/>
              <w:tabs>
                <w:tab w:val="left" w:pos="180"/>
              </w:tabs>
              <w:jc w:val="both"/>
              <w:rPr>
                <w:sz w:val="28"/>
                <w:szCs w:val="28"/>
              </w:rPr>
            </w:pPr>
            <w:r>
              <w:rPr>
                <w:sz w:val="28"/>
                <w:szCs w:val="28"/>
              </w:rPr>
              <w:t>Texbox</w:t>
            </w:r>
          </w:p>
        </w:tc>
        <w:tc>
          <w:tcPr>
            <w:tcW w:w="2130" w:type="pct"/>
            <w:vAlign w:val="center"/>
          </w:tcPr>
          <w:p w14:paraId="666187B5" w14:textId="77777777" w:rsidR="00D87F58" w:rsidRPr="005A02CA" w:rsidRDefault="00D87F58" w:rsidP="00404734">
            <w:pPr>
              <w:widowControl w:val="0"/>
              <w:tabs>
                <w:tab w:val="left" w:pos="180"/>
              </w:tabs>
              <w:jc w:val="both"/>
              <w:rPr>
                <w:sz w:val="28"/>
                <w:szCs w:val="28"/>
              </w:rPr>
            </w:pPr>
            <w:r>
              <w:rPr>
                <w:sz w:val="28"/>
                <w:szCs w:val="28"/>
              </w:rPr>
              <w:t>Trường hợp chọn tìm kiếm nâng cao</w:t>
            </w:r>
          </w:p>
        </w:tc>
      </w:tr>
      <w:tr w:rsidR="00D87F58" w:rsidRPr="00CD1498" w14:paraId="6B96F7AA" w14:textId="77777777" w:rsidTr="000D581A">
        <w:trPr>
          <w:jc w:val="center"/>
        </w:trPr>
        <w:tc>
          <w:tcPr>
            <w:tcW w:w="415" w:type="pct"/>
            <w:vAlign w:val="center"/>
          </w:tcPr>
          <w:p w14:paraId="07F35DD2" w14:textId="0C699F5D" w:rsidR="00D87F58" w:rsidRPr="00CD1498" w:rsidRDefault="000B5A6D" w:rsidP="000B5A6D">
            <w:pPr>
              <w:spacing w:before="240" w:after="0"/>
              <w:ind w:left="270"/>
              <w:jc w:val="both"/>
              <w:rPr>
                <w:szCs w:val="26"/>
              </w:rPr>
            </w:pPr>
            <w:r>
              <w:rPr>
                <w:szCs w:val="26"/>
              </w:rPr>
              <w:lastRenderedPageBreak/>
              <w:t>4</w:t>
            </w:r>
          </w:p>
        </w:tc>
        <w:tc>
          <w:tcPr>
            <w:tcW w:w="1669" w:type="pct"/>
            <w:vAlign w:val="center"/>
          </w:tcPr>
          <w:p w14:paraId="1E62F06C" w14:textId="77777777" w:rsidR="00D87F58" w:rsidRDefault="00D87F58" w:rsidP="00404734">
            <w:pPr>
              <w:widowControl w:val="0"/>
              <w:tabs>
                <w:tab w:val="left" w:pos="180"/>
              </w:tabs>
              <w:jc w:val="both"/>
              <w:rPr>
                <w:noProof/>
                <w:sz w:val="28"/>
                <w:szCs w:val="28"/>
              </w:rPr>
            </w:pPr>
            <w:r>
              <w:rPr>
                <w:noProof/>
                <w:sz w:val="28"/>
                <w:szCs w:val="28"/>
              </w:rPr>
              <w:t>Thành viên</w:t>
            </w:r>
          </w:p>
        </w:tc>
        <w:tc>
          <w:tcPr>
            <w:tcW w:w="786" w:type="pct"/>
            <w:vAlign w:val="center"/>
          </w:tcPr>
          <w:p w14:paraId="54AE1C60" w14:textId="77777777" w:rsidR="00D87F58" w:rsidRPr="005A02CA" w:rsidRDefault="00D87F58" w:rsidP="00404734">
            <w:pPr>
              <w:widowControl w:val="0"/>
              <w:tabs>
                <w:tab w:val="left" w:pos="180"/>
              </w:tabs>
              <w:jc w:val="both"/>
              <w:rPr>
                <w:sz w:val="28"/>
                <w:szCs w:val="28"/>
                <w:lang w:val="vi-VN"/>
              </w:rPr>
            </w:pPr>
            <w:r>
              <w:rPr>
                <w:sz w:val="28"/>
                <w:szCs w:val="28"/>
              </w:rPr>
              <w:t xml:space="preserve">Combobox </w:t>
            </w:r>
          </w:p>
        </w:tc>
        <w:tc>
          <w:tcPr>
            <w:tcW w:w="2130" w:type="pct"/>
            <w:vAlign w:val="center"/>
          </w:tcPr>
          <w:p w14:paraId="3683711B" w14:textId="77777777" w:rsidR="00D87F58" w:rsidRPr="005A02CA" w:rsidRDefault="00D87F58" w:rsidP="00404734">
            <w:pPr>
              <w:widowControl w:val="0"/>
              <w:tabs>
                <w:tab w:val="left" w:pos="180"/>
              </w:tabs>
              <w:jc w:val="both"/>
              <w:rPr>
                <w:sz w:val="28"/>
                <w:szCs w:val="28"/>
              </w:rPr>
            </w:pPr>
            <w:r>
              <w:rPr>
                <w:sz w:val="28"/>
                <w:szCs w:val="28"/>
              </w:rPr>
              <w:t>Trường hợp chọn tìm kiếm nâng cao, hiện thị tất cả thành viên có trong hệ thống</w:t>
            </w:r>
          </w:p>
        </w:tc>
      </w:tr>
      <w:tr w:rsidR="00D87F58" w:rsidRPr="00CD1498" w14:paraId="5B30539E" w14:textId="77777777" w:rsidTr="000D581A">
        <w:trPr>
          <w:jc w:val="center"/>
        </w:trPr>
        <w:tc>
          <w:tcPr>
            <w:tcW w:w="415" w:type="pct"/>
            <w:vAlign w:val="center"/>
          </w:tcPr>
          <w:p w14:paraId="19A83350" w14:textId="2CD3A95C" w:rsidR="00D87F58" w:rsidRPr="00CD1498" w:rsidRDefault="000B5A6D" w:rsidP="000B5A6D">
            <w:pPr>
              <w:spacing w:before="240" w:after="0"/>
              <w:ind w:left="270"/>
              <w:jc w:val="both"/>
              <w:rPr>
                <w:szCs w:val="26"/>
              </w:rPr>
            </w:pPr>
            <w:r>
              <w:rPr>
                <w:szCs w:val="26"/>
              </w:rPr>
              <w:t>5</w:t>
            </w:r>
          </w:p>
        </w:tc>
        <w:tc>
          <w:tcPr>
            <w:tcW w:w="1669" w:type="pct"/>
            <w:vAlign w:val="center"/>
          </w:tcPr>
          <w:p w14:paraId="64C555F5" w14:textId="77777777" w:rsidR="00D87F58" w:rsidRDefault="00D87F58" w:rsidP="00404734">
            <w:pPr>
              <w:widowControl w:val="0"/>
              <w:tabs>
                <w:tab w:val="left" w:pos="180"/>
              </w:tabs>
              <w:jc w:val="both"/>
              <w:rPr>
                <w:noProof/>
                <w:sz w:val="28"/>
                <w:szCs w:val="28"/>
              </w:rPr>
            </w:pPr>
            <w:r>
              <w:rPr>
                <w:noProof/>
                <w:sz w:val="28"/>
                <w:szCs w:val="28"/>
              </w:rPr>
              <w:t>CN/TC</w:t>
            </w:r>
          </w:p>
        </w:tc>
        <w:tc>
          <w:tcPr>
            <w:tcW w:w="786" w:type="pct"/>
            <w:vAlign w:val="center"/>
          </w:tcPr>
          <w:p w14:paraId="017F864D" w14:textId="77777777" w:rsidR="00D87F58" w:rsidRPr="005A02CA" w:rsidRDefault="00D87F58" w:rsidP="00404734">
            <w:pPr>
              <w:widowControl w:val="0"/>
              <w:tabs>
                <w:tab w:val="left" w:pos="180"/>
              </w:tabs>
              <w:jc w:val="both"/>
              <w:rPr>
                <w:sz w:val="28"/>
                <w:szCs w:val="28"/>
                <w:lang w:val="vi-VN"/>
              </w:rPr>
            </w:pPr>
            <w:r>
              <w:rPr>
                <w:sz w:val="28"/>
                <w:szCs w:val="28"/>
              </w:rPr>
              <w:t>Combobox</w:t>
            </w:r>
          </w:p>
        </w:tc>
        <w:tc>
          <w:tcPr>
            <w:tcW w:w="2130" w:type="pct"/>
            <w:vAlign w:val="center"/>
          </w:tcPr>
          <w:p w14:paraId="144FF9D6" w14:textId="77777777" w:rsidR="00D87F58" w:rsidRPr="005A02CA" w:rsidRDefault="00D87F58" w:rsidP="00404734">
            <w:pPr>
              <w:widowControl w:val="0"/>
              <w:tabs>
                <w:tab w:val="left" w:pos="180"/>
              </w:tabs>
              <w:jc w:val="both"/>
              <w:rPr>
                <w:sz w:val="28"/>
                <w:szCs w:val="28"/>
              </w:rPr>
            </w:pPr>
            <w:r>
              <w:rPr>
                <w:sz w:val="28"/>
                <w:szCs w:val="28"/>
              </w:rPr>
              <w:t xml:space="preserve">Trường hợp chọn tìm kiếm nâng cao. Nhà đầu tư là cá nhân hay tổ chức hoặc tìm kiếm tất cả </w:t>
            </w:r>
          </w:p>
        </w:tc>
      </w:tr>
      <w:tr w:rsidR="00D87F58" w:rsidRPr="00CD1498" w14:paraId="5966BEC3" w14:textId="77777777" w:rsidTr="000D581A">
        <w:trPr>
          <w:jc w:val="center"/>
        </w:trPr>
        <w:tc>
          <w:tcPr>
            <w:tcW w:w="415" w:type="pct"/>
            <w:vAlign w:val="center"/>
          </w:tcPr>
          <w:p w14:paraId="0B0A35E7" w14:textId="16F00D5D" w:rsidR="00D87F58" w:rsidRPr="00CD1498" w:rsidRDefault="000B5A6D" w:rsidP="000B5A6D">
            <w:pPr>
              <w:spacing w:before="240" w:after="0"/>
              <w:ind w:left="270"/>
              <w:jc w:val="both"/>
              <w:rPr>
                <w:szCs w:val="26"/>
              </w:rPr>
            </w:pPr>
            <w:r>
              <w:rPr>
                <w:szCs w:val="26"/>
              </w:rPr>
              <w:t>6</w:t>
            </w:r>
          </w:p>
        </w:tc>
        <w:tc>
          <w:tcPr>
            <w:tcW w:w="1669" w:type="pct"/>
            <w:vAlign w:val="center"/>
          </w:tcPr>
          <w:p w14:paraId="21C29219" w14:textId="77777777" w:rsidR="00D87F58" w:rsidRDefault="00D87F58" w:rsidP="00404734">
            <w:pPr>
              <w:widowControl w:val="0"/>
              <w:tabs>
                <w:tab w:val="left" w:pos="180"/>
              </w:tabs>
              <w:jc w:val="both"/>
              <w:rPr>
                <w:noProof/>
                <w:sz w:val="28"/>
                <w:szCs w:val="28"/>
              </w:rPr>
            </w:pPr>
            <w:r>
              <w:rPr>
                <w:noProof/>
                <w:sz w:val="28"/>
                <w:szCs w:val="28"/>
              </w:rPr>
              <w:t>TN/NN</w:t>
            </w:r>
          </w:p>
        </w:tc>
        <w:tc>
          <w:tcPr>
            <w:tcW w:w="786" w:type="pct"/>
            <w:vAlign w:val="center"/>
          </w:tcPr>
          <w:p w14:paraId="406B7EE1" w14:textId="77777777" w:rsidR="00D87F58" w:rsidRPr="005A02CA" w:rsidRDefault="00D87F58" w:rsidP="00404734">
            <w:pPr>
              <w:widowControl w:val="0"/>
              <w:tabs>
                <w:tab w:val="left" w:pos="180"/>
              </w:tabs>
              <w:jc w:val="both"/>
              <w:rPr>
                <w:sz w:val="28"/>
                <w:szCs w:val="28"/>
                <w:lang w:val="vi-VN"/>
              </w:rPr>
            </w:pPr>
            <w:r>
              <w:rPr>
                <w:sz w:val="28"/>
                <w:szCs w:val="28"/>
              </w:rPr>
              <w:t>Combobox</w:t>
            </w:r>
          </w:p>
        </w:tc>
        <w:tc>
          <w:tcPr>
            <w:tcW w:w="2130" w:type="pct"/>
            <w:vAlign w:val="center"/>
          </w:tcPr>
          <w:p w14:paraId="76EF679C" w14:textId="77777777" w:rsidR="00D87F58" w:rsidRPr="005A02CA" w:rsidRDefault="00D87F58" w:rsidP="00404734">
            <w:pPr>
              <w:widowControl w:val="0"/>
              <w:tabs>
                <w:tab w:val="left" w:pos="180"/>
              </w:tabs>
              <w:jc w:val="both"/>
              <w:rPr>
                <w:sz w:val="28"/>
                <w:szCs w:val="28"/>
              </w:rPr>
            </w:pPr>
            <w:r>
              <w:rPr>
                <w:sz w:val="28"/>
                <w:szCs w:val="28"/>
              </w:rPr>
              <w:t xml:space="preserve">Trường hợp chọn tìm kiếm nâng cao. Gồm tất cả, trong nước, nước ngoài </w:t>
            </w:r>
          </w:p>
        </w:tc>
      </w:tr>
    </w:tbl>
    <w:p w14:paraId="55B118AE" w14:textId="77777777" w:rsidR="00D87F58" w:rsidRDefault="00D87F58" w:rsidP="00D87F58">
      <w:pPr>
        <w:pStyle w:val="BodyText"/>
        <w:numPr>
          <w:ilvl w:val="0"/>
          <w:numId w:val="15"/>
        </w:numPr>
        <w:rPr>
          <w:szCs w:val="28"/>
        </w:rPr>
      </w:pPr>
      <w:r>
        <w:rPr>
          <w:szCs w:val="28"/>
        </w:rPr>
        <w:t>Hiển thị bảng danh sách thông tin đăng kí của NĐT theo điều kiện tìm kiếm, gồm:</w:t>
      </w:r>
    </w:p>
    <w:p w14:paraId="060C9CE3" w14:textId="77777777" w:rsidR="00D87F58" w:rsidRDefault="00D87F58" w:rsidP="001F5DBA">
      <w:pPr>
        <w:pStyle w:val="BodyText"/>
        <w:numPr>
          <w:ilvl w:val="0"/>
          <w:numId w:val="51"/>
        </w:numPr>
        <w:rPr>
          <w:szCs w:val="28"/>
        </w:rPr>
      </w:pPr>
      <w:r>
        <w:rPr>
          <w:szCs w:val="28"/>
        </w:rPr>
        <w:t>Mã số NĐT</w:t>
      </w:r>
    </w:p>
    <w:p w14:paraId="2CEB637E" w14:textId="77777777" w:rsidR="00D87F58" w:rsidRDefault="00D87F58" w:rsidP="001F5DBA">
      <w:pPr>
        <w:pStyle w:val="BodyText"/>
        <w:numPr>
          <w:ilvl w:val="0"/>
          <w:numId w:val="51"/>
        </w:numPr>
        <w:rPr>
          <w:szCs w:val="28"/>
        </w:rPr>
      </w:pPr>
      <w:r>
        <w:rPr>
          <w:szCs w:val="28"/>
        </w:rPr>
        <w:t>Tên NĐT</w:t>
      </w:r>
    </w:p>
    <w:p w14:paraId="5D54A6FF" w14:textId="77777777" w:rsidR="00D87F58" w:rsidRDefault="00D87F58" w:rsidP="001F5DBA">
      <w:pPr>
        <w:pStyle w:val="BodyText"/>
        <w:numPr>
          <w:ilvl w:val="0"/>
          <w:numId w:val="51"/>
        </w:numPr>
        <w:rPr>
          <w:szCs w:val="28"/>
        </w:rPr>
      </w:pPr>
      <w:r>
        <w:rPr>
          <w:szCs w:val="28"/>
        </w:rPr>
        <w:t>CMND/ĐKKD</w:t>
      </w:r>
    </w:p>
    <w:p w14:paraId="139776C1" w14:textId="77777777" w:rsidR="00D87F58" w:rsidRDefault="00D87F58" w:rsidP="001F5DBA">
      <w:pPr>
        <w:pStyle w:val="BodyText"/>
        <w:numPr>
          <w:ilvl w:val="0"/>
          <w:numId w:val="51"/>
        </w:numPr>
        <w:rPr>
          <w:szCs w:val="28"/>
        </w:rPr>
      </w:pPr>
      <w:r>
        <w:rPr>
          <w:szCs w:val="28"/>
        </w:rPr>
        <w:t xml:space="preserve">Trong nước/ ngoài nước </w:t>
      </w:r>
    </w:p>
    <w:p w14:paraId="34B39617" w14:textId="77777777" w:rsidR="00D87F58" w:rsidRDefault="00D87F58" w:rsidP="001F5DBA">
      <w:pPr>
        <w:pStyle w:val="BodyText"/>
        <w:numPr>
          <w:ilvl w:val="0"/>
          <w:numId w:val="51"/>
        </w:numPr>
        <w:rPr>
          <w:szCs w:val="28"/>
        </w:rPr>
      </w:pPr>
      <w:r>
        <w:rPr>
          <w:szCs w:val="28"/>
        </w:rPr>
        <w:t>Loại hình</w:t>
      </w:r>
    </w:p>
    <w:p w14:paraId="6891D13C" w14:textId="77777777" w:rsidR="00D87F58" w:rsidRDefault="00D87F58" w:rsidP="001F5DBA">
      <w:pPr>
        <w:pStyle w:val="BodyText"/>
        <w:numPr>
          <w:ilvl w:val="0"/>
          <w:numId w:val="51"/>
        </w:numPr>
        <w:rPr>
          <w:szCs w:val="28"/>
        </w:rPr>
      </w:pPr>
      <w:r>
        <w:rPr>
          <w:szCs w:val="28"/>
        </w:rPr>
        <w:t>Số lượng đặt mua</w:t>
      </w:r>
    </w:p>
    <w:p w14:paraId="3D14E5AE" w14:textId="77777777" w:rsidR="00D87F58" w:rsidRDefault="00D87F58" w:rsidP="001F5DBA">
      <w:pPr>
        <w:pStyle w:val="BodyText"/>
        <w:numPr>
          <w:ilvl w:val="0"/>
          <w:numId w:val="51"/>
        </w:numPr>
        <w:rPr>
          <w:szCs w:val="28"/>
        </w:rPr>
      </w:pPr>
      <w:r>
        <w:rPr>
          <w:szCs w:val="28"/>
        </w:rPr>
        <w:t xml:space="preserve">Số tiền đặt cọc </w:t>
      </w:r>
    </w:p>
    <w:p w14:paraId="65BC19DA" w14:textId="77777777" w:rsidR="00D87F58" w:rsidRDefault="00D87F58" w:rsidP="001F5DBA">
      <w:pPr>
        <w:pStyle w:val="BodyText"/>
        <w:numPr>
          <w:ilvl w:val="0"/>
          <w:numId w:val="51"/>
        </w:numPr>
        <w:rPr>
          <w:szCs w:val="28"/>
        </w:rPr>
      </w:pPr>
      <w:r>
        <w:rPr>
          <w:szCs w:val="28"/>
        </w:rPr>
        <w:t>Chức năng: xem chi tiết, sửa, xóa</w:t>
      </w:r>
    </w:p>
    <w:p w14:paraId="7C38B1A2" w14:textId="3E1041E6" w:rsidR="00D87F58" w:rsidRDefault="00D87F58" w:rsidP="00D87F58">
      <w:pPr>
        <w:pStyle w:val="BodyText"/>
        <w:numPr>
          <w:ilvl w:val="0"/>
          <w:numId w:val="15"/>
        </w:numPr>
        <w:rPr>
          <w:szCs w:val="28"/>
        </w:rPr>
      </w:pPr>
      <w:r>
        <w:rPr>
          <w:szCs w:val="28"/>
        </w:rPr>
        <w:t xml:space="preserve">Chức năng sửa, xóa :chỉ sửa , xóa đăng ký NĐT khi </w:t>
      </w:r>
      <w:r w:rsidR="004C4F37">
        <w:rPr>
          <w:szCs w:val="28"/>
        </w:rPr>
        <w:t xml:space="preserve">trạng thái </w:t>
      </w:r>
      <w:r>
        <w:rPr>
          <w:szCs w:val="28"/>
        </w:rPr>
        <w:t xml:space="preserve">đợt </w:t>
      </w:r>
      <w:r w:rsidR="000D04FF" w:rsidRPr="00012A68">
        <w:rPr>
          <w:szCs w:val="28"/>
        </w:rPr>
        <w:t>book building</w:t>
      </w:r>
      <w:r w:rsidR="000D04FF">
        <w:rPr>
          <w:szCs w:val="28"/>
        </w:rPr>
        <w:t xml:space="preserve"> </w:t>
      </w:r>
      <w:r>
        <w:rPr>
          <w:szCs w:val="28"/>
        </w:rPr>
        <w:t xml:space="preserve">chưa kết thúc </w:t>
      </w:r>
      <w:r w:rsidR="004C4F37">
        <w:rPr>
          <w:szCs w:val="28"/>
        </w:rPr>
        <w:t>bắt đầu dựng sổ</w:t>
      </w:r>
      <w:r>
        <w:rPr>
          <w:szCs w:val="28"/>
        </w:rPr>
        <w:t xml:space="preserve">. </w:t>
      </w:r>
    </w:p>
    <w:p w14:paraId="26039435" w14:textId="2A205282" w:rsidR="00D87F58" w:rsidRDefault="00D87F58" w:rsidP="00D87F58">
      <w:pPr>
        <w:pStyle w:val="BodyText"/>
        <w:numPr>
          <w:ilvl w:val="0"/>
          <w:numId w:val="15"/>
        </w:numPr>
        <w:rPr>
          <w:szCs w:val="28"/>
        </w:rPr>
      </w:pPr>
      <w:r>
        <w:rPr>
          <w:szCs w:val="28"/>
        </w:rPr>
        <w:t xml:space="preserve">Cho phép kết xuất thông tin NĐT đăng ký mua của đợt </w:t>
      </w:r>
      <w:r w:rsidR="000D581A" w:rsidRPr="00012A68">
        <w:rPr>
          <w:szCs w:val="28"/>
        </w:rPr>
        <w:t>book building</w:t>
      </w:r>
    </w:p>
    <w:p w14:paraId="04B010E1" w14:textId="6E8E2E2B" w:rsidR="008658F7" w:rsidRDefault="008658F7" w:rsidP="008658F7">
      <w:pPr>
        <w:pStyle w:val="Heading5"/>
      </w:pPr>
      <w:r>
        <w:lastRenderedPageBreak/>
        <w:t>Quản lý thông tin đặt lệnh</w:t>
      </w:r>
    </w:p>
    <w:p w14:paraId="523117D0" w14:textId="768D076B" w:rsidR="007C3265" w:rsidRPr="000B5A6D" w:rsidRDefault="007C3265" w:rsidP="007C3265">
      <w:pPr>
        <w:pStyle w:val="BodyText"/>
        <w:rPr>
          <w:szCs w:val="28"/>
          <w:lang w:eastAsia="zh-CN"/>
        </w:rPr>
      </w:pPr>
      <w:r w:rsidRPr="000B5A6D">
        <w:rPr>
          <w:b/>
          <w:szCs w:val="28"/>
          <w:lang w:eastAsia="zh-CN"/>
        </w:rPr>
        <w:t>Mục đích:</w:t>
      </w:r>
      <w:r w:rsidRPr="000B5A6D">
        <w:rPr>
          <w:szCs w:val="28"/>
          <w:lang w:eastAsia="zh-CN"/>
        </w:rPr>
        <w:t xml:space="preserve"> Quản lý thông tin đặt lệnh của NĐT</w:t>
      </w:r>
    </w:p>
    <w:p w14:paraId="746164C4" w14:textId="769A6746" w:rsidR="00375B91" w:rsidRPr="000B5A6D" w:rsidRDefault="007C3265" w:rsidP="00375B91">
      <w:pPr>
        <w:pStyle w:val="BodyText"/>
        <w:rPr>
          <w:szCs w:val="28"/>
          <w:lang w:eastAsia="zh-CN"/>
        </w:rPr>
      </w:pPr>
      <w:r w:rsidRPr="000B5A6D">
        <w:rPr>
          <w:b/>
          <w:szCs w:val="28"/>
          <w:lang w:eastAsia="zh-CN"/>
        </w:rPr>
        <w:t xml:space="preserve">Xử lý sự kiện: </w:t>
      </w:r>
      <w:r w:rsidRPr="000B5A6D">
        <w:rPr>
          <w:szCs w:val="28"/>
          <w:lang w:eastAsia="zh-CN"/>
        </w:rPr>
        <w:t xml:space="preserve">Đăng nhập vào hệ thống </w:t>
      </w:r>
      <w:r w:rsidRPr="000B5A6D">
        <w:rPr>
          <w:szCs w:val="28"/>
        </w:rPr>
        <w:sym w:font="Wingdings" w:char="F0E0"/>
      </w:r>
      <w:r w:rsidRPr="000B5A6D">
        <w:rPr>
          <w:szCs w:val="28"/>
          <w:lang w:eastAsia="zh-CN"/>
        </w:rPr>
        <w:t xml:space="preserve"> chọn chức năng Book Building </w:t>
      </w:r>
      <w:r w:rsidRPr="000B5A6D">
        <w:rPr>
          <w:szCs w:val="28"/>
          <w:lang w:val="vi-VN"/>
        </w:rPr>
        <w:t xml:space="preserve"> </w:t>
      </w:r>
      <w:r w:rsidRPr="000B5A6D">
        <w:rPr>
          <w:szCs w:val="28"/>
        </w:rPr>
        <w:sym w:font="Wingdings" w:char="F0E0"/>
      </w:r>
      <w:r w:rsidRPr="000B5A6D">
        <w:rPr>
          <w:szCs w:val="28"/>
        </w:rPr>
        <w:t xml:space="preserve"> chọn Quản lý thông tin đặt lệnh</w:t>
      </w:r>
    </w:p>
    <w:p w14:paraId="2A98D9AE" w14:textId="06E4035B" w:rsidR="007C3265" w:rsidRPr="000B5A6D" w:rsidRDefault="007C3265" w:rsidP="007C3265">
      <w:pPr>
        <w:pStyle w:val="BodyText"/>
        <w:ind w:firstLine="0"/>
        <w:rPr>
          <w:szCs w:val="28"/>
          <w:lang w:eastAsia="zh-CN"/>
        </w:rPr>
      </w:pPr>
      <w:r w:rsidRPr="000B5A6D">
        <w:rPr>
          <w:szCs w:val="28"/>
          <w:lang w:eastAsia="zh-CN"/>
        </w:rPr>
        <w:t>Hệ thống chỉ hiển thị dữ liệu theo các tiêu chí sau:</w:t>
      </w:r>
    </w:p>
    <w:p w14:paraId="74398D93" w14:textId="2E4FF1CF" w:rsidR="007C3265" w:rsidRPr="000B5A6D" w:rsidRDefault="007C3265" w:rsidP="00F56049">
      <w:pPr>
        <w:pStyle w:val="ListBullet"/>
      </w:pPr>
      <w:r w:rsidRPr="000B5A6D">
        <w:t>Đối với tài khoản là Ban tổ chức: hiển thị tất cả lệnh</w:t>
      </w:r>
    </w:p>
    <w:p w14:paraId="7D848F4D" w14:textId="005D01FE" w:rsidR="007C3265" w:rsidRPr="000B5A6D" w:rsidRDefault="007C3265" w:rsidP="00F56049">
      <w:pPr>
        <w:pStyle w:val="ListBullet"/>
      </w:pPr>
      <w:r w:rsidRPr="000B5A6D">
        <w:t>Đối với tài khoản là Thành viên: hiển thị lệnh của các NĐT thuộc thành viên đó.</w:t>
      </w:r>
    </w:p>
    <w:p w14:paraId="3CA93F2A" w14:textId="1B22BF9F" w:rsidR="00D91C6B" w:rsidRPr="000B5A6D" w:rsidRDefault="00D91C6B" w:rsidP="00D91C6B">
      <w:pPr>
        <w:pStyle w:val="BodyText"/>
        <w:ind w:firstLine="0"/>
        <w:rPr>
          <w:szCs w:val="28"/>
          <w:lang w:eastAsia="zh-CN"/>
        </w:rPr>
      </w:pPr>
      <w:r w:rsidRPr="000B5A6D">
        <w:rPr>
          <w:szCs w:val="28"/>
          <w:lang w:eastAsia="zh-CN"/>
        </w:rPr>
        <w:t>Thời gian đặt lệnh</w:t>
      </w:r>
    </w:p>
    <w:p w14:paraId="1A00DB9C" w14:textId="5B103398" w:rsidR="00D91C6B" w:rsidRPr="000B5A6D" w:rsidRDefault="00D91C6B" w:rsidP="00F56049">
      <w:pPr>
        <w:pStyle w:val="ListBullet"/>
      </w:pPr>
      <w:r w:rsidRPr="000B5A6D">
        <w:t>5 phiên giao dịch liên tiếp, thời gian mỗi phiên từ 9h30 -11h30</w:t>
      </w:r>
    </w:p>
    <w:p w14:paraId="15CEED82" w14:textId="77777777" w:rsidR="00375B91" w:rsidRPr="000B5A6D" w:rsidRDefault="00375B91" w:rsidP="00375B91">
      <w:pPr>
        <w:pStyle w:val="BodyText"/>
        <w:ind w:firstLine="0"/>
        <w:rPr>
          <w:szCs w:val="28"/>
          <w:lang w:eastAsia="zh-CN"/>
        </w:rPr>
      </w:pPr>
      <w:r w:rsidRPr="000B5A6D">
        <w:rPr>
          <w:szCs w:val="28"/>
          <w:lang w:eastAsia="zh-CN"/>
        </w:rPr>
        <w:t>Đặt lệnh mua gồm các thông tin sau: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0"/>
        <w:gridCol w:w="3013"/>
        <w:gridCol w:w="1461"/>
        <w:gridCol w:w="3848"/>
      </w:tblGrid>
      <w:tr w:rsidR="00375B91" w:rsidRPr="00CD1498" w14:paraId="6AE517EB" w14:textId="77777777" w:rsidTr="00CC37AE">
        <w:trPr>
          <w:tblHeader/>
          <w:jc w:val="center"/>
        </w:trPr>
        <w:tc>
          <w:tcPr>
            <w:tcW w:w="415" w:type="pct"/>
            <w:shd w:val="clear" w:color="auto" w:fill="4F81BD"/>
            <w:vAlign w:val="center"/>
          </w:tcPr>
          <w:p w14:paraId="3E7A52F1" w14:textId="77777777" w:rsidR="00375B91" w:rsidRPr="00CD1498" w:rsidRDefault="00375B91" w:rsidP="00404734">
            <w:pPr>
              <w:widowControl w:val="0"/>
              <w:tabs>
                <w:tab w:val="left" w:pos="180"/>
              </w:tabs>
              <w:jc w:val="both"/>
              <w:rPr>
                <w:b/>
                <w:noProof/>
                <w:szCs w:val="26"/>
              </w:rPr>
            </w:pPr>
            <w:r w:rsidRPr="00CD1498">
              <w:rPr>
                <w:b/>
                <w:noProof/>
                <w:szCs w:val="26"/>
              </w:rPr>
              <w:t>STT</w:t>
            </w:r>
          </w:p>
        </w:tc>
        <w:tc>
          <w:tcPr>
            <w:tcW w:w="1669" w:type="pct"/>
            <w:shd w:val="clear" w:color="auto" w:fill="4F81BD"/>
            <w:vAlign w:val="center"/>
          </w:tcPr>
          <w:p w14:paraId="75CCCE2A" w14:textId="77777777" w:rsidR="00375B91" w:rsidRPr="00CD1498" w:rsidRDefault="00375B91" w:rsidP="00404734">
            <w:pPr>
              <w:widowControl w:val="0"/>
              <w:tabs>
                <w:tab w:val="left" w:pos="180"/>
              </w:tabs>
              <w:jc w:val="both"/>
              <w:rPr>
                <w:b/>
                <w:noProof/>
                <w:szCs w:val="26"/>
              </w:rPr>
            </w:pPr>
            <w:r w:rsidRPr="00CD1498">
              <w:rPr>
                <w:b/>
                <w:noProof/>
                <w:szCs w:val="26"/>
              </w:rPr>
              <w:t>Tên trường</w:t>
            </w:r>
          </w:p>
        </w:tc>
        <w:tc>
          <w:tcPr>
            <w:tcW w:w="786" w:type="pct"/>
            <w:shd w:val="clear" w:color="auto" w:fill="4F81BD"/>
            <w:vAlign w:val="center"/>
          </w:tcPr>
          <w:p w14:paraId="4D0E04E9" w14:textId="77777777" w:rsidR="00375B91" w:rsidRPr="00CD1498" w:rsidRDefault="00375B91" w:rsidP="00404734">
            <w:pPr>
              <w:widowControl w:val="0"/>
              <w:tabs>
                <w:tab w:val="left" w:pos="180"/>
              </w:tabs>
              <w:jc w:val="both"/>
              <w:rPr>
                <w:b/>
                <w:noProof/>
                <w:szCs w:val="26"/>
              </w:rPr>
            </w:pPr>
            <w:r w:rsidRPr="00CD1498">
              <w:rPr>
                <w:b/>
                <w:noProof/>
                <w:szCs w:val="26"/>
              </w:rPr>
              <w:t>Định dạng</w:t>
            </w:r>
          </w:p>
        </w:tc>
        <w:tc>
          <w:tcPr>
            <w:tcW w:w="2130" w:type="pct"/>
            <w:shd w:val="clear" w:color="auto" w:fill="4F81BD"/>
            <w:vAlign w:val="center"/>
          </w:tcPr>
          <w:p w14:paraId="2DDF4EF7" w14:textId="77777777" w:rsidR="00375B91" w:rsidRPr="00CD1498" w:rsidRDefault="00375B91" w:rsidP="00404734">
            <w:pPr>
              <w:widowControl w:val="0"/>
              <w:tabs>
                <w:tab w:val="left" w:pos="180"/>
              </w:tabs>
              <w:jc w:val="both"/>
              <w:rPr>
                <w:b/>
                <w:noProof/>
                <w:szCs w:val="26"/>
              </w:rPr>
            </w:pPr>
            <w:r w:rsidRPr="00CD1498">
              <w:rPr>
                <w:b/>
                <w:noProof/>
                <w:szCs w:val="26"/>
              </w:rPr>
              <w:t>Mô tả</w:t>
            </w:r>
          </w:p>
        </w:tc>
      </w:tr>
      <w:tr w:rsidR="00375B91" w:rsidRPr="00CD1498" w14:paraId="5AD434C9" w14:textId="77777777" w:rsidTr="00CC37AE">
        <w:trPr>
          <w:jc w:val="center"/>
        </w:trPr>
        <w:tc>
          <w:tcPr>
            <w:tcW w:w="415" w:type="pct"/>
            <w:vAlign w:val="center"/>
          </w:tcPr>
          <w:p w14:paraId="71D3896E" w14:textId="77777777" w:rsidR="00375B91" w:rsidRPr="00A360F8" w:rsidRDefault="00375B91" w:rsidP="001F5DBA">
            <w:pPr>
              <w:numPr>
                <w:ilvl w:val="0"/>
                <w:numId w:val="52"/>
              </w:numPr>
              <w:spacing w:before="240" w:after="0"/>
              <w:jc w:val="both"/>
              <w:rPr>
                <w:sz w:val="28"/>
                <w:szCs w:val="28"/>
              </w:rPr>
            </w:pPr>
          </w:p>
        </w:tc>
        <w:tc>
          <w:tcPr>
            <w:tcW w:w="1669" w:type="pct"/>
            <w:vAlign w:val="center"/>
          </w:tcPr>
          <w:p w14:paraId="5B4C32ED" w14:textId="74EB7EC2" w:rsidR="00375B91" w:rsidRPr="00A360F8" w:rsidRDefault="00375B91" w:rsidP="00375B91">
            <w:pPr>
              <w:widowControl w:val="0"/>
              <w:tabs>
                <w:tab w:val="left" w:pos="180"/>
              </w:tabs>
              <w:jc w:val="both"/>
              <w:rPr>
                <w:noProof/>
                <w:sz w:val="28"/>
                <w:szCs w:val="28"/>
              </w:rPr>
            </w:pPr>
            <w:r>
              <w:rPr>
                <w:noProof/>
                <w:sz w:val="28"/>
                <w:szCs w:val="28"/>
              </w:rPr>
              <w:t>Đợt book building</w:t>
            </w:r>
          </w:p>
        </w:tc>
        <w:tc>
          <w:tcPr>
            <w:tcW w:w="786" w:type="pct"/>
            <w:vAlign w:val="center"/>
          </w:tcPr>
          <w:p w14:paraId="154A9294" w14:textId="77777777" w:rsidR="00375B91" w:rsidRPr="00F62DD4" w:rsidRDefault="00375B91" w:rsidP="00404734">
            <w:pPr>
              <w:widowControl w:val="0"/>
              <w:tabs>
                <w:tab w:val="left" w:pos="180"/>
              </w:tabs>
              <w:jc w:val="both"/>
              <w:rPr>
                <w:sz w:val="28"/>
                <w:szCs w:val="28"/>
              </w:rPr>
            </w:pPr>
            <w:r>
              <w:rPr>
                <w:sz w:val="28"/>
                <w:szCs w:val="28"/>
              </w:rPr>
              <w:t xml:space="preserve">Combobox </w:t>
            </w:r>
          </w:p>
        </w:tc>
        <w:tc>
          <w:tcPr>
            <w:tcW w:w="2130" w:type="pct"/>
            <w:vAlign w:val="center"/>
          </w:tcPr>
          <w:p w14:paraId="68E6017E" w14:textId="1F804C26" w:rsidR="00375B91" w:rsidRPr="00A360F8" w:rsidRDefault="00375B91" w:rsidP="00375B91">
            <w:pPr>
              <w:widowControl w:val="0"/>
              <w:tabs>
                <w:tab w:val="left" w:pos="180"/>
              </w:tabs>
              <w:jc w:val="both"/>
              <w:rPr>
                <w:sz w:val="28"/>
                <w:szCs w:val="28"/>
              </w:rPr>
            </w:pPr>
            <w:r>
              <w:rPr>
                <w:sz w:val="28"/>
                <w:szCs w:val="28"/>
              </w:rPr>
              <w:t xml:space="preserve">Hiện thị đợt </w:t>
            </w:r>
            <w:r>
              <w:rPr>
                <w:noProof/>
                <w:sz w:val="28"/>
                <w:szCs w:val="28"/>
              </w:rPr>
              <w:t>book building</w:t>
            </w:r>
            <w:r>
              <w:rPr>
                <w:sz w:val="28"/>
                <w:szCs w:val="28"/>
              </w:rPr>
              <w:t xml:space="preserve"> trạng thái bắt đầu dựng sổ</w:t>
            </w:r>
          </w:p>
        </w:tc>
      </w:tr>
      <w:tr w:rsidR="00375B91" w:rsidRPr="00CD1498" w14:paraId="23B24F2D" w14:textId="77777777" w:rsidTr="00CC37AE">
        <w:trPr>
          <w:jc w:val="center"/>
        </w:trPr>
        <w:tc>
          <w:tcPr>
            <w:tcW w:w="415" w:type="pct"/>
            <w:vAlign w:val="center"/>
          </w:tcPr>
          <w:p w14:paraId="19F9E015" w14:textId="77777777" w:rsidR="00375B91" w:rsidRPr="00A360F8" w:rsidRDefault="00375B91" w:rsidP="001F5DBA">
            <w:pPr>
              <w:numPr>
                <w:ilvl w:val="0"/>
                <w:numId w:val="52"/>
              </w:numPr>
              <w:spacing w:before="240" w:after="0"/>
              <w:jc w:val="both"/>
              <w:rPr>
                <w:sz w:val="28"/>
                <w:szCs w:val="28"/>
              </w:rPr>
            </w:pPr>
          </w:p>
        </w:tc>
        <w:tc>
          <w:tcPr>
            <w:tcW w:w="1669" w:type="pct"/>
            <w:vAlign w:val="center"/>
          </w:tcPr>
          <w:p w14:paraId="22165009" w14:textId="333E27D5" w:rsidR="00375B91" w:rsidRDefault="00375B91" w:rsidP="00404734">
            <w:pPr>
              <w:widowControl w:val="0"/>
              <w:tabs>
                <w:tab w:val="left" w:pos="180"/>
              </w:tabs>
              <w:jc w:val="both"/>
              <w:rPr>
                <w:noProof/>
                <w:sz w:val="28"/>
                <w:szCs w:val="28"/>
              </w:rPr>
            </w:pPr>
            <w:r>
              <w:rPr>
                <w:noProof/>
                <w:sz w:val="28"/>
                <w:szCs w:val="28"/>
              </w:rPr>
              <w:t>Phương thức xác định giá phân bổ</w:t>
            </w:r>
          </w:p>
        </w:tc>
        <w:tc>
          <w:tcPr>
            <w:tcW w:w="786" w:type="pct"/>
            <w:vAlign w:val="center"/>
          </w:tcPr>
          <w:p w14:paraId="4D092AE8" w14:textId="77777777" w:rsidR="00375B91" w:rsidRPr="00F62DD4" w:rsidRDefault="00375B91" w:rsidP="00404734">
            <w:pPr>
              <w:widowControl w:val="0"/>
              <w:tabs>
                <w:tab w:val="left" w:pos="180"/>
              </w:tabs>
              <w:jc w:val="both"/>
              <w:rPr>
                <w:sz w:val="28"/>
                <w:szCs w:val="28"/>
              </w:rPr>
            </w:pPr>
            <w:r>
              <w:rPr>
                <w:sz w:val="28"/>
                <w:szCs w:val="28"/>
              </w:rPr>
              <w:t>Texbox</w:t>
            </w:r>
          </w:p>
        </w:tc>
        <w:tc>
          <w:tcPr>
            <w:tcW w:w="2130" w:type="pct"/>
            <w:vAlign w:val="center"/>
          </w:tcPr>
          <w:p w14:paraId="73BFE49D" w14:textId="112A5FCD" w:rsidR="00375B91" w:rsidRPr="00A360F8" w:rsidRDefault="00375B91" w:rsidP="00375B91">
            <w:pPr>
              <w:widowControl w:val="0"/>
              <w:tabs>
                <w:tab w:val="left" w:pos="180"/>
              </w:tabs>
              <w:jc w:val="both"/>
              <w:rPr>
                <w:sz w:val="28"/>
                <w:szCs w:val="28"/>
              </w:rPr>
            </w:pPr>
            <w:r>
              <w:rPr>
                <w:sz w:val="28"/>
                <w:szCs w:val="28"/>
              </w:rPr>
              <w:t>Hệ thống tự động fill, disable</w:t>
            </w:r>
          </w:p>
        </w:tc>
      </w:tr>
      <w:tr w:rsidR="00375B91" w:rsidRPr="00CD1498" w14:paraId="69E5B326" w14:textId="77777777" w:rsidTr="00CC37AE">
        <w:trPr>
          <w:jc w:val="center"/>
        </w:trPr>
        <w:tc>
          <w:tcPr>
            <w:tcW w:w="415" w:type="pct"/>
            <w:vAlign w:val="center"/>
          </w:tcPr>
          <w:p w14:paraId="0A9439CF" w14:textId="77777777" w:rsidR="00375B91" w:rsidRPr="00A360F8" w:rsidRDefault="00375B91" w:rsidP="001F5DBA">
            <w:pPr>
              <w:numPr>
                <w:ilvl w:val="0"/>
                <w:numId w:val="52"/>
              </w:numPr>
              <w:spacing w:before="240" w:after="0"/>
              <w:jc w:val="both"/>
              <w:rPr>
                <w:sz w:val="28"/>
                <w:szCs w:val="28"/>
              </w:rPr>
            </w:pPr>
          </w:p>
        </w:tc>
        <w:tc>
          <w:tcPr>
            <w:tcW w:w="1669" w:type="pct"/>
            <w:vAlign w:val="center"/>
          </w:tcPr>
          <w:p w14:paraId="737A601C" w14:textId="77777777" w:rsidR="00375B91" w:rsidRDefault="00375B91" w:rsidP="00404734">
            <w:pPr>
              <w:widowControl w:val="0"/>
              <w:tabs>
                <w:tab w:val="left" w:pos="180"/>
              </w:tabs>
              <w:jc w:val="both"/>
              <w:rPr>
                <w:noProof/>
                <w:sz w:val="28"/>
                <w:szCs w:val="28"/>
              </w:rPr>
            </w:pPr>
            <w:r>
              <w:rPr>
                <w:noProof/>
                <w:sz w:val="28"/>
                <w:szCs w:val="28"/>
              </w:rPr>
              <w:t>Thành viên</w:t>
            </w:r>
          </w:p>
        </w:tc>
        <w:tc>
          <w:tcPr>
            <w:tcW w:w="786" w:type="pct"/>
            <w:vAlign w:val="center"/>
          </w:tcPr>
          <w:p w14:paraId="38C60EEE" w14:textId="77777777" w:rsidR="00375B91" w:rsidRPr="00F62DD4" w:rsidRDefault="00375B91" w:rsidP="00404734">
            <w:pPr>
              <w:widowControl w:val="0"/>
              <w:tabs>
                <w:tab w:val="left" w:pos="180"/>
              </w:tabs>
              <w:jc w:val="both"/>
              <w:rPr>
                <w:sz w:val="28"/>
                <w:szCs w:val="28"/>
              </w:rPr>
            </w:pPr>
            <w:r>
              <w:rPr>
                <w:sz w:val="28"/>
                <w:szCs w:val="28"/>
              </w:rPr>
              <w:t xml:space="preserve">Combobox </w:t>
            </w:r>
          </w:p>
        </w:tc>
        <w:tc>
          <w:tcPr>
            <w:tcW w:w="2130" w:type="pct"/>
            <w:vAlign w:val="center"/>
          </w:tcPr>
          <w:p w14:paraId="21378493" w14:textId="281C55D0" w:rsidR="00375B91" w:rsidRPr="00A360F8" w:rsidRDefault="00375B91" w:rsidP="00404734">
            <w:pPr>
              <w:widowControl w:val="0"/>
              <w:tabs>
                <w:tab w:val="left" w:pos="180"/>
              </w:tabs>
              <w:jc w:val="both"/>
              <w:rPr>
                <w:sz w:val="28"/>
                <w:szCs w:val="28"/>
              </w:rPr>
            </w:pPr>
            <w:r>
              <w:rPr>
                <w:sz w:val="28"/>
                <w:szCs w:val="28"/>
              </w:rPr>
              <w:t xml:space="preserve">Hiển thị danh sách thành viên của đợt </w:t>
            </w:r>
            <w:r>
              <w:rPr>
                <w:noProof/>
                <w:sz w:val="28"/>
                <w:szCs w:val="28"/>
              </w:rPr>
              <w:t>book building</w:t>
            </w:r>
            <w:r>
              <w:rPr>
                <w:sz w:val="28"/>
                <w:szCs w:val="28"/>
              </w:rPr>
              <w:t xml:space="preserve"> đó</w:t>
            </w:r>
          </w:p>
        </w:tc>
      </w:tr>
      <w:tr w:rsidR="00375B91" w:rsidRPr="00CD1498" w14:paraId="3021DCD8" w14:textId="77777777" w:rsidTr="00CC37AE">
        <w:trPr>
          <w:jc w:val="center"/>
        </w:trPr>
        <w:tc>
          <w:tcPr>
            <w:tcW w:w="415" w:type="pct"/>
            <w:vAlign w:val="center"/>
          </w:tcPr>
          <w:p w14:paraId="2C16980A" w14:textId="77777777" w:rsidR="00375B91" w:rsidRPr="00A360F8" w:rsidRDefault="00375B91" w:rsidP="001F5DBA">
            <w:pPr>
              <w:numPr>
                <w:ilvl w:val="0"/>
                <w:numId w:val="52"/>
              </w:numPr>
              <w:spacing w:before="240" w:after="0"/>
              <w:jc w:val="both"/>
              <w:rPr>
                <w:sz w:val="28"/>
                <w:szCs w:val="28"/>
              </w:rPr>
            </w:pPr>
          </w:p>
        </w:tc>
        <w:tc>
          <w:tcPr>
            <w:tcW w:w="1669" w:type="pct"/>
            <w:vAlign w:val="center"/>
          </w:tcPr>
          <w:p w14:paraId="79D38C4C" w14:textId="77777777" w:rsidR="00375B91" w:rsidRDefault="00375B91" w:rsidP="00404734">
            <w:pPr>
              <w:widowControl w:val="0"/>
              <w:tabs>
                <w:tab w:val="left" w:pos="180"/>
              </w:tabs>
              <w:jc w:val="both"/>
              <w:rPr>
                <w:noProof/>
                <w:sz w:val="28"/>
                <w:szCs w:val="28"/>
              </w:rPr>
            </w:pPr>
            <w:r>
              <w:rPr>
                <w:noProof/>
                <w:sz w:val="28"/>
                <w:szCs w:val="28"/>
              </w:rPr>
              <w:t>Mã số nhà đầu tư</w:t>
            </w:r>
          </w:p>
        </w:tc>
        <w:tc>
          <w:tcPr>
            <w:tcW w:w="786" w:type="pct"/>
            <w:vAlign w:val="center"/>
          </w:tcPr>
          <w:p w14:paraId="43BA498D" w14:textId="77777777" w:rsidR="00375B91" w:rsidRPr="00F62DD4" w:rsidRDefault="00375B91" w:rsidP="00404734">
            <w:pPr>
              <w:widowControl w:val="0"/>
              <w:tabs>
                <w:tab w:val="left" w:pos="180"/>
              </w:tabs>
              <w:jc w:val="both"/>
              <w:rPr>
                <w:sz w:val="28"/>
                <w:szCs w:val="28"/>
              </w:rPr>
            </w:pPr>
            <w:r>
              <w:rPr>
                <w:sz w:val="28"/>
                <w:szCs w:val="28"/>
              </w:rPr>
              <w:t>Textbox</w:t>
            </w:r>
          </w:p>
        </w:tc>
        <w:tc>
          <w:tcPr>
            <w:tcW w:w="2130" w:type="pct"/>
            <w:vAlign w:val="center"/>
          </w:tcPr>
          <w:p w14:paraId="5CA48F7F" w14:textId="77777777" w:rsidR="00375B91" w:rsidRPr="00A360F8" w:rsidRDefault="00375B91" w:rsidP="00404734">
            <w:pPr>
              <w:widowControl w:val="0"/>
              <w:tabs>
                <w:tab w:val="left" w:pos="180"/>
              </w:tabs>
              <w:jc w:val="both"/>
              <w:rPr>
                <w:sz w:val="28"/>
                <w:szCs w:val="28"/>
              </w:rPr>
            </w:pPr>
            <w:r>
              <w:rPr>
                <w:sz w:val="28"/>
                <w:szCs w:val="28"/>
              </w:rPr>
              <w:t>Nhập mã số nhà đầu tư ở bước đăng ký</w:t>
            </w:r>
          </w:p>
        </w:tc>
      </w:tr>
      <w:tr w:rsidR="00375B91" w:rsidRPr="00CD1498" w14:paraId="32F329A1" w14:textId="77777777" w:rsidTr="00CC37AE">
        <w:trPr>
          <w:jc w:val="center"/>
        </w:trPr>
        <w:tc>
          <w:tcPr>
            <w:tcW w:w="415" w:type="pct"/>
            <w:vAlign w:val="center"/>
          </w:tcPr>
          <w:p w14:paraId="1E221EEA" w14:textId="77777777" w:rsidR="00375B91" w:rsidRPr="00A360F8" w:rsidRDefault="00375B91" w:rsidP="001F5DBA">
            <w:pPr>
              <w:numPr>
                <w:ilvl w:val="0"/>
                <w:numId w:val="52"/>
              </w:numPr>
              <w:spacing w:before="240" w:after="0"/>
              <w:jc w:val="both"/>
              <w:rPr>
                <w:sz w:val="28"/>
                <w:szCs w:val="28"/>
              </w:rPr>
            </w:pPr>
          </w:p>
        </w:tc>
        <w:tc>
          <w:tcPr>
            <w:tcW w:w="1669" w:type="pct"/>
            <w:vAlign w:val="center"/>
          </w:tcPr>
          <w:p w14:paraId="1E08C5AF" w14:textId="77777777" w:rsidR="00375B91" w:rsidRDefault="00375B91" w:rsidP="00404734">
            <w:pPr>
              <w:widowControl w:val="0"/>
              <w:tabs>
                <w:tab w:val="left" w:pos="180"/>
              </w:tabs>
              <w:jc w:val="both"/>
              <w:rPr>
                <w:noProof/>
                <w:sz w:val="28"/>
                <w:szCs w:val="28"/>
              </w:rPr>
            </w:pPr>
            <w:r>
              <w:rPr>
                <w:noProof/>
                <w:sz w:val="28"/>
                <w:szCs w:val="28"/>
              </w:rPr>
              <w:t>Khối lượng đặt mua tại các mức giá: giá đặt</w:t>
            </w:r>
          </w:p>
        </w:tc>
        <w:tc>
          <w:tcPr>
            <w:tcW w:w="786" w:type="pct"/>
            <w:vAlign w:val="center"/>
          </w:tcPr>
          <w:p w14:paraId="519499C6" w14:textId="77777777" w:rsidR="00375B91" w:rsidRPr="00F62DD4" w:rsidRDefault="00375B91" w:rsidP="00404734">
            <w:pPr>
              <w:widowControl w:val="0"/>
              <w:tabs>
                <w:tab w:val="left" w:pos="180"/>
              </w:tabs>
              <w:jc w:val="both"/>
              <w:rPr>
                <w:sz w:val="28"/>
                <w:szCs w:val="28"/>
              </w:rPr>
            </w:pPr>
            <w:r>
              <w:rPr>
                <w:sz w:val="28"/>
                <w:szCs w:val="28"/>
              </w:rPr>
              <w:t xml:space="preserve">Number </w:t>
            </w:r>
          </w:p>
        </w:tc>
        <w:tc>
          <w:tcPr>
            <w:tcW w:w="2130" w:type="pct"/>
            <w:vAlign w:val="center"/>
          </w:tcPr>
          <w:p w14:paraId="4CDC1A8B" w14:textId="77777777" w:rsidR="00375B91" w:rsidRPr="00A360F8" w:rsidRDefault="00375B91" w:rsidP="00404734">
            <w:pPr>
              <w:widowControl w:val="0"/>
              <w:tabs>
                <w:tab w:val="left" w:pos="180"/>
              </w:tabs>
              <w:jc w:val="both"/>
              <w:rPr>
                <w:sz w:val="28"/>
                <w:szCs w:val="28"/>
              </w:rPr>
            </w:pPr>
          </w:p>
        </w:tc>
      </w:tr>
      <w:tr w:rsidR="00375B91" w:rsidRPr="00CD1498" w14:paraId="762C7504" w14:textId="77777777" w:rsidTr="00CC37AE">
        <w:trPr>
          <w:jc w:val="center"/>
        </w:trPr>
        <w:tc>
          <w:tcPr>
            <w:tcW w:w="415" w:type="pct"/>
            <w:vAlign w:val="center"/>
          </w:tcPr>
          <w:p w14:paraId="3590C4E1" w14:textId="77777777" w:rsidR="00375B91" w:rsidRPr="00A360F8" w:rsidRDefault="00375B91" w:rsidP="001F5DBA">
            <w:pPr>
              <w:numPr>
                <w:ilvl w:val="0"/>
                <w:numId w:val="52"/>
              </w:numPr>
              <w:spacing w:before="240" w:after="0"/>
              <w:jc w:val="both"/>
              <w:rPr>
                <w:sz w:val="28"/>
                <w:szCs w:val="28"/>
              </w:rPr>
            </w:pPr>
          </w:p>
        </w:tc>
        <w:tc>
          <w:tcPr>
            <w:tcW w:w="1669" w:type="pct"/>
            <w:vAlign w:val="center"/>
          </w:tcPr>
          <w:p w14:paraId="0DDDB8D8" w14:textId="77777777" w:rsidR="00375B91" w:rsidRDefault="00375B91" w:rsidP="00404734">
            <w:pPr>
              <w:widowControl w:val="0"/>
              <w:tabs>
                <w:tab w:val="left" w:pos="180"/>
              </w:tabs>
              <w:jc w:val="both"/>
              <w:rPr>
                <w:noProof/>
                <w:sz w:val="28"/>
                <w:szCs w:val="28"/>
              </w:rPr>
            </w:pPr>
            <w:r>
              <w:rPr>
                <w:noProof/>
                <w:sz w:val="28"/>
                <w:szCs w:val="28"/>
              </w:rPr>
              <w:t>Khối lượng đặt</w:t>
            </w:r>
          </w:p>
        </w:tc>
        <w:tc>
          <w:tcPr>
            <w:tcW w:w="786" w:type="pct"/>
            <w:vAlign w:val="center"/>
          </w:tcPr>
          <w:p w14:paraId="0E08E66D" w14:textId="77777777" w:rsidR="00375B91" w:rsidRPr="00F62DD4" w:rsidRDefault="00375B91" w:rsidP="00404734">
            <w:pPr>
              <w:widowControl w:val="0"/>
              <w:tabs>
                <w:tab w:val="left" w:pos="180"/>
              </w:tabs>
              <w:jc w:val="both"/>
              <w:rPr>
                <w:sz w:val="28"/>
                <w:szCs w:val="28"/>
              </w:rPr>
            </w:pPr>
            <w:r>
              <w:rPr>
                <w:sz w:val="28"/>
                <w:szCs w:val="28"/>
              </w:rPr>
              <w:t xml:space="preserve">Number </w:t>
            </w:r>
          </w:p>
        </w:tc>
        <w:tc>
          <w:tcPr>
            <w:tcW w:w="2130" w:type="pct"/>
            <w:vAlign w:val="center"/>
          </w:tcPr>
          <w:p w14:paraId="067CA0AB" w14:textId="77777777" w:rsidR="00375B91" w:rsidRPr="00A360F8" w:rsidRDefault="00375B91" w:rsidP="00404734">
            <w:pPr>
              <w:widowControl w:val="0"/>
              <w:tabs>
                <w:tab w:val="left" w:pos="180"/>
              </w:tabs>
              <w:jc w:val="both"/>
              <w:rPr>
                <w:sz w:val="28"/>
                <w:szCs w:val="28"/>
              </w:rPr>
            </w:pPr>
          </w:p>
        </w:tc>
      </w:tr>
    </w:tbl>
    <w:p w14:paraId="3FD16D15" w14:textId="77777777" w:rsidR="00CC37AE" w:rsidRDefault="00CC37AE" w:rsidP="00CC37AE">
      <w:pPr>
        <w:pStyle w:val="BodyText"/>
        <w:ind w:firstLine="0"/>
        <w:rPr>
          <w:lang w:eastAsia="zh-CN"/>
        </w:rPr>
      </w:pPr>
      <w:r>
        <w:rPr>
          <w:lang w:eastAsia="zh-CN"/>
        </w:rPr>
        <w:lastRenderedPageBreak/>
        <w:t xml:space="preserve">Hệ thống cho phép sửa lệnh của NĐT </w:t>
      </w:r>
    </w:p>
    <w:p w14:paraId="60529C83" w14:textId="77777777" w:rsidR="00CC37AE" w:rsidRDefault="00CC37AE" w:rsidP="00F56049">
      <w:pPr>
        <w:pStyle w:val="ListBullet"/>
      </w:pPr>
      <w:r>
        <w:t>Trạng thái đợt book building cho phép sửa lệnh là “Bắt đầu dựng sổ”.</w:t>
      </w:r>
    </w:p>
    <w:p w14:paraId="5C4B3E48" w14:textId="77777777" w:rsidR="00CC37AE" w:rsidRDefault="00CC37AE" w:rsidP="00F56049">
      <w:pPr>
        <w:pStyle w:val="ListBullet"/>
      </w:pPr>
      <w:r>
        <w:t>Nhà đầu tư muốn sửa lệnh thì phải hủy lệnh cũ trước. Thời gian đặt lệnh tính theo thời gian đặt lệnh mới.</w:t>
      </w:r>
    </w:p>
    <w:p w14:paraId="4DA13130" w14:textId="77777777" w:rsidR="00CC37AE" w:rsidRDefault="00CC37AE" w:rsidP="00F56049">
      <w:pPr>
        <w:pStyle w:val="ListBullet"/>
      </w:pPr>
      <w:r>
        <w:t>Trường hợp NĐT hủy lệnh mà không đặt lại lệnh mua mới, nhà đầu tư không được hoàn trả tiền đặt cọc.</w:t>
      </w:r>
    </w:p>
    <w:p w14:paraId="3BE8E0E5" w14:textId="77777777" w:rsidR="00CC37AE" w:rsidRDefault="00CC37AE" w:rsidP="00F56049">
      <w:pPr>
        <w:pStyle w:val="ListBullet"/>
      </w:pPr>
      <w:r>
        <w:t>Trường hợp NĐT đặt lệnh mới với khối lượng lớn hơn khối lượng đặt mua cũ, NĐT phải bổ sung thêm tiền đặt cọc tương ứng với khối lượng mua thêm</w:t>
      </w:r>
    </w:p>
    <w:p w14:paraId="3CA7E99C" w14:textId="732F5CF7" w:rsidR="00375B91" w:rsidRPr="00246B85" w:rsidRDefault="00CC37AE" w:rsidP="00F56049">
      <w:pPr>
        <w:pStyle w:val="ListBullet"/>
      </w:pPr>
      <w:r>
        <w:t>Trường hợp NĐT đặt mua mới với khối lượng nhỏ hơn khối lượng đặt mua cũ, NĐT sẽ không được hoàn trả với số tiền đặt cọc tương ứn với khối lượng đặt mua giảm.</w:t>
      </w:r>
    </w:p>
    <w:p w14:paraId="12B36EAB" w14:textId="64E05F0D" w:rsidR="008658F7" w:rsidRDefault="008658F7" w:rsidP="008658F7">
      <w:pPr>
        <w:pStyle w:val="Heading5"/>
      </w:pPr>
      <w:r>
        <w:t>Biểu đồ khối lượng</w:t>
      </w:r>
    </w:p>
    <w:p w14:paraId="543EBC1B" w14:textId="1488B2FA" w:rsidR="00CE3696" w:rsidRPr="000B5A6D" w:rsidRDefault="00CE3696" w:rsidP="00CE3696">
      <w:pPr>
        <w:pStyle w:val="BodyText"/>
        <w:rPr>
          <w:szCs w:val="28"/>
          <w:lang w:eastAsia="zh-CN"/>
        </w:rPr>
      </w:pPr>
      <w:r w:rsidRPr="000B5A6D">
        <w:rPr>
          <w:b/>
          <w:szCs w:val="28"/>
          <w:lang w:eastAsia="zh-CN"/>
        </w:rPr>
        <w:t>Mục đích:</w:t>
      </w:r>
      <w:r w:rsidRPr="000B5A6D">
        <w:rPr>
          <w:szCs w:val="28"/>
          <w:lang w:eastAsia="zh-CN"/>
        </w:rPr>
        <w:t xml:space="preserve"> </w:t>
      </w:r>
      <w:r w:rsidR="004E2A37" w:rsidRPr="000B5A6D">
        <w:rPr>
          <w:szCs w:val="28"/>
          <w:lang w:eastAsia="zh-CN"/>
        </w:rPr>
        <w:t>hiển thị biểu đồ tổng khối lượng đặt mua</w:t>
      </w:r>
      <w:r w:rsidR="007C3265" w:rsidRPr="000B5A6D">
        <w:rPr>
          <w:szCs w:val="28"/>
          <w:lang w:eastAsia="zh-CN"/>
        </w:rPr>
        <w:t xml:space="preserve"> lũy kế</w:t>
      </w:r>
      <w:r w:rsidR="004E2A37" w:rsidRPr="000B5A6D">
        <w:rPr>
          <w:szCs w:val="28"/>
          <w:lang w:eastAsia="zh-CN"/>
        </w:rPr>
        <w:t xml:space="preserve"> ở từng mức giá</w:t>
      </w:r>
      <w:r w:rsidR="007C3265" w:rsidRPr="000B5A6D">
        <w:rPr>
          <w:szCs w:val="28"/>
          <w:lang w:eastAsia="zh-CN"/>
        </w:rPr>
        <w:t xml:space="preserve"> từ ngày mở sổ lệnh.</w:t>
      </w:r>
    </w:p>
    <w:p w14:paraId="05C32D28" w14:textId="31CCD9D7" w:rsidR="00CE3696" w:rsidRPr="000B5A6D" w:rsidRDefault="00CE3696" w:rsidP="00CE3696">
      <w:pPr>
        <w:pStyle w:val="BodyText"/>
        <w:rPr>
          <w:szCs w:val="28"/>
          <w:lang w:eastAsia="zh-CN"/>
        </w:rPr>
      </w:pPr>
      <w:r w:rsidRPr="000B5A6D">
        <w:rPr>
          <w:b/>
          <w:szCs w:val="28"/>
          <w:lang w:eastAsia="zh-CN"/>
        </w:rPr>
        <w:t xml:space="preserve">Xử lý sự kiện: </w:t>
      </w:r>
      <w:r w:rsidRPr="000B5A6D">
        <w:rPr>
          <w:szCs w:val="28"/>
          <w:lang w:eastAsia="zh-CN"/>
        </w:rPr>
        <w:t xml:space="preserve">Đăng nhập vào hệ thống </w:t>
      </w:r>
      <w:r w:rsidRPr="000B5A6D">
        <w:rPr>
          <w:szCs w:val="28"/>
        </w:rPr>
        <w:sym w:font="Wingdings" w:char="F0E0"/>
      </w:r>
      <w:r w:rsidRPr="000B5A6D">
        <w:rPr>
          <w:szCs w:val="28"/>
          <w:lang w:eastAsia="zh-CN"/>
        </w:rPr>
        <w:t xml:space="preserve"> chọn chức năng Book Building </w:t>
      </w:r>
      <w:r w:rsidRPr="000B5A6D">
        <w:rPr>
          <w:szCs w:val="28"/>
          <w:lang w:val="vi-VN"/>
        </w:rPr>
        <w:t xml:space="preserve"> </w:t>
      </w:r>
      <w:r w:rsidRPr="000B5A6D">
        <w:rPr>
          <w:szCs w:val="28"/>
        </w:rPr>
        <w:sym w:font="Wingdings" w:char="F0E0"/>
      </w:r>
      <w:r w:rsidRPr="000B5A6D">
        <w:rPr>
          <w:szCs w:val="28"/>
        </w:rPr>
        <w:t xml:space="preserve"> chọn </w:t>
      </w:r>
      <w:r w:rsidR="007C3265" w:rsidRPr="000B5A6D">
        <w:rPr>
          <w:szCs w:val="28"/>
        </w:rPr>
        <w:t>Biểu đồ khối lượng</w:t>
      </w:r>
    </w:p>
    <w:p w14:paraId="2BA806BD" w14:textId="77777777" w:rsidR="00CE3696" w:rsidRPr="000B5A6D" w:rsidRDefault="00CE3696" w:rsidP="00CE3696">
      <w:pPr>
        <w:pStyle w:val="BodyText"/>
        <w:rPr>
          <w:b/>
          <w:szCs w:val="28"/>
          <w:lang w:eastAsia="zh-CN"/>
        </w:rPr>
      </w:pPr>
      <w:r w:rsidRPr="000B5A6D">
        <w:rPr>
          <w:b/>
          <w:szCs w:val="28"/>
          <w:lang w:eastAsia="zh-CN"/>
        </w:rPr>
        <w:t xml:space="preserve">Phân tích: </w:t>
      </w:r>
    </w:p>
    <w:p w14:paraId="2E018F90" w14:textId="1F7E2317" w:rsidR="007C3265" w:rsidRPr="000B5A6D" w:rsidRDefault="00CE3696" w:rsidP="00CE3696">
      <w:pPr>
        <w:pStyle w:val="BodyText"/>
        <w:ind w:firstLine="0"/>
        <w:rPr>
          <w:szCs w:val="28"/>
          <w:lang w:eastAsia="zh-CN"/>
        </w:rPr>
      </w:pPr>
      <w:r w:rsidRPr="000B5A6D">
        <w:rPr>
          <w:szCs w:val="28"/>
          <w:lang w:eastAsia="zh-CN"/>
        </w:rPr>
        <w:t xml:space="preserve">Hệ thống hiển thị danh sách </w:t>
      </w:r>
      <w:r w:rsidR="007C3265" w:rsidRPr="000B5A6D">
        <w:rPr>
          <w:szCs w:val="28"/>
          <w:lang w:eastAsia="zh-CN"/>
        </w:rPr>
        <w:t>đợt book building để hiển thị biểu đồ:</w:t>
      </w:r>
    </w:p>
    <w:p w14:paraId="4514DEC8" w14:textId="24E5F6D1" w:rsidR="007C3265" w:rsidRPr="000B5A6D" w:rsidRDefault="007C3265" w:rsidP="00F56049">
      <w:pPr>
        <w:pStyle w:val="ListBullet"/>
      </w:pPr>
      <w:r w:rsidRPr="000B5A6D">
        <w:t>Hình dạn</w:t>
      </w:r>
      <w:r w:rsidR="00310196" w:rsidRPr="000B5A6D">
        <w:t>g</w:t>
      </w:r>
      <w:r w:rsidRPr="000B5A6D">
        <w:t xml:space="preserve"> biểu đồ: hình cột</w:t>
      </w:r>
    </w:p>
    <w:p w14:paraId="0EAB5CAD" w14:textId="4116A72E" w:rsidR="00CE3696" w:rsidRPr="000B5A6D" w:rsidRDefault="007C3265" w:rsidP="00F56049">
      <w:pPr>
        <w:pStyle w:val="ListBullet"/>
      </w:pPr>
      <w:r w:rsidRPr="000B5A6D">
        <w:t>Thời gian thống kê: từ ngày mở sổ lệnh tới thời điểm hiện tại.</w:t>
      </w:r>
    </w:p>
    <w:p w14:paraId="25D3A8EF" w14:textId="20C67751" w:rsidR="008658F7" w:rsidRDefault="008658F7" w:rsidP="008658F7">
      <w:pPr>
        <w:pStyle w:val="Heading5"/>
      </w:pPr>
      <w:r>
        <w:t>Xác định giá phân phối</w:t>
      </w:r>
    </w:p>
    <w:p w14:paraId="64F53BB7" w14:textId="6723CA4A" w:rsidR="00F109F6" w:rsidRPr="000B5A6D" w:rsidRDefault="00F109F6" w:rsidP="00F109F6">
      <w:pPr>
        <w:pStyle w:val="BodyText"/>
        <w:rPr>
          <w:szCs w:val="28"/>
          <w:lang w:eastAsia="zh-CN"/>
        </w:rPr>
      </w:pPr>
      <w:r w:rsidRPr="000B5A6D">
        <w:rPr>
          <w:b/>
          <w:szCs w:val="28"/>
          <w:lang w:eastAsia="zh-CN"/>
        </w:rPr>
        <w:t>Mục đích:</w:t>
      </w:r>
      <w:r w:rsidRPr="000B5A6D">
        <w:rPr>
          <w:szCs w:val="28"/>
          <w:lang w:eastAsia="zh-CN"/>
        </w:rPr>
        <w:t xml:space="preserve"> Xác định giá phân phối của đợt book building.</w:t>
      </w:r>
    </w:p>
    <w:p w14:paraId="1ED18EB2" w14:textId="7C7FD8E8" w:rsidR="00F109F6" w:rsidRPr="000B5A6D" w:rsidRDefault="00F109F6" w:rsidP="00F109F6">
      <w:pPr>
        <w:pStyle w:val="BodyText"/>
        <w:rPr>
          <w:szCs w:val="28"/>
        </w:rPr>
      </w:pPr>
      <w:r w:rsidRPr="000B5A6D">
        <w:rPr>
          <w:b/>
          <w:szCs w:val="28"/>
          <w:lang w:eastAsia="zh-CN"/>
        </w:rPr>
        <w:t xml:space="preserve">Xử lý sự kiện: </w:t>
      </w:r>
      <w:r w:rsidRPr="000B5A6D">
        <w:rPr>
          <w:szCs w:val="28"/>
          <w:lang w:eastAsia="zh-CN"/>
        </w:rPr>
        <w:t xml:space="preserve">Đăng nhập vào hệ thống </w:t>
      </w:r>
      <w:r w:rsidRPr="000B5A6D">
        <w:rPr>
          <w:szCs w:val="28"/>
        </w:rPr>
        <w:sym w:font="Wingdings" w:char="F0E0"/>
      </w:r>
      <w:r w:rsidRPr="000B5A6D">
        <w:rPr>
          <w:szCs w:val="28"/>
          <w:lang w:eastAsia="zh-CN"/>
        </w:rPr>
        <w:t xml:space="preserve"> chọn chức năng Book Building </w:t>
      </w:r>
      <w:r w:rsidRPr="000B5A6D">
        <w:rPr>
          <w:szCs w:val="28"/>
          <w:lang w:val="vi-VN"/>
        </w:rPr>
        <w:t xml:space="preserve"> </w:t>
      </w:r>
      <w:r w:rsidRPr="000B5A6D">
        <w:rPr>
          <w:szCs w:val="28"/>
        </w:rPr>
        <w:sym w:font="Wingdings" w:char="F0E0"/>
      </w:r>
      <w:r w:rsidRPr="000B5A6D">
        <w:rPr>
          <w:szCs w:val="28"/>
        </w:rPr>
        <w:t xml:space="preserve"> chọn Xác định giá phân phối</w:t>
      </w:r>
    </w:p>
    <w:p w14:paraId="06001372" w14:textId="0988D203" w:rsidR="00F109F6" w:rsidRPr="000B5A6D" w:rsidRDefault="00F109F6" w:rsidP="00F109F6">
      <w:pPr>
        <w:pStyle w:val="BodyText"/>
        <w:rPr>
          <w:b/>
          <w:szCs w:val="28"/>
          <w:lang w:eastAsia="zh-CN"/>
        </w:rPr>
      </w:pPr>
      <w:r w:rsidRPr="000B5A6D">
        <w:rPr>
          <w:b/>
          <w:szCs w:val="28"/>
          <w:lang w:eastAsia="zh-CN"/>
        </w:rPr>
        <w:lastRenderedPageBreak/>
        <w:t xml:space="preserve">Phân tích: </w:t>
      </w:r>
    </w:p>
    <w:p w14:paraId="60ED6493" w14:textId="6EB51FE6" w:rsidR="00310196" w:rsidRPr="000B5A6D" w:rsidRDefault="00310196" w:rsidP="00F56049">
      <w:pPr>
        <w:pStyle w:val="ListBullet"/>
      </w:pPr>
      <w:r w:rsidRPr="000B5A6D">
        <w:t xml:space="preserve">Hệ thống cho phép chọn đợt book building để xác định giá phân phối. </w:t>
      </w:r>
    </w:p>
    <w:p w14:paraId="4BF6B9B4" w14:textId="5EF0FD20" w:rsidR="00F109F6" w:rsidRPr="000B5A6D" w:rsidRDefault="00F109F6" w:rsidP="00F109F6">
      <w:pPr>
        <w:pStyle w:val="BodyText"/>
        <w:ind w:firstLine="0"/>
        <w:rPr>
          <w:szCs w:val="28"/>
          <w:lang w:eastAsia="zh-CN"/>
        </w:rPr>
      </w:pPr>
      <w:r w:rsidRPr="000B5A6D">
        <w:rPr>
          <w:szCs w:val="28"/>
          <w:lang w:eastAsia="zh-CN"/>
        </w:rPr>
        <w:t>Hệ thống dựa vào phương thức xác định giá phân phối để xác định. Nếu phương pháp xác định giá phân phối là:</w:t>
      </w:r>
    </w:p>
    <w:p w14:paraId="533F1E8F" w14:textId="4F82469E" w:rsidR="00F109F6" w:rsidRPr="000B5A6D" w:rsidRDefault="00F109F6" w:rsidP="00F56049">
      <w:pPr>
        <w:pStyle w:val="ListBullet"/>
      </w:pPr>
      <w:r w:rsidRPr="000B5A6D">
        <w:t>Phân phối theo nhà đầu tư công chúng thì giá phân phối là mức giá cao nhất mà tại mức giá đó phân phối được tối đa số lượng cổ phần dự kiến chào bán cho nhà đầu tư công chúng.</w:t>
      </w:r>
    </w:p>
    <w:p w14:paraId="78DC2933" w14:textId="787816C5" w:rsidR="00F109F6" w:rsidRDefault="00F109F6" w:rsidP="00F56049">
      <w:pPr>
        <w:pStyle w:val="ListBullet"/>
      </w:pPr>
      <w:r w:rsidRPr="000B5A6D">
        <w:t>Phân phối theo nhà đầu tư chiến lược thì giá phân phối là mức giá cao nhất mà tại mức giá đó phân phối được tối đa số lượng cổ phần dự kiến chào bán cho nhà đầu tư chiến lược</w:t>
      </w:r>
      <w:r>
        <w:t>.</w:t>
      </w:r>
    </w:p>
    <w:p w14:paraId="15D2CE52" w14:textId="75A850FD" w:rsidR="002C0342" w:rsidRDefault="002C0342" w:rsidP="002C0342">
      <w:pPr>
        <w:pStyle w:val="Heading5"/>
      </w:pPr>
      <w:r>
        <w:t>Phân phối cổ phần</w:t>
      </w:r>
    </w:p>
    <w:p w14:paraId="44CCFA1C" w14:textId="3BC92497" w:rsidR="002C0342" w:rsidRPr="000B5A6D" w:rsidRDefault="002C0342" w:rsidP="002C0342">
      <w:pPr>
        <w:pStyle w:val="BodyText"/>
        <w:rPr>
          <w:szCs w:val="28"/>
          <w:lang w:eastAsia="zh-CN"/>
        </w:rPr>
      </w:pPr>
      <w:r w:rsidRPr="000B5A6D">
        <w:rPr>
          <w:b/>
          <w:szCs w:val="28"/>
          <w:lang w:eastAsia="zh-CN"/>
        </w:rPr>
        <w:t>Mục đích:</w:t>
      </w:r>
      <w:r w:rsidRPr="000B5A6D">
        <w:rPr>
          <w:szCs w:val="28"/>
          <w:lang w:eastAsia="zh-CN"/>
        </w:rPr>
        <w:t xml:space="preserve"> Phân bổ khối lượng cho nhà đầu tư trúng giá</w:t>
      </w:r>
    </w:p>
    <w:p w14:paraId="06A3D21A" w14:textId="1B07F91C" w:rsidR="002C0342" w:rsidRPr="000B5A6D" w:rsidRDefault="002C0342" w:rsidP="002C0342">
      <w:pPr>
        <w:pStyle w:val="BodyText"/>
        <w:rPr>
          <w:szCs w:val="28"/>
        </w:rPr>
      </w:pPr>
      <w:r w:rsidRPr="000B5A6D">
        <w:rPr>
          <w:b/>
          <w:szCs w:val="28"/>
          <w:lang w:eastAsia="zh-CN"/>
        </w:rPr>
        <w:t xml:space="preserve">Xử lý sự kiện: </w:t>
      </w:r>
      <w:r w:rsidRPr="000B5A6D">
        <w:rPr>
          <w:szCs w:val="28"/>
          <w:lang w:eastAsia="zh-CN"/>
        </w:rPr>
        <w:t xml:space="preserve">Đăng nhập vào hệ thống </w:t>
      </w:r>
      <w:r w:rsidRPr="000B5A6D">
        <w:rPr>
          <w:szCs w:val="28"/>
        </w:rPr>
        <w:sym w:font="Wingdings" w:char="F0E0"/>
      </w:r>
      <w:r w:rsidRPr="000B5A6D">
        <w:rPr>
          <w:szCs w:val="28"/>
          <w:lang w:eastAsia="zh-CN"/>
        </w:rPr>
        <w:t xml:space="preserve"> chọn chức năng Book Building </w:t>
      </w:r>
      <w:r w:rsidRPr="000B5A6D">
        <w:rPr>
          <w:szCs w:val="28"/>
          <w:lang w:val="vi-VN"/>
        </w:rPr>
        <w:t xml:space="preserve"> </w:t>
      </w:r>
      <w:r w:rsidRPr="000B5A6D">
        <w:rPr>
          <w:szCs w:val="28"/>
        </w:rPr>
        <w:sym w:font="Wingdings" w:char="F0E0"/>
      </w:r>
      <w:r w:rsidRPr="000B5A6D">
        <w:rPr>
          <w:szCs w:val="28"/>
        </w:rPr>
        <w:t xml:space="preserve"> chọn Phân bổ khối lượng</w:t>
      </w:r>
    </w:p>
    <w:p w14:paraId="2A65A13B" w14:textId="4CAA9D80" w:rsidR="002C0342" w:rsidRPr="000B5A6D" w:rsidRDefault="002C0342" w:rsidP="002C0342">
      <w:pPr>
        <w:pStyle w:val="BodyText"/>
        <w:rPr>
          <w:b/>
          <w:szCs w:val="28"/>
          <w:lang w:eastAsia="zh-CN"/>
        </w:rPr>
      </w:pPr>
      <w:r w:rsidRPr="000B5A6D">
        <w:rPr>
          <w:b/>
          <w:szCs w:val="28"/>
          <w:lang w:eastAsia="zh-CN"/>
        </w:rPr>
        <w:t xml:space="preserve">Phân tích: </w:t>
      </w:r>
    </w:p>
    <w:p w14:paraId="64E298FF" w14:textId="633B8FD9" w:rsidR="002C0342" w:rsidRPr="000B5A6D" w:rsidRDefault="00310196" w:rsidP="002C0342">
      <w:pPr>
        <w:pStyle w:val="BodyText"/>
        <w:ind w:firstLine="0"/>
        <w:rPr>
          <w:szCs w:val="28"/>
        </w:rPr>
      </w:pPr>
      <w:r w:rsidRPr="000B5A6D">
        <w:rPr>
          <w:szCs w:val="28"/>
        </w:rPr>
        <w:t xml:space="preserve">Sau khi xác định giá phân phối thành công hệ thống sẽ </w:t>
      </w:r>
      <w:r w:rsidR="002C0342" w:rsidRPr="000B5A6D">
        <w:rPr>
          <w:szCs w:val="28"/>
        </w:rPr>
        <w:t>tính toán các nhà đầu tư trúng giá theo nguyên tắc ưu tiên sau:</w:t>
      </w:r>
    </w:p>
    <w:p w14:paraId="669C27AE" w14:textId="43F7F8E3" w:rsidR="002C0342" w:rsidRPr="000B5A6D" w:rsidRDefault="002C0342" w:rsidP="00F56049">
      <w:pPr>
        <w:pStyle w:val="ListBullet"/>
      </w:pPr>
      <w:r w:rsidRPr="000B5A6D">
        <w:t>Ưu tiên về giá</w:t>
      </w:r>
    </w:p>
    <w:p w14:paraId="1B13F3FC" w14:textId="59EA211F" w:rsidR="002C0342" w:rsidRPr="000B5A6D" w:rsidRDefault="002C0342" w:rsidP="00F56049">
      <w:pPr>
        <w:pStyle w:val="ListBullet"/>
      </w:pPr>
      <w:r w:rsidRPr="000B5A6D">
        <w:t>Ưu tiên về thời gian đặt lệnh (theo ngày tổ chức phiên giao dịch)</w:t>
      </w:r>
    </w:p>
    <w:p w14:paraId="320E8917" w14:textId="4A31AF31" w:rsidR="00310196" w:rsidRPr="000B5A6D" w:rsidRDefault="002C0342" w:rsidP="00F56049">
      <w:pPr>
        <w:pStyle w:val="ListBullet"/>
      </w:pPr>
      <w:r w:rsidRPr="000B5A6D">
        <w:t>Ưu tiên theo tỷ lệ khối lượng đặ</w:t>
      </w:r>
      <w:r w:rsidR="00B2178E" w:rsidRPr="000B5A6D">
        <w:t>t mua t</w:t>
      </w:r>
      <w:r w:rsidRPr="000B5A6D">
        <w:t>rong trường hợp nhiều nhà đầu tư đặt mua cùng giá, cùng thời gian</w:t>
      </w:r>
    </w:p>
    <w:p w14:paraId="5FC41D21" w14:textId="66CD9A97" w:rsidR="00DD10EE" w:rsidRPr="000B5A6D" w:rsidRDefault="00DD10EE" w:rsidP="00F56049">
      <w:pPr>
        <w:pStyle w:val="ListBullet"/>
      </w:pPr>
      <w:r w:rsidRPr="000B5A6D">
        <w:t>Hệ thống hiển thị các đợt book building đang diễn ra trong hệ thống để xác định giá phân phối. Các đợt book building thỏa mãn là các đợt book building có trạng thái là Xác định kết quả và chưa phân bổ.</w:t>
      </w:r>
    </w:p>
    <w:p w14:paraId="25F848A5" w14:textId="25D5F652" w:rsidR="00DD10EE" w:rsidRPr="000B5A6D" w:rsidRDefault="00DD10EE" w:rsidP="00DD10EE">
      <w:pPr>
        <w:pStyle w:val="BodyText"/>
        <w:ind w:firstLine="0"/>
        <w:rPr>
          <w:szCs w:val="28"/>
          <w:lang w:eastAsia="zh-CN"/>
        </w:rPr>
      </w:pPr>
      <w:r w:rsidRPr="000B5A6D">
        <w:rPr>
          <w:szCs w:val="28"/>
          <w:lang w:eastAsia="zh-CN"/>
        </w:rPr>
        <w:t>Hệ thống hiển thị danh sách nhà đầu tư trúng giá gồm  các thông tin:</w:t>
      </w:r>
    </w:p>
    <w:p w14:paraId="4107A035" w14:textId="77777777" w:rsidR="00DD10EE" w:rsidRPr="000B5A6D" w:rsidRDefault="00DD10EE" w:rsidP="00F56049">
      <w:pPr>
        <w:pStyle w:val="ListBullet"/>
      </w:pPr>
      <w:r w:rsidRPr="000B5A6D">
        <w:lastRenderedPageBreak/>
        <w:t>Số thứ tự</w:t>
      </w:r>
    </w:p>
    <w:p w14:paraId="5C99E8EB" w14:textId="7E021283" w:rsidR="00DD10EE" w:rsidRPr="000B5A6D" w:rsidRDefault="00DD10EE" w:rsidP="00F56049">
      <w:pPr>
        <w:pStyle w:val="ListBullet"/>
      </w:pPr>
      <w:r w:rsidRPr="000B5A6D">
        <w:t>Tên nhà đầu tư</w:t>
      </w:r>
    </w:p>
    <w:p w14:paraId="17896D25" w14:textId="1AB6FB18" w:rsidR="00DD10EE" w:rsidRDefault="00DD10EE" w:rsidP="00F56049">
      <w:pPr>
        <w:pStyle w:val="ListBullet"/>
      </w:pPr>
      <w:r>
        <w:t>Số lượng CP đăng ký</w:t>
      </w:r>
    </w:p>
    <w:p w14:paraId="7F1AF03A" w14:textId="081D204C" w:rsidR="00DD10EE" w:rsidRDefault="00DD10EE" w:rsidP="00F56049">
      <w:pPr>
        <w:pStyle w:val="ListBullet"/>
      </w:pPr>
      <w:r>
        <w:t>Số lượng CP đặt mua</w:t>
      </w:r>
    </w:p>
    <w:p w14:paraId="606CC0F9" w14:textId="419E8543" w:rsidR="00DD10EE" w:rsidRDefault="00DD10EE" w:rsidP="00F56049">
      <w:pPr>
        <w:pStyle w:val="ListBullet"/>
      </w:pPr>
      <w:r>
        <w:t>Số lượng CP mua được</w:t>
      </w:r>
    </w:p>
    <w:p w14:paraId="796B248B" w14:textId="69BE4677" w:rsidR="00DD10EE" w:rsidRDefault="00DD10EE" w:rsidP="00F56049">
      <w:pPr>
        <w:pStyle w:val="ListBullet"/>
      </w:pPr>
      <w:r>
        <w:t>Giá khớp</w:t>
      </w:r>
    </w:p>
    <w:p w14:paraId="43A22875" w14:textId="6DC99464" w:rsidR="00DD10EE" w:rsidRDefault="00DD10EE" w:rsidP="00F56049">
      <w:pPr>
        <w:pStyle w:val="ListBullet"/>
      </w:pPr>
      <w:r>
        <w:t>Thành tiền</w:t>
      </w:r>
    </w:p>
    <w:p w14:paraId="6F1AC77C" w14:textId="61769AE3" w:rsidR="00DD10EE" w:rsidRPr="00F109F6" w:rsidRDefault="00DD10EE" w:rsidP="00F56049">
      <w:pPr>
        <w:pStyle w:val="ListBullet"/>
      </w:pPr>
      <w:r>
        <w:t>Hệ thống cho phép kết xuất danh sách nhà đầu tư trúng giá</w:t>
      </w:r>
    </w:p>
    <w:p w14:paraId="1799FF2F" w14:textId="42CF24C3" w:rsidR="008658F7" w:rsidRDefault="008658F7" w:rsidP="008658F7">
      <w:pPr>
        <w:pStyle w:val="Heading5"/>
      </w:pPr>
      <w:r>
        <w:t>Phân phối tiếp</w:t>
      </w:r>
    </w:p>
    <w:p w14:paraId="2826EBE9" w14:textId="01B99880" w:rsidR="00310196" w:rsidRPr="000B5A6D" w:rsidRDefault="00310196" w:rsidP="00310196">
      <w:pPr>
        <w:pStyle w:val="BodyText"/>
        <w:rPr>
          <w:szCs w:val="28"/>
          <w:lang w:eastAsia="zh-CN"/>
        </w:rPr>
      </w:pPr>
      <w:r w:rsidRPr="000B5A6D">
        <w:rPr>
          <w:b/>
          <w:szCs w:val="28"/>
          <w:lang w:eastAsia="zh-CN"/>
        </w:rPr>
        <w:t>Mục đích:</w:t>
      </w:r>
      <w:r w:rsidRPr="000B5A6D">
        <w:rPr>
          <w:szCs w:val="28"/>
          <w:lang w:eastAsia="zh-CN"/>
        </w:rPr>
        <w:t xml:space="preserve"> Phân phối tiếp</w:t>
      </w:r>
      <w:r w:rsidR="003A5EC9" w:rsidRPr="000B5A6D">
        <w:rPr>
          <w:szCs w:val="28"/>
          <w:lang w:eastAsia="zh-CN"/>
        </w:rPr>
        <w:t xml:space="preserve"> khối lượng chưa phân phối </w:t>
      </w:r>
    </w:p>
    <w:p w14:paraId="78350FB3" w14:textId="01DFABB4" w:rsidR="00310196" w:rsidRPr="000B5A6D" w:rsidRDefault="00310196" w:rsidP="00310196">
      <w:pPr>
        <w:pStyle w:val="BodyText"/>
        <w:rPr>
          <w:szCs w:val="28"/>
        </w:rPr>
      </w:pPr>
      <w:r w:rsidRPr="000B5A6D">
        <w:rPr>
          <w:b/>
          <w:szCs w:val="28"/>
          <w:lang w:eastAsia="zh-CN"/>
        </w:rPr>
        <w:t xml:space="preserve">Xử lý sự kiện: </w:t>
      </w:r>
      <w:r w:rsidRPr="000B5A6D">
        <w:rPr>
          <w:szCs w:val="28"/>
          <w:lang w:eastAsia="zh-CN"/>
        </w:rPr>
        <w:t xml:space="preserve">Đăng nhập vào hệ thống </w:t>
      </w:r>
      <w:r w:rsidRPr="000B5A6D">
        <w:rPr>
          <w:szCs w:val="28"/>
        </w:rPr>
        <w:sym w:font="Wingdings" w:char="F0E0"/>
      </w:r>
      <w:r w:rsidRPr="000B5A6D">
        <w:rPr>
          <w:szCs w:val="28"/>
          <w:lang w:eastAsia="zh-CN"/>
        </w:rPr>
        <w:t xml:space="preserve"> chọn chức năng Book Building </w:t>
      </w:r>
      <w:r w:rsidRPr="000B5A6D">
        <w:rPr>
          <w:szCs w:val="28"/>
          <w:lang w:val="vi-VN"/>
        </w:rPr>
        <w:t xml:space="preserve"> </w:t>
      </w:r>
      <w:r w:rsidRPr="000B5A6D">
        <w:rPr>
          <w:szCs w:val="28"/>
        </w:rPr>
        <w:sym w:font="Wingdings" w:char="F0E0"/>
      </w:r>
      <w:r w:rsidRPr="000B5A6D">
        <w:rPr>
          <w:szCs w:val="28"/>
        </w:rPr>
        <w:t xml:space="preserve"> chọn </w:t>
      </w:r>
      <w:r w:rsidR="003A5EC9" w:rsidRPr="000B5A6D">
        <w:rPr>
          <w:szCs w:val="28"/>
        </w:rPr>
        <w:t>Phân phối tiếp</w:t>
      </w:r>
    </w:p>
    <w:p w14:paraId="26A83FDD" w14:textId="77777777" w:rsidR="00310196" w:rsidRPr="000B5A6D" w:rsidRDefault="00310196" w:rsidP="00310196">
      <w:pPr>
        <w:pStyle w:val="BodyText"/>
        <w:rPr>
          <w:b/>
          <w:szCs w:val="28"/>
          <w:lang w:eastAsia="zh-CN"/>
        </w:rPr>
      </w:pPr>
      <w:r w:rsidRPr="000B5A6D">
        <w:rPr>
          <w:b/>
          <w:szCs w:val="28"/>
          <w:lang w:eastAsia="zh-CN"/>
        </w:rPr>
        <w:t xml:space="preserve">Phân tích: </w:t>
      </w:r>
    </w:p>
    <w:p w14:paraId="5B76D73B" w14:textId="26189981" w:rsidR="00310196" w:rsidRPr="000B5A6D" w:rsidRDefault="00310196" w:rsidP="00310196">
      <w:pPr>
        <w:pStyle w:val="BodyText"/>
        <w:ind w:firstLine="0"/>
        <w:rPr>
          <w:szCs w:val="28"/>
          <w:lang w:eastAsia="zh-CN"/>
        </w:rPr>
      </w:pPr>
      <w:r w:rsidRPr="000B5A6D">
        <w:rPr>
          <w:szCs w:val="28"/>
          <w:lang w:eastAsia="zh-CN"/>
        </w:rPr>
        <w:t xml:space="preserve">Hệ thống </w:t>
      </w:r>
      <w:r w:rsidR="003A5EC9" w:rsidRPr="000B5A6D">
        <w:rPr>
          <w:szCs w:val="28"/>
          <w:lang w:eastAsia="zh-CN"/>
        </w:rPr>
        <w:t>cho phép phân phối tiếp khối lượng chào bán trong trường hợp không phân phối hết khối lượng ở bướ</w:t>
      </w:r>
      <w:r w:rsidR="008468D6" w:rsidRPr="000B5A6D">
        <w:rPr>
          <w:szCs w:val="28"/>
          <w:lang w:eastAsia="zh-CN"/>
        </w:rPr>
        <w:t>c 3.4.12</w:t>
      </w:r>
      <w:r w:rsidR="003A5EC9" w:rsidRPr="000B5A6D">
        <w:rPr>
          <w:szCs w:val="28"/>
          <w:lang w:eastAsia="zh-CN"/>
        </w:rPr>
        <w:t xml:space="preserve">. Nhà đầu tư được phân phối tiếp </w:t>
      </w:r>
      <w:r w:rsidR="00004699" w:rsidRPr="000B5A6D">
        <w:rPr>
          <w:szCs w:val="28"/>
          <w:lang w:eastAsia="zh-CN"/>
        </w:rPr>
        <w:t>được xác định dựa trên phương pháp xác định giá phân phối</w:t>
      </w:r>
      <w:r w:rsidRPr="000B5A6D">
        <w:rPr>
          <w:szCs w:val="28"/>
          <w:lang w:eastAsia="zh-CN"/>
        </w:rPr>
        <w:t>. Nếu phương pháp xác định giá phân phối là:</w:t>
      </w:r>
    </w:p>
    <w:p w14:paraId="74690B97" w14:textId="463E56FC" w:rsidR="00004699" w:rsidRPr="000B5A6D" w:rsidRDefault="00310196" w:rsidP="00F56049">
      <w:pPr>
        <w:pStyle w:val="ListBullet"/>
      </w:pPr>
      <w:r w:rsidRPr="000B5A6D">
        <w:t xml:space="preserve">Phân phối theo nhà đầu tư công chúng thì </w:t>
      </w:r>
      <w:r w:rsidR="00004699" w:rsidRPr="000B5A6D">
        <w:t>phân phối tiếp cho nhà đầu tư chiến lược, dựa theo nguyên tắc ưu tiên sau:</w:t>
      </w:r>
    </w:p>
    <w:p w14:paraId="609BD850" w14:textId="6B6001C0" w:rsidR="00004699" w:rsidRPr="000B5A6D" w:rsidRDefault="00004699" w:rsidP="00F56049">
      <w:pPr>
        <w:pStyle w:val="ListBullet"/>
      </w:pPr>
      <w:r w:rsidRPr="000B5A6D">
        <w:t>Ưu tiên về giá</w:t>
      </w:r>
    </w:p>
    <w:p w14:paraId="3821EBEE" w14:textId="7939E96B" w:rsidR="00004699" w:rsidRPr="000B5A6D" w:rsidRDefault="00004699" w:rsidP="00F56049">
      <w:pPr>
        <w:pStyle w:val="ListBullet"/>
      </w:pPr>
      <w:r w:rsidRPr="000B5A6D">
        <w:t>Ưu tiên về thời gian đặt lệnh</w:t>
      </w:r>
    </w:p>
    <w:p w14:paraId="77543D5D" w14:textId="54FAF6EE" w:rsidR="00004699" w:rsidRPr="000B5A6D" w:rsidRDefault="00004699" w:rsidP="00F56049">
      <w:pPr>
        <w:pStyle w:val="ListBullet"/>
      </w:pPr>
      <w:r w:rsidRPr="000B5A6D">
        <w:t xml:space="preserve"> </w:t>
      </w:r>
      <w:r w:rsidR="00B2178E" w:rsidRPr="000B5A6D">
        <w:t>Ưu tiên theo tỷ lệ khối lượng đặt mua trong trường hợp nhiều nhà đầu tư đặt mua cùng giá, cùng thời gian</w:t>
      </w:r>
    </w:p>
    <w:p w14:paraId="138609B1" w14:textId="59A80BFE" w:rsidR="00B2178E" w:rsidRPr="000B5A6D" w:rsidRDefault="00B2178E" w:rsidP="00F56049">
      <w:pPr>
        <w:pStyle w:val="ListBullet"/>
      </w:pPr>
      <w:r w:rsidRPr="000B5A6D">
        <w:lastRenderedPageBreak/>
        <w:t>Phân phối theo nhà đầu tư chiến lược thì phân phối tiếp cho nhà đầu tư công chúng, dựa theo nguyên tắc ưu tiên sau:</w:t>
      </w:r>
    </w:p>
    <w:p w14:paraId="182E8EAA" w14:textId="77777777" w:rsidR="00B2178E" w:rsidRPr="000B5A6D" w:rsidRDefault="00B2178E" w:rsidP="00F56049">
      <w:pPr>
        <w:pStyle w:val="ListBullet"/>
      </w:pPr>
      <w:r w:rsidRPr="000B5A6D">
        <w:t>Ưu tiên về giá</w:t>
      </w:r>
    </w:p>
    <w:p w14:paraId="4D23CE8C" w14:textId="77777777" w:rsidR="00B2178E" w:rsidRPr="000B5A6D" w:rsidRDefault="00B2178E" w:rsidP="00F56049">
      <w:pPr>
        <w:pStyle w:val="ListBullet"/>
      </w:pPr>
      <w:r w:rsidRPr="000B5A6D">
        <w:t>Ưu tiên về thời gian đặt lệnh</w:t>
      </w:r>
    </w:p>
    <w:p w14:paraId="1FC223E9" w14:textId="0FC7FFF6" w:rsidR="00310196" w:rsidRPr="000B5A6D" w:rsidRDefault="00B2178E" w:rsidP="00F56049">
      <w:pPr>
        <w:pStyle w:val="ListBullet"/>
      </w:pPr>
      <w:r w:rsidRPr="000B5A6D">
        <w:t xml:space="preserve"> Ưu tiên theo tỷ lệ khối lượng đặt mua trong trường hợp nhiều nhà đầu tư đặt mua cùng giá, cùng thời gian</w:t>
      </w:r>
    </w:p>
    <w:p w14:paraId="18DFFD30" w14:textId="0506F16A" w:rsidR="00DD10EE" w:rsidRPr="000B5A6D" w:rsidRDefault="00DD10EE" w:rsidP="00F56049">
      <w:pPr>
        <w:pStyle w:val="ListBullet"/>
      </w:pPr>
      <w:r w:rsidRPr="000B5A6D">
        <w:t>Hệ thống hiển thị các đợt book building đang diễn ra trong hệ thống để phân phối tiếp. Các đợt book building thỏa mãn là các đợt book building có trạng thái là Xác định kết quả và đã phân phối và chưa phân bổ hết.</w:t>
      </w:r>
    </w:p>
    <w:p w14:paraId="6400DE19" w14:textId="77777777" w:rsidR="00DD10EE" w:rsidRPr="000B5A6D" w:rsidRDefault="00DD10EE" w:rsidP="00DD10EE">
      <w:pPr>
        <w:pStyle w:val="BodyText"/>
        <w:ind w:firstLine="0"/>
        <w:rPr>
          <w:szCs w:val="28"/>
          <w:lang w:eastAsia="zh-CN"/>
        </w:rPr>
      </w:pPr>
      <w:r w:rsidRPr="000B5A6D">
        <w:rPr>
          <w:szCs w:val="28"/>
          <w:lang w:eastAsia="zh-CN"/>
        </w:rPr>
        <w:t>Hệ thống hiển thị danh sách nhà đầu tư trúng giá gồm  các thông tin:</w:t>
      </w:r>
    </w:p>
    <w:p w14:paraId="10553FC0" w14:textId="77777777" w:rsidR="00DD10EE" w:rsidRPr="000B5A6D" w:rsidRDefault="00DD10EE" w:rsidP="00F56049">
      <w:pPr>
        <w:pStyle w:val="ListBullet"/>
      </w:pPr>
      <w:r w:rsidRPr="000B5A6D">
        <w:t>Số thứ tự</w:t>
      </w:r>
    </w:p>
    <w:p w14:paraId="317B53FC" w14:textId="77777777" w:rsidR="00DD10EE" w:rsidRPr="000B5A6D" w:rsidRDefault="00DD10EE" w:rsidP="00F56049">
      <w:pPr>
        <w:pStyle w:val="ListBullet"/>
      </w:pPr>
      <w:r w:rsidRPr="000B5A6D">
        <w:t>Tên nhà đầu tư</w:t>
      </w:r>
    </w:p>
    <w:p w14:paraId="6351BCF7" w14:textId="77777777" w:rsidR="00DD10EE" w:rsidRPr="000B5A6D" w:rsidRDefault="00DD10EE" w:rsidP="00F56049">
      <w:pPr>
        <w:pStyle w:val="ListBullet"/>
      </w:pPr>
      <w:r w:rsidRPr="000B5A6D">
        <w:t>Số lượng CP đăng ký</w:t>
      </w:r>
    </w:p>
    <w:p w14:paraId="51CB4870" w14:textId="77777777" w:rsidR="00DD10EE" w:rsidRPr="000B5A6D" w:rsidRDefault="00DD10EE" w:rsidP="00F56049">
      <w:pPr>
        <w:pStyle w:val="ListBullet"/>
      </w:pPr>
      <w:r w:rsidRPr="000B5A6D">
        <w:t>Số lượng CP đặt mua</w:t>
      </w:r>
    </w:p>
    <w:p w14:paraId="7EA6E26D" w14:textId="4600010A" w:rsidR="00DD10EE" w:rsidRPr="000B5A6D" w:rsidRDefault="00DD10EE" w:rsidP="00F56049">
      <w:pPr>
        <w:pStyle w:val="ListBullet"/>
      </w:pPr>
      <w:r w:rsidRPr="000B5A6D">
        <w:t>Số lượng CP được phân phối thêm</w:t>
      </w:r>
    </w:p>
    <w:p w14:paraId="63496575" w14:textId="77777777" w:rsidR="00DD10EE" w:rsidRPr="000B5A6D" w:rsidRDefault="00DD10EE" w:rsidP="00F56049">
      <w:pPr>
        <w:pStyle w:val="ListBullet"/>
      </w:pPr>
      <w:r w:rsidRPr="000B5A6D">
        <w:t>Giá khớp</w:t>
      </w:r>
    </w:p>
    <w:p w14:paraId="11C62F12" w14:textId="77777777" w:rsidR="00DD10EE" w:rsidRPr="000B5A6D" w:rsidRDefault="00DD10EE" w:rsidP="00F56049">
      <w:pPr>
        <w:pStyle w:val="ListBullet"/>
      </w:pPr>
      <w:r w:rsidRPr="000B5A6D">
        <w:t>Thành tiền</w:t>
      </w:r>
    </w:p>
    <w:p w14:paraId="7B0878C9" w14:textId="75A45CCA" w:rsidR="00DD10EE" w:rsidRPr="000B5A6D" w:rsidRDefault="00DD10EE" w:rsidP="00F56049">
      <w:pPr>
        <w:pStyle w:val="ListBullet"/>
      </w:pPr>
      <w:r w:rsidRPr="000B5A6D">
        <w:t>Hệ thống cho phép kết xuất danh sách nhà đầu tư được phép mua thêm</w:t>
      </w:r>
    </w:p>
    <w:p w14:paraId="3410BAA2" w14:textId="736BD684" w:rsidR="008658F7" w:rsidRPr="008658F7" w:rsidRDefault="008658F7" w:rsidP="008658F7">
      <w:pPr>
        <w:pStyle w:val="Heading5"/>
      </w:pPr>
      <w:r>
        <w:t>Bảo lãnh</w:t>
      </w:r>
    </w:p>
    <w:p w14:paraId="42457999" w14:textId="56B63295" w:rsidR="00B058D3" w:rsidRPr="00FA0B67" w:rsidRDefault="00B058D3" w:rsidP="00B058D3">
      <w:pPr>
        <w:pStyle w:val="BodyText"/>
        <w:rPr>
          <w:szCs w:val="28"/>
          <w:lang w:eastAsia="zh-CN"/>
        </w:rPr>
      </w:pPr>
      <w:r w:rsidRPr="00FA0B67">
        <w:rPr>
          <w:b/>
          <w:szCs w:val="28"/>
          <w:lang w:eastAsia="zh-CN"/>
        </w:rPr>
        <w:t>Mục đích:</w:t>
      </w:r>
      <w:r w:rsidRPr="00FA0B67">
        <w:rPr>
          <w:szCs w:val="28"/>
          <w:lang w:eastAsia="zh-CN"/>
        </w:rPr>
        <w:t xml:space="preserve"> Bảo lãnh số cổ phần chưa phân phối hết </w:t>
      </w:r>
    </w:p>
    <w:p w14:paraId="7E56C8B5" w14:textId="5F2A5CCC" w:rsidR="00B058D3" w:rsidRPr="00FA0B67" w:rsidRDefault="00B058D3" w:rsidP="00B058D3">
      <w:pPr>
        <w:pStyle w:val="BodyText"/>
        <w:rPr>
          <w:szCs w:val="28"/>
        </w:rPr>
      </w:pPr>
      <w:r w:rsidRPr="00FA0B67">
        <w:rPr>
          <w:b/>
          <w:szCs w:val="28"/>
          <w:lang w:eastAsia="zh-CN"/>
        </w:rPr>
        <w:t xml:space="preserve">Xử lý sự kiện: </w:t>
      </w:r>
      <w:r w:rsidRPr="00FA0B67">
        <w:rPr>
          <w:szCs w:val="28"/>
          <w:lang w:eastAsia="zh-CN"/>
        </w:rPr>
        <w:t xml:space="preserve">Đăng nhập vào hệ thống </w:t>
      </w:r>
      <w:r w:rsidRPr="00FA0B67">
        <w:rPr>
          <w:szCs w:val="28"/>
        </w:rPr>
        <w:sym w:font="Wingdings" w:char="F0E0"/>
      </w:r>
      <w:r w:rsidRPr="00FA0B67">
        <w:rPr>
          <w:szCs w:val="28"/>
          <w:lang w:eastAsia="zh-CN"/>
        </w:rPr>
        <w:t xml:space="preserve"> chọn chức năng Book Building </w:t>
      </w:r>
      <w:r w:rsidRPr="00FA0B67">
        <w:rPr>
          <w:szCs w:val="28"/>
          <w:lang w:val="vi-VN"/>
        </w:rPr>
        <w:t xml:space="preserve"> </w:t>
      </w:r>
      <w:r w:rsidRPr="00FA0B67">
        <w:rPr>
          <w:szCs w:val="28"/>
        </w:rPr>
        <w:sym w:font="Wingdings" w:char="F0E0"/>
      </w:r>
      <w:r w:rsidRPr="00FA0B67">
        <w:rPr>
          <w:szCs w:val="28"/>
        </w:rPr>
        <w:t xml:space="preserve"> chọn Bảo lãnh</w:t>
      </w:r>
    </w:p>
    <w:p w14:paraId="625EB7B2" w14:textId="777D8CD2" w:rsidR="00B058D3" w:rsidRPr="00FA0B67" w:rsidRDefault="00B058D3" w:rsidP="00B058D3">
      <w:pPr>
        <w:pStyle w:val="BodyText"/>
        <w:rPr>
          <w:b/>
          <w:szCs w:val="28"/>
          <w:lang w:eastAsia="zh-CN"/>
        </w:rPr>
      </w:pPr>
      <w:r w:rsidRPr="00FA0B67">
        <w:rPr>
          <w:b/>
          <w:szCs w:val="28"/>
          <w:lang w:eastAsia="zh-CN"/>
        </w:rPr>
        <w:t xml:space="preserve">Phân tích: </w:t>
      </w:r>
    </w:p>
    <w:p w14:paraId="26903D1E" w14:textId="070B6036" w:rsidR="00B84F2D" w:rsidRPr="00FA0B67" w:rsidRDefault="00B84F2D" w:rsidP="00B84F2D">
      <w:pPr>
        <w:pStyle w:val="BodyText"/>
        <w:ind w:firstLine="0"/>
        <w:rPr>
          <w:szCs w:val="28"/>
          <w:lang w:eastAsia="zh-CN"/>
        </w:rPr>
      </w:pPr>
      <w:r w:rsidRPr="00FA0B67">
        <w:rPr>
          <w:szCs w:val="28"/>
          <w:lang w:eastAsia="zh-CN"/>
        </w:rPr>
        <w:lastRenderedPageBreak/>
        <w:t>Hệ thống cho phép bảo lãnh số cổ phần chưa phân phối hết trong trường hợp đợt book building đó có tổ chức bảo lãnh và không phân phối hết khối lượng ở bướ</w:t>
      </w:r>
      <w:r w:rsidR="008468D6" w:rsidRPr="00FA0B67">
        <w:rPr>
          <w:szCs w:val="28"/>
          <w:lang w:eastAsia="zh-CN"/>
        </w:rPr>
        <w:t>c 3.4.12</w:t>
      </w:r>
      <w:r w:rsidRPr="00FA0B67">
        <w:rPr>
          <w:szCs w:val="28"/>
          <w:lang w:eastAsia="zh-CN"/>
        </w:rPr>
        <w:t xml:space="preserve"> và 3.4.1</w:t>
      </w:r>
      <w:r w:rsidR="008468D6" w:rsidRPr="00FA0B67">
        <w:rPr>
          <w:szCs w:val="28"/>
          <w:lang w:eastAsia="zh-CN"/>
        </w:rPr>
        <w:t>3</w:t>
      </w:r>
      <w:r w:rsidRPr="00FA0B67">
        <w:rPr>
          <w:szCs w:val="28"/>
          <w:lang w:eastAsia="zh-CN"/>
        </w:rPr>
        <w:t xml:space="preserve">. Khối lượng phân cho tổ chức bảo lãnh xác định theo nguyên tắc sau: </w:t>
      </w:r>
    </w:p>
    <w:p w14:paraId="592E29B2" w14:textId="0F92093A" w:rsidR="00B84F2D" w:rsidRPr="00FA0B67" w:rsidRDefault="00B84F2D" w:rsidP="00F56049">
      <w:pPr>
        <w:pStyle w:val="ListBullet"/>
      </w:pPr>
      <w:r w:rsidRPr="00FA0B67">
        <w:t>Khối lượng mà tổ chức bảo lãnh cam kết</w:t>
      </w:r>
    </w:p>
    <w:p w14:paraId="7078B1EF" w14:textId="53938669" w:rsidR="00B84F2D" w:rsidRPr="00FA0B67" w:rsidRDefault="00B84F2D" w:rsidP="00F56049">
      <w:pPr>
        <w:pStyle w:val="ListBullet"/>
      </w:pPr>
      <w:r w:rsidRPr="00FA0B67">
        <w:t>Tỷ lệ khối lượng cam kết trong trường hợp có nhiều tổ chức bảo lãnh</w:t>
      </w:r>
    </w:p>
    <w:p w14:paraId="1D9ADB50" w14:textId="315818DA" w:rsidR="00B058D3" w:rsidRPr="00FA0B67" w:rsidRDefault="00B058D3" w:rsidP="00F56049">
      <w:pPr>
        <w:pStyle w:val="ListBullet"/>
      </w:pPr>
      <w:r w:rsidRPr="00FA0B67">
        <w:t xml:space="preserve">Hệ thống hiển thị các đợt book building đang diễn ra trong hệ thống để </w:t>
      </w:r>
      <w:r w:rsidR="00B84F2D" w:rsidRPr="00FA0B67">
        <w:t>xác định bảo lãnh</w:t>
      </w:r>
      <w:r w:rsidRPr="00FA0B67">
        <w:t>. Các đợt book building thỏa mãn là các đợt book building có trạng thái là Xác định kết quả và đã phân phối và chưa phân bổ hết.</w:t>
      </w:r>
    </w:p>
    <w:p w14:paraId="58DC5FD5" w14:textId="77777777" w:rsidR="00B058D3" w:rsidRPr="00FA0B67" w:rsidRDefault="00B058D3" w:rsidP="00B058D3">
      <w:pPr>
        <w:pStyle w:val="BodyText"/>
        <w:ind w:firstLine="0"/>
        <w:rPr>
          <w:szCs w:val="28"/>
          <w:lang w:eastAsia="zh-CN"/>
        </w:rPr>
      </w:pPr>
      <w:r w:rsidRPr="00FA0B67">
        <w:rPr>
          <w:szCs w:val="28"/>
          <w:lang w:eastAsia="zh-CN"/>
        </w:rPr>
        <w:t>Hệ thống hiển thị danh sách nhà đầu tư trúng giá gồm  các thông tin:</w:t>
      </w:r>
    </w:p>
    <w:p w14:paraId="19554B11" w14:textId="77777777" w:rsidR="00B058D3" w:rsidRPr="00FA0B67" w:rsidRDefault="00B058D3" w:rsidP="00F56049">
      <w:pPr>
        <w:pStyle w:val="ListBullet"/>
      </w:pPr>
      <w:r w:rsidRPr="00FA0B67">
        <w:t>Số thứ tự</w:t>
      </w:r>
    </w:p>
    <w:p w14:paraId="782D9919" w14:textId="5536F9DA" w:rsidR="00B058D3" w:rsidRPr="00FA0B67" w:rsidRDefault="00B84F2D" w:rsidP="00F56049">
      <w:pPr>
        <w:pStyle w:val="ListBullet"/>
      </w:pPr>
      <w:r w:rsidRPr="00FA0B67">
        <w:t>Tên tổ chức bảo lãnh</w:t>
      </w:r>
    </w:p>
    <w:p w14:paraId="012D982D" w14:textId="64659C97" w:rsidR="00B84F2D" w:rsidRPr="00FA0B67" w:rsidRDefault="00B058D3" w:rsidP="00F56049">
      <w:pPr>
        <w:pStyle w:val="ListBullet"/>
      </w:pPr>
      <w:r w:rsidRPr="00FA0B67">
        <w:t>Số lượng CP</w:t>
      </w:r>
      <w:r w:rsidR="00B84F2D" w:rsidRPr="00FA0B67">
        <w:t xml:space="preserve"> cam kết bảo lãnh</w:t>
      </w:r>
    </w:p>
    <w:p w14:paraId="18BF4C7A" w14:textId="461667C7" w:rsidR="00B058D3" w:rsidRPr="00FA0B67" w:rsidRDefault="00B058D3" w:rsidP="00F56049">
      <w:pPr>
        <w:pStyle w:val="ListBullet"/>
      </w:pPr>
      <w:r w:rsidRPr="00FA0B67">
        <w:t xml:space="preserve">Số lượng CP </w:t>
      </w:r>
      <w:r w:rsidR="00B84F2D" w:rsidRPr="00FA0B67">
        <w:t>bảo lãnh</w:t>
      </w:r>
    </w:p>
    <w:p w14:paraId="6DDD492E" w14:textId="77777777" w:rsidR="00B058D3" w:rsidRPr="00FA0B67" w:rsidRDefault="00B058D3" w:rsidP="00F56049">
      <w:pPr>
        <w:pStyle w:val="ListBullet"/>
      </w:pPr>
      <w:r w:rsidRPr="00FA0B67">
        <w:t>Giá khớp</w:t>
      </w:r>
    </w:p>
    <w:p w14:paraId="5D4D6BDC" w14:textId="77777777" w:rsidR="00B058D3" w:rsidRPr="00FA0B67" w:rsidRDefault="00B058D3" w:rsidP="00F56049">
      <w:pPr>
        <w:pStyle w:val="ListBullet"/>
      </w:pPr>
      <w:r w:rsidRPr="00FA0B67">
        <w:t>Thành tiền</w:t>
      </w:r>
    </w:p>
    <w:p w14:paraId="0F6AEDD1" w14:textId="68627607" w:rsidR="00711B9F" w:rsidRPr="00FA0B67" w:rsidRDefault="00B058D3" w:rsidP="00F56049">
      <w:pPr>
        <w:pStyle w:val="ListBullet"/>
      </w:pPr>
      <w:r w:rsidRPr="00FA0B67">
        <w:t>Hệ thống cho phép kết xuấ</w:t>
      </w:r>
      <w:r w:rsidR="00B84F2D" w:rsidRPr="00FA0B67">
        <w:t>t danh sách phân bổ cho tổ chức bảo lãnh.</w:t>
      </w:r>
    </w:p>
    <w:bookmarkEnd w:id="59"/>
    <w:p w14:paraId="44996DD3" w14:textId="7F63467B" w:rsidR="00920B92" w:rsidRPr="00A31661" w:rsidRDefault="009276FC" w:rsidP="00540438">
      <w:pPr>
        <w:pStyle w:val="Heading4"/>
      </w:pPr>
      <w:r>
        <w:t>Phân hệ Thanh toán</w:t>
      </w:r>
    </w:p>
    <w:p w14:paraId="61CAF79A" w14:textId="7E645145" w:rsidR="009276FC" w:rsidRDefault="009276FC" w:rsidP="007441D4">
      <w:pPr>
        <w:pStyle w:val="BodyText"/>
      </w:pPr>
      <w:r>
        <w:t>Hệ thống hỗ trợ chức năng nhập, theo dõi</w:t>
      </w:r>
      <w:r w:rsidR="006B4819">
        <w:t xml:space="preserve"> trạng thái</w:t>
      </w:r>
      <w:r w:rsidR="007441D4">
        <w:t xml:space="preserve">, </w:t>
      </w:r>
      <w:r>
        <w:t xml:space="preserve">tổng kết kết quả thanh toán của các nhà đầu tư trúng giá của đợt </w:t>
      </w:r>
      <w:r w:rsidR="00574371">
        <w:t xml:space="preserve">đấu giá, </w:t>
      </w:r>
      <w:r>
        <w:t>bookbuilding</w:t>
      </w:r>
      <w:r w:rsidR="007441D4">
        <w:t xml:space="preserve"> và kết xuất các báo cáo liên quan. </w:t>
      </w:r>
      <w:r w:rsidR="00192189">
        <w:t>Chi tiết gồm:</w:t>
      </w:r>
    </w:p>
    <w:p w14:paraId="4289BBAB" w14:textId="57B97D77" w:rsidR="009276FC" w:rsidRDefault="00192189" w:rsidP="00F56049">
      <w:pPr>
        <w:pStyle w:val="ListBullet"/>
      </w:pPr>
      <w:r w:rsidRPr="00192189">
        <w:t>Quản lý tiến trình thanh toán</w:t>
      </w:r>
      <w:r w:rsidR="0096599D">
        <w:t xml:space="preserve">: </w:t>
      </w:r>
      <w:r w:rsidR="0096599D" w:rsidRPr="0096599D">
        <w:t>Hiển thị thông tin tất cả các đợt đấu giá tại trang thái thanh toán (đã xác định kết quả, đang thanh toán, chốt thanh toán).</w:t>
      </w:r>
    </w:p>
    <w:p w14:paraId="5D473224" w14:textId="5C4744B0" w:rsidR="00192189" w:rsidRPr="00192189" w:rsidRDefault="00192189" w:rsidP="00F56049">
      <w:pPr>
        <w:pStyle w:val="ListBullet"/>
      </w:pPr>
      <w:r w:rsidRPr="00AA11EC">
        <w:lastRenderedPageBreak/>
        <w:t>Thực hiện thanh toán</w:t>
      </w:r>
    </w:p>
    <w:p w14:paraId="3522F1F9" w14:textId="2B940534" w:rsidR="00192189" w:rsidRPr="00192189" w:rsidRDefault="00192189" w:rsidP="00F56049">
      <w:pPr>
        <w:pStyle w:val="ListBullet"/>
      </w:pPr>
      <w:r w:rsidRPr="00AA11EC">
        <w:t>Xử lý các vi phạm</w:t>
      </w:r>
      <w:r>
        <w:t xml:space="preserve"> Quy chế</w:t>
      </w:r>
    </w:p>
    <w:p w14:paraId="68986851" w14:textId="33C45DFC" w:rsidR="00192189" w:rsidRPr="00B06E63" w:rsidRDefault="00192189" w:rsidP="00F56049">
      <w:pPr>
        <w:pStyle w:val="ListBullet"/>
      </w:pPr>
      <w:r w:rsidRPr="00CB6D84">
        <w:t>Danh sách sở hữu</w:t>
      </w:r>
    </w:p>
    <w:p w14:paraId="2428CEB5" w14:textId="77777777" w:rsidR="00B06E63" w:rsidRDefault="00B06E63" w:rsidP="00B06E63">
      <w:pPr>
        <w:pStyle w:val="Heading5"/>
        <w:numPr>
          <w:ilvl w:val="4"/>
          <w:numId w:val="1"/>
        </w:numPr>
      </w:pPr>
      <w:r>
        <w:t>Chuyển thông tin thanh toán</w:t>
      </w:r>
    </w:p>
    <w:p w14:paraId="4C8EAF4C" w14:textId="77777777" w:rsidR="00B06E63" w:rsidRDefault="00B06E63" w:rsidP="00B06E63">
      <w:pPr>
        <w:pStyle w:val="BodyText"/>
        <w:rPr>
          <w:lang w:eastAsia="zh-CN"/>
        </w:rPr>
      </w:pPr>
      <w:r>
        <w:rPr>
          <w:b/>
          <w:lang w:eastAsia="zh-CN"/>
        </w:rPr>
        <w:t xml:space="preserve">Mục đích: </w:t>
      </w:r>
      <w:r w:rsidRPr="000A20DB">
        <w:rPr>
          <w:lang w:eastAsia="zh-CN"/>
        </w:rPr>
        <w:t>Chuyển trạng thái thanh toán của đợt đấu giá</w:t>
      </w:r>
    </w:p>
    <w:p w14:paraId="18E7E3A2" w14:textId="77777777" w:rsidR="00B06E63" w:rsidRDefault="00B06E63" w:rsidP="00B06E63">
      <w:pPr>
        <w:pStyle w:val="BodyText"/>
        <w:rPr>
          <w:lang w:eastAsia="zh-CN"/>
        </w:rPr>
      </w:pPr>
      <w:r w:rsidRPr="00F93F69">
        <w:rPr>
          <w:b/>
          <w:lang w:eastAsia="zh-CN"/>
        </w:rPr>
        <w:t>Xử lý sự kiện:</w:t>
      </w:r>
      <w:r>
        <w:rPr>
          <w:lang w:eastAsia="zh-CN"/>
        </w:rPr>
        <w:t xml:space="preserve"> </w:t>
      </w:r>
    </w:p>
    <w:p w14:paraId="13147C58" w14:textId="77777777" w:rsidR="00B06E63" w:rsidRPr="00926152" w:rsidRDefault="00B06E63" w:rsidP="00B06E63">
      <w:pPr>
        <w:pStyle w:val="BodyText"/>
        <w:numPr>
          <w:ilvl w:val="0"/>
          <w:numId w:val="15"/>
        </w:numPr>
        <w:rPr>
          <w:szCs w:val="28"/>
        </w:rPr>
      </w:pPr>
      <w:r w:rsidRPr="00926152">
        <w:rPr>
          <w:szCs w:val="28"/>
          <w:lang w:eastAsia="zh-CN"/>
        </w:rPr>
        <w:t xml:space="preserve">Đăng nhập vào hệ thống </w:t>
      </w:r>
      <w:r w:rsidRPr="00926152">
        <w:rPr>
          <w:szCs w:val="28"/>
        </w:rPr>
        <w:sym w:font="Wingdings" w:char="F0E0"/>
      </w:r>
      <w:r w:rsidRPr="00926152">
        <w:rPr>
          <w:szCs w:val="28"/>
          <w:lang w:eastAsia="zh-CN"/>
        </w:rPr>
        <w:t xml:space="preserve"> chọ</w:t>
      </w:r>
      <w:r>
        <w:rPr>
          <w:szCs w:val="28"/>
          <w:lang w:eastAsia="zh-CN"/>
        </w:rPr>
        <w:t>n menu Thanh toán</w:t>
      </w:r>
      <w:r w:rsidRPr="00926152">
        <w:rPr>
          <w:szCs w:val="28"/>
          <w:lang w:eastAsia="zh-CN"/>
        </w:rPr>
        <w:t xml:space="preserve"> </w:t>
      </w:r>
      <w:r w:rsidRPr="00926152">
        <w:rPr>
          <w:szCs w:val="28"/>
          <w:lang w:val="vi-VN"/>
        </w:rPr>
        <w:t xml:space="preserve"> </w:t>
      </w:r>
      <w:r w:rsidRPr="00926152">
        <w:rPr>
          <w:szCs w:val="28"/>
        </w:rPr>
        <w:sym w:font="Wingdings" w:char="F0E0"/>
      </w:r>
      <w:r w:rsidRPr="00926152">
        <w:rPr>
          <w:szCs w:val="28"/>
        </w:rPr>
        <w:t xml:space="preserve"> chọn chức năng </w:t>
      </w:r>
      <w:r>
        <w:rPr>
          <w:szCs w:val="28"/>
        </w:rPr>
        <w:t xml:space="preserve">Chuyển thông tin thanh toán </w:t>
      </w:r>
      <w:r w:rsidRPr="00A4260B">
        <w:rPr>
          <w:szCs w:val="28"/>
        </w:rPr>
        <w:sym w:font="Wingdings" w:char="F0E0"/>
      </w:r>
      <w:r>
        <w:rPr>
          <w:szCs w:val="28"/>
        </w:rPr>
        <w:t xml:space="preserve"> hiển thị màn hình chuyển thông tin thanh toán</w:t>
      </w:r>
    </w:p>
    <w:p w14:paraId="13F3022E" w14:textId="77777777" w:rsidR="00B06E63" w:rsidRDefault="00B06E63" w:rsidP="00B06E63">
      <w:pPr>
        <w:pStyle w:val="BodyText"/>
        <w:rPr>
          <w:b/>
          <w:szCs w:val="28"/>
        </w:rPr>
      </w:pPr>
      <w:r w:rsidRPr="001E482F">
        <w:rPr>
          <w:b/>
          <w:szCs w:val="28"/>
        </w:rPr>
        <w:t xml:space="preserve">Phân tích : </w:t>
      </w:r>
    </w:p>
    <w:p w14:paraId="6CA759C1" w14:textId="77777777" w:rsidR="00B06E63" w:rsidRDefault="00B06E63" w:rsidP="00B06E63">
      <w:pPr>
        <w:pStyle w:val="BodyText"/>
        <w:numPr>
          <w:ilvl w:val="0"/>
          <w:numId w:val="15"/>
        </w:numPr>
        <w:rPr>
          <w:szCs w:val="28"/>
        </w:rPr>
      </w:pPr>
      <w:r w:rsidRPr="000A20DB">
        <w:rPr>
          <w:szCs w:val="28"/>
        </w:rPr>
        <w:t xml:space="preserve">Màn hình chuyển thông tin thanh toán </w:t>
      </w:r>
      <w:r>
        <w:rPr>
          <w:szCs w:val="28"/>
        </w:rPr>
        <w:t>gồm các thông tin: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
        <w:gridCol w:w="3014"/>
        <w:gridCol w:w="1461"/>
        <w:gridCol w:w="3848"/>
      </w:tblGrid>
      <w:tr w:rsidR="00B06E63" w:rsidRPr="002A4DC9" w14:paraId="632C4B08" w14:textId="77777777" w:rsidTr="00B06E63">
        <w:trPr>
          <w:tblHeader/>
          <w:jc w:val="center"/>
        </w:trPr>
        <w:tc>
          <w:tcPr>
            <w:tcW w:w="427" w:type="pct"/>
            <w:shd w:val="clear" w:color="auto" w:fill="4F81BD"/>
            <w:vAlign w:val="center"/>
          </w:tcPr>
          <w:p w14:paraId="6B2B200C" w14:textId="77777777" w:rsidR="00B06E63" w:rsidRPr="002A4DC9" w:rsidRDefault="00B06E63" w:rsidP="00B06E63">
            <w:pPr>
              <w:widowControl w:val="0"/>
              <w:tabs>
                <w:tab w:val="left" w:pos="180"/>
              </w:tabs>
              <w:jc w:val="both"/>
              <w:rPr>
                <w:b/>
                <w:noProof/>
                <w:szCs w:val="26"/>
              </w:rPr>
            </w:pPr>
            <w:r w:rsidRPr="002A4DC9">
              <w:rPr>
                <w:b/>
                <w:noProof/>
                <w:szCs w:val="26"/>
              </w:rPr>
              <w:t>STT</w:t>
            </w:r>
          </w:p>
        </w:tc>
        <w:tc>
          <w:tcPr>
            <w:tcW w:w="1682" w:type="pct"/>
            <w:shd w:val="clear" w:color="auto" w:fill="4F81BD"/>
            <w:vAlign w:val="center"/>
          </w:tcPr>
          <w:p w14:paraId="70794B97" w14:textId="77777777" w:rsidR="00B06E63" w:rsidRPr="002A4DC9" w:rsidRDefault="00B06E63" w:rsidP="00B06E63">
            <w:pPr>
              <w:widowControl w:val="0"/>
              <w:tabs>
                <w:tab w:val="left" w:pos="180"/>
              </w:tabs>
              <w:jc w:val="both"/>
              <w:rPr>
                <w:b/>
                <w:noProof/>
                <w:szCs w:val="26"/>
              </w:rPr>
            </w:pPr>
            <w:r w:rsidRPr="002A4DC9">
              <w:rPr>
                <w:b/>
                <w:noProof/>
                <w:szCs w:val="26"/>
              </w:rPr>
              <w:t>Tên trường</w:t>
            </w:r>
          </w:p>
        </w:tc>
        <w:tc>
          <w:tcPr>
            <w:tcW w:w="749" w:type="pct"/>
            <w:shd w:val="clear" w:color="auto" w:fill="4F81BD"/>
            <w:vAlign w:val="center"/>
          </w:tcPr>
          <w:p w14:paraId="7855DAF6" w14:textId="77777777" w:rsidR="00B06E63" w:rsidRPr="002A4DC9" w:rsidRDefault="00B06E63" w:rsidP="00B06E63">
            <w:pPr>
              <w:widowControl w:val="0"/>
              <w:tabs>
                <w:tab w:val="left" w:pos="180"/>
              </w:tabs>
              <w:jc w:val="both"/>
              <w:rPr>
                <w:b/>
                <w:noProof/>
                <w:szCs w:val="26"/>
              </w:rPr>
            </w:pPr>
            <w:r w:rsidRPr="002A4DC9">
              <w:rPr>
                <w:b/>
                <w:noProof/>
                <w:szCs w:val="26"/>
              </w:rPr>
              <w:t>Định dạng</w:t>
            </w:r>
          </w:p>
        </w:tc>
        <w:tc>
          <w:tcPr>
            <w:tcW w:w="2142" w:type="pct"/>
            <w:shd w:val="clear" w:color="auto" w:fill="4F81BD"/>
            <w:vAlign w:val="center"/>
          </w:tcPr>
          <w:p w14:paraId="10BDF9FE" w14:textId="77777777" w:rsidR="00B06E63" w:rsidRPr="002A4DC9" w:rsidRDefault="00B06E63" w:rsidP="00B06E63">
            <w:pPr>
              <w:widowControl w:val="0"/>
              <w:tabs>
                <w:tab w:val="left" w:pos="180"/>
              </w:tabs>
              <w:jc w:val="both"/>
              <w:rPr>
                <w:b/>
                <w:noProof/>
                <w:szCs w:val="26"/>
              </w:rPr>
            </w:pPr>
            <w:r w:rsidRPr="002A4DC9">
              <w:rPr>
                <w:b/>
                <w:noProof/>
                <w:szCs w:val="26"/>
              </w:rPr>
              <w:t>Mô tả</w:t>
            </w:r>
          </w:p>
        </w:tc>
      </w:tr>
      <w:tr w:rsidR="00B06E63" w:rsidRPr="002A4DC9" w14:paraId="7AF143EC" w14:textId="77777777" w:rsidTr="00B06E63">
        <w:trPr>
          <w:jc w:val="center"/>
        </w:trPr>
        <w:tc>
          <w:tcPr>
            <w:tcW w:w="427" w:type="pct"/>
            <w:vAlign w:val="center"/>
          </w:tcPr>
          <w:p w14:paraId="35474FDE" w14:textId="77777777" w:rsidR="00B06E63" w:rsidRPr="000A20DB" w:rsidRDefault="00B06E63" w:rsidP="00B06E63">
            <w:pPr>
              <w:numPr>
                <w:ilvl w:val="0"/>
                <w:numId w:val="92"/>
              </w:numPr>
              <w:spacing w:before="240" w:after="0"/>
              <w:jc w:val="both"/>
              <w:rPr>
                <w:sz w:val="28"/>
                <w:szCs w:val="28"/>
              </w:rPr>
            </w:pPr>
          </w:p>
        </w:tc>
        <w:tc>
          <w:tcPr>
            <w:tcW w:w="1682" w:type="pct"/>
            <w:vAlign w:val="center"/>
          </w:tcPr>
          <w:p w14:paraId="0BCFC8F3" w14:textId="77777777" w:rsidR="00B06E63" w:rsidRPr="000A20DB" w:rsidRDefault="00B06E63" w:rsidP="00B06E63">
            <w:pPr>
              <w:widowControl w:val="0"/>
              <w:tabs>
                <w:tab w:val="left" w:pos="180"/>
              </w:tabs>
              <w:jc w:val="both"/>
              <w:rPr>
                <w:noProof/>
                <w:sz w:val="28"/>
                <w:szCs w:val="28"/>
              </w:rPr>
            </w:pPr>
            <w:r>
              <w:rPr>
                <w:noProof/>
                <w:sz w:val="28"/>
                <w:szCs w:val="28"/>
              </w:rPr>
              <w:t>Đợt đấu giá</w:t>
            </w:r>
          </w:p>
        </w:tc>
        <w:tc>
          <w:tcPr>
            <w:tcW w:w="749" w:type="pct"/>
            <w:vAlign w:val="center"/>
          </w:tcPr>
          <w:p w14:paraId="3D5CC8D3" w14:textId="77777777" w:rsidR="00B06E63" w:rsidRPr="000A20DB" w:rsidRDefault="00B06E63" w:rsidP="00B06E63">
            <w:pPr>
              <w:widowControl w:val="0"/>
              <w:tabs>
                <w:tab w:val="left" w:pos="180"/>
              </w:tabs>
              <w:jc w:val="both"/>
              <w:rPr>
                <w:sz w:val="28"/>
                <w:szCs w:val="28"/>
                <w:lang w:val="vi-VN"/>
              </w:rPr>
            </w:pPr>
            <w:r>
              <w:rPr>
                <w:sz w:val="28"/>
                <w:szCs w:val="28"/>
                <w:lang w:val="vi-VN"/>
              </w:rPr>
              <w:t xml:space="preserve">Combobox </w:t>
            </w:r>
          </w:p>
        </w:tc>
        <w:tc>
          <w:tcPr>
            <w:tcW w:w="2142" w:type="pct"/>
            <w:vAlign w:val="center"/>
          </w:tcPr>
          <w:p w14:paraId="2B91297C" w14:textId="77777777" w:rsidR="00B06E63" w:rsidRPr="000A20DB" w:rsidRDefault="00B06E63" w:rsidP="00B06E63">
            <w:pPr>
              <w:widowControl w:val="0"/>
              <w:tabs>
                <w:tab w:val="left" w:pos="180"/>
              </w:tabs>
              <w:jc w:val="both"/>
              <w:rPr>
                <w:sz w:val="28"/>
                <w:szCs w:val="28"/>
              </w:rPr>
            </w:pPr>
            <w:r>
              <w:rPr>
                <w:sz w:val="28"/>
                <w:szCs w:val="28"/>
              </w:rPr>
              <w:t>Hiển thị danh sách các đợt đấu giá trạng thái đã xác định kết quả.</w:t>
            </w:r>
          </w:p>
        </w:tc>
      </w:tr>
      <w:tr w:rsidR="00B06E63" w:rsidRPr="002A4DC9" w14:paraId="3B4C9B67" w14:textId="77777777" w:rsidTr="00B06E63">
        <w:trPr>
          <w:jc w:val="center"/>
        </w:trPr>
        <w:tc>
          <w:tcPr>
            <w:tcW w:w="427" w:type="pct"/>
            <w:vAlign w:val="center"/>
          </w:tcPr>
          <w:p w14:paraId="14C7B8B0" w14:textId="77777777" w:rsidR="00B06E63" w:rsidRPr="000A20DB" w:rsidRDefault="00B06E63" w:rsidP="00B06E63">
            <w:pPr>
              <w:numPr>
                <w:ilvl w:val="0"/>
                <w:numId w:val="92"/>
              </w:numPr>
              <w:spacing w:before="240" w:after="0"/>
              <w:jc w:val="both"/>
              <w:rPr>
                <w:sz w:val="28"/>
                <w:szCs w:val="28"/>
              </w:rPr>
            </w:pPr>
          </w:p>
        </w:tc>
        <w:tc>
          <w:tcPr>
            <w:tcW w:w="1682" w:type="pct"/>
            <w:vAlign w:val="center"/>
          </w:tcPr>
          <w:p w14:paraId="4D04E678" w14:textId="77777777" w:rsidR="00B06E63" w:rsidRDefault="00B06E63" w:rsidP="00B06E63">
            <w:pPr>
              <w:widowControl w:val="0"/>
              <w:tabs>
                <w:tab w:val="left" w:pos="180"/>
              </w:tabs>
              <w:jc w:val="both"/>
              <w:rPr>
                <w:noProof/>
                <w:sz w:val="28"/>
                <w:szCs w:val="28"/>
              </w:rPr>
            </w:pPr>
            <w:r>
              <w:rPr>
                <w:noProof/>
                <w:sz w:val="28"/>
                <w:szCs w:val="28"/>
              </w:rPr>
              <w:t>Trạng thái hiện tại</w:t>
            </w:r>
          </w:p>
        </w:tc>
        <w:tc>
          <w:tcPr>
            <w:tcW w:w="749" w:type="pct"/>
            <w:vAlign w:val="center"/>
          </w:tcPr>
          <w:p w14:paraId="500A5BB7" w14:textId="77777777" w:rsidR="00B06E63" w:rsidRPr="000A20DB" w:rsidRDefault="00B06E63" w:rsidP="00B06E63">
            <w:pPr>
              <w:widowControl w:val="0"/>
              <w:tabs>
                <w:tab w:val="left" w:pos="180"/>
              </w:tabs>
              <w:jc w:val="both"/>
              <w:rPr>
                <w:sz w:val="28"/>
                <w:szCs w:val="28"/>
                <w:lang w:val="vi-VN"/>
              </w:rPr>
            </w:pPr>
            <w:r>
              <w:rPr>
                <w:sz w:val="28"/>
                <w:szCs w:val="28"/>
                <w:lang w:val="vi-VN"/>
              </w:rPr>
              <w:t>Textbox</w:t>
            </w:r>
          </w:p>
        </w:tc>
        <w:tc>
          <w:tcPr>
            <w:tcW w:w="2142" w:type="pct"/>
            <w:vAlign w:val="center"/>
          </w:tcPr>
          <w:p w14:paraId="386D5851" w14:textId="77777777" w:rsidR="00B06E63" w:rsidRDefault="00B06E63" w:rsidP="00B06E63">
            <w:pPr>
              <w:widowControl w:val="0"/>
              <w:tabs>
                <w:tab w:val="left" w:pos="180"/>
              </w:tabs>
              <w:jc w:val="both"/>
              <w:rPr>
                <w:sz w:val="28"/>
                <w:szCs w:val="28"/>
              </w:rPr>
            </w:pPr>
            <w:r>
              <w:rPr>
                <w:sz w:val="28"/>
                <w:szCs w:val="28"/>
              </w:rPr>
              <w:t>Hệ thống tự động fill, gồm các trạng thái:</w:t>
            </w:r>
          </w:p>
          <w:p w14:paraId="55E1F749" w14:textId="77777777" w:rsidR="00B06E63" w:rsidRDefault="00B06E63" w:rsidP="00B06E63">
            <w:pPr>
              <w:widowControl w:val="0"/>
              <w:numPr>
                <w:ilvl w:val="0"/>
                <w:numId w:val="15"/>
              </w:numPr>
              <w:tabs>
                <w:tab w:val="left" w:pos="180"/>
              </w:tabs>
              <w:jc w:val="both"/>
              <w:rPr>
                <w:sz w:val="28"/>
                <w:szCs w:val="28"/>
              </w:rPr>
            </w:pPr>
            <w:r>
              <w:rPr>
                <w:sz w:val="28"/>
                <w:szCs w:val="28"/>
              </w:rPr>
              <w:t>Chưa thanh toán</w:t>
            </w:r>
          </w:p>
          <w:p w14:paraId="58D89FE2" w14:textId="77777777" w:rsidR="00B06E63" w:rsidRDefault="00B06E63" w:rsidP="00B06E63">
            <w:pPr>
              <w:widowControl w:val="0"/>
              <w:numPr>
                <w:ilvl w:val="0"/>
                <w:numId w:val="15"/>
              </w:numPr>
              <w:tabs>
                <w:tab w:val="left" w:pos="180"/>
              </w:tabs>
              <w:jc w:val="both"/>
              <w:rPr>
                <w:sz w:val="28"/>
                <w:szCs w:val="28"/>
              </w:rPr>
            </w:pPr>
            <w:r>
              <w:rPr>
                <w:sz w:val="28"/>
                <w:szCs w:val="28"/>
              </w:rPr>
              <w:t xml:space="preserve">Đang thanh toán </w:t>
            </w:r>
          </w:p>
          <w:p w14:paraId="097A7E51" w14:textId="77777777" w:rsidR="00B06E63" w:rsidRPr="000A20DB" w:rsidRDefault="00B06E63" w:rsidP="00B06E63">
            <w:pPr>
              <w:widowControl w:val="0"/>
              <w:numPr>
                <w:ilvl w:val="0"/>
                <w:numId w:val="15"/>
              </w:numPr>
              <w:tabs>
                <w:tab w:val="left" w:pos="180"/>
              </w:tabs>
              <w:jc w:val="both"/>
              <w:rPr>
                <w:sz w:val="28"/>
                <w:szCs w:val="28"/>
              </w:rPr>
            </w:pPr>
            <w:r>
              <w:rPr>
                <w:sz w:val="28"/>
                <w:szCs w:val="28"/>
              </w:rPr>
              <w:t>Đã chốt thanh toán</w:t>
            </w:r>
          </w:p>
        </w:tc>
      </w:tr>
    </w:tbl>
    <w:p w14:paraId="04F29E2E" w14:textId="77777777" w:rsidR="00B06E63" w:rsidRDefault="00B06E63" w:rsidP="00B06E63">
      <w:pPr>
        <w:pStyle w:val="BodyText"/>
        <w:numPr>
          <w:ilvl w:val="0"/>
          <w:numId w:val="15"/>
        </w:numPr>
        <w:rPr>
          <w:lang w:eastAsia="zh-CN"/>
        </w:rPr>
      </w:pPr>
      <w:r>
        <w:rPr>
          <w:szCs w:val="28"/>
        </w:rPr>
        <w:t xml:space="preserve">Đợt đấu giá chưa thanh toán, nhấn bắt đấu thanh toán </w:t>
      </w:r>
      <w:r>
        <w:rPr>
          <w:lang w:eastAsia="zh-CN"/>
        </w:rPr>
        <w:t>trạng thái đợt đấu giá chuyển sang đang thanh toán.</w:t>
      </w:r>
    </w:p>
    <w:p w14:paraId="6AAB036E" w14:textId="77777777" w:rsidR="00B06E63" w:rsidRDefault="00B06E63" w:rsidP="00B06E63">
      <w:pPr>
        <w:pStyle w:val="BodyText"/>
        <w:numPr>
          <w:ilvl w:val="0"/>
          <w:numId w:val="15"/>
        </w:numPr>
        <w:rPr>
          <w:lang w:eastAsia="zh-CN"/>
        </w:rPr>
      </w:pPr>
      <w:r>
        <w:rPr>
          <w:lang w:eastAsia="zh-CN"/>
        </w:rPr>
        <w:t xml:space="preserve">Đợt đấu giá trạng thái đang thanh toán, hiển thị button chốt thanh toán, nhấn chốt thanh toán , trạng thái đợt đấu giá là đã chốt thanh toán </w:t>
      </w:r>
    </w:p>
    <w:p w14:paraId="3DAF800F" w14:textId="77777777" w:rsidR="00B06E63" w:rsidRDefault="00B06E63" w:rsidP="00B06E63">
      <w:pPr>
        <w:pStyle w:val="BodyText"/>
        <w:numPr>
          <w:ilvl w:val="0"/>
          <w:numId w:val="15"/>
        </w:numPr>
        <w:rPr>
          <w:lang w:eastAsia="zh-CN"/>
        </w:rPr>
      </w:pPr>
      <w:r>
        <w:rPr>
          <w:lang w:eastAsia="zh-CN"/>
        </w:rPr>
        <w:lastRenderedPageBreak/>
        <w:t>Khi trạng thái đợt đấu giá đã thanh toán, chưa kết thúc đợt đấu giá cho phép mở thanh toán.</w:t>
      </w:r>
    </w:p>
    <w:p w14:paraId="10D084E9" w14:textId="77777777" w:rsidR="00B06E63" w:rsidRDefault="00B06E63" w:rsidP="00B06E63">
      <w:pPr>
        <w:pStyle w:val="Heading5"/>
        <w:numPr>
          <w:ilvl w:val="4"/>
          <w:numId w:val="1"/>
        </w:numPr>
      </w:pPr>
      <w:r>
        <w:t>Thanh toán tiền mua</w:t>
      </w:r>
    </w:p>
    <w:p w14:paraId="2A87A0BC" w14:textId="77777777" w:rsidR="00B06E63" w:rsidRDefault="00B06E63" w:rsidP="00B06E63">
      <w:pPr>
        <w:pStyle w:val="BodyText"/>
        <w:rPr>
          <w:lang w:eastAsia="zh-CN"/>
        </w:rPr>
      </w:pPr>
      <w:r>
        <w:rPr>
          <w:b/>
          <w:lang w:eastAsia="zh-CN"/>
        </w:rPr>
        <w:t xml:space="preserve">Mục đích: </w:t>
      </w:r>
      <w:r>
        <w:rPr>
          <w:lang w:eastAsia="zh-CN"/>
        </w:rPr>
        <w:t>NĐT thanh toán tiền mua</w:t>
      </w:r>
    </w:p>
    <w:p w14:paraId="302E07B7" w14:textId="77777777" w:rsidR="00B06E63" w:rsidRDefault="00B06E63" w:rsidP="00B06E63">
      <w:pPr>
        <w:pStyle w:val="BodyText"/>
        <w:rPr>
          <w:lang w:eastAsia="zh-CN"/>
        </w:rPr>
      </w:pPr>
      <w:r w:rsidRPr="00F93F69">
        <w:rPr>
          <w:b/>
          <w:lang w:eastAsia="zh-CN"/>
        </w:rPr>
        <w:t>Xử lý sự kiện:</w:t>
      </w:r>
      <w:r>
        <w:rPr>
          <w:lang w:eastAsia="zh-CN"/>
        </w:rPr>
        <w:t xml:space="preserve"> </w:t>
      </w:r>
    </w:p>
    <w:p w14:paraId="70EAD2E4" w14:textId="77777777" w:rsidR="00B06E63" w:rsidRPr="00242823" w:rsidRDefault="00B06E63" w:rsidP="00B06E63">
      <w:pPr>
        <w:pStyle w:val="BodyText"/>
        <w:numPr>
          <w:ilvl w:val="0"/>
          <w:numId w:val="15"/>
        </w:numPr>
        <w:rPr>
          <w:szCs w:val="28"/>
        </w:rPr>
      </w:pPr>
      <w:r w:rsidRPr="00242823">
        <w:rPr>
          <w:szCs w:val="28"/>
          <w:lang w:eastAsia="zh-CN"/>
        </w:rPr>
        <w:t xml:space="preserve">Đăng nhập vào hệ thống </w:t>
      </w:r>
      <w:r w:rsidRPr="00926152">
        <w:rPr>
          <w:szCs w:val="28"/>
        </w:rPr>
        <w:sym w:font="Wingdings" w:char="F0E0"/>
      </w:r>
      <w:r w:rsidRPr="00242823">
        <w:rPr>
          <w:szCs w:val="28"/>
          <w:lang w:eastAsia="zh-CN"/>
        </w:rPr>
        <w:t xml:space="preserve"> chọn menu Thanh toán </w:t>
      </w:r>
      <w:r w:rsidRPr="00242823">
        <w:rPr>
          <w:szCs w:val="28"/>
          <w:lang w:val="vi-VN"/>
        </w:rPr>
        <w:t xml:space="preserve"> </w:t>
      </w:r>
      <w:r w:rsidRPr="00926152">
        <w:rPr>
          <w:szCs w:val="28"/>
        </w:rPr>
        <w:sym w:font="Wingdings" w:char="F0E0"/>
      </w:r>
      <w:r w:rsidRPr="00242823">
        <w:rPr>
          <w:szCs w:val="28"/>
        </w:rPr>
        <w:t xml:space="preserve"> chọn chức năng Thanh toán tiền mua</w:t>
      </w:r>
      <w:r>
        <w:rPr>
          <w:szCs w:val="28"/>
        </w:rPr>
        <w:t xml:space="preserve"> </w:t>
      </w:r>
      <w:r w:rsidRPr="00926152">
        <w:rPr>
          <w:szCs w:val="28"/>
        </w:rPr>
        <w:sym w:font="Wingdings" w:char="F0E0"/>
      </w:r>
      <w:r>
        <w:rPr>
          <w:b/>
          <w:szCs w:val="28"/>
        </w:rPr>
        <w:t xml:space="preserve"> </w:t>
      </w:r>
      <w:r w:rsidRPr="00242823">
        <w:rPr>
          <w:szCs w:val="28"/>
        </w:rPr>
        <w:t>Hệ thống hiển thị màn hình thanh toán tiền mua</w:t>
      </w:r>
    </w:p>
    <w:p w14:paraId="7BA965BE" w14:textId="77777777" w:rsidR="00B06E63" w:rsidRPr="00242823" w:rsidRDefault="00B06E63" w:rsidP="00B06E63">
      <w:pPr>
        <w:pStyle w:val="BodyText"/>
        <w:ind w:left="360" w:firstLine="0"/>
        <w:rPr>
          <w:b/>
          <w:szCs w:val="28"/>
        </w:rPr>
      </w:pPr>
      <w:r w:rsidRPr="00242823">
        <w:rPr>
          <w:b/>
          <w:szCs w:val="28"/>
        </w:rPr>
        <w:t xml:space="preserve">Phân tích : </w:t>
      </w:r>
    </w:p>
    <w:p w14:paraId="2CB12009" w14:textId="77777777" w:rsidR="00B06E63" w:rsidRDefault="00B06E63" w:rsidP="00B06E63">
      <w:pPr>
        <w:pStyle w:val="BodyText"/>
        <w:numPr>
          <w:ilvl w:val="0"/>
          <w:numId w:val="15"/>
        </w:numPr>
        <w:rPr>
          <w:szCs w:val="28"/>
        </w:rPr>
      </w:pPr>
      <w:r>
        <w:rPr>
          <w:szCs w:val="28"/>
        </w:rPr>
        <w:t>Tìm kiếm thông tin thanh toán NĐT, gồm các tiêu chí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
        <w:gridCol w:w="3014"/>
        <w:gridCol w:w="1461"/>
        <w:gridCol w:w="3848"/>
      </w:tblGrid>
      <w:tr w:rsidR="00B06E63" w:rsidRPr="00CD1498" w14:paraId="561BF0CB" w14:textId="77777777" w:rsidTr="00B06E63">
        <w:trPr>
          <w:tblHeader/>
          <w:jc w:val="center"/>
        </w:trPr>
        <w:tc>
          <w:tcPr>
            <w:tcW w:w="427" w:type="pct"/>
            <w:shd w:val="clear" w:color="auto" w:fill="4F81BD"/>
            <w:vAlign w:val="center"/>
          </w:tcPr>
          <w:p w14:paraId="2226D668" w14:textId="77777777" w:rsidR="00B06E63" w:rsidRPr="00CD1498" w:rsidRDefault="00B06E63" w:rsidP="00B06E63">
            <w:pPr>
              <w:widowControl w:val="0"/>
              <w:tabs>
                <w:tab w:val="left" w:pos="180"/>
              </w:tabs>
              <w:jc w:val="both"/>
              <w:rPr>
                <w:b/>
                <w:noProof/>
                <w:szCs w:val="26"/>
              </w:rPr>
            </w:pPr>
            <w:r w:rsidRPr="00CD1498">
              <w:rPr>
                <w:b/>
                <w:noProof/>
                <w:szCs w:val="26"/>
              </w:rPr>
              <w:t>STT</w:t>
            </w:r>
          </w:p>
        </w:tc>
        <w:tc>
          <w:tcPr>
            <w:tcW w:w="1682" w:type="pct"/>
            <w:shd w:val="clear" w:color="auto" w:fill="4F81BD"/>
            <w:vAlign w:val="center"/>
          </w:tcPr>
          <w:p w14:paraId="46FC2527" w14:textId="77777777" w:rsidR="00B06E63" w:rsidRPr="00CD1498" w:rsidRDefault="00B06E63" w:rsidP="00B06E63">
            <w:pPr>
              <w:widowControl w:val="0"/>
              <w:tabs>
                <w:tab w:val="left" w:pos="180"/>
              </w:tabs>
              <w:jc w:val="both"/>
              <w:rPr>
                <w:b/>
                <w:noProof/>
                <w:szCs w:val="26"/>
              </w:rPr>
            </w:pPr>
            <w:r w:rsidRPr="00CD1498">
              <w:rPr>
                <w:b/>
                <w:noProof/>
                <w:szCs w:val="26"/>
              </w:rPr>
              <w:t>Tên trường</w:t>
            </w:r>
          </w:p>
        </w:tc>
        <w:tc>
          <w:tcPr>
            <w:tcW w:w="749" w:type="pct"/>
            <w:shd w:val="clear" w:color="auto" w:fill="4F81BD"/>
            <w:vAlign w:val="center"/>
          </w:tcPr>
          <w:p w14:paraId="522A2D0C" w14:textId="77777777" w:rsidR="00B06E63" w:rsidRPr="00CD1498" w:rsidRDefault="00B06E63" w:rsidP="00B06E63">
            <w:pPr>
              <w:widowControl w:val="0"/>
              <w:tabs>
                <w:tab w:val="left" w:pos="180"/>
              </w:tabs>
              <w:jc w:val="both"/>
              <w:rPr>
                <w:b/>
                <w:noProof/>
                <w:szCs w:val="26"/>
              </w:rPr>
            </w:pPr>
            <w:r w:rsidRPr="00CD1498">
              <w:rPr>
                <w:b/>
                <w:noProof/>
                <w:szCs w:val="26"/>
              </w:rPr>
              <w:t>Định dạng</w:t>
            </w:r>
          </w:p>
        </w:tc>
        <w:tc>
          <w:tcPr>
            <w:tcW w:w="2142" w:type="pct"/>
            <w:shd w:val="clear" w:color="auto" w:fill="4F81BD"/>
            <w:vAlign w:val="center"/>
          </w:tcPr>
          <w:p w14:paraId="370F0412" w14:textId="77777777" w:rsidR="00B06E63" w:rsidRPr="00CD1498" w:rsidRDefault="00B06E63" w:rsidP="00B06E63">
            <w:pPr>
              <w:widowControl w:val="0"/>
              <w:tabs>
                <w:tab w:val="left" w:pos="180"/>
              </w:tabs>
              <w:jc w:val="both"/>
              <w:rPr>
                <w:b/>
                <w:noProof/>
                <w:szCs w:val="26"/>
              </w:rPr>
            </w:pPr>
            <w:r w:rsidRPr="00CD1498">
              <w:rPr>
                <w:b/>
                <w:noProof/>
                <w:szCs w:val="26"/>
              </w:rPr>
              <w:t>Mô tả</w:t>
            </w:r>
          </w:p>
        </w:tc>
      </w:tr>
      <w:tr w:rsidR="00B06E63" w:rsidRPr="00CD1498" w14:paraId="35672E44" w14:textId="77777777" w:rsidTr="00B06E63">
        <w:trPr>
          <w:jc w:val="center"/>
        </w:trPr>
        <w:tc>
          <w:tcPr>
            <w:tcW w:w="427" w:type="pct"/>
            <w:vAlign w:val="center"/>
          </w:tcPr>
          <w:p w14:paraId="08F175D0" w14:textId="77777777" w:rsidR="00B06E63" w:rsidRPr="00D906FC" w:rsidRDefault="00B06E63" w:rsidP="00B06E63">
            <w:pPr>
              <w:numPr>
                <w:ilvl w:val="0"/>
                <w:numId w:val="93"/>
              </w:numPr>
              <w:spacing w:before="240" w:after="0"/>
              <w:jc w:val="both"/>
              <w:rPr>
                <w:sz w:val="28"/>
                <w:szCs w:val="28"/>
              </w:rPr>
            </w:pPr>
          </w:p>
        </w:tc>
        <w:tc>
          <w:tcPr>
            <w:tcW w:w="1682" w:type="pct"/>
            <w:vAlign w:val="center"/>
          </w:tcPr>
          <w:p w14:paraId="32416CC7" w14:textId="77777777" w:rsidR="00B06E63" w:rsidRPr="00D906FC" w:rsidRDefault="00B06E63" w:rsidP="00B06E63">
            <w:pPr>
              <w:widowControl w:val="0"/>
              <w:tabs>
                <w:tab w:val="left" w:pos="180"/>
              </w:tabs>
              <w:jc w:val="both"/>
              <w:rPr>
                <w:noProof/>
                <w:sz w:val="28"/>
                <w:szCs w:val="28"/>
              </w:rPr>
            </w:pPr>
            <w:r>
              <w:rPr>
                <w:noProof/>
                <w:sz w:val="28"/>
                <w:szCs w:val="28"/>
              </w:rPr>
              <w:t>Đợt đấu giá</w:t>
            </w:r>
          </w:p>
        </w:tc>
        <w:tc>
          <w:tcPr>
            <w:tcW w:w="749" w:type="pct"/>
            <w:vAlign w:val="center"/>
          </w:tcPr>
          <w:p w14:paraId="12F6DB53" w14:textId="77777777" w:rsidR="00B06E63" w:rsidRPr="00D906FC" w:rsidRDefault="00B06E63" w:rsidP="00B06E63">
            <w:pPr>
              <w:widowControl w:val="0"/>
              <w:tabs>
                <w:tab w:val="left" w:pos="180"/>
              </w:tabs>
              <w:jc w:val="both"/>
              <w:rPr>
                <w:sz w:val="28"/>
                <w:szCs w:val="28"/>
              </w:rPr>
            </w:pPr>
            <w:r>
              <w:rPr>
                <w:sz w:val="28"/>
                <w:szCs w:val="28"/>
              </w:rPr>
              <w:t xml:space="preserve">Combobox </w:t>
            </w:r>
          </w:p>
        </w:tc>
        <w:tc>
          <w:tcPr>
            <w:tcW w:w="2142" w:type="pct"/>
            <w:vAlign w:val="center"/>
          </w:tcPr>
          <w:p w14:paraId="2348A824" w14:textId="77777777" w:rsidR="00B06E63" w:rsidRPr="00D906FC" w:rsidRDefault="00B06E63" w:rsidP="00B06E63">
            <w:pPr>
              <w:widowControl w:val="0"/>
              <w:tabs>
                <w:tab w:val="left" w:pos="180"/>
              </w:tabs>
              <w:jc w:val="both"/>
              <w:rPr>
                <w:sz w:val="28"/>
                <w:szCs w:val="28"/>
              </w:rPr>
            </w:pPr>
            <w:r>
              <w:rPr>
                <w:sz w:val="28"/>
                <w:szCs w:val="28"/>
              </w:rPr>
              <w:t>Hiển thị danh sách các đợt đấu giá trạng thái đã xác định kết quả</w:t>
            </w:r>
          </w:p>
        </w:tc>
      </w:tr>
      <w:tr w:rsidR="00B06E63" w:rsidRPr="00CD1498" w14:paraId="795B3457" w14:textId="77777777" w:rsidTr="00B06E63">
        <w:trPr>
          <w:jc w:val="center"/>
        </w:trPr>
        <w:tc>
          <w:tcPr>
            <w:tcW w:w="427" w:type="pct"/>
            <w:vAlign w:val="center"/>
          </w:tcPr>
          <w:p w14:paraId="5266C197" w14:textId="77777777" w:rsidR="00B06E63" w:rsidRPr="00D906FC" w:rsidRDefault="00B06E63" w:rsidP="00B06E63">
            <w:pPr>
              <w:numPr>
                <w:ilvl w:val="0"/>
                <w:numId w:val="93"/>
              </w:numPr>
              <w:spacing w:before="240" w:after="0"/>
              <w:jc w:val="both"/>
              <w:rPr>
                <w:sz w:val="28"/>
                <w:szCs w:val="28"/>
              </w:rPr>
            </w:pPr>
          </w:p>
        </w:tc>
        <w:tc>
          <w:tcPr>
            <w:tcW w:w="1682" w:type="pct"/>
            <w:vAlign w:val="center"/>
          </w:tcPr>
          <w:p w14:paraId="4B1DA45B" w14:textId="77777777" w:rsidR="00B06E63" w:rsidRDefault="00B06E63" w:rsidP="00B06E63">
            <w:pPr>
              <w:widowControl w:val="0"/>
              <w:tabs>
                <w:tab w:val="left" w:pos="180"/>
              </w:tabs>
              <w:jc w:val="both"/>
              <w:rPr>
                <w:noProof/>
                <w:sz w:val="28"/>
                <w:szCs w:val="28"/>
              </w:rPr>
            </w:pPr>
            <w:r>
              <w:rPr>
                <w:noProof/>
                <w:sz w:val="28"/>
                <w:szCs w:val="28"/>
              </w:rPr>
              <w:t>Thành viên</w:t>
            </w:r>
          </w:p>
        </w:tc>
        <w:tc>
          <w:tcPr>
            <w:tcW w:w="749" w:type="pct"/>
            <w:vAlign w:val="center"/>
          </w:tcPr>
          <w:p w14:paraId="4B37237B" w14:textId="77777777" w:rsidR="00B06E63" w:rsidRPr="00D906FC" w:rsidRDefault="00B06E63" w:rsidP="00B06E63">
            <w:pPr>
              <w:widowControl w:val="0"/>
              <w:tabs>
                <w:tab w:val="left" w:pos="180"/>
              </w:tabs>
              <w:jc w:val="both"/>
              <w:rPr>
                <w:sz w:val="28"/>
                <w:szCs w:val="28"/>
              </w:rPr>
            </w:pPr>
            <w:r>
              <w:rPr>
                <w:sz w:val="28"/>
                <w:szCs w:val="28"/>
              </w:rPr>
              <w:t xml:space="preserve">Combobox </w:t>
            </w:r>
          </w:p>
        </w:tc>
        <w:tc>
          <w:tcPr>
            <w:tcW w:w="2142" w:type="pct"/>
            <w:vAlign w:val="center"/>
          </w:tcPr>
          <w:p w14:paraId="1D58F928" w14:textId="77777777" w:rsidR="00B06E63" w:rsidRPr="00D906FC" w:rsidRDefault="00B06E63" w:rsidP="00B06E63">
            <w:pPr>
              <w:widowControl w:val="0"/>
              <w:tabs>
                <w:tab w:val="left" w:pos="180"/>
              </w:tabs>
              <w:jc w:val="both"/>
              <w:rPr>
                <w:sz w:val="28"/>
                <w:szCs w:val="28"/>
              </w:rPr>
            </w:pPr>
            <w:r>
              <w:rPr>
                <w:sz w:val="28"/>
                <w:szCs w:val="28"/>
              </w:rPr>
              <w:t>Thành viên của đợt đấu giá</w:t>
            </w:r>
          </w:p>
        </w:tc>
      </w:tr>
      <w:tr w:rsidR="00B06E63" w:rsidRPr="00CD1498" w14:paraId="03DB0F48" w14:textId="77777777" w:rsidTr="00B06E63">
        <w:trPr>
          <w:jc w:val="center"/>
        </w:trPr>
        <w:tc>
          <w:tcPr>
            <w:tcW w:w="427" w:type="pct"/>
            <w:vAlign w:val="center"/>
          </w:tcPr>
          <w:p w14:paraId="3AF3F261" w14:textId="77777777" w:rsidR="00B06E63" w:rsidRPr="00D906FC" w:rsidRDefault="00B06E63" w:rsidP="00B06E63">
            <w:pPr>
              <w:numPr>
                <w:ilvl w:val="0"/>
                <w:numId w:val="93"/>
              </w:numPr>
              <w:spacing w:before="240" w:after="0"/>
              <w:jc w:val="both"/>
              <w:rPr>
                <w:sz w:val="28"/>
                <w:szCs w:val="28"/>
              </w:rPr>
            </w:pPr>
          </w:p>
        </w:tc>
        <w:tc>
          <w:tcPr>
            <w:tcW w:w="1682" w:type="pct"/>
            <w:vAlign w:val="center"/>
          </w:tcPr>
          <w:p w14:paraId="3BA647FC" w14:textId="77777777" w:rsidR="00B06E63" w:rsidRDefault="00B06E63" w:rsidP="00B06E63">
            <w:pPr>
              <w:widowControl w:val="0"/>
              <w:tabs>
                <w:tab w:val="left" w:pos="180"/>
              </w:tabs>
              <w:jc w:val="both"/>
              <w:rPr>
                <w:noProof/>
                <w:sz w:val="28"/>
                <w:szCs w:val="28"/>
              </w:rPr>
            </w:pPr>
            <w:r>
              <w:rPr>
                <w:noProof/>
                <w:sz w:val="28"/>
                <w:szCs w:val="28"/>
              </w:rPr>
              <w:t>CMTND/HC/GPKD</w:t>
            </w:r>
          </w:p>
        </w:tc>
        <w:tc>
          <w:tcPr>
            <w:tcW w:w="749" w:type="pct"/>
            <w:vAlign w:val="center"/>
          </w:tcPr>
          <w:p w14:paraId="752452BB" w14:textId="77777777" w:rsidR="00B06E63" w:rsidRPr="00D906FC" w:rsidRDefault="00B06E63" w:rsidP="00B06E63">
            <w:pPr>
              <w:widowControl w:val="0"/>
              <w:tabs>
                <w:tab w:val="left" w:pos="180"/>
              </w:tabs>
              <w:jc w:val="both"/>
              <w:rPr>
                <w:sz w:val="28"/>
                <w:szCs w:val="28"/>
              </w:rPr>
            </w:pPr>
            <w:r>
              <w:rPr>
                <w:sz w:val="28"/>
                <w:szCs w:val="28"/>
              </w:rPr>
              <w:t xml:space="preserve">Textbox </w:t>
            </w:r>
          </w:p>
        </w:tc>
        <w:tc>
          <w:tcPr>
            <w:tcW w:w="2142" w:type="pct"/>
            <w:vAlign w:val="center"/>
          </w:tcPr>
          <w:p w14:paraId="0D86B504" w14:textId="77777777" w:rsidR="00B06E63" w:rsidRPr="00D906FC" w:rsidRDefault="00B06E63" w:rsidP="00B06E63">
            <w:pPr>
              <w:widowControl w:val="0"/>
              <w:tabs>
                <w:tab w:val="left" w:pos="180"/>
              </w:tabs>
              <w:jc w:val="both"/>
              <w:rPr>
                <w:sz w:val="28"/>
                <w:szCs w:val="28"/>
              </w:rPr>
            </w:pPr>
            <w:r>
              <w:rPr>
                <w:sz w:val="28"/>
                <w:szCs w:val="28"/>
              </w:rPr>
              <w:t>Nhập số chứng minh thư nhân dân, hộ chiếu hoặc số giấy phép kinh doanh</w:t>
            </w:r>
          </w:p>
        </w:tc>
      </w:tr>
      <w:tr w:rsidR="00B06E63" w:rsidRPr="00CD1498" w14:paraId="4A5756BB" w14:textId="77777777" w:rsidTr="00B06E63">
        <w:trPr>
          <w:jc w:val="center"/>
        </w:trPr>
        <w:tc>
          <w:tcPr>
            <w:tcW w:w="427" w:type="pct"/>
            <w:vAlign w:val="center"/>
          </w:tcPr>
          <w:p w14:paraId="05E5F2CF" w14:textId="77777777" w:rsidR="00B06E63" w:rsidRPr="00D906FC" w:rsidRDefault="00B06E63" w:rsidP="00B06E63">
            <w:pPr>
              <w:numPr>
                <w:ilvl w:val="0"/>
                <w:numId w:val="93"/>
              </w:numPr>
              <w:spacing w:before="240" w:after="0"/>
              <w:jc w:val="both"/>
              <w:rPr>
                <w:sz w:val="28"/>
                <w:szCs w:val="28"/>
              </w:rPr>
            </w:pPr>
          </w:p>
        </w:tc>
        <w:tc>
          <w:tcPr>
            <w:tcW w:w="1682" w:type="pct"/>
            <w:vAlign w:val="center"/>
          </w:tcPr>
          <w:p w14:paraId="61A0A4C5" w14:textId="77777777" w:rsidR="00B06E63" w:rsidRDefault="00B06E63" w:rsidP="00B06E63">
            <w:pPr>
              <w:widowControl w:val="0"/>
              <w:tabs>
                <w:tab w:val="left" w:pos="180"/>
              </w:tabs>
              <w:jc w:val="both"/>
              <w:rPr>
                <w:noProof/>
                <w:sz w:val="28"/>
                <w:szCs w:val="28"/>
              </w:rPr>
            </w:pPr>
            <w:r>
              <w:rPr>
                <w:noProof/>
                <w:sz w:val="28"/>
                <w:szCs w:val="28"/>
              </w:rPr>
              <w:t>Mã NĐT</w:t>
            </w:r>
          </w:p>
        </w:tc>
        <w:tc>
          <w:tcPr>
            <w:tcW w:w="749" w:type="pct"/>
            <w:vAlign w:val="center"/>
          </w:tcPr>
          <w:p w14:paraId="6ADE14E5" w14:textId="77777777" w:rsidR="00B06E63" w:rsidRPr="00D906FC" w:rsidRDefault="00B06E63" w:rsidP="00B06E63">
            <w:pPr>
              <w:widowControl w:val="0"/>
              <w:tabs>
                <w:tab w:val="left" w:pos="180"/>
              </w:tabs>
              <w:jc w:val="both"/>
              <w:rPr>
                <w:sz w:val="28"/>
                <w:szCs w:val="28"/>
              </w:rPr>
            </w:pPr>
            <w:r>
              <w:rPr>
                <w:sz w:val="28"/>
                <w:szCs w:val="28"/>
              </w:rPr>
              <w:t>Textbox</w:t>
            </w:r>
          </w:p>
        </w:tc>
        <w:tc>
          <w:tcPr>
            <w:tcW w:w="2142" w:type="pct"/>
            <w:vAlign w:val="center"/>
          </w:tcPr>
          <w:p w14:paraId="64D494A4" w14:textId="77777777" w:rsidR="00B06E63" w:rsidRPr="00D906FC" w:rsidRDefault="00B06E63" w:rsidP="00B06E63">
            <w:pPr>
              <w:widowControl w:val="0"/>
              <w:tabs>
                <w:tab w:val="left" w:pos="180"/>
              </w:tabs>
              <w:jc w:val="both"/>
              <w:rPr>
                <w:sz w:val="28"/>
                <w:szCs w:val="28"/>
              </w:rPr>
            </w:pPr>
            <w:r>
              <w:rPr>
                <w:sz w:val="28"/>
                <w:szCs w:val="28"/>
              </w:rPr>
              <w:t xml:space="preserve">Nhập mã nhà đầu tư đợt đấu giá </w:t>
            </w:r>
          </w:p>
        </w:tc>
      </w:tr>
    </w:tbl>
    <w:p w14:paraId="13A72724" w14:textId="77777777" w:rsidR="00B06E63" w:rsidRDefault="00B06E63" w:rsidP="00B06E63">
      <w:pPr>
        <w:pStyle w:val="BodyText"/>
        <w:numPr>
          <w:ilvl w:val="0"/>
          <w:numId w:val="15"/>
        </w:numPr>
        <w:rPr>
          <w:lang w:eastAsia="zh-CN"/>
        </w:rPr>
      </w:pPr>
      <w:r>
        <w:rPr>
          <w:lang w:eastAsia="zh-CN"/>
        </w:rPr>
        <w:t>Hiển thị thông tin thanh toán chi tiết của NĐT gồm các thông tin: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5"/>
        <w:gridCol w:w="3048"/>
        <w:gridCol w:w="1357"/>
        <w:gridCol w:w="3882"/>
      </w:tblGrid>
      <w:tr w:rsidR="00B06E63" w:rsidRPr="002A4DC9" w14:paraId="2572989E" w14:textId="77777777" w:rsidTr="00B06E63">
        <w:trPr>
          <w:tblHeader/>
          <w:jc w:val="center"/>
        </w:trPr>
        <w:tc>
          <w:tcPr>
            <w:tcW w:w="427" w:type="pct"/>
            <w:shd w:val="clear" w:color="auto" w:fill="4F81BD"/>
            <w:vAlign w:val="center"/>
          </w:tcPr>
          <w:p w14:paraId="0E955670" w14:textId="77777777" w:rsidR="00B06E63" w:rsidRPr="002A4DC9" w:rsidRDefault="00B06E63" w:rsidP="00B06E63">
            <w:pPr>
              <w:widowControl w:val="0"/>
              <w:tabs>
                <w:tab w:val="left" w:pos="180"/>
              </w:tabs>
              <w:jc w:val="both"/>
              <w:rPr>
                <w:b/>
                <w:noProof/>
                <w:szCs w:val="26"/>
              </w:rPr>
            </w:pPr>
            <w:r w:rsidRPr="002A4DC9">
              <w:rPr>
                <w:b/>
                <w:noProof/>
                <w:szCs w:val="26"/>
              </w:rPr>
              <w:t>STT</w:t>
            </w:r>
          </w:p>
        </w:tc>
        <w:tc>
          <w:tcPr>
            <w:tcW w:w="1682" w:type="pct"/>
            <w:shd w:val="clear" w:color="auto" w:fill="4F81BD"/>
            <w:vAlign w:val="center"/>
          </w:tcPr>
          <w:p w14:paraId="1221CFAC" w14:textId="77777777" w:rsidR="00B06E63" w:rsidRPr="002A4DC9" w:rsidRDefault="00B06E63" w:rsidP="00B06E63">
            <w:pPr>
              <w:widowControl w:val="0"/>
              <w:tabs>
                <w:tab w:val="left" w:pos="180"/>
              </w:tabs>
              <w:jc w:val="both"/>
              <w:rPr>
                <w:b/>
                <w:noProof/>
                <w:szCs w:val="26"/>
              </w:rPr>
            </w:pPr>
            <w:r w:rsidRPr="002A4DC9">
              <w:rPr>
                <w:b/>
                <w:noProof/>
                <w:szCs w:val="26"/>
              </w:rPr>
              <w:t>Tên trường</w:t>
            </w:r>
          </w:p>
        </w:tc>
        <w:tc>
          <w:tcPr>
            <w:tcW w:w="749" w:type="pct"/>
            <w:shd w:val="clear" w:color="auto" w:fill="4F81BD"/>
            <w:vAlign w:val="center"/>
          </w:tcPr>
          <w:p w14:paraId="3628A9D0" w14:textId="77777777" w:rsidR="00B06E63" w:rsidRPr="002A4DC9" w:rsidRDefault="00B06E63" w:rsidP="00B06E63">
            <w:pPr>
              <w:widowControl w:val="0"/>
              <w:tabs>
                <w:tab w:val="left" w:pos="180"/>
              </w:tabs>
              <w:jc w:val="both"/>
              <w:rPr>
                <w:b/>
                <w:noProof/>
                <w:szCs w:val="26"/>
              </w:rPr>
            </w:pPr>
            <w:r w:rsidRPr="002A4DC9">
              <w:rPr>
                <w:b/>
                <w:noProof/>
                <w:szCs w:val="26"/>
              </w:rPr>
              <w:t>Định dạng</w:t>
            </w:r>
          </w:p>
        </w:tc>
        <w:tc>
          <w:tcPr>
            <w:tcW w:w="2142" w:type="pct"/>
            <w:shd w:val="clear" w:color="auto" w:fill="4F81BD"/>
            <w:vAlign w:val="center"/>
          </w:tcPr>
          <w:p w14:paraId="51077078" w14:textId="77777777" w:rsidR="00B06E63" w:rsidRPr="002A4DC9" w:rsidRDefault="00B06E63" w:rsidP="00B06E63">
            <w:pPr>
              <w:widowControl w:val="0"/>
              <w:tabs>
                <w:tab w:val="left" w:pos="180"/>
              </w:tabs>
              <w:jc w:val="both"/>
              <w:rPr>
                <w:b/>
                <w:noProof/>
                <w:szCs w:val="26"/>
              </w:rPr>
            </w:pPr>
            <w:r w:rsidRPr="002A4DC9">
              <w:rPr>
                <w:b/>
                <w:noProof/>
                <w:szCs w:val="26"/>
              </w:rPr>
              <w:t>Mô tả</w:t>
            </w:r>
          </w:p>
        </w:tc>
      </w:tr>
      <w:tr w:rsidR="00B06E63" w:rsidRPr="002A4DC9" w14:paraId="6913E8D0" w14:textId="77777777" w:rsidTr="00B06E63">
        <w:trPr>
          <w:jc w:val="center"/>
        </w:trPr>
        <w:tc>
          <w:tcPr>
            <w:tcW w:w="427" w:type="pct"/>
            <w:vAlign w:val="center"/>
          </w:tcPr>
          <w:p w14:paraId="3855A3E4" w14:textId="77777777" w:rsidR="00B06E63" w:rsidRPr="00F30713" w:rsidRDefault="00B06E63" w:rsidP="00B06E63">
            <w:pPr>
              <w:numPr>
                <w:ilvl w:val="0"/>
                <w:numId w:val="94"/>
              </w:numPr>
              <w:spacing w:before="240" w:after="0"/>
              <w:jc w:val="both"/>
              <w:rPr>
                <w:sz w:val="28"/>
                <w:szCs w:val="28"/>
              </w:rPr>
            </w:pPr>
          </w:p>
        </w:tc>
        <w:tc>
          <w:tcPr>
            <w:tcW w:w="1682" w:type="pct"/>
            <w:vAlign w:val="center"/>
          </w:tcPr>
          <w:p w14:paraId="487D2809" w14:textId="77777777" w:rsidR="00B06E63" w:rsidRPr="00F30713" w:rsidRDefault="00B06E63" w:rsidP="00B06E63">
            <w:pPr>
              <w:widowControl w:val="0"/>
              <w:tabs>
                <w:tab w:val="left" w:pos="180"/>
              </w:tabs>
              <w:jc w:val="both"/>
              <w:rPr>
                <w:noProof/>
                <w:sz w:val="28"/>
                <w:szCs w:val="28"/>
              </w:rPr>
            </w:pPr>
            <w:r>
              <w:rPr>
                <w:noProof/>
                <w:sz w:val="28"/>
                <w:szCs w:val="28"/>
              </w:rPr>
              <w:t>Tên NĐT</w:t>
            </w:r>
          </w:p>
        </w:tc>
        <w:tc>
          <w:tcPr>
            <w:tcW w:w="749" w:type="pct"/>
            <w:vAlign w:val="center"/>
          </w:tcPr>
          <w:p w14:paraId="0475C2AE" w14:textId="77777777" w:rsidR="00B06E63" w:rsidRPr="00F30713" w:rsidRDefault="00B06E63" w:rsidP="00B06E63">
            <w:pPr>
              <w:widowControl w:val="0"/>
              <w:tabs>
                <w:tab w:val="left" w:pos="180"/>
              </w:tabs>
              <w:jc w:val="both"/>
              <w:rPr>
                <w:sz w:val="28"/>
                <w:szCs w:val="28"/>
                <w:lang w:val="vi-VN"/>
              </w:rPr>
            </w:pPr>
            <w:r>
              <w:rPr>
                <w:sz w:val="28"/>
                <w:szCs w:val="28"/>
                <w:lang w:val="vi-VN"/>
              </w:rPr>
              <w:t xml:space="preserve">Textbox </w:t>
            </w:r>
          </w:p>
        </w:tc>
        <w:tc>
          <w:tcPr>
            <w:tcW w:w="2142" w:type="pct"/>
            <w:vAlign w:val="center"/>
          </w:tcPr>
          <w:p w14:paraId="34BA45C8" w14:textId="77777777" w:rsidR="00B06E63" w:rsidRPr="00F30713" w:rsidRDefault="00B06E63" w:rsidP="00B06E63">
            <w:pPr>
              <w:widowControl w:val="0"/>
              <w:tabs>
                <w:tab w:val="left" w:pos="180"/>
              </w:tabs>
              <w:jc w:val="both"/>
              <w:rPr>
                <w:sz w:val="28"/>
                <w:szCs w:val="28"/>
              </w:rPr>
            </w:pPr>
            <w:r>
              <w:rPr>
                <w:sz w:val="28"/>
                <w:szCs w:val="28"/>
              </w:rPr>
              <w:t>Hệ thống tự động fill, enable</w:t>
            </w:r>
          </w:p>
        </w:tc>
      </w:tr>
      <w:tr w:rsidR="00B06E63" w:rsidRPr="002A4DC9" w14:paraId="338563F0" w14:textId="77777777" w:rsidTr="00B06E63">
        <w:trPr>
          <w:jc w:val="center"/>
        </w:trPr>
        <w:tc>
          <w:tcPr>
            <w:tcW w:w="427" w:type="pct"/>
            <w:vAlign w:val="center"/>
          </w:tcPr>
          <w:p w14:paraId="3BD767A1" w14:textId="77777777" w:rsidR="00B06E63" w:rsidRPr="00F30713" w:rsidRDefault="00B06E63" w:rsidP="00B06E63">
            <w:pPr>
              <w:numPr>
                <w:ilvl w:val="0"/>
                <w:numId w:val="94"/>
              </w:numPr>
              <w:spacing w:before="240" w:after="0"/>
              <w:jc w:val="both"/>
              <w:rPr>
                <w:sz w:val="28"/>
                <w:szCs w:val="28"/>
              </w:rPr>
            </w:pPr>
          </w:p>
        </w:tc>
        <w:tc>
          <w:tcPr>
            <w:tcW w:w="1682" w:type="pct"/>
            <w:vAlign w:val="center"/>
          </w:tcPr>
          <w:p w14:paraId="51AF4CD3" w14:textId="77777777" w:rsidR="00B06E63" w:rsidRPr="00F30713" w:rsidRDefault="00B06E63" w:rsidP="00B06E63">
            <w:pPr>
              <w:widowControl w:val="0"/>
              <w:tabs>
                <w:tab w:val="left" w:pos="180"/>
              </w:tabs>
              <w:jc w:val="both"/>
              <w:rPr>
                <w:noProof/>
                <w:sz w:val="28"/>
                <w:szCs w:val="28"/>
              </w:rPr>
            </w:pPr>
            <w:r>
              <w:rPr>
                <w:noProof/>
                <w:sz w:val="28"/>
                <w:szCs w:val="28"/>
              </w:rPr>
              <w:t>Số tiền đặt cọc</w:t>
            </w:r>
          </w:p>
        </w:tc>
        <w:tc>
          <w:tcPr>
            <w:tcW w:w="749" w:type="pct"/>
            <w:vAlign w:val="center"/>
          </w:tcPr>
          <w:p w14:paraId="4D23237A" w14:textId="77777777" w:rsidR="00B06E63" w:rsidRPr="00F30713" w:rsidRDefault="00B06E63" w:rsidP="00B06E63">
            <w:pPr>
              <w:widowControl w:val="0"/>
              <w:tabs>
                <w:tab w:val="left" w:pos="180"/>
              </w:tabs>
              <w:jc w:val="both"/>
              <w:rPr>
                <w:sz w:val="28"/>
                <w:szCs w:val="28"/>
                <w:lang w:val="vi-VN"/>
              </w:rPr>
            </w:pPr>
            <w:r>
              <w:rPr>
                <w:sz w:val="28"/>
                <w:szCs w:val="28"/>
                <w:lang w:val="vi-VN"/>
              </w:rPr>
              <w:t xml:space="preserve">Number </w:t>
            </w:r>
          </w:p>
        </w:tc>
        <w:tc>
          <w:tcPr>
            <w:tcW w:w="2142" w:type="pct"/>
            <w:vAlign w:val="center"/>
          </w:tcPr>
          <w:p w14:paraId="5814DD94" w14:textId="77777777" w:rsidR="00B06E63" w:rsidRPr="00F30713" w:rsidRDefault="00B06E63" w:rsidP="00B06E63">
            <w:pPr>
              <w:widowControl w:val="0"/>
              <w:tabs>
                <w:tab w:val="left" w:pos="180"/>
              </w:tabs>
              <w:jc w:val="both"/>
              <w:rPr>
                <w:sz w:val="28"/>
                <w:szCs w:val="28"/>
              </w:rPr>
            </w:pPr>
            <w:r>
              <w:rPr>
                <w:sz w:val="28"/>
                <w:szCs w:val="28"/>
              </w:rPr>
              <w:t>Hệ thống tự động fill, enable</w:t>
            </w:r>
          </w:p>
        </w:tc>
      </w:tr>
      <w:tr w:rsidR="00B06E63" w:rsidRPr="002A4DC9" w14:paraId="1262D65E" w14:textId="77777777" w:rsidTr="00B06E63">
        <w:trPr>
          <w:jc w:val="center"/>
        </w:trPr>
        <w:tc>
          <w:tcPr>
            <w:tcW w:w="427" w:type="pct"/>
            <w:vAlign w:val="center"/>
          </w:tcPr>
          <w:p w14:paraId="1F57BA9E" w14:textId="77777777" w:rsidR="00B06E63" w:rsidRPr="00F30713" w:rsidRDefault="00B06E63" w:rsidP="00B06E63">
            <w:pPr>
              <w:numPr>
                <w:ilvl w:val="0"/>
                <w:numId w:val="94"/>
              </w:numPr>
              <w:spacing w:before="240" w:after="0"/>
              <w:jc w:val="both"/>
              <w:rPr>
                <w:sz w:val="28"/>
                <w:szCs w:val="28"/>
              </w:rPr>
            </w:pPr>
          </w:p>
        </w:tc>
        <w:tc>
          <w:tcPr>
            <w:tcW w:w="1682" w:type="pct"/>
            <w:vAlign w:val="center"/>
          </w:tcPr>
          <w:p w14:paraId="039EFD5E" w14:textId="77777777" w:rsidR="00B06E63" w:rsidRPr="00F30713" w:rsidRDefault="00B06E63" w:rsidP="00B06E63">
            <w:pPr>
              <w:widowControl w:val="0"/>
              <w:tabs>
                <w:tab w:val="left" w:pos="180"/>
              </w:tabs>
              <w:jc w:val="both"/>
              <w:rPr>
                <w:noProof/>
                <w:sz w:val="28"/>
                <w:szCs w:val="28"/>
              </w:rPr>
            </w:pPr>
            <w:r>
              <w:rPr>
                <w:noProof/>
                <w:sz w:val="28"/>
                <w:szCs w:val="28"/>
              </w:rPr>
              <w:t>Số tiền trúng giá</w:t>
            </w:r>
          </w:p>
        </w:tc>
        <w:tc>
          <w:tcPr>
            <w:tcW w:w="749" w:type="pct"/>
            <w:vAlign w:val="center"/>
          </w:tcPr>
          <w:p w14:paraId="056ABAF2" w14:textId="77777777" w:rsidR="00B06E63" w:rsidRPr="00F30713" w:rsidRDefault="00B06E63" w:rsidP="00B06E63">
            <w:pPr>
              <w:widowControl w:val="0"/>
              <w:tabs>
                <w:tab w:val="left" w:pos="180"/>
              </w:tabs>
              <w:jc w:val="both"/>
              <w:rPr>
                <w:sz w:val="28"/>
                <w:szCs w:val="28"/>
                <w:lang w:val="vi-VN"/>
              </w:rPr>
            </w:pPr>
            <w:r>
              <w:rPr>
                <w:sz w:val="28"/>
                <w:szCs w:val="28"/>
                <w:lang w:val="vi-VN"/>
              </w:rPr>
              <w:t xml:space="preserve">Number </w:t>
            </w:r>
          </w:p>
        </w:tc>
        <w:tc>
          <w:tcPr>
            <w:tcW w:w="2142" w:type="pct"/>
            <w:vAlign w:val="center"/>
          </w:tcPr>
          <w:p w14:paraId="6A928770" w14:textId="77777777" w:rsidR="00B06E63" w:rsidRPr="00F30713" w:rsidRDefault="00B06E63" w:rsidP="00B06E63">
            <w:pPr>
              <w:widowControl w:val="0"/>
              <w:tabs>
                <w:tab w:val="left" w:pos="180"/>
              </w:tabs>
              <w:jc w:val="both"/>
              <w:rPr>
                <w:sz w:val="28"/>
                <w:szCs w:val="28"/>
              </w:rPr>
            </w:pPr>
            <w:r>
              <w:rPr>
                <w:sz w:val="28"/>
                <w:szCs w:val="28"/>
              </w:rPr>
              <w:t>Hệ thống tự động fill, enable</w:t>
            </w:r>
          </w:p>
        </w:tc>
      </w:tr>
      <w:tr w:rsidR="00B06E63" w:rsidRPr="002A4DC9" w14:paraId="112BE2A7" w14:textId="77777777" w:rsidTr="00B06E63">
        <w:trPr>
          <w:jc w:val="center"/>
        </w:trPr>
        <w:tc>
          <w:tcPr>
            <w:tcW w:w="427" w:type="pct"/>
            <w:vAlign w:val="center"/>
          </w:tcPr>
          <w:p w14:paraId="74C67F3B" w14:textId="77777777" w:rsidR="00B06E63" w:rsidRPr="00F30713" w:rsidRDefault="00B06E63" w:rsidP="00B06E63">
            <w:pPr>
              <w:numPr>
                <w:ilvl w:val="0"/>
                <w:numId w:val="94"/>
              </w:numPr>
              <w:spacing w:before="240" w:after="0"/>
              <w:jc w:val="both"/>
              <w:rPr>
                <w:sz w:val="28"/>
                <w:szCs w:val="28"/>
              </w:rPr>
            </w:pPr>
          </w:p>
        </w:tc>
        <w:tc>
          <w:tcPr>
            <w:tcW w:w="1682" w:type="pct"/>
            <w:vAlign w:val="center"/>
          </w:tcPr>
          <w:p w14:paraId="7E0BE547" w14:textId="77777777" w:rsidR="00B06E63" w:rsidRPr="00F30713" w:rsidRDefault="00B06E63" w:rsidP="00B06E63">
            <w:pPr>
              <w:widowControl w:val="0"/>
              <w:tabs>
                <w:tab w:val="left" w:pos="180"/>
              </w:tabs>
              <w:jc w:val="both"/>
              <w:rPr>
                <w:noProof/>
                <w:sz w:val="28"/>
                <w:szCs w:val="28"/>
              </w:rPr>
            </w:pPr>
            <w:r>
              <w:rPr>
                <w:noProof/>
                <w:sz w:val="28"/>
                <w:szCs w:val="28"/>
              </w:rPr>
              <w:t xml:space="preserve">Số cổ phần trúng giá </w:t>
            </w:r>
          </w:p>
        </w:tc>
        <w:tc>
          <w:tcPr>
            <w:tcW w:w="749" w:type="pct"/>
            <w:vAlign w:val="center"/>
          </w:tcPr>
          <w:p w14:paraId="2967D5E5" w14:textId="77777777" w:rsidR="00B06E63" w:rsidRPr="00F30713" w:rsidRDefault="00B06E63" w:rsidP="00B06E63">
            <w:pPr>
              <w:widowControl w:val="0"/>
              <w:tabs>
                <w:tab w:val="left" w:pos="180"/>
              </w:tabs>
              <w:jc w:val="both"/>
              <w:rPr>
                <w:sz w:val="28"/>
                <w:szCs w:val="28"/>
                <w:lang w:val="vi-VN"/>
              </w:rPr>
            </w:pPr>
            <w:r>
              <w:rPr>
                <w:sz w:val="28"/>
                <w:szCs w:val="28"/>
                <w:lang w:val="vi-VN"/>
              </w:rPr>
              <w:t xml:space="preserve">Number </w:t>
            </w:r>
          </w:p>
        </w:tc>
        <w:tc>
          <w:tcPr>
            <w:tcW w:w="2142" w:type="pct"/>
            <w:vAlign w:val="center"/>
          </w:tcPr>
          <w:p w14:paraId="0F858AD6" w14:textId="77777777" w:rsidR="00B06E63" w:rsidRPr="00F30713" w:rsidRDefault="00B06E63" w:rsidP="00B06E63">
            <w:pPr>
              <w:widowControl w:val="0"/>
              <w:tabs>
                <w:tab w:val="left" w:pos="180"/>
              </w:tabs>
              <w:jc w:val="both"/>
              <w:rPr>
                <w:sz w:val="28"/>
                <w:szCs w:val="28"/>
              </w:rPr>
            </w:pPr>
            <w:r>
              <w:rPr>
                <w:sz w:val="28"/>
                <w:szCs w:val="28"/>
              </w:rPr>
              <w:t>Hệ thống tự động fill, enable</w:t>
            </w:r>
          </w:p>
        </w:tc>
      </w:tr>
      <w:tr w:rsidR="00B06E63" w:rsidRPr="002A4DC9" w14:paraId="2080328F" w14:textId="77777777" w:rsidTr="00B06E63">
        <w:trPr>
          <w:jc w:val="center"/>
        </w:trPr>
        <w:tc>
          <w:tcPr>
            <w:tcW w:w="427" w:type="pct"/>
            <w:vAlign w:val="center"/>
          </w:tcPr>
          <w:p w14:paraId="5BA2C8E7" w14:textId="77777777" w:rsidR="00B06E63" w:rsidRPr="00F30713" w:rsidRDefault="00B06E63" w:rsidP="00B06E63">
            <w:pPr>
              <w:numPr>
                <w:ilvl w:val="0"/>
                <w:numId w:val="94"/>
              </w:numPr>
              <w:spacing w:before="240" w:after="0"/>
              <w:jc w:val="both"/>
              <w:rPr>
                <w:sz w:val="28"/>
                <w:szCs w:val="28"/>
              </w:rPr>
            </w:pPr>
          </w:p>
        </w:tc>
        <w:tc>
          <w:tcPr>
            <w:tcW w:w="1682" w:type="pct"/>
            <w:vAlign w:val="center"/>
          </w:tcPr>
          <w:p w14:paraId="0F023484" w14:textId="77777777" w:rsidR="00B06E63" w:rsidRPr="00F30713" w:rsidRDefault="00B06E63" w:rsidP="00B06E63">
            <w:pPr>
              <w:widowControl w:val="0"/>
              <w:tabs>
                <w:tab w:val="left" w:pos="180"/>
              </w:tabs>
              <w:jc w:val="both"/>
              <w:rPr>
                <w:noProof/>
                <w:sz w:val="28"/>
                <w:szCs w:val="28"/>
              </w:rPr>
            </w:pPr>
            <w:r>
              <w:rPr>
                <w:noProof/>
                <w:sz w:val="28"/>
                <w:szCs w:val="28"/>
              </w:rPr>
              <w:t>Tổng số tiền nộp</w:t>
            </w:r>
          </w:p>
        </w:tc>
        <w:tc>
          <w:tcPr>
            <w:tcW w:w="749" w:type="pct"/>
            <w:vAlign w:val="center"/>
          </w:tcPr>
          <w:p w14:paraId="62A56353" w14:textId="77777777" w:rsidR="00B06E63" w:rsidRPr="00F30713" w:rsidRDefault="00B06E63" w:rsidP="00B06E63">
            <w:pPr>
              <w:widowControl w:val="0"/>
              <w:tabs>
                <w:tab w:val="left" w:pos="180"/>
              </w:tabs>
              <w:jc w:val="both"/>
              <w:rPr>
                <w:sz w:val="28"/>
                <w:szCs w:val="28"/>
                <w:lang w:val="vi-VN"/>
              </w:rPr>
            </w:pPr>
            <w:r>
              <w:rPr>
                <w:sz w:val="28"/>
                <w:szCs w:val="28"/>
                <w:lang w:val="vi-VN"/>
              </w:rPr>
              <w:t xml:space="preserve">Number </w:t>
            </w:r>
          </w:p>
        </w:tc>
        <w:tc>
          <w:tcPr>
            <w:tcW w:w="2142" w:type="pct"/>
            <w:vAlign w:val="center"/>
          </w:tcPr>
          <w:p w14:paraId="7DE049E8" w14:textId="77777777" w:rsidR="00B06E63" w:rsidRPr="00F30713" w:rsidRDefault="00B06E63" w:rsidP="00B06E63">
            <w:pPr>
              <w:widowControl w:val="0"/>
              <w:tabs>
                <w:tab w:val="left" w:pos="180"/>
              </w:tabs>
              <w:jc w:val="both"/>
              <w:rPr>
                <w:sz w:val="28"/>
                <w:szCs w:val="28"/>
              </w:rPr>
            </w:pPr>
            <w:r>
              <w:rPr>
                <w:sz w:val="28"/>
                <w:szCs w:val="28"/>
              </w:rPr>
              <w:t>Hệ thống tự động fill, enable</w:t>
            </w:r>
          </w:p>
        </w:tc>
      </w:tr>
      <w:tr w:rsidR="00B06E63" w:rsidRPr="002A4DC9" w14:paraId="14C3F92C" w14:textId="77777777" w:rsidTr="00B06E63">
        <w:trPr>
          <w:jc w:val="center"/>
        </w:trPr>
        <w:tc>
          <w:tcPr>
            <w:tcW w:w="427" w:type="pct"/>
            <w:vAlign w:val="center"/>
          </w:tcPr>
          <w:p w14:paraId="7120535D" w14:textId="77777777" w:rsidR="00B06E63" w:rsidRPr="00F30713" w:rsidRDefault="00B06E63" w:rsidP="00B06E63">
            <w:pPr>
              <w:numPr>
                <w:ilvl w:val="0"/>
                <w:numId w:val="94"/>
              </w:numPr>
              <w:spacing w:before="240" w:after="0"/>
              <w:jc w:val="both"/>
              <w:rPr>
                <w:sz w:val="28"/>
                <w:szCs w:val="28"/>
              </w:rPr>
            </w:pPr>
          </w:p>
        </w:tc>
        <w:tc>
          <w:tcPr>
            <w:tcW w:w="1682" w:type="pct"/>
            <w:vAlign w:val="center"/>
          </w:tcPr>
          <w:p w14:paraId="002B1891" w14:textId="77777777" w:rsidR="00B06E63" w:rsidRPr="00F30713" w:rsidRDefault="00B06E63" w:rsidP="00B06E63">
            <w:pPr>
              <w:widowControl w:val="0"/>
              <w:tabs>
                <w:tab w:val="left" w:pos="180"/>
              </w:tabs>
              <w:jc w:val="both"/>
              <w:rPr>
                <w:noProof/>
                <w:sz w:val="28"/>
                <w:szCs w:val="28"/>
              </w:rPr>
            </w:pPr>
            <w:r>
              <w:rPr>
                <w:noProof/>
                <w:sz w:val="28"/>
                <w:szCs w:val="28"/>
              </w:rPr>
              <w:t xml:space="preserve">Tổng số tiền nhận lại </w:t>
            </w:r>
          </w:p>
        </w:tc>
        <w:tc>
          <w:tcPr>
            <w:tcW w:w="749" w:type="pct"/>
            <w:vAlign w:val="center"/>
          </w:tcPr>
          <w:p w14:paraId="105A16DF" w14:textId="77777777" w:rsidR="00B06E63" w:rsidRPr="00F30713" w:rsidRDefault="00B06E63" w:rsidP="00B06E63">
            <w:pPr>
              <w:widowControl w:val="0"/>
              <w:tabs>
                <w:tab w:val="left" w:pos="180"/>
              </w:tabs>
              <w:jc w:val="both"/>
              <w:rPr>
                <w:sz w:val="28"/>
                <w:szCs w:val="28"/>
                <w:lang w:val="vi-VN"/>
              </w:rPr>
            </w:pPr>
            <w:r>
              <w:rPr>
                <w:sz w:val="28"/>
                <w:szCs w:val="28"/>
                <w:lang w:val="vi-VN"/>
              </w:rPr>
              <w:t xml:space="preserve">Number </w:t>
            </w:r>
          </w:p>
        </w:tc>
        <w:tc>
          <w:tcPr>
            <w:tcW w:w="2142" w:type="pct"/>
            <w:vAlign w:val="center"/>
          </w:tcPr>
          <w:p w14:paraId="6B2C1239" w14:textId="77777777" w:rsidR="00B06E63" w:rsidRPr="00F30713" w:rsidRDefault="00B06E63" w:rsidP="00B06E63">
            <w:pPr>
              <w:widowControl w:val="0"/>
              <w:tabs>
                <w:tab w:val="left" w:pos="180"/>
              </w:tabs>
              <w:jc w:val="both"/>
              <w:rPr>
                <w:sz w:val="28"/>
                <w:szCs w:val="28"/>
              </w:rPr>
            </w:pPr>
            <w:r>
              <w:rPr>
                <w:sz w:val="28"/>
                <w:szCs w:val="28"/>
              </w:rPr>
              <w:t>Hệ thống tự động fill, enable</w:t>
            </w:r>
          </w:p>
        </w:tc>
      </w:tr>
      <w:tr w:rsidR="00B06E63" w:rsidRPr="002A4DC9" w14:paraId="415E5E72" w14:textId="77777777" w:rsidTr="00B06E63">
        <w:trPr>
          <w:jc w:val="center"/>
        </w:trPr>
        <w:tc>
          <w:tcPr>
            <w:tcW w:w="427" w:type="pct"/>
            <w:vAlign w:val="center"/>
          </w:tcPr>
          <w:p w14:paraId="3D3AB838" w14:textId="77777777" w:rsidR="00B06E63" w:rsidRPr="00F30713" w:rsidRDefault="00B06E63" w:rsidP="00B06E63">
            <w:pPr>
              <w:numPr>
                <w:ilvl w:val="0"/>
                <w:numId w:val="94"/>
              </w:numPr>
              <w:spacing w:before="240" w:after="0"/>
              <w:jc w:val="both"/>
              <w:rPr>
                <w:sz w:val="28"/>
                <w:szCs w:val="28"/>
              </w:rPr>
            </w:pPr>
          </w:p>
        </w:tc>
        <w:tc>
          <w:tcPr>
            <w:tcW w:w="1682" w:type="pct"/>
            <w:vAlign w:val="center"/>
          </w:tcPr>
          <w:p w14:paraId="10BA0EC5" w14:textId="77777777" w:rsidR="00B06E63" w:rsidRPr="00F30713" w:rsidRDefault="00B06E63" w:rsidP="00B06E63">
            <w:pPr>
              <w:widowControl w:val="0"/>
              <w:tabs>
                <w:tab w:val="left" w:pos="180"/>
              </w:tabs>
              <w:jc w:val="both"/>
              <w:rPr>
                <w:noProof/>
                <w:sz w:val="28"/>
                <w:szCs w:val="28"/>
              </w:rPr>
            </w:pPr>
            <w:r>
              <w:rPr>
                <w:noProof/>
                <w:sz w:val="28"/>
                <w:szCs w:val="28"/>
              </w:rPr>
              <w:t>Số tiền hiện có</w:t>
            </w:r>
          </w:p>
        </w:tc>
        <w:tc>
          <w:tcPr>
            <w:tcW w:w="749" w:type="pct"/>
            <w:vAlign w:val="center"/>
          </w:tcPr>
          <w:p w14:paraId="4CD5478D" w14:textId="77777777" w:rsidR="00B06E63" w:rsidRPr="00F30713" w:rsidRDefault="00B06E63" w:rsidP="00B06E63">
            <w:pPr>
              <w:widowControl w:val="0"/>
              <w:tabs>
                <w:tab w:val="left" w:pos="180"/>
              </w:tabs>
              <w:jc w:val="both"/>
              <w:rPr>
                <w:sz w:val="28"/>
                <w:szCs w:val="28"/>
                <w:lang w:val="vi-VN"/>
              </w:rPr>
            </w:pPr>
            <w:r>
              <w:rPr>
                <w:sz w:val="28"/>
                <w:szCs w:val="28"/>
                <w:lang w:val="vi-VN"/>
              </w:rPr>
              <w:t xml:space="preserve">Number </w:t>
            </w:r>
          </w:p>
        </w:tc>
        <w:tc>
          <w:tcPr>
            <w:tcW w:w="2142" w:type="pct"/>
            <w:vAlign w:val="center"/>
          </w:tcPr>
          <w:p w14:paraId="2D26B79A" w14:textId="77777777" w:rsidR="00B06E63" w:rsidRPr="00F30713" w:rsidRDefault="00B06E63" w:rsidP="00B06E63">
            <w:pPr>
              <w:widowControl w:val="0"/>
              <w:tabs>
                <w:tab w:val="left" w:pos="180"/>
              </w:tabs>
              <w:jc w:val="both"/>
              <w:rPr>
                <w:sz w:val="28"/>
                <w:szCs w:val="28"/>
              </w:rPr>
            </w:pPr>
            <w:r>
              <w:rPr>
                <w:sz w:val="28"/>
                <w:szCs w:val="28"/>
              </w:rPr>
              <w:t>Hệ thống tự động fill, enable</w:t>
            </w:r>
          </w:p>
        </w:tc>
      </w:tr>
      <w:tr w:rsidR="00B06E63" w:rsidRPr="002A4DC9" w14:paraId="713481FF" w14:textId="77777777" w:rsidTr="00B06E63">
        <w:trPr>
          <w:jc w:val="center"/>
        </w:trPr>
        <w:tc>
          <w:tcPr>
            <w:tcW w:w="427" w:type="pct"/>
            <w:vAlign w:val="center"/>
          </w:tcPr>
          <w:p w14:paraId="5C5A0A89" w14:textId="77777777" w:rsidR="00B06E63" w:rsidRPr="00F30713" w:rsidRDefault="00B06E63" w:rsidP="00B06E63">
            <w:pPr>
              <w:numPr>
                <w:ilvl w:val="0"/>
                <w:numId w:val="94"/>
              </w:numPr>
              <w:spacing w:before="240" w:after="0"/>
              <w:jc w:val="both"/>
              <w:rPr>
                <w:sz w:val="28"/>
                <w:szCs w:val="28"/>
              </w:rPr>
            </w:pPr>
          </w:p>
        </w:tc>
        <w:tc>
          <w:tcPr>
            <w:tcW w:w="1682" w:type="pct"/>
            <w:vAlign w:val="center"/>
          </w:tcPr>
          <w:p w14:paraId="055322C8" w14:textId="77777777" w:rsidR="00B06E63" w:rsidRPr="00F30713" w:rsidRDefault="00B06E63" w:rsidP="00B06E63">
            <w:pPr>
              <w:widowControl w:val="0"/>
              <w:tabs>
                <w:tab w:val="left" w:pos="180"/>
              </w:tabs>
              <w:jc w:val="both"/>
              <w:rPr>
                <w:noProof/>
                <w:sz w:val="28"/>
                <w:szCs w:val="28"/>
              </w:rPr>
            </w:pPr>
            <w:r>
              <w:rPr>
                <w:noProof/>
                <w:sz w:val="28"/>
                <w:szCs w:val="28"/>
              </w:rPr>
              <w:t xml:space="preserve">Số cổ phần hiện có </w:t>
            </w:r>
          </w:p>
        </w:tc>
        <w:tc>
          <w:tcPr>
            <w:tcW w:w="749" w:type="pct"/>
            <w:vAlign w:val="center"/>
          </w:tcPr>
          <w:p w14:paraId="616A138B" w14:textId="77777777" w:rsidR="00B06E63" w:rsidRPr="00F30713" w:rsidRDefault="00B06E63" w:rsidP="00B06E63">
            <w:pPr>
              <w:widowControl w:val="0"/>
              <w:tabs>
                <w:tab w:val="left" w:pos="180"/>
              </w:tabs>
              <w:jc w:val="both"/>
              <w:rPr>
                <w:sz w:val="28"/>
                <w:szCs w:val="28"/>
                <w:lang w:val="vi-VN"/>
              </w:rPr>
            </w:pPr>
            <w:r>
              <w:rPr>
                <w:sz w:val="28"/>
                <w:szCs w:val="28"/>
                <w:lang w:val="vi-VN"/>
              </w:rPr>
              <w:t xml:space="preserve">Number </w:t>
            </w:r>
          </w:p>
        </w:tc>
        <w:tc>
          <w:tcPr>
            <w:tcW w:w="2142" w:type="pct"/>
            <w:vAlign w:val="center"/>
          </w:tcPr>
          <w:p w14:paraId="3D7CA0E0" w14:textId="77777777" w:rsidR="00B06E63" w:rsidRPr="00F30713" w:rsidRDefault="00B06E63" w:rsidP="00B06E63">
            <w:pPr>
              <w:widowControl w:val="0"/>
              <w:tabs>
                <w:tab w:val="left" w:pos="180"/>
              </w:tabs>
              <w:jc w:val="both"/>
              <w:rPr>
                <w:sz w:val="28"/>
                <w:szCs w:val="28"/>
              </w:rPr>
            </w:pPr>
            <w:r>
              <w:rPr>
                <w:sz w:val="28"/>
                <w:szCs w:val="28"/>
              </w:rPr>
              <w:t>Hệ thống tự động fill, enable</w:t>
            </w:r>
          </w:p>
        </w:tc>
      </w:tr>
      <w:tr w:rsidR="00B06E63" w:rsidRPr="002A4DC9" w14:paraId="11CF2561" w14:textId="77777777" w:rsidTr="00B06E63">
        <w:trPr>
          <w:jc w:val="center"/>
        </w:trPr>
        <w:tc>
          <w:tcPr>
            <w:tcW w:w="427" w:type="pct"/>
            <w:vAlign w:val="center"/>
          </w:tcPr>
          <w:p w14:paraId="066BFE90" w14:textId="77777777" w:rsidR="00B06E63" w:rsidRPr="00F30713" w:rsidRDefault="00B06E63" w:rsidP="00B06E63">
            <w:pPr>
              <w:numPr>
                <w:ilvl w:val="0"/>
                <w:numId w:val="94"/>
              </w:numPr>
              <w:spacing w:before="240" w:after="0"/>
              <w:jc w:val="both"/>
              <w:rPr>
                <w:sz w:val="28"/>
                <w:szCs w:val="28"/>
              </w:rPr>
            </w:pPr>
          </w:p>
        </w:tc>
        <w:tc>
          <w:tcPr>
            <w:tcW w:w="1682" w:type="pct"/>
            <w:vAlign w:val="center"/>
          </w:tcPr>
          <w:p w14:paraId="78119594" w14:textId="77777777" w:rsidR="00B06E63" w:rsidRDefault="00B06E63" w:rsidP="00B06E63">
            <w:pPr>
              <w:widowControl w:val="0"/>
              <w:tabs>
                <w:tab w:val="left" w:pos="180"/>
              </w:tabs>
              <w:jc w:val="both"/>
              <w:rPr>
                <w:noProof/>
                <w:sz w:val="28"/>
                <w:szCs w:val="28"/>
              </w:rPr>
            </w:pPr>
            <w:r>
              <w:rPr>
                <w:noProof/>
                <w:sz w:val="28"/>
                <w:szCs w:val="28"/>
              </w:rPr>
              <w:t>Số tiền còn phải nộp</w:t>
            </w:r>
          </w:p>
        </w:tc>
        <w:tc>
          <w:tcPr>
            <w:tcW w:w="749" w:type="pct"/>
            <w:vAlign w:val="center"/>
          </w:tcPr>
          <w:p w14:paraId="55A4429B" w14:textId="77777777" w:rsidR="00B06E63" w:rsidRPr="00F30713" w:rsidRDefault="00B06E63" w:rsidP="00B06E63">
            <w:pPr>
              <w:widowControl w:val="0"/>
              <w:tabs>
                <w:tab w:val="left" w:pos="180"/>
              </w:tabs>
              <w:jc w:val="both"/>
              <w:rPr>
                <w:sz w:val="28"/>
                <w:szCs w:val="28"/>
                <w:lang w:val="vi-VN"/>
              </w:rPr>
            </w:pPr>
            <w:r>
              <w:rPr>
                <w:sz w:val="28"/>
                <w:szCs w:val="28"/>
                <w:lang w:val="vi-VN"/>
              </w:rPr>
              <w:t xml:space="preserve">Number </w:t>
            </w:r>
          </w:p>
        </w:tc>
        <w:tc>
          <w:tcPr>
            <w:tcW w:w="2142" w:type="pct"/>
            <w:vAlign w:val="center"/>
          </w:tcPr>
          <w:p w14:paraId="199C0742" w14:textId="77777777" w:rsidR="00B06E63" w:rsidRPr="00F30713" w:rsidRDefault="00B06E63" w:rsidP="00B06E63">
            <w:pPr>
              <w:widowControl w:val="0"/>
              <w:tabs>
                <w:tab w:val="left" w:pos="180"/>
              </w:tabs>
              <w:jc w:val="both"/>
              <w:rPr>
                <w:sz w:val="28"/>
                <w:szCs w:val="28"/>
              </w:rPr>
            </w:pPr>
            <w:r>
              <w:rPr>
                <w:sz w:val="28"/>
                <w:szCs w:val="28"/>
              </w:rPr>
              <w:t>Hệ thống tự động fill, enable</w:t>
            </w:r>
          </w:p>
        </w:tc>
      </w:tr>
      <w:tr w:rsidR="00B06E63" w:rsidRPr="002A4DC9" w14:paraId="5DD852BF" w14:textId="77777777" w:rsidTr="00B06E63">
        <w:trPr>
          <w:jc w:val="center"/>
        </w:trPr>
        <w:tc>
          <w:tcPr>
            <w:tcW w:w="427" w:type="pct"/>
            <w:vAlign w:val="center"/>
          </w:tcPr>
          <w:p w14:paraId="52D9A8C5" w14:textId="77777777" w:rsidR="00B06E63" w:rsidRPr="00F30713" w:rsidRDefault="00B06E63" w:rsidP="00B06E63">
            <w:pPr>
              <w:numPr>
                <w:ilvl w:val="0"/>
                <w:numId w:val="94"/>
              </w:numPr>
              <w:spacing w:before="240" w:after="0"/>
              <w:jc w:val="both"/>
              <w:rPr>
                <w:sz w:val="28"/>
                <w:szCs w:val="28"/>
              </w:rPr>
            </w:pPr>
          </w:p>
        </w:tc>
        <w:tc>
          <w:tcPr>
            <w:tcW w:w="1682" w:type="pct"/>
            <w:vAlign w:val="center"/>
          </w:tcPr>
          <w:p w14:paraId="032C5FB1" w14:textId="77777777" w:rsidR="00B06E63" w:rsidRDefault="00B06E63" w:rsidP="00B06E63">
            <w:pPr>
              <w:widowControl w:val="0"/>
              <w:tabs>
                <w:tab w:val="left" w:pos="180"/>
              </w:tabs>
              <w:jc w:val="both"/>
              <w:rPr>
                <w:noProof/>
                <w:sz w:val="28"/>
                <w:szCs w:val="28"/>
              </w:rPr>
            </w:pPr>
            <w:r>
              <w:rPr>
                <w:noProof/>
                <w:sz w:val="28"/>
                <w:szCs w:val="28"/>
              </w:rPr>
              <w:t>Số tiền nộp thừa</w:t>
            </w:r>
          </w:p>
        </w:tc>
        <w:tc>
          <w:tcPr>
            <w:tcW w:w="749" w:type="pct"/>
            <w:vAlign w:val="center"/>
          </w:tcPr>
          <w:p w14:paraId="585FBFC6" w14:textId="77777777" w:rsidR="00B06E63" w:rsidRPr="00F30713" w:rsidRDefault="00B06E63" w:rsidP="00B06E63">
            <w:pPr>
              <w:widowControl w:val="0"/>
              <w:tabs>
                <w:tab w:val="left" w:pos="180"/>
              </w:tabs>
              <w:jc w:val="both"/>
              <w:rPr>
                <w:sz w:val="28"/>
                <w:szCs w:val="28"/>
                <w:lang w:val="vi-VN"/>
              </w:rPr>
            </w:pPr>
            <w:r>
              <w:rPr>
                <w:sz w:val="28"/>
                <w:szCs w:val="28"/>
                <w:lang w:val="vi-VN"/>
              </w:rPr>
              <w:t xml:space="preserve">Number </w:t>
            </w:r>
          </w:p>
        </w:tc>
        <w:tc>
          <w:tcPr>
            <w:tcW w:w="2142" w:type="pct"/>
            <w:vAlign w:val="center"/>
          </w:tcPr>
          <w:p w14:paraId="6C4CEACB" w14:textId="77777777" w:rsidR="00B06E63" w:rsidRPr="00F30713" w:rsidRDefault="00B06E63" w:rsidP="00B06E63">
            <w:pPr>
              <w:widowControl w:val="0"/>
              <w:tabs>
                <w:tab w:val="left" w:pos="180"/>
              </w:tabs>
              <w:jc w:val="both"/>
              <w:rPr>
                <w:sz w:val="28"/>
                <w:szCs w:val="28"/>
              </w:rPr>
            </w:pPr>
            <w:r>
              <w:rPr>
                <w:sz w:val="28"/>
                <w:szCs w:val="28"/>
              </w:rPr>
              <w:t>Hệ thống tự động fill, enable</w:t>
            </w:r>
          </w:p>
        </w:tc>
      </w:tr>
      <w:tr w:rsidR="00B06E63" w:rsidRPr="002A4DC9" w14:paraId="74A153EE" w14:textId="77777777" w:rsidTr="00B06E63">
        <w:trPr>
          <w:jc w:val="center"/>
        </w:trPr>
        <w:tc>
          <w:tcPr>
            <w:tcW w:w="427" w:type="pct"/>
            <w:vAlign w:val="center"/>
          </w:tcPr>
          <w:p w14:paraId="4EEB63E5" w14:textId="77777777" w:rsidR="00B06E63" w:rsidRPr="00F30713" w:rsidRDefault="00B06E63" w:rsidP="00B06E63">
            <w:pPr>
              <w:numPr>
                <w:ilvl w:val="0"/>
                <w:numId w:val="94"/>
              </w:numPr>
              <w:spacing w:before="240" w:after="0"/>
              <w:jc w:val="both"/>
              <w:rPr>
                <w:sz w:val="28"/>
                <w:szCs w:val="28"/>
              </w:rPr>
            </w:pPr>
          </w:p>
        </w:tc>
        <w:tc>
          <w:tcPr>
            <w:tcW w:w="1682" w:type="pct"/>
            <w:vAlign w:val="center"/>
          </w:tcPr>
          <w:p w14:paraId="3764215B" w14:textId="77777777" w:rsidR="00B06E63" w:rsidRDefault="00B06E63" w:rsidP="00B06E63">
            <w:pPr>
              <w:widowControl w:val="0"/>
              <w:tabs>
                <w:tab w:val="left" w:pos="180"/>
              </w:tabs>
              <w:jc w:val="both"/>
              <w:rPr>
                <w:noProof/>
                <w:sz w:val="28"/>
                <w:szCs w:val="28"/>
              </w:rPr>
            </w:pPr>
            <w:r>
              <w:rPr>
                <w:noProof/>
                <w:sz w:val="28"/>
                <w:szCs w:val="28"/>
              </w:rPr>
              <w:t>Ngày nộp</w:t>
            </w:r>
          </w:p>
        </w:tc>
        <w:tc>
          <w:tcPr>
            <w:tcW w:w="749" w:type="pct"/>
            <w:vAlign w:val="center"/>
          </w:tcPr>
          <w:p w14:paraId="17607FBF" w14:textId="77777777" w:rsidR="00B06E63" w:rsidRPr="00F30713" w:rsidRDefault="00B06E63" w:rsidP="00B06E63">
            <w:pPr>
              <w:widowControl w:val="0"/>
              <w:tabs>
                <w:tab w:val="left" w:pos="180"/>
              </w:tabs>
              <w:jc w:val="both"/>
              <w:rPr>
                <w:sz w:val="28"/>
                <w:szCs w:val="28"/>
                <w:lang w:val="vi-VN"/>
              </w:rPr>
            </w:pPr>
            <w:r>
              <w:rPr>
                <w:sz w:val="28"/>
                <w:szCs w:val="28"/>
                <w:lang w:val="vi-VN"/>
              </w:rPr>
              <w:t xml:space="preserve">Date </w:t>
            </w:r>
          </w:p>
        </w:tc>
        <w:tc>
          <w:tcPr>
            <w:tcW w:w="2142" w:type="pct"/>
            <w:vAlign w:val="center"/>
          </w:tcPr>
          <w:p w14:paraId="6C117423" w14:textId="77777777" w:rsidR="00B06E63" w:rsidRPr="00F30713" w:rsidRDefault="00B06E63" w:rsidP="00B06E63">
            <w:pPr>
              <w:widowControl w:val="0"/>
              <w:tabs>
                <w:tab w:val="left" w:pos="180"/>
              </w:tabs>
              <w:jc w:val="both"/>
              <w:rPr>
                <w:sz w:val="28"/>
                <w:szCs w:val="28"/>
              </w:rPr>
            </w:pPr>
            <w:r>
              <w:rPr>
                <w:sz w:val="28"/>
                <w:szCs w:val="28"/>
              </w:rPr>
              <w:t xml:space="preserve">Hệ thống cho phép nhập haowjc chọn ngày tại icon lịch </w:t>
            </w:r>
          </w:p>
        </w:tc>
      </w:tr>
      <w:tr w:rsidR="00B06E63" w:rsidRPr="002A4DC9" w14:paraId="2A7268BD" w14:textId="77777777" w:rsidTr="00B06E63">
        <w:trPr>
          <w:jc w:val="center"/>
        </w:trPr>
        <w:tc>
          <w:tcPr>
            <w:tcW w:w="427" w:type="pct"/>
            <w:vAlign w:val="center"/>
          </w:tcPr>
          <w:p w14:paraId="6C1DBCFB" w14:textId="77777777" w:rsidR="00B06E63" w:rsidRPr="00F30713" w:rsidRDefault="00B06E63" w:rsidP="00B06E63">
            <w:pPr>
              <w:numPr>
                <w:ilvl w:val="0"/>
                <w:numId w:val="94"/>
              </w:numPr>
              <w:spacing w:before="240" w:after="0"/>
              <w:jc w:val="both"/>
              <w:rPr>
                <w:sz w:val="28"/>
                <w:szCs w:val="28"/>
              </w:rPr>
            </w:pPr>
          </w:p>
        </w:tc>
        <w:tc>
          <w:tcPr>
            <w:tcW w:w="1682" w:type="pct"/>
            <w:vAlign w:val="center"/>
          </w:tcPr>
          <w:p w14:paraId="4BE7DC33" w14:textId="77777777" w:rsidR="00B06E63" w:rsidRDefault="00B06E63" w:rsidP="00B06E63">
            <w:pPr>
              <w:widowControl w:val="0"/>
              <w:tabs>
                <w:tab w:val="left" w:pos="180"/>
              </w:tabs>
              <w:jc w:val="both"/>
              <w:rPr>
                <w:noProof/>
                <w:sz w:val="28"/>
                <w:szCs w:val="28"/>
              </w:rPr>
            </w:pPr>
            <w:r>
              <w:rPr>
                <w:noProof/>
                <w:sz w:val="28"/>
                <w:szCs w:val="28"/>
              </w:rPr>
              <w:t xml:space="preserve">Tiền </w:t>
            </w:r>
            <w:r w:rsidRPr="00F30713">
              <w:rPr>
                <w:noProof/>
                <w:sz w:val="28"/>
                <w:szCs w:val="28"/>
              </w:rPr>
              <w:sym w:font="Wingdings" w:char="F0E0"/>
            </w:r>
            <w:r>
              <w:rPr>
                <w:noProof/>
                <w:sz w:val="28"/>
                <w:szCs w:val="28"/>
              </w:rPr>
              <w:t xml:space="preserve"> cổ phiếu</w:t>
            </w:r>
          </w:p>
        </w:tc>
        <w:tc>
          <w:tcPr>
            <w:tcW w:w="749" w:type="pct"/>
            <w:vAlign w:val="center"/>
          </w:tcPr>
          <w:p w14:paraId="18F7637A" w14:textId="77777777" w:rsidR="00B06E63" w:rsidRPr="00F30713" w:rsidRDefault="00B06E63" w:rsidP="00B06E63">
            <w:pPr>
              <w:widowControl w:val="0"/>
              <w:tabs>
                <w:tab w:val="left" w:pos="180"/>
              </w:tabs>
              <w:jc w:val="both"/>
              <w:rPr>
                <w:sz w:val="28"/>
                <w:szCs w:val="28"/>
                <w:lang w:val="vi-VN"/>
              </w:rPr>
            </w:pPr>
            <w:r>
              <w:rPr>
                <w:sz w:val="28"/>
                <w:szCs w:val="28"/>
                <w:lang w:val="vi-VN"/>
              </w:rPr>
              <w:t xml:space="preserve">Checkbox </w:t>
            </w:r>
          </w:p>
        </w:tc>
        <w:tc>
          <w:tcPr>
            <w:tcW w:w="2142" w:type="pct"/>
            <w:vAlign w:val="center"/>
          </w:tcPr>
          <w:p w14:paraId="65AFF5B7" w14:textId="77777777" w:rsidR="00B06E63" w:rsidRPr="00F30713" w:rsidRDefault="00B06E63" w:rsidP="00B06E63">
            <w:pPr>
              <w:widowControl w:val="0"/>
              <w:tabs>
                <w:tab w:val="left" w:pos="180"/>
              </w:tabs>
              <w:jc w:val="both"/>
              <w:rPr>
                <w:sz w:val="28"/>
                <w:szCs w:val="28"/>
              </w:rPr>
            </w:pPr>
            <w:r>
              <w:rPr>
                <w:sz w:val="28"/>
                <w:szCs w:val="28"/>
              </w:rPr>
              <w:t>Nhập số tiền hệ thống tính toán ra thanh toán được bao nhiêu cổ phần</w:t>
            </w:r>
          </w:p>
        </w:tc>
      </w:tr>
      <w:tr w:rsidR="00B06E63" w:rsidRPr="002A4DC9" w14:paraId="06E21C5D" w14:textId="77777777" w:rsidTr="00B06E63">
        <w:trPr>
          <w:jc w:val="center"/>
        </w:trPr>
        <w:tc>
          <w:tcPr>
            <w:tcW w:w="427" w:type="pct"/>
            <w:vAlign w:val="center"/>
          </w:tcPr>
          <w:p w14:paraId="0228ECC9" w14:textId="77777777" w:rsidR="00B06E63" w:rsidRPr="00F30713" w:rsidRDefault="00B06E63" w:rsidP="00B06E63">
            <w:pPr>
              <w:numPr>
                <w:ilvl w:val="0"/>
                <w:numId w:val="94"/>
              </w:numPr>
              <w:spacing w:before="240" w:after="0"/>
              <w:jc w:val="both"/>
              <w:rPr>
                <w:sz w:val="28"/>
                <w:szCs w:val="28"/>
              </w:rPr>
            </w:pPr>
          </w:p>
        </w:tc>
        <w:tc>
          <w:tcPr>
            <w:tcW w:w="1682" w:type="pct"/>
            <w:vAlign w:val="center"/>
          </w:tcPr>
          <w:p w14:paraId="7710917D" w14:textId="77777777" w:rsidR="00B06E63" w:rsidRDefault="00B06E63" w:rsidP="00B06E63">
            <w:pPr>
              <w:widowControl w:val="0"/>
              <w:tabs>
                <w:tab w:val="left" w:pos="180"/>
              </w:tabs>
              <w:jc w:val="both"/>
              <w:rPr>
                <w:noProof/>
                <w:sz w:val="28"/>
                <w:szCs w:val="28"/>
              </w:rPr>
            </w:pPr>
            <w:r>
              <w:rPr>
                <w:noProof/>
                <w:sz w:val="28"/>
                <w:szCs w:val="28"/>
              </w:rPr>
              <w:t xml:space="preserve">Cổ phiếu </w:t>
            </w:r>
            <w:r w:rsidRPr="00F30713">
              <w:rPr>
                <w:noProof/>
                <w:sz w:val="28"/>
                <w:szCs w:val="28"/>
              </w:rPr>
              <w:sym w:font="Wingdings" w:char="F0E0"/>
            </w:r>
            <w:r>
              <w:rPr>
                <w:noProof/>
                <w:sz w:val="28"/>
                <w:szCs w:val="28"/>
              </w:rPr>
              <w:t xml:space="preserve"> Tiền</w:t>
            </w:r>
          </w:p>
        </w:tc>
        <w:tc>
          <w:tcPr>
            <w:tcW w:w="749" w:type="pct"/>
            <w:vAlign w:val="center"/>
          </w:tcPr>
          <w:p w14:paraId="51AA6AA3" w14:textId="77777777" w:rsidR="00B06E63" w:rsidRPr="00F30713" w:rsidRDefault="00B06E63" w:rsidP="00B06E63">
            <w:pPr>
              <w:widowControl w:val="0"/>
              <w:tabs>
                <w:tab w:val="left" w:pos="180"/>
              </w:tabs>
              <w:jc w:val="both"/>
              <w:rPr>
                <w:sz w:val="28"/>
                <w:szCs w:val="28"/>
                <w:lang w:val="vi-VN"/>
              </w:rPr>
            </w:pPr>
            <w:r>
              <w:rPr>
                <w:sz w:val="28"/>
                <w:szCs w:val="28"/>
                <w:lang w:val="vi-VN"/>
              </w:rPr>
              <w:t xml:space="preserve">Checkbox </w:t>
            </w:r>
          </w:p>
        </w:tc>
        <w:tc>
          <w:tcPr>
            <w:tcW w:w="2142" w:type="pct"/>
            <w:vAlign w:val="center"/>
          </w:tcPr>
          <w:p w14:paraId="11C9D44C" w14:textId="77777777" w:rsidR="00B06E63" w:rsidRPr="00F30713" w:rsidRDefault="00B06E63" w:rsidP="00B06E63">
            <w:pPr>
              <w:widowControl w:val="0"/>
              <w:tabs>
                <w:tab w:val="left" w:pos="180"/>
              </w:tabs>
              <w:jc w:val="both"/>
              <w:rPr>
                <w:sz w:val="28"/>
                <w:szCs w:val="28"/>
              </w:rPr>
            </w:pPr>
            <w:r>
              <w:rPr>
                <w:sz w:val="28"/>
                <w:szCs w:val="28"/>
              </w:rPr>
              <w:t>Hệ thống tính toán số tiền ứng với số cổ phiếu định thanh toán</w:t>
            </w:r>
          </w:p>
        </w:tc>
      </w:tr>
      <w:tr w:rsidR="00B06E63" w:rsidRPr="002A4DC9" w14:paraId="1651A1C9" w14:textId="77777777" w:rsidTr="00B06E63">
        <w:trPr>
          <w:jc w:val="center"/>
        </w:trPr>
        <w:tc>
          <w:tcPr>
            <w:tcW w:w="427" w:type="pct"/>
            <w:vAlign w:val="center"/>
          </w:tcPr>
          <w:p w14:paraId="2B66CA78" w14:textId="77777777" w:rsidR="00B06E63" w:rsidRPr="00F30713" w:rsidRDefault="00B06E63" w:rsidP="00B06E63">
            <w:pPr>
              <w:numPr>
                <w:ilvl w:val="0"/>
                <w:numId w:val="94"/>
              </w:numPr>
              <w:spacing w:before="240" w:after="0"/>
              <w:jc w:val="both"/>
              <w:rPr>
                <w:sz w:val="28"/>
                <w:szCs w:val="28"/>
              </w:rPr>
            </w:pPr>
          </w:p>
        </w:tc>
        <w:tc>
          <w:tcPr>
            <w:tcW w:w="1682" w:type="pct"/>
            <w:vAlign w:val="center"/>
          </w:tcPr>
          <w:p w14:paraId="2172174A" w14:textId="77777777" w:rsidR="00B06E63" w:rsidRDefault="00B06E63" w:rsidP="00B06E63">
            <w:pPr>
              <w:widowControl w:val="0"/>
              <w:tabs>
                <w:tab w:val="left" w:pos="180"/>
              </w:tabs>
              <w:jc w:val="both"/>
              <w:rPr>
                <w:noProof/>
                <w:sz w:val="28"/>
                <w:szCs w:val="28"/>
              </w:rPr>
            </w:pPr>
            <w:r>
              <w:rPr>
                <w:noProof/>
                <w:sz w:val="28"/>
                <w:szCs w:val="28"/>
              </w:rPr>
              <w:t>Số tiền  nộp thêm</w:t>
            </w:r>
          </w:p>
        </w:tc>
        <w:tc>
          <w:tcPr>
            <w:tcW w:w="749" w:type="pct"/>
            <w:vAlign w:val="center"/>
          </w:tcPr>
          <w:p w14:paraId="30F4467A" w14:textId="77777777" w:rsidR="00B06E63" w:rsidRPr="00F30713" w:rsidRDefault="00B06E63" w:rsidP="00B06E63">
            <w:pPr>
              <w:widowControl w:val="0"/>
              <w:tabs>
                <w:tab w:val="left" w:pos="180"/>
              </w:tabs>
              <w:jc w:val="both"/>
              <w:rPr>
                <w:sz w:val="28"/>
                <w:szCs w:val="28"/>
                <w:lang w:val="vi-VN"/>
              </w:rPr>
            </w:pPr>
            <w:r>
              <w:rPr>
                <w:sz w:val="28"/>
                <w:szCs w:val="28"/>
                <w:lang w:val="vi-VN"/>
              </w:rPr>
              <w:t xml:space="preserve">Number </w:t>
            </w:r>
          </w:p>
        </w:tc>
        <w:tc>
          <w:tcPr>
            <w:tcW w:w="2142" w:type="pct"/>
            <w:vAlign w:val="center"/>
          </w:tcPr>
          <w:p w14:paraId="264092EF" w14:textId="77777777" w:rsidR="00B06E63" w:rsidRPr="00F30713" w:rsidRDefault="00B06E63" w:rsidP="00B06E63">
            <w:pPr>
              <w:widowControl w:val="0"/>
              <w:tabs>
                <w:tab w:val="left" w:pos="180"/>
              </w:tabs>
              <w:jc w:val="both"/>
              <w:rPr>
                <w:sz w:val="28"/>
                <w:szCs w:val="28"/>
              </w:rPr>
            </w:pPr>
            <w:r>
              <w:rPr>
                <w:sz w:val="28"/>
                <w:szCs w:val="28"/>
              </w:rPr>
              <w:t xml:space="preserve">Nhập số tiền khi chọn hình thứ thanh toán tiền </w:t>
            </w:r>
            <w:r w:rsidRPr="003F4CE8">
              <w:rPr>
                <w:sz w:val="28"/>
                <w:szCs w:val="28"/>
              </w:rPr>
              <w:sym w:font="Wingdings" w:char="F0E0"/>
            </w:r>
            <w:r>
              <w:rPr>
                <w:sz w:val="28"/>
                <w:szCs w:val="28"/>
              </w:rPr>
              <w:t xml:space="preserve"> cổ phiếu, nhập số cổ phần khi chọn  Cổ phiếu</w:t>
            </w:r>
            <w:r w:rsidRPr="003F4CE8">
              <w:rPr>
                <w:sz w:val="28"/>
                <w:szCs w:val="28"/>
              </w:rPr>
              <w:sym w:font="Wingdings" w:char="F0E0"/>
            </w:r>
            <w:r>
              <w:rPr>
                <w:sz w:val="28"/>
                <w:szCs w:val="28"/>
              </w:rPr>
              <w:t xml:space="preserve"> tiền</w:t>
            </w:r>
          </w:p>
        </w:tc>
      </w:tr>
      <w:tr w:rsidR="00B06E63" w:rsidRPr="002A4DC9" w14:paraId="388F31F7" w14:textId="77777777" w:rsidTr="00B06E63">
        <w:trPr>
          <w:jc w:val="center"/>
        </w:trPr>
        <w:tc>
          <w:tcPr>
            <w:tcW w:w="427" w:type="pct"/>
            <w:vAlign w:val="center"/>
          </w:tcPr>
          <w:p w14:paraId="54B85005" w14:textId="77777777" w:rsidR="00B06E63" w:rsidRPr="00F30713" w:rsidRDefault="00B06E63" w:rsidP="00B06E63">
            <w:pPr>
              <w:numPr>
                <w:ilvl w:val="0"/>
                <w:numId w:val="94"/>
              </w:numPr>
              <w:spacing w:before="240" w:after="0"/>
              <w:jc w:val="both"/>
              <w:rPr>
                <w:sz w:val="28"/>
                <w:szCs w:val="28"/>
              </w:rPr>
            </w:pPr>
          </w:p>
        </w:tc>
        <w:tc>
          <w:tcPr>
            <w:tcW w:w="1682" w:type="pct"/>
            <w:vAlign w:val="center"/>
          </w:tcPr>
          <w:p w14:paraId="3DE2ABE7" w14:textId="77777777" w:rsidR="00B06E63" w:rsidRDefault="00B06E63" w:rsidP="00B06E63">
            <w:pPr>
              <w:widowControl w:val="0"/>
              <w:tabs>
                <w:tab w:val="left" w:pos="180"/>
              </w:tabs>
              <w:jc w:val="both"/>
              <w:rPr>
                <w:noProof/>
                <w:sz w:val="28"/>
                <w:szCs w:val="28"/>
              </w:rPr>
            </w:pPr>
            <w:r>
              <w:rPr>
                <w:noProof/>
                <w:sz w:val="28"/>
                <w:szCs w:val="28"/>
              </w:rPr>
              <w:t>Ghi chú</w:t>
            </w:r>
          </w:p>
        </w:tc>
        <w:tc>
          <w:tcPr>
            <w:tcW w:w="749" w:type="pct"/>
            <w:vAlign w:val="center"/>
          </w:tcPr>
          <w:p w14:paraId="3BE99FD3" w14:textId="77777777" w:rsidR="00B06E63" w:rsidRPr="00F30713" w:rsidRDefault="00B06E63" w:rsidP="00B06E63">
            <w:pPr>
              <w:widowControl w:val="0"/>
              <w:tabs>
                <w:tab w:val="left" w:pos="180"/>
              </w:tabs>
              <w:jc w:val="both"/>
              <w:rPr>
                <w:sz w:val="28"/>
                <w:szCs w:val="28"/>
                <w:lang w:val="vi-VN"/>
              </w:rPr>
            </w:pPr>
            <w:r>
              <w:rPr>
                <w:sz w:val="28"/>
                <w:szCs w:val="28"/>
                <w:lang w:val="vi-VN"/>
              </w:rPr>
              <w:t>Textbox</w:t>
            </w:r>
          </w:p>
        </w:tc>
        <w:tc>
          <w:tcPr>
            <w:tcW w:w="2142" w:type="pct"/>
            <w:vAlign w:val="center"/>
          </w:tcPr>
          <w:p w14:paraId="0CA53281" w14:textId="77777777" w:rsidR="00B06E63" w:rsidRPr="00F30713" w:rsidRDefault="00B06E63" w:rsidP="00B06E63">
            <w:pPr>
              <w:widowControl w:val="0"/>
              <w:tabs>
                <w:tab w:val="left" w:pos="180"/>
              </w:tabs>
              <w:jc w:val="both"/>
              <w:rPr>
                <w:sz w:val="28"/>
                <w:szCs w:val="28"/>
              </w:rPr>
            </w:pPr>
            <w:r>
              <w:rPr>
                <w:sz w:val="28"/>
                <w:szCs w:val="28"/>
              </w:rPr>
              <w:t>Ghi chú</w:t>
            </w:r>
          </w:p>
        </w:tc>
      </w:tr>
    </w:tbl>
    <w:p w14:paraId="687CA5EC" w14:textId="77777777" w:rsidR="00B06E63" w:rsidRDefault="00B06E63" w:rsidP="00B06E63">
      <w:pPr>
        <w:pStyle w:val="BodyText"/>
        <w:numPr>
          <w:ilvl w:val="0"/>
          <w:numId w:val="15"/>
        </w:numPr>
        <w:rPr>
          <w:lang w:eastAsia="zh-CN"/>
        </w:rPr>
      </w:pPr>
      <w:r>
        <w:rPr>
          <w:lang w:eastAsia="zh-CN"/>
        </w:rPr>
        <w:t>NĐT thanh toán tiền, có thể xem chi tiết giao dịch của NĐT tại đợt đấu giá bằng cách nhấn button chi tiết giao dịch</w:t>
      </w:r>
    </w:p>
    <w:p w14:paraId="10F63CBB" w14:textId="77777777" w:rsidR="00B06E63" w:rsidRDefault="00B06E63" w:rsidP="00B06E63">
      <w:pPr>
        <w:pStyle w:val="Heading5"/>
        <w:numPr>
          <w:ilvl w:val="4"/>
          <w:numId w:val="1"/>
        </w:numPr>
      </w:pPr>
      <w:r>
        <w:t>Tra cứu thanh toán</w:t>
      </w:r>
    </w:p>
    <w:p w14:paraId="51849E49" w14:textId="77777777" w:rsidR="00B06E63" w:rsidRDefault="00B06E63" w:rsidP="00B06E63">
      <w:pPr>
        <w:pStyle w:val="BodyText"/>
        <w:rPr>
          <w:lang w:eastAsia="zh-CN"/>
        </w:rPr>
      </w:pPr>
      <w:r>
        <w:rPr>
          <w:b/>
          <w:lang w:eastAsia="zh-CN"/>
        </w:rPr>
        <w:t xml:space="preserve">Mục đích: </w:t>
      </w:r>
      <w:r>
        <w:rPr>
          <w:lang w:eastAsia="zh-CN"/>
        </w:rPr>
        <w:t>NĐT và  Cán bộ nghiệp vụ tra cứu thông tin thanh toán đợt đấu giá</w:t>
      </w:r>
    </w:p>
    <w:p w14:paraId="67B933E1" w14:textId="77777777" w:rsidR="00B06E63" w:rsidRDefault="00B06E63" w:rsidP="00B06E63">
      <w:pPr>
        <w:pStyle w:val="BodyText"/>
        <w:rPr>
          <w:lang w:eastAsia="zh-CN"/>
        </w:rPr>
      </w:pPr>
      <w:r w:rsidRPr="00F93F69">
        <w:rPr>
          <w:b/>
          <w:lang w:eastAsia="zh-CN"/>
        </w:rPr>
        <w:t>Xử lý sự kiện:</w:t>
      </w:r>
      <w:r>
        <w:rPr>
          <w:lang w:eastAsia="zh-CN"/>
        </w:rPr>
        <w:t xml:space="preserve"> </w:t>
      </w:r>
    </w:p>
    <w:p w14:paraId="47082504" w14:textId="77777777" w:rsidR="00B06E63" w:rsidRPr="00242823" w:rsidRDefault="00B06E63" w:rsidP="00B06E63">
      <w:pPr>
        <w:pStyle w:val="BodyText"/>
        <w:numPr>
          <w:ilvl w:val="0"/>
          <w:numId w:val="15"/>
        </w:numPr>
        <w:rPr>
          <w:szCs w:val="28"/>
        </w:rPr>
      </w:pPr>
      <w:r w:rsidRPr="00242823">
        <w:rPr>
          <w:szCs w:val="28"/>
          <w:lang w:eastAsia="zh-CN"/>
        </w:rPr>
        <w:t xml:space="preserve">Đăng nhập vào hệ thống </w:t>
      </w:r>
      <w:r w:rsidRPr="00926152">
        <w:rPr>
          <w:szCs w:val="28"/>
        </w:rPr>
        <w:sym w:font="Wingdings" w:char="F0E0"/>
      </w:r>
      <w:r w:rsidRPr="00242823">
        <w:rPr>
          <w:szCs w:val="28"/>
          <w:lang w:eastAsia="zh-CN"/>
        </w:rPr>
        <w:t xml:space="preserve"> chọn menu Thanh toán </w:t>
      </w:r>
      <w:r w:rsidRPr="00242823">
        <w:rPr>
          <w:szCs w:val="28"/>
          <w:lang w:val="vi-VN"/>
        </w:rPr>
        <w:t xml:space="preserve"> </w:t>
      </w:r>
      <w:r w:rsidRPr="00926152">
        <w:rPr>
          <w:szCs w:val="28"/>
        </w:rPr>
        <w:sym w:font="Wingdings" w:char="F0E0"/>
      </w:r>
      <w:r w:rsidRPr="00242823">
        <w:rPr>
          <w:szCs w:val="28"/>
        </w:rPr>
        <w:t xml:space="preserve"> chọn chức năng </w:t>
      </w:r>
      <w:r>
        <w:rPr>
          <w:szCs w:val="28"/>
        </w:rPr>
        <w:t xml:space="preserve">Tra cứu thanh toán </w:t>
      </w:r>
      <w:r w:rsidRPr="00926152">
        <w:rPr>
          <w:szCs w:val="28"/>
        </w:rPr>
        <w:sym w:font="Wingdings" w:char="F0E0"/>
      </w:r>
      <w:r>
        <w:rPr>
          <w:b/>
          <w:szCs w:val="28"/>
        </w:rPr>
        <w:t xml:space="preserve"> </w:t>
      </w:r>
      <w:r w:rsidRPr="00242823">
        <w:rPr>
          <w:szCs w:val="28"/>
        </w:rPr>
        <w:t xml:space="preserve">Hệ thống hiển thị màn hình </w:t>
      </w:r>
      <w:r>
        <w:rPr>
          <w:szCs w:val="28"/>
        </w:rPr>
        <w:t xml:space="preserve">tra cứu thanh toán </w:t>
      </w:r>
    </w:p>
    <w:p w14:paraId="1E80E1F9" w14:textId="77777777" w:rsidR="00B06E63" w:rsidRPr="00242823" w:rsidRDefault="00B06E63" w:rsidP="00B06E63">
      <w:pPr>
        <w:pStyle w:val="BodyText"/>
        <w:ind w:left="360" w:firstLine="0"/>
        <w:rPr>
          <w:b/>
          <w:szCs w:val="28"/>
        </w:rPr>
      </w:pPr>
      <w:r w:rsidRPr="00242823">
        <w:rPr>
          <w:b/>
          <w:szCs w:val="28"/>
        </w:rPr>
        <w:t xml:space="preserve">Phân tích : </w:t>
      </w:r>
    </w:p>
    <w:p w14:paraId="5169C6ED" w14:textId="77777777" w:rsidR="00B06E63" w:rsidRDefault="00B06E63" w:rsidP="00B06E63">
      <w:pPr>
        <w:pStyle w:val="BodyText"/>
        <w:numPr>
          <w:ilvl w:val="0"/>
          <w:numId w:val="15"/>
        </w:numPr>
        <w:rPr>
          <w:szCs w:val="28"/>
        </w:rPr>
      </w:pPr>
      <w:r>
        <w:rPr>
          <w:szCs w:val="28"/>
        </w:rPr>
        <w:t>Tìm kiếm thông tin thanh toán, gồm các tiêu chí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
        <w:gridCol w:w="3014"/>
        <w:gridCol w:w="1461"/>
        <w:gridCol w:w="3848"/>
      </w:tblGrid>
      <w:tr w:rsidR="00B06E63" w:rsidRPr="00CD1498" w14:paraId="5759FEC8" w14:textId="77777777" w:rsidTr="00B06E63">
        <w:trPr>
          <w:tblHeader/>
          <w:jc w:val="center"/>
        </w:trPr>
        <w:tc>
          <w:tcPr>
            <w:tcW w:w="427" w:type="pct"/>
            <w:shd w:val="clear" w:color="auto" w:fill="4F81BD"/>
            <w:vAlign w:val="center"/>
          </w:tcPr>
          <w:p w14:paraId="62015826" w14:textId="77777777" w:rsidR="00B06E63" w:rsidRPr="00CD1498" w:rsidRDefault="00B06E63" w:rsidP="00B06E63">
            <w:pPr>
              <w:widowControl w:val="0"/>
              <w:tabs>
                <w:tab w:val="left" w:pos="180"/>
              </w:tabs>
              <w:jc w:val="both"/>
              <w:rPr>
                <w:b/>
                <w:noProof/>
                <w:szCs w:val="26"/>
              </w:rPr>
            </w:pPr>
            <w:r w:rsidRPr="00CD1498">
              <w:rPr>
                <w:b/>
                <w:noProof/>
                <w:szCs w:val="26"/>
              </w:rPr>
              <w:t>STT</w:t>
            </w:r>
          </w:p>
        </w:tc>
        <w:tc>
          <w:tcPr>
            <w:tcW w:w="1682" w:type="pct"/>
            <w:shd w:val="clear" w:color="auto" w:fill="4F81BD"/>
            <w:vAlign w:val="center"/>
          </w:tcPr>
          <w:p w14:paraId="689F92C7" w14:textId="77777777" w:rsidR="00B06E63" w:rsidRPr="00CD1498" w:rsidRDefault="00B06E63" w:rsidP="00B06E63">
            <w:pPr>
              <w:widowControl w:val="0"/>
              <w:tabs>
                <w:tab w:val="left" w:pos="180"/>
              </w:tabs>
              <w:jc w:val="both"/>
              <w:rPr>
                <w:b/>
                <w:noProof/>
                <w:szCs w:val="26"/>
              </w:rPr>
            </w:pPr>
            <w:r w:rsidRPr="00CD1498">
              <w:rPr>
                <w:b/>
                <w:noProof/>
                <w:szCs w:val="26"/>
              </w:rPr>
              <w:t>Tên trường</w:t>
            </w:r>
          </w:p>
        </w:tc>
        <w:tc>
          <w:tcPr>
            <w:tcW w:w="749" w:type="pct"/>
            <w:shd w:val="clear" w:color="auto" w:fill="4F81BD"/>
            <w:vAlign w:val="center"/>
          </w:tcPr>
          <w:p w14:paraId="4CCEC87D" w14:textId="77777777" w:rsidR="00B06E63" w:rsidRPr="00CD1498" w:rsidRDefault="00B06E63" w:rsidP="00B06E63">
            <w:pPr>
              <w:widowControl w:val="0"/>
              <w:tabs>
                <w:tab w:val="left" w:pos="180"/>
              </w:tabs>
              <w:jc w:val="both"/>
              <w:rPr>
                <w:b/>
                <w:noProof/>
                <w:szCs w:val="26"/>
              </w:rPr>
            </w:pPr>
            <w:r w:rsidRPr="00CD1498">
              <w:rPr>
                <w:b/>
                <w:noProof/>
                <w:szCs w:val="26"/>
              </w:rPr>
              <w:t>Định dạng</w:t>
            </w:r>
          </w:p>
        </w:tc>
        <w:tc>
          <w:tcPr>
            <w:tcW w:w="2142" w:type="pct"/>
            <w:shd w:val="clear" w:color="auto" w:fill="4F81BD"/>
            <w:vAlign w:val="center"/>
          </w:tcPr>
          <w:p w14:paraId="33EE4857" w14:textId="77777777" w:rsidR="00B06E63" w:rsidRPr="00CD1498" w:rsidRDefault="00B06E63" w:rsidP="00B06E63">
            <w:pPr>
              <w:widowControl w:val="0"/>
              <w:tabs>
                <w:tab w:val="left" w:pos="180"/>
              </w:tabs>
              <w:jc w:val="both"/>
              <w:rPr>
                <w:b/>
                <w:noProof/>
                <w:szCs w:val="26"/>
              </w:rPr>
            </w:pPr>
            <w:r w:rsidRPr="00CD1498">
              <w:rPr>
                <w:b/>
                <w:noProof/>
                <w:szCs w:val="26"/>
              </w:rPr>
              <w:t>Mô tả</w:t>
            </w:r>
          </w:p>
        </w:tc>
      </w:tr>
      <w:tr w:rsidR="00B06E63" w:rsidRPr="00CD1498" w14:paraId="4A1A1A81" w14:textId="77777777" w:rsidTr="00B06E63">
        <w:trPr>
          <w:jc w:val="center"/>
        </w:trPr>
        <w:tc>
          <w:tcPr>
            <w:tcW w:w="427" w:type="pct"/>
            <w:vAlign w:val="center"/>
          </w:tcPr>
          <w:p w14:paraId="32901BF1" w14:textId="77777777" w:rsidR="00B06E63" w:rsidRPr="00380CC3" w:rsidRDefault="00B06E63" w:rsidP="00B06E63">
            <w:pPr>
              <w:numPr>
                <w:ilvl w:val="0"/>
                <w:numId w:val="95"/>
              </w:numPr>
              <w:spacing w:before="240" w:after="0"/>
              <w:jc w:val="both"/>
              <w:rPr>
                <w:sz w:val="28"/>
                <w:szCs w:val="28"/>
              </w:rPr>
            </w:pPr>
          </w:p>
        </w:tc>
        <w:tc>
          <w:tcPr>
            <w:tcW w:w="1682" w:type="pct"/>
            <w:vAlign w:val="center"/>
          </w:tcPr>
          <w:p w14:paraId="5D8CCBDC" w14:textId="77777777" w:rsidR="00B06E63" w:rsidRPr="00380CC3" w:rsidRDefault="00B06E63" w:rsidP="00B06E63">
            <w:pPr>
              <w:widowControl w:val="0"/>
              <w:tabs>
                <w:tab w:val="left" w:pos="180"/>
              </w:tabs>
              <w:jc w:val="both"/>
              <w:rPr>
                <w:noProof/>
                <w:sz w:val="28"/>
                <w:szCs w:val="28"/>
              </w:rPr>
            </w:pPr>
            <w:r>
              <w:rPr>
                <w:noProof/>
                <w:sz w:val="28"/>
                <w:szCs w:val="28"/>
              </w:rPr>
              <w:t>Mã NĐT</w:t>
            </w:r>
          </w:p>
        </w:tc>
        <w:tc>
          <w:tcPr>
            <w:tcW w:w="749" w:type="pct"/>
            <w:vAlign w:val="center"/>
          </w:tcPr>
          <w:p w14:paraId="7D75928E" w14:textId="77777777" w:rsidR="00B06E63" w:rsidRPr="00380CC3" w:rsidRDefault="00B06E63" w:rsidP="00B06E63">
            <w:pPr>
              <w:widowControl w:val="0"/>
              <w:tabs>
                <w:tab w:val="left" w:pos="180"/>
              </w:tabs>
              <w:jc w:val="both"/>
              <w:rPr>
                <w:sz w:val="28"/>
                <w:szCs w:val="28"/>
                <w:lang w:val="vi-VN"/>
              </w:rPr>
            </w:pPr>
            <w:r>
              <w:rPr>
                <w:sz w:val="28"/>
                <w:szCs w:val="28"/>
                <w:lang w:val="vi-VN"/>
              </w:rPr>
              <w:t>Textbox</w:t>
            </w:r>
          </w:p>
        </w:tc>
        <w:tc>
          <w:tcPr>
            <w:tcW w:w="2142" w:type="pct"/>
            <w:vAlign w:val="center"/>
          </w:tcPr>
          <w:p w14:paraId="22845769" w14:textId="77777777" w:rsidR="00B06E63" w:rsidRPr="00380CC3" w:rsidRDefault="00B06E63" w:rsidP="00B06E63">
            <w:pPr>
              <w:widowControl w:val="0"/>
              <w:tabs>
                <w:tab w:val="left" w:pos="180"/>
              </w:tabs>
              <w:jc w:val="both"/>
              <w:rPr>
                <w:sz w:val="28"/>
                <w:szCs w:val="28"/>
              </w:rPr>
            </w:pPr>
            <w:r>
              <w:rPr>
                <w:sz w:val="28"/>
                <w:szCs w:val="28"/>
              </w:rPr>
              <w:t>Nhập mã NĐT</w:t>
            </w:r>
          </w:p>
        </w:tc>
      </w:tr>
      <w:tr w:rsidR="00B06E63" w:rsidRPr="00CD1498" w14:paraId="2096E790" w14:textId="77777777" w:rsidTr="00B06E63">
        <w:trPr>
          <w:jc w:val="center"/>
        </w:trPr>
        <w:tc>
          <w:tcPr>
            <w:tcW w:w="427" w:type="pct"/>
            <w:vAlign w:val="center"/>
          </w:tcPr>
          <w:p w14:paraId="6677AC04" w14:textId="77777777" w:rsidR="00B06E63" w:rsidRPr="00380CC3" w:rsidRDefault="00B06E63" w:rsidP="00B06E63">
            <w:pPr>
              <w:numPr>
                <w:ilvl w:val="0"/>
                <w:numId w:val="95"/>
              </w:numPr>
              <w:spacing w:before="240" w:after="0"/>
              <w:jc w:val="both"/>
              <w:rPr>
                <w:sz w:val="28"/>
                <w:szCs w:val="28"/>
              </w:rPr>
            </w:pPr>
          </w:p>
        </w:tc>
        <w:tc>
          <w:tcPr>
            <w:tcW w:w="1682" w:type="pct"/>
            <w:vAlign w:val="center"/>
          </w:tcPr>
          <w:p w14:paraId="180EF789" w14:textId="77777777" w:rsidR="00B06E63" w:rsidRPr="00380CC3" w:rsidRDefault="00B06E63" w:rsidP="00B06E63">
            <w:pPr>
              <w:widowControl w:val="0"/>
              <w:tabs>
                <w:tab w:val="left" w:pos="180"/>
              </w:tabs>
              <w:jc w:val="both"/>
              <w:rPr>
                <w:noProof/>
                <w:sz w:val="28"/>
                <w:szCs w:val="28"/>
              </w:rPr>
            </w:pPr>
            <w:r>
              <w:rPr>
                <w:noProof/>
                <w:sz w:val="28"/>
                <w:szCs w:val="28"/>
              </w:rPr>
              <w:t>Trạng thái thanh toán</w:t>
            </w:r>
          </w:p>
        </w:tc>
        <w:tc>
          <w:tcPr>
            <w:tcW w:w="749" w:type="pct"/>
            <w:vAlign w:val="center"/>
          </w:tcPr>
          <w:p w14:paraId="113B13B2" w14:textId="77777777" w:rsidR="00B06E63" w:rsidRPr="00380CC3" w:rsidRDefault="00B06E63" w:rsidP="00B06E63">
            <w:pPr>
              <w:widowControl w:val="0"/>
              <w:tabs>
                <w:tab w:val="left" w:pos="180"/>
              </w:tabs>
              <w:jc w:val="both"/>
              <w:rPr>
                <w:sz w:val="28"/>
                <w:szCs w:val="28"/>
                <w:lang w:val="vi-VN"/>
              </w:rPr>
            </w:pPr>
            <w:r>
              <w:rPr>
                <w:sz w:val="28"/>
                <w:szCs w:val="28"/>
                <w:lang w:val="vi-VN"/>
              </w:rPr>
              <w:t xml:space="preserve">Combobox </w:t>
            </w:r>
          </w:p>
        </w:tc>
        <w:tc>
          <w:tcPr>
            <w:tcW w:w="2142" w:type="pct"/>
            <w:vAlign w:val="center"/>
          </w:tcPr>
          <w:p w14:paraId="226F4DBC" w14:textId="77777777" w:rsidR="00B06E63" w:rsidRDefault="00B06E63" w:rsidP="00B06E63">
            <w:pPr>
              <w:widowControl w:val="0"/>
              <w:tabs>
                <w:tab w:val="left" w:pos="180"/>
              </w:tabs>
              <w:jc w:val="both"/>
              <w:rPr>
                <w:sz w:val="28"/>
                <w:szCs w:val="28"/>
              </w:rPr>
            </w:pPr>
            <w:r>
              <w:rPr>
                <w:sz w:val="28"/>
                <w:szCs w:val="28"/>
              </w:rPr>
              <w:t>Gồm: - Tất cả</w:t>
            </w:r>
          </w:p>
          <w:p w14:paraId="2305F65F" w14:textId="77777777" w:rsidR="00B06E63" w:rsidRDefault="00B06E63" w:rsidP="00B06E63">
            <w:pPr>
              <w:widowControl w:val="0"/>
              <w:numPr>
                <w:ilvl w:val="0"/>
                <w:numId w:val="15"/>
              </w:numPr>
              <w:tabs>
                <w:tab w:val="left" w:pos="180"/>
              </w:tabs>
              <w:jc w:val="both"/>
              <w:rPr>
                <w:sz w:val="28"/>
                <w:szCs w:val="28"/>
              </w:rPr>
            </w:pPr>
            <w:r>
              <w:rPr>
                <w:sz w:val="28"/>
                <w:szCs w:val="28"/>
              </w:rPr>
              <w:t xml:space="preserve">Chưa thanh toán </w:t>
            </w:r>
          </w:p>
          <w:p w14:paraId="36C96285" w14:textId="77777777" w:rsidR="00B06E63" w:rsidRDefault="00B06E63" w:rsidP="00B06E63">
            <w:pPr>
              <w:widowControl w:val="0"/>
              <w:numPr>
                <w:ilvl w:val="0"/>
                <w:numId w:val="15"/>
              </w:numPr>
              <w:tabs>
                <w:tab w:val="left" w:pos="180"/>
              </w:tabs>
              <w:jc w:val="both"/>
              <w:rPr>
                <w:sz w:val="28"/>
                <w:szCs w:val="28"/>
              </w:rPr>
            </w:pPr>
            <w:r>
              <w:rPr>
                <w:sz w:val="28"/>
                <w:szCs w:val="28"/>
              </w:rPr>
              <w:t>Thanh toán chưa đủ</w:t>
            </w:r>
          </w:p>
          <w:p w14:paraId="66D55125" w14:textId="77777777" w:rsidR="00B06E63" w:rsidRPr="00380CC3" w:rsidRDefault="00B06E63" w:rsidP="00B06E63">
            <w:pPr>
              <w:widowControl w:val="0"/>
              <w:numPr>
                <w:ilvl w:val="0"/>
                <w:numId w:val="15"/>
              </w:numPr>
              <w:tabs>
                <w:tab w:val="left" w:pos="180"/>
              </w:tabs>
              <w:jc w:val="both"/>
              <w:rPr>
                <w:sz w:val="28"/>
                <w:szCs w:val="28"/>
              </w:rPr>
            </w:pPr>
            <w:r>
              <w:rPr>
                <w:sz w:val="28"/>
                <w:szCs w:val="28"/>
              </w:rPr>
              <w:t>Đã thanh toán hết</w:t>
            </w:r>
          </w:p>
        </w:tc>
      </w:tr>
      <w:tr w:rsidR="00B06E63" w:rsidRPr="00CD1498" w14:paraId="51CBBB17" w14:textId="77777777" w:rsidTr="00B06E63">
        <w:trPr>
          <w:jc w:val="center"/>
        </w:trPr>
        <w:tc>
          <w:tcPr>
            <w:tcW w:w="427" w:type="pct"/>
            <w:vAlign w:val="center"/>
          </w:tcPr>
          <w:p w14:paraId="583E4119" w14:textId="77777777" w:rsidR="00B06E63" w:rsidRPr="00380CC3" w:rsidRDefault="00B06E63" w:rsidP="00B06E63">
            <w:pPr>
              <w:numPr>
                <w:ilvl w:val="0"/>
                <w:numId w:val="95"/>
              </w:numPr>
              <w:spacing w:before="240" w:after="0"/>
              <w:jc w:val="both"/>
              <w:rPr>
                <w:sz w:val="28"/>
                <w:szCs w:val="28"/>
              </w:rPr>
            </w:pPr>
          </w:p>
        </w:tc>
        <w:tc>
          <w:tcPr>
            <w:tcW w:w="1682" w:type="pct"/>
            <w:vAlign w:val="center"/>
          </w:tcPr>
          <w:p w14:paraId="6754485A" w14:textId="77777777" w:rsidR="00B06E63" w:rsidRPr="00380CC3" w:rsidRDefault="00B06E63" w:rsidP="00B06E63">
            <w:pPr>
              <w:widowControl w:val="0"/>
              <w:tabs>
                <w:tab w:val="left" w:pos="180"/>
              </w:tabs>
              <w:jc w:val="both"/>
              <w:rPr>
                <w:noProof/>
                <w:sz w:val="28"/>
                <w:szCs w:val="28"/>
              </w:rPr>
            </w:pPr>
            <w:r>
              <w:rPr>
                <w:noProof/>
                <w:sz w:val="28"/>
                <w:szCs w:val="28"/>
              </w:rPr>
              <w:t>Đợt đấu giá</w:t>
            </w:r>
          </w:p>
        </w:tc>
        <w:tc>
          <w:tcPr>
            <w:tcW w:w="749" w:type="pct"/>
            <w:vAlign w:val="center"/>
          </w:tcPr>
          <w:p w14:paraId="27689098" w14:textId="77777777" w:rsidR="00B06E63" w:rsidRPr="00380CC3" w:rsidRDefault="00B06E63" w:rsidP="00B06E63">
            <w:pPr>
              <w:widowControl w:val="0"/>
              <w:tabs>
                <w:tab w:val="left" w:pos="180"/>
              </w:tabs>
              <w:jc w:val="both"/>
              <w:rPr>
                <w:sz w:val="28"/>
                <w:szCs w:val="28"/>
                <w:lang w:val="vi-VN"/>
              </w:rPr>
            </w:pPr>
            <w:r>
              <w:rPr>
                <w:sz w:val="28"/>
                <w:szCs w:val="28"/>
                <w:lang w:val="vi-VN"/>
              </w:rPr>
              <w:t xml:space="preserve">Combobox </w:t>
            </w:r>
          </w:p>
        </w:tc>
        <w:tc>
          <w:tcPr>
            <w:tcW w:w="2142" w:type="pct"/>
            <w:vAlign w:val="center"/>
          </w:tcPr>
          <w:p w14:paraId="717FE045" w14:textId="77777777" w:rsidR="00B06E63" w:rsidRPr="00380CC3" w:rsidRDefault="00B06E63" w:rsidP="00B06E63">
            <w:pPr>
              <w:widowControl w:val="0"/>
              <w:tabs>
                <w:tab w:val="left" w:pos="180"/>
              </w:tabs>
              <w:jc w:val="both"/>
              <w:rPr>
                <w:sz w:val="28"/>
                <w:szCs w:val="28"/>
              </w:rPr>
            </w:pPr>
            <w:r>
              <w:rPr>
                <w:sz w:val="28"/>
                <w:szCs w:val="28"/>
              </w:rPr>
              <w:t xml:space="preserve">Hiển thị danh sách  tất cả các đợt đấu giá </w:t>
            </w:r>
          </w:p>
        </w:tc>
      </w:tr>
      <w:tr w:rsidR="00B06E63" w:rsidRPr="00CD1498" w14:paraId="38ED8E9B" w14:textId="77777777" w:rsidTr="00B06E63">
        <w:trPr>
          <w:jc w:val="center"/>
        </w:trPr>
        <w:tc>
          <w:tcPr>
            <w:tcW w:w="427" w:type="pct"/>
            <w:vAlign w:val="center"/>
          </w:tcPr>
          <w:p w14:paraId="0FD53D4C" w14:textId="77777777" w:rsidR="00B06E63" w:rsidRPr="00380CC3" w:rsidRDefault="00B06E63" w:rsidP="00B06E63">
            <w:pPr>
              <w:numPr>
                <w:ilvl w:val="0"/>
                <w:numId w:val="95"/>
              </w:numPr>
              <w:spacing w:before="240" w:after="0"/>
              <w:jc w:val="both"/>
              <w:rPr>
                <w:sz w:val="28"/>
                <w:szCs w:val="28"/>
              </w:rPr>
            </w:pPr>
          </w:p>
        </w:tc>
        <w:tc>
          <w:tcPr>
            <w:tcW w:w="1682" w:type="pct"/>
            <w:vAlign w:val="center"/>
          </w:tcPr>
          <w:p w14:paraId="029D3B38" w14:textId="77777777" w:rsidR="00B06E63" w:rsidRDefault="00B06E63" w:rsidP="00B06E63">
            <w:pPr>
              <w:widowControl w:val="0"/>
              <w:tabs>
                <w:tab w:val="left" w:pos="180"/>
              </w:tabs>
              <w:jc w:val="both"/>
              <w:rPr>
                <w:noProof/>
                <w:sz w:val="28"/>
                <w:szCs w:val="28"/>
              </w:rPr>
            </w:pPr>
            <w:r>
              <w:rPr>
                <w:noProof/>
                <w:sz w:val="28"/>
                <w:szCs w:val="28"/>
              </w:rPr>
              <w:t>Lần thanh toán</w:t>
            </w:r>
          </w:p>
        </w:tc>
        <w:tc>
          <w:tcPr>
            <w:tcW w:w="749" w:type="pct"/>
            <w:vAlign w:val="center"/>
          </w:tcPr>
          <w:p w14:paraId="64F58611" w14:textId="77777777" w:rsidR="00B06E63" w:rsidRDefault="00B06E63" w:rsidP="00B06E63">
            <w:pPr>
              <w:widowControl w:val="0"/>
              <w:tabs>
                <w:tab w:val="left" w:pos="180"/>
              </w:tabs>
              <w:jc w:val="both"/>
              <w:rPr>
                <w:sz w:val="28"/>
                <w:szCs w:val="28"/>
                <w:lang w:val="vi-VN"/>
              </w:rPr>
            </w:pPr>
            <w:r>
              <w:rPr>
                <w:sz w:val="28"/>
                <w:szCs w:val="28"/>
                <w:lang w:val="vi-VN"/>
              </w:rPr>
              <w:t xml:space="preserve">Combobox </w:t>
            </w:r>
          </w:p>
        </w:tc>
        <w:tc>
          <w:tcPr>
            <w:tcW w:w="2142" w:type="pct"/>
            <w:vAlign w:val="center"/>
          </w:tcPr>
          <w:p w14:paraId="3A253942" w14:textId="77777777" w:rsidR="00B06E63" w:rsidRDefault="00B06E63" w:rsidP="00B06E63">
            <w:pPr>
              <w:widowControl w:val="0"/>
              <w:tabs>
                <w:tab w:val="left" w:pos="180"/>
              </w:tabs>
              <w:jc w:val="both"/>
              <w:rPr>
                <w:sz w:val="28"/>
                <w:szCs w:val="28"/>
              </w:rPr>
            </w:pPr>
            <w:r>
              <w:rPr>
                <w:sz w:val="28"/>
                <w:szCs w:val="28"/>
              </w:rPr>
              <w:t xml:space="preserve">Gồm: </w:t>
            </w:r>
          </w:p>
          <w:p w14:paraId="411265DA" w14:textId="77777777" w:rsidR="00B06E63" w:rsidRDefault="00B06E63" w:rsidP="00B06E63">
            <w:pPr>
              <w:widowControl w:val="0"/>
              <w:numPr>
                <w:ilvl w:val="0"/>
                <w:numId w:val="15"/>
              </w:numPr>
              <w:tabs>
                <w:tab w:val="left" w:pos="180"/>
              </w:tabs>
              <w:jc w:val="both"/>
              <w:rPr>
                <w:sz w:val="28"/>
                <w:szCs w:val="28"/>
              </w:rPr>
            </w:pPr>
            <w:r>
              <w:rPr>
                <w:sz w:val="28"/>
                <w:szCs w:val="28"/>
              </w:rPr>
              <w:t>Tất cả</w:t>
            </w:r>
          </w:p>
          <w:p w14:paraId="79DA43F8" w14:textId="77777777" w:rsidR="00B06E63" w:rsidRDefault="00B06E63" w:rsidP="00B06E63">
            <w:pPr>
              <w:widowControl w:val="0"/>
              <w:numPr>
                <w:ilvl w:val="0"/>
                <w:numId w:val="15"/>
              </w:numPr>
              <w:tabs>
                <w:tab w:val="left" w:pos="180"/>
              </w:tabs>
              <w:jc w:val="both"/>
              <w:rPr>
                <w:sz w:val="28"/>
                <w:szCs w:val="28"/>
              </w:rPr>
            </w:pPr>
            <w:r>
              <w:rPr>
                <w:sz w:val="28"/>
                <w:szCs w:val="28"/>
              </w:rPr>
              <w:lastRenderedPageBreak/>
              <w:t>Một lần</w:t>
            </w:r>
          </w:p>
          <w:p w14:paraId="456E70E3" w14:textId="77777777" w:rsidR="00B06E63" w:rsidRDefault="00B06E63" w:rsidP="00B06E63">
            <w:pPr>
              <w:widowControl w:val="0"/>
              <w:numPr>
                <w:ilvl w:val="0"/>
                <w:numId w:val="15"/>
              </w:numPr>
              <w:tabs>
                <w:tab w:val="left" w:pos="180"/>
              </w:tabs>
              <w:jc w:val="both"/>
              <w:rPr>
                <w:sz w:val="28"/>
                <w:szCs w:val="28"/>
              </w:rPr>
            </w:pPr>
            <w:r>
              <w:rPr>
                <w:sz w:val="28"/>
                <w:szCs w:val="28"/>
              </w:rPr>
              <w:t>Nhiều lần</w:t>
            </w:r>
          </w:p>
        </w:tc>
      </w:tr>
      <w:tr w:rsidR="00B06E63" w:rsidRPr="00CD1498" w14:paraId="2E6706D8" w14:textId="77777777" w:rsidTr="00B06E63">
        <w:trPr>
          <w:jc w:val="center"/>
        </w:trPr>
        <w:tc>
          <w:tcPr>
            <w:tcW w:w="427" w:type="pct"/>
            <w:vAlign w:val="center"/>
          </w:tcPr>
          <w:p w14:paraId="0C84977E" w14:textId="77777777" w:rsidR="00B06E63" w:rsidRPr="00380CC3" w:rsidRDefault="00B06E63" w:rsidP="00B06E63">
            <w:pPr>
              <w:numPr>
                <w:ilvl w:val="0"/>
                <w:numId w:val="95"/>
              </w:numPr>
              <w:spacing w:before="240" w:after="0"/>
              <w:jc w:val="both"/>
              <w:rPr>
                <w:sz w:val="28"/>
                <w:szCs w:val="28"/>
              </w:rPr>
            </w:pPr>
          </w:p>
        </w:tc>
        <w:tc>
          <w:tcPr>
            <w:tcW w:w="1682" w:type="pct"/>
            <w:vAlign w:val="center"/>
          </w:tcPr>
          <w:p w14:paraId="55B485AD" w14:textId="77777777" w:rsidR="00B06E63" w:rsidRDefault="00B06E63" w:rsidP="00B06E63">
            <w:pPr>
              <w:widowControl w:val="0"/>
              <w:tabs>
                <w:tab w:val="left" w:pos="180"/>
              </w:tabs>
              <w:jc w:val="both"/>
              <w:rPr>
                <w:noProof/>
                <w:sz w:val="28"/>
                <w:szCs w:val="28"/>
              </w:rPr>
            </w:pPr>
            <w:r>
              <w:rPr>
                <w:noProof/>
                <w:sz w:val="28"/>
                <w:szCs w:val="28"/>
              </w:rPr>
              <w:t>Thành viên</w:t>
            </w:r>
          </w:p>
        </w:tc>
        <w:tc>
          <w:tcPr>
            <w:tcW w:w="749" w:type="pct"/>
            <w:vAlign w:val="center"/>
          </w:tcPr>
          <w:p w14:paraId="097933F0" w14:textId="77777777" w:rsidR="00B06E63" w:rsidRDefault="00B06E63" w:rsidP="00B06E63">
            <w:pPr>
              <w:widowControl w:val="0"/>
              <w:tabs>
                <w:tab w:val="left" w:pos="180"/>
              </w:tabs>
              <w:jc w:val="both"/>
              <w:rPr>
                <w:sz w:val="28"/>
                <w:szCs w:val="28"/>
                <w:lang w:val="vi-VN"/>
              </w:rPr>
            </w:pPr>
            <w:r>
              <w:rPr>
                <w:sz w:val="28"/>
                <w:szCs w:val="28"/>
                <w:lang w:val="vi-VN"/>
              </w:rPr>
              <w:t xml:space="preserve">Combobox </w:t>
            </w:r>
          </w:p>
        </w:tc>
        <w:tc>
          <w:tcPr>
            <w:tcW w:w="2142" w:type="pct"/>
            <w:vAlign w:val="center"/>
          </w:tcPr>
          <w:p w14:paraId="09CA3BDB" w14:textId="77777777" w:rsidR="00B06E63" w:rsidRDefault="00B06E63" w:rsidP="00B06E63">
            <w:pPr>
              <w:widowControl w:val="0"/>
              <w:tabs>
                <w:tab w:val="left" w:pos="180"/>
              </w:tabs>
              <w:jc w:val="both"/>
              <w:rPr>
                <w:sz w:val="28"/>
                <w:szCs w:val="28"/>
              </w:rPr>
            </w:pPr>
            <w:r>
              <w:rPr>
                <w:sz w:val="28"/>
                <w:szCs w:val="28"/>
              </w:rPr>
              <w:t>Danh sách các NĐT thuộc đợt đấu giá</w:t>
            </w:r>
          </w:p>
        </w:tc>
      </w:tr>
      <w:tr w:rsidR="00B06E63" w:rsidRPr="00CD1498" w14:paraId="5280C5D2" w14:textId="77777777" w:rsidTr="00B06E63">
        <w:trPr>
          <w:jc w:val="center"/>
        </w:trPr>
        <w:tc>
          <w:tcPr>
            <w:tcW w:w="427" w:type="pct"/>
            <w:vAlign w:val="center"/>
          </w:tcPr>
          <w:p w14:paraId="417E4E7B" w14:textId="77777777" w:rsidR="00B06E63" w:rsidRPr="00380CC3" w:rsidRDefault="00B06E63" w:rsidP="00B06E63">
            <w:pPr>
              <w:numPr>
                <w:ilvl w:val="0"/>
                <w:numId w:val="95"/>
              </w:numPr>
              <w:spacing w:before="240" w:after="0"/>
              <w:jc w:val="both"/>
              <w:rPr>
                <w:sz w:val="28"/>
                <w:szCs w:val="28"/>
              </w:rPr>
            </w:pPr>
          </w:p>
        </w:tc>
        <w:tc>
          <w:tcPr>
            <w:tcW w:w="1682" w:type="pct"/>
            <w:vAlign w:val="center"/>
          </w:tcPr>
          <w:p w14:paraId="25959F80" w14:textId="77777777" w:rsidR="00B06E63" w:rsidRDefault="00B06E63" w:rsidP="00B06E63">
            <w:pPr>
              <w:widowControl w:val="0"/>
              <w:tabs>
                <w:tab w:val="left" w:pos="180"/>
              </w:tabs>
              <w:jc w:val="both"/>
              <w:rPr>
                <w:noProof/>
                <w:sz w:val="28"/>
                <w:szCs w:val="28"/>
              </w:rPr>
            </w:pPr>
            <w:r>
              <w:rPr>
                <w:noProof/>
                <w:sz w:val="28"/>
                <w:szCs w:val="28"/>
              </w:rPr>
              <w:t>CN/TC</w:t>
            </w:r>
          </w:p>
        </w:tc>
        <w:tc>
          <w:tcPr>
            <w:tcW w:w="749" w:type="pct"/>
            <w:vAlign w:val="center"/>
          </w:tcPr>
          <w:p w14:paraId="7814AAAB" w14:textId="77777777" w:rsidR="00B06E63" w:rsidRDefault="00B06E63" w:rsidP="00B06E63">
            <w:pPr>
              <w:widowControl w:val="0"/>
              <w:tabs>
                <w:tab w:val="left" w:pos="180"/>
              </w:tabs>
              <w:jc w:val="both"/>
              <w:rPr>
                <w:sz w:val="28"/>
                <w:szCs w:val="28"/>
                <w:lang w:val="vi-VN"/>
              </w:rPr>
            </w:pPr>
            <w:r>
              <w:rPr>
                <w:sz w:val="28"/>
                <w:szCs w:val="28"/>
                <w:lang w:val="vi-VN"/>
              </w:rPr>
              <w:t xml:space="preserve">Combobox </w:t>
            </w:r>
          </w:p>
        </w:tc>
        <w:tc>
          <w:tcPr>
            <w:tcW w:w="2142" w:type="pct"/>
            <w:vAlign w:val="center"/>
          </w:tcPr>
          <w:p w14:paraId="4BE452AA" w14:textId="77777777" w:rsidR="00B06E63" w:rsidRDefault="00B06E63" w:rsidP="00B06E63">
            <w:pPr>
              <w:widowControl w:val="0"/>
              <w:tabs>
                <w:tab w:val="left" w:pos="180"/>
              </w:tabs>
              <w:jc w:val="both"/>
              <w:rPr>
                <w:sz w:val="28"/>
                <w:szCs w:val="28"/>
              </w:rPr>
            </w:pPr>
            <w:r>
              <w:rPr>
                <w:sz w:val="28"/>
                <w:szCs w:val="28"/>
              </w:rPr>
              <w:t xml:space="preserve">Loại hình NĐT, gồm: </w:t>
            </w:r>
          </w:p>
          <w:p w14:paraId="11441702" w14:textId="77777777" w:rsidR="00B06E63" w:rsidRDefault="00B06E63" w:rsidP="00B06E63">
            <w:pPr>
              <w:widowControl w:val="0"/>
              <w:numPr>
                <w:ilvl w:val="0"/>
                <w:numId w:val="15"/>
              </w:numPr>
              <w:tabs>
                <w:tab w:val="left" w:pos="180"/>
              </w:tabs>
              <w:jc w:val="both"/>
              <w:rPr>
                <w:sz w:val="28"/>
                <w:szCs w:val="28"/>
              </w:rPr>
            </w:pPr>
            <w:r>
              <w:rPr>
                <w:sz w:val="28"/>
                <w:szCs w:val="28"/>
              </w:rPr>
              <w:t>Tất cả</w:t>
            </w:r>
          </w:p>
          <w:p w14:paraId="7C3353A2" w14:textId="77777777" w:rsidR="00B06E63" w:rsidRDefault="00B06E63" w:rsidP="00B06E63">
            <w:pPr>
              <w:widowControl w:val="0"/>
              <w:numPr>
                <w:ilvl w:val="0"/>
                <w:numId w:val="15"/>
              </w:numPr>
              <w:tabs>
                <w:tab w:val="left" w:pos="180"/>
              </w:tabs>
              <w:jc w:val="both"/>
              <w:rPr>
                <w:sz w:val="28"/>
                <w:szCs w:val="28"/>
              </w:rPr>
            </w:pPr>
            <w:r>
              <w:rPr>
                <w:sz w:val="28"/>
                <w:szCs w:val="28"/>
              </w:rPr>
              <w:t>Cá nhân</w:t>
            </w:r>
          </w:p>
          <w:p w14:paraId="581C58A0" w14:textId="77777777" w:rsidR="00B06E63" w:rsidRDefault="00B06E63" w:rsidP="00B06E63">
            <w:pPr>
              <w:widowControl w:val="0"/>
              <w:numPr>
                <w:ilvl w:val="0"/>
                <w:numId w:val="15"/>
              </w:numPr>
              <w:tabs>
                <w:tab w:val="left" w:pos="180"/>
              </w:tabs>
              <w:jc w:val="both"/>
              <w:rPr>
                <w:sz w:val="28"/>
                <w:szCs w:val="28"/>
              </w:rPr>
            </w:pPr>
            <w:r>
              <w:rPr>
                <w:sz w:val="28"/>
                <w:szCs w:val="28"/>
              </w:rPr>
              <w:t>Tổ chức</w:t>
            </w:r>
          </w:p>
        </w:tc>
      </w:tr>
      <w:tr w:rsidR="00B06E63" w:rsidRPr="00CD1498" w14:paraId="0143B738" w14:textId="77777777" w:rsidTr="00B06E63">
        <w:trPr>
          <w:jc w:val="center"/>
        </w:trPr>
        <w:tc>
          <w:tcPr>
            <w:tcW w:w="427" w:type="pct"/>
            <w:vAlign w:val="center"/>
          </w:tcPr>
          <w:p w14:paraId="3131DF02" w14:textId="77777777" w:rsidR="00B06E63" w:rsidRPr="00380CC3" w:rsidRDefault="00B06E63" w:rsidP="00B06E63">
            <w:pPr>
              <w:numPr>
                <w:ilvl w:val="0"/>
                <w:numId w:val="95"/>
              </w:numPr>
              <w:spacing w:before="240" w:after="0"/>
              <w:jc w:val="both"/>
              <w:rPr>
                <w:sz w:val="28"/>
                <w:szCs w:val="28"/>
              </w:rPr>
            </w:pPr>
          </w:p>
        </w:tc>
        <w:tc>
          <w:tcPr>
            <w:tcW w:w="1682" w:type="pct"/>
            <w:vAlign w:val="center"/>
          </w:tcPr>
          <w:p w14:paraId="614521C5" w14:textId="77777777" w:rsidR="00B06E63" w:rsidRDefault="00B06E63" w:rsidP="00B06E63">
            <w:pPr>
              <w:widowControl w:val="0"/>
              <w:tabs>
                <w:tab w:val="left" w:pos="180"/>
              </w:tabs>
              <w:jc w:val="both"/>
              <w:rPr>
                <w:noProof/>
                <w:sz w:val="28"/>
                <w:szCs w:val="28"/>
              </w:rPr>
            </w:pPr>
            <w:r>
              <w:rPr>
                <w:noProof/>
                <w:sz w:val="28"/>
                <w:szCs w:val="28"/>
              </w:rPr>
              <w:t>TN/NN</w:t>
            </w:r>
          </w:p>
        </w:tc>
        <w:tc>
          <w:tcPr>
            <w:tcW w:w="749" w:type="pct"/>
            <w:vAlign w:val="center"/>
          </w:tcPr>
          <w:p w14:paraId="342D7ECC" w14:textId="77777777" w:rsidR="00B06E63" w:rsidRDefault="00B06E63" w:rsidP="00B06E63">
            <w:pPr>
              <w:widowControl w:val="0"/>
              <w:tabs>
                <w:tab w:val="left" w:pos="180"/>
              </w:tabs>
              <w:jc w:val="both"/>
              <w:rPr>
                <w:sz w:val="28"/>
                <w:szCs w:val="28"/>
                <w:lang w:val="vi-VN"/>
              </w:rPr>
            </w:pPr>
            <w:r>
              <w:rPr>
                <w:sz w:val="28"/>
                <w:szCs w:val="28"/>
                <w:lang w:val="vi-VN"/>
              </w:rPr>
              <w:t xml:space="preserve">Combobox </w:t>
            </w:r>
          </w:p>
        </w:tc>
        <w:tc>
          <w:tcPr>
            <w:tcW w:w="2142" w:type="pct"/>
            <w:vAlign w:val="center"/>
          </w:tcPr>
          <w:p w14:paraId="50663818" w14:textId="77777777" w:rsidR="00B06E63" w:rsidRDefault="00B06E63" w:rsidP="00B06E63">
            <w:pPr>
              <w:widowControl w:val="0"/>
              <w:tabs>
                <w:tab w:val="left" w:pos="180"/>
              </w:tabs>
              <w:jc w:val="both"/>
              <w:rPr>
                <w:sz w:val="28"/>
                <w:szCs w:val="28"/>
              </w:rPr>
            </w:pPr>
            <w:r>
              <w:rPr>
                <w:sz w:val="28"/>
                <w:szCs w:val="28"/>
              </w:rPr>
              <w:t>Hình thức NĐT gồm:</w:t>
            </w:r>
          </w:p>
          <w:p w14:paraId="7C82BE57" w14:textId="77777777" w:rsidR="00B06E63" w:rsidRDefault="00B06E63" w:rsidP="00B06E63">
            <w:pPr>
              <w:widowControl w:val="0"/>
              <w:numPr>
                <w:ilvl w:val="0"/>
                <w:numId w:val="15"/>
              </w:numPr>
              <w:tabs>
                <w:tab w:val="left" w:pos="180"/>
              </w:tabs>
              <w:jc w:val="both"/>
              <w:rPr>
                <w:sz w:val="28"/>
                <w:szCs w:val="28"/>
              </w:rPr>
            </w:pPr>
            <w:r>
              <w:rPr>
                <w:sz w:val="28"/>
                <w:szCs w:val="28"/>
              </w:rPr>
              <w:t>Tất cả</w:t>
            </w:r>
          </w:p>
          <w:p w14:paraId="3ECD16B4" w14:textId="77777777" w:rsidR="00B06E63" w:rsidRDefault="00B06E63" w:rsidP="00B06E63">
            <w:pPr>
              <w:widowControl w:val="0"/>
              <w:numPr>
                <w:ilvl w:val="0"/>
                <w:numId w:val="15"/>
              </w:numPr>
              <w:tabs>
                <w:tab w:val="left" w:pos="180"/>
              </w:tabs>
              <w:jc w:val="both"/>
              <w:rPr>
                <w:sz w:val="28"/>
                <w:szCs w:val="28"/>
              </w:rPr>
            </w:pPr>
            <w:r>
              <w:rPr>
                <w:sz w:val="28"/>
                <w:szCs w:val="28"/>
              </w:rPr>
              <w:t>Trong nước</w:t>
            </w:r>
          </w:p>
          <w:p w14:paraId="5CECBE0C" w14:textId="77777777" w:rsidR="00B06E63" w:rsidRDefault="00B06E63" w:rsidP="00B06E63">
            <w:pPr>
              <w:widowControl w:val="0"/>
              <w:numPr>
                <w:ilvl w:val="0"/>
                <w:numId w:val="15"/>
              </w:numPr>
              <w:tabs>
                <w:tab w:val="left" w:pos="180"/>
              </w:tabs>
              <w:jc w:val="both"/>
              <w:rPr>
                <w:sz w:val="28"/>
                <w:szCs w:val="28"/>
              </w:rPr>
            </w:pPr>
            <w:r>
              <w:rPr>
                <w:sz w:val="28"/>
                <w:szCs w:val="28"/>
              </w:rPr>
              <w:t>Nước ngoài</w:t>
            </w:r>
          </w:p>
        </w:tc>
      </w:tr>
      <w:tr w:rsidR="00B06E63" w:rsidRPr="00CD1498" w14:paraId="6B12BDB8" w14:textId="77777777" w:rsidTr="00B06E63">
        <w:trPr>
          <w:jc w:val="center"/>
        </w:trPr>
        <w:tc>
          <w:tcPr>
            <w:tcW w:w="427" w:type="pct"/>
            <w:vAlign w:val="center"/>
          </w:tcPr>
          <w:p w14:paraId="1DD87F31" w14:textId="77777777" w:rsidR="00B06E63" w:rsidRPr="00380CC3" w:rsidRDefault="00B06E63" w:rsidP="00B06E63">
            <w:pPr>
              <w:numPr>
                <w:ilvl w:val="0"/>
                <w:numId w:val="95"/>
              </w:numPr>
              <w:spacing w:before="240" w:after="0"/>
              <w:jc w:val="both"/>
              <w:rPr>
                <w:sz w:val="28"/>
                <w:szCs w:val="28"/>
              </w:rPr>
            </w:pPr>
          </w:p>
        </w:tc>
        <w:tc>
          <w:tcPr>
            <w:tcW w:w="1682" w:type="pct"/>
            <w:vAlign w:val="center"/>
          </w:tcPr>
          <w:p w14:paraId="159435D9" w14:textId="77777777" w:rsidR="00B06E63" w:rsidRDefault="00B06E63" w:rsidP="00B06E63">
            <w:pPr>
              <w:widowControl w:val="0"/>
              <w:tabs>
                <w:tab w:val="left" w:pos="180"/>
              </w:tabs>
              <w:jc w:val="both"/>
              <w:rPr>
                <w:noProof/>
                <w:sz w:val="28"/>
                <w:szCs w:val="28"/>
              </w:rPr>
            </w:pPr>
            <w:r>
              <w:rPr>
                <w:noProof/>
                <w:sz w:val="28"/>
                <w:szCs w:val="28"/>
              </w:rPr>
              <w:t>CMND/GP DKKD</w:t>
            </w:r>
          </w:p>
        </w:tc>
        <w:tc>
          <w:tcPr>
            <w:tcW w:w="749" w:type="pct"/>
            <w:vAlign w:val="center"/>
          </w:tcPr>
          <w:p w14:paraId="71E289E7" w14:textId="77777777" w:rsidR="00B06E63" w:rsidRDefault="00B06E63" w:rsidP="00B06E63">
            <w:pPr>
              <w:widowControl w:val="0"/>
              <w:tabs>
                <w:tab w:val="left" w:pos="180"/>
              </w:tabs>
              <w:jc w:val="both"/>
              <w:rPr>
                <w:sz w:val="28"/>
                <w:szCs w:val="28"/>
                <w:lang w:val="vi-VN"/>
              </w:rPr>
            </w:pPr>
            <w:r>
              <w:rPr>
                <w:sz w:val="28"/>
                <w:szCs w:val="28"/>
                <w:lang w:val="vi-VN"/>
              </w:rPr>
              <w:t>Textbox</w:t>
            </w:r>
          </w:p>
        </w:tc>
        <w:tc>
          <w:tcPr>
            <w:tcW w:w="2142" w:type="pct"/>
            <w:vAlign w:val="center"/>
          </w:tcPr>
          <w:p w14:paraId="1AD150BA" w14:textId="77777777" w:rsidR="00B06E63" w:rsidRDefault="00B06E63" w:rsidP="00B06E63">
            <w:pPr>
              <w:widowControl w:val="0"/>
              <w:tabs>
                <w:tab w:val="left" w:pos="180"/>
              </w:tabs>
              <w:jc w:val="both"/>
              <w:rPr>
                <w:sz w:val="28"/>
                <w:szCs w:val="28"/>
              </w:rPr>
            </w:pPr>
            <w:r>
              <w:rPr>
                <w:sz w:val="28"/>
                <w:szCs w:val="28"/>
              </w:rPr>
              <w:t>Nhập số chứng minh nhân dân hoặc giấy phép đăng ký kinh doanh</w:t>
            </w:r>
          </w:p>
        </w:tc>
      </w:tr>
    </w:tbl>
    <w:p w14:paraId="490526FE" w14:textId="77777777" w:rsidR="00B06E63" w:rsidRDefault="00B06E63" w:rsidP="00B06E63">
      <w:pPr>
        <w:pStyle w:val="BodyText"/>
        <w:numPr>
          <w:ilvl w:val="0"/>
          <w:numId w:val="15"/>
        </w:numPr>
        <w:rPr>
          <w:szCs w:val="28"/>
        </w:rPr>
      </w:pPr>
      <w:r>
        <w:rPr>
          <w:szCs w:val="28"/>
        </w:rPr>
        <w:t>Hệ thống hiển thị danh sách thông tin thanh toán của NĐT theo tiêu chí tìm kiếm, gồm các thông tin:</w:t>
      </w:r>
    </w:p>
    <w:p w14:paraId="65B5AE85" w14:textId="77777777" w:rsidR="00B06E63" w:rsidRDefault="00B06E63" w:rsidP="00B06E63">
      <w:pPr>
        <w:pStyle w:val="BodyText"/>
        <w:numPr>
          <w:ilvl w:val="0"/>
          <w:numId w:val="96"/>
        </w:numPr>
        <w:rPr>
          <w:szCs w:val="28"/>
        </w:rPr>
      </w:pPr>
      <w:r>
        <w:rPr>
          <w:szCs w:val="28"/>
        </w:rPr>
        <w:t>STT</w:t>
      </w:r>
    </w:p>
    <w:p w14:paraId="05F512C4" w14:textId="77777777" w:rsidR="00B06E63" w:rsidRDefault="00B06E63" w:rsidP="00B06E63">
      <w:pPr>
        <w:pStyle w:val="BodyText"/>
        <w:numPr>
          <w:ilvl w:val="0"/>
          <w:numId w:val="96"/>
        </w:numPr>
        <w:rPr>
          <w:szCs w:val="28"/>
        </w:rPr>
      </w:pPr>
      <w:r>
        <w:rPr>
          <w:szCs w:val="28"/>
        </w:rPr>
        <w:t>Họ tên NĐT</w:t>
      </w:r>
    </w:p>
    <w:p w14:paraId="25DD92A4" w14:textId="77777777" w:rsidR="00B06E63" w:rsidRDefault="00B06E63" w:rsidP="00B06E63">
      <w:pPr>
        <w:pStyle w:val="BodyText"/>
        <w:numPr>
          <w:ilvl w:val="0"/>
          <w:numId w:val="96"/>
        </w:numPr>
        <w:rPr>
          <w:szCs w:val="28"/>
        </w:rPr>
      </w:pPr>
      <w:r>
        <w:rPr>
          <w:szCs w:val="28"/>
        </w:rPr>
        <w:t>Mã NĐT</w:t>
      </w:r>
    </w:p>
    <w:p w14:paraId="404F6236" w14:textId="77777777" w:rsidR="00B06E63" w:rsidRDefault="00B06E63" w:rsidP="00B06E63">
      <w:pPr>
        <w:pStyle w:val="BodyText"/>
        <w:numPr>
          <w:ilvl w:val="0"/>
          <w:numId w:val="96"/>
        </w:numPr>
        <w:rPr>
          <w:szCs w:val="28"/>
        </w:rPr>
      </w:pPr>
      <w:r>
        <w:rPr>
          <w:szCs w:val="28"/>
        </w:rPr>
        <w:t>CMND/ĐKKD</w:t>
      </w:r>
    </w:p>
    <w:p w14:paraId="40779A24" w14:textId="77777777" w:rsidR="00B06E63" w:rsidRDefault="00B06E63" w:rsidP="00B06E63">
      <w:pPr>
        <w:pStyle w:val="BodyText"/>
        <w:numPr>
          <w:ilvl w:val="0"/>
          <w:numId w:val="96"/>
        </w:numPr>
        <w:rPr>
          <w:szCs w:val="28"/>
        </w:rPr>
      </w:pPr>
      <w:r>
        <w:rPr>
          <w:szCs w:val="28"/>
        </w:rPr>
        <w:t>Số cổ phần trúng giá</w:t>
      </w:r>
    </w:p>
    <w:p w14:paraId="47613FD4" w14:textId="77777777" w:rsidR="00B06E63" w:rsidRDefault="00B06E63" w:rsidP="00B06E63">
      <w:pPr>
        <w:pStyle w:val="BodyText"/>
        <w:numPr>
          <w:ilvl w:val="0"/>
          <w:numId w:val="96"/>
        </w:numPr>
        <w:rPr>
          <w:szCs w:val="28"/>
        </w:rPr>
      </w:pPr>
      <w:r>
        <w:rPr>
          <w:szCs w:val="28"/>
        </w:rPr>
        <w:lastRenderedPageBreak/>
        <w:t>Số tiền phải thanh toán</w:t>
      </w:r>
    </w:p>
    <w:p w14:paraId="78DA7F4E" w14:textId="77777777" w:rsidR="00B06E63" w:rsidRDefault="00B06E63" w:rsidP="00B06E63">
      <w:pPr>
        <w:pStyle w:val="BodyText"/>
        <w:numPr>
          <w:ilvl w:val="0"/>
          <w:numId w:val="96"/>
        </w:numPr>
        <w:rPr>
          <w:szCs w:val="28"/>
        </w:rPr>
      </w:pPr>
      <w:r>
        <w:rPr>
          <w:szCs w:val="28"/>
        </w:rPr>
        <w:t>Số cổ phần đã thanh toán</w:t>
      </w:r>
    </w:p>
    <w:p w14:paraId="7152C4A0" w14:textId="77777777" w:rsidR="00B06E63" w:rsidRDefault="00B06E63" w:rsidP="00B06E63">
      <w:pPr>
        <w:pStyle w:val="BodyText"/>
        <w:numPr>
          <w:ilvl w:val="0"/>
          <w:numId w:val="96"/>
        </w:numPr>
        <w:rPr>
          <w:szCs w:val="28"/>
        </w:rPr>
      </w:pPr>
      <w:r>
        <w:rPr>
          <w:szCs w:val="28"/>
        </w:rPr>
        <w:t xml:space="preserve">Số tiền đã thanh toán </w:t>
      </w:r>
    </w:p>
    <w:p w14:paraId="0F4E208B" w14:textId="77777777" w:rsidR="00B06E63" w:rsidRDefault="00B06E63" w:rsidP="00B06E63">
      <w:pPr>
        <w:pStyle w:val="BodyText"/>
        <w:numPr>
          <w:ilvl w:val="0"/>
          <w:numId w:val="96"/>
        </w:numPr>
        <w:rPr>
          <w:szCs w:val="28"/>
        </w:rPr>
      </w:pPr>
      <w:r>
        <w:rPr>
          <w:szCs w:val="28"/>
        </w:rPr>
        <w:t>Số cổ phần chưa thanh toán</w:t>
      </w:r>
    </w:p>
    <w:p w14:paraId="4343360F" w14:textId="77777777" w:rsidR="00B06E63" w:rsidRDefault="00B06E63" w:rsidP="00B06E63">
      <w:pPr>
        <w:pStyle w:val="BodyText"/>
        <w:numPr>
          <w:ilvl w:val="0"/>
          <w:numId w:val="96"/>
        </w:numPr>
        <w:rPr>
          <w:szCs w:val="28"/>
        </w:rPr>
      </w:pPr>
      <w:r>
        <w:rPr>
          <w:szCs w:val="28"/>
        </w:rPr>
        <w:t>Lần thanh toán</w:t>
      </w:r>
    </w:p>
    <w:p w14:paraId="047DB4D2" w14:textId="77777777" w:rsidR="00B06E63" w:rsidRDefault="00B06E63" w:rsidP="00B06E63">
      <w:pPr>
        <w:pStyle w:val="BodyText"/>
        <w:numPr>
          <w:ilvl w:val="0"/>
          <w:numId w:val="96"/>
        </w:numPr>
        <w:rPr>
          <w:szCs w:val="28"/>
        </w:rPr>
      </w:pPr>
      <w:r>
        <w:rPr>
          <w:szCs w:val="28"/>
        </w:rPr>
        <w:t>Chức năng</w:t>
      </w:r>
    </w:p>
    <w:p w14:paraId="0F564A84" w14:textId="5CEAB299" w:rsidR="00B06E63" w:rsidRPr="00B06E63" w:rsidRDefault="00B06E63" w:rsidP="00B06E63">
      <w:pPr>
        <w:pStyle w:val="BodyText"/>
        <w:numPr>
          <w:ilvl w:val="0"/>
          <w:numId w:val="15"/>
        </w:numPr>
        <w:rPr>
          <w:szCs w:val="28"/>
        </w:rPr>
      </w:pPr>
      <w:r>
        <w:rPr>
          <w:szCs w:val="28"/>
        </w:rPr>
        <w:t>Tổng hợp số cổ phần trúng, số tiền phải thanh toán, số cổ phần thanh toán, số tiền chuyển sang trung tâm, số tiền nộp thừa của NĐT của tất cả NĐT theo tiêu chí tìm kiếm.</w:t>
      </w:r>
    </w:p>
    <w:p w14:paraId="2B636D7C" w14:textId="01B2C549" w:rsidR="009276FC" w:rsidRPr="00A31661" w:rsidRDefault="009276FC" w:rsidP="009276FC">
      <w:pPr>
        <w:pStyle w:val="Heading4"/>
      </w:pPr>
      <w:r>
        <w:t>Phân hệ báo cáo</w:t>
      </w:r>
    </w:p>
    <w:p w14:paraId="68695EF1" w14:textId="604F24F1" w:rsidR="009276FC" w:rsidRDefault="009276FC" w:rsidP="009276FC">
      <w:pPr>
        <w:pStyle w:val="BodyText"/>
      </w:pPr>
      <w:r>
        <w:t>Thiết kế luồng thực hiện báo cáo để giảm thời gian truy vấn thông tin cho báo cáo, đặc biệt là đối với các báo cáo cần tra cứu thông tin quá khứ trong một khoảng thời gian dài.</w:t>
      </w:r>
    </w:p>
    <w:p w14:paraId="1FF4572B" w14:textId="77777777" w:rsidR="009276FC" w:rsidRDefault="009276FC" w:rsidP="009276FC">
      <w:pPr>
        <w:pStyle w:val="BodyText"/>
      </w:pPr>
      <w:r>
        <w:t xml:space="preserve">Hệ thống cho phép thực hiện kết xuất báo cáo dưới dạng file Excel chuẩn. Đảm bảo sau khi kết xuất, người sử dụng có thể thao tác đầy đủ các tính năng </w:t>
      </w:r>
      <w:r w:rsidRPr="007A3AA9">
        <w:t xml:space="preserve">như trên một tài liệu </w:t>
      </w:r>
      <w:r>
        <w:t>E</w:t>
      </w:r>
      <w:r w:rsidRPr="007A3AA9">
        <w:t>xcel thông thường.</w:t>
      </w:r>
    </w:p>
    <w:p w14:paraId="7BC0D0BA" w14:textId="77777777" w:rsidR="009276FC" w:rsidRPr="009276FC" w:rsidRDefault="009276FC" w:rsidP="009276FC">
      <w:pPr>
        <w:pStyle w:val="BodyText"/>
      </w:pPr>
      <w:r w:rsidRPr="009276FC">
        <w:t>Phương thức này sẽ áp dụng cho các báo cáo trong tình huống sau:</w:t>
      </w:r>
    </w:p>
    <w:p w14:paraId="2F14740B" w14:textId="77777777" w:rsidR="009276FC" w:rsidRPr="009276FC" w:rsidRDefault="009276FC" w:rsidP="00F56049">
      <w:pPr>
        <w:pStyle w:val="ListBullet"/>
      </w:pPr>
      <w:r w:rsidRPr="009276FC">
        <w:t xml:space="preserve">Báo cáo có </w:t>
      </w:r>
      <w:r w:rsidRPr="002C0313">
        <w:t>mẫu không cố định</w:t>
      </w:r>
      <w:r w:rsidRPr="009276FC">
        <w:t>, biến đổi theo dữ liệu</w:t>
      </w:r>
    </w:p>
    <w:p w14:paraId="3EB4A93B" w14:textId="77777777" w:rsidR="009276FC" w:rsidRPr="009276FC" w:rsidRDefault="009276FC" w:rsidP="00F56049">
      <w:pPr>
        <w:pStyle w:val="ListBullet"/>
      </w:pPr>
      <w:r w:rsidRPr="009276FC">
        <w:t>Báo cáo tập trung vào số liệu để có thể sử dụng và khai thác ở các khía cạnh tiếp theo.</w:t>
      </w:r>
    </w:p>
    <w:p w14:paraId="123F0D2B" w14:textId="77777777" w:rsidR="009276FC" w:rsidRDefault="009276FC" w:rsidP="009276FC">
      <w:pPr>
        <w:pStyle w:val="BodyText"/>
      </w:pPr>
      <w:r>
        <w:t xml:space="preserve">Hệ thống cho phép thực hiện kết xuất báo cáo dưới dạng file Word chuẩn. Đảm bảo sau khi kết xuất, người sử dụng có thể thao tác đầy đủ các tính năng </w:t>
      </w:r>
      <w:r w:rsidRPr="007A3AA9">
        <w:t xml:space="preserve">như trên một tài liệu </w:t>
      </w:r>
      <w:r>
        <w:t>Word</w:t>
      </w:r>
      <w:r w:rsidRPr="007A3AA9">
        <w:t xml:space="preserve"> thông thường.</w:t>
      </w:r>
    </w:p>
    <w:p w14:paraId="17E8F0C2" w14:textId="77777777" w:rsidR="009276FC" w:rsidRPr="009276FC" w:rsidRDefault="009276FC" w:rsidP="009276FC">
      <w:pPr>
        <w:pStyle w:val="BodyText"/>
      </w:pPr>
      <w:r w:rsidRPr="009276FC">
        <w:t>Phương thức này sẽ áp dụng cho các báo cáo trong tình huống sau:</w:t>
      </w:r>
    </w:p>
    <w:p w14:paraId="5E68F68D" w14:textId="04B89B94" w:rsidR="009276FC" w:rsidRPr="009276FC" w:rsidRDefault="009276FC" w:rsidP="00F56049">
      <w:pPr>
        <w:pStyle w:val="ListBullet"/>
      </w:pPr>
      <w:r w:rsidRPr="009276FC">
        <w:t>Báo cáo có mẫu cố định, đơn giản</w:t>
      </w:r>
      <w:r w:rsidR="00D11373">
        <w:t>.</w:t>
      </w:r>
    </w:p>
    <w:p w14:paraId="7BC76246" w14:textId="13E3D137" w:rsidR="009276FC" w:rsidRDefault="009276FC" w:rsidP="00F56049">
      <w:pPr>
        <w:pStyle w:val="ListBullet"/>
      </w:pPr>
      <w:r w:rsidRPr="009276FC">
        <w:lastRenderedPageBreak/>
        <w:t>Báo cáo cần sự trình bày cẩn thận: như các văn bản trình ký, văn bản thông báo mong muốn kết xuất dưới dạng tệp tin</w:t>
      </w:r>
      <w:r>
        <w:t xml:space="preserve"> Word để có thể chỉnh sửa.</w:t>
      </w:r>
    </w:p>
    <w:p w14:paraId="3A09208F" w14:textId="3290BBB6" w:rsidR="00824A27" w:rsidRDefault="009276FC" w:rsidP="00824A27">
      <w:pPr>
        <w:pStyle w:val="BodyText"/>
      </w:pPr>
      <w:r>
        <w:t xml:space="preserve">Hệ thống cho phép thực hiện kết xuất báo cáo dưới dạng file </w:t>
      </w:r>
      <w:commentRangeStart w:id="61"/>
      <w:r>
        <w:t>PDF chuẩn</w:t>
      </w:r>
      <w:commentRangeEnd w:id="61"/>
      <w:r w:rsidR="00CE3C73">
        <w:rPr>
          <w:rStyle w:val="CommentReference"/>
          <w:rFonts w:eastAsia="Times New Roman"/>
          <w:lang w:eastAsia="en-US"/>
        </w:rPr>
        <w:commentReference w:id="61"/>
      </w:r>
      <w:r>
        <w:t>.</w:t>
      </w:r>
    </w:p>
    <w:p w14:paraId="03227984" w14:textId="77777777" w:rsidR="00B06E63" w:rsidRDefault="00B06E63" w:rsidP="00B06E63">
      <w:pPr>
        <w:pStyle w:val="Heading5"/>
        <w:numPr>
          <w:ilvl w:val="4"/>
          <w:numId w:val="1"/>
        </w:numPr>
      </w:pPr>
      <w:r>
        <w:t xml:space="preserve">Báo cáo đăng ký </w:t>
      </w:r>
    </w:p>
    <w:p w14:paraId="5C9C7C91" w14:textId="77777777" w:rsidR="00B06E63" w:rsidRDefault="00B06E63" w:rsidP="00B06E63">
      <w:pPr>
        <w:pStyle w:val="Heading6"/>
        <w:numPr>
          <w:ilvl w:val="5"/>
          <w:numId w:val="1"/>
        </w:numPr>
      </w:pPr>
      <w:r w:rsidRPr="006E14B1">
        <w:t>Phiếu đăng ký đấu giá ( Mau dung cho ca nhan to chuc nuoc ngoai)</w:t>
      </w:r>
    </w:p>
    <w:p w14:paraId="7A63A8AE" w14:textId="77777777" w:rsidR="00B06E63" w:rsidRDefault="00B06E63" w:rsidP="00B06E63">
      <w:pPr>
        <w:pStyle w:val="BodyText"/>
        <w:rPr>
          <w:lang w:eastAsia="zh-CN"/>
        </w:rPr>
      </w:pPr>
      <w:r>
        <w:rPr>
          <w:b/>
          <w:lang w:eastAsia="zh-CN"/>
        </w:rPr>
        <w:t xml:space="preserve">Mục đích: </w:t>
      </w:r>
      <w:r>
        <w:rPr>
          <w:lang w:eastAsia="zh-CN"/>
        </w:rPr>
        <w:t>Kết xuất mẫu phiếu đăng ký tham gia mua cổ phần cho cá nhân, tổ chức nước ngoài</w:t>
      </w:r>
    </w:p>
    <w:p w14:paraId="5C4B2288" w14:textId="77777777" w:rsidR="00B06E63" w:rsidRDefault="00B06E63" w:rsidP="00B06E63">
      <w:pPr>
        <w:pStyle w:val="BodyText"/>
        <w:rPr>
          <w:lang w:eastAsia="zh-CN"/>
        </w:rPr>
      </w:pPr>
      <w:r w:rsidRPr="00F93F69">
        <w:rPr>
          <w:b/>
          <w:lang w:eastAsia="zh-CN"/>
        </w:rPr>
        <w:t>Xử lý sự kiện:</w:t>
      </w:r>
      <w:r>
        <w:rPr>
          <w:lang w:eastAsia="zh-CN"/>
        </w:rPr>
        <w:t xml:space="preserve"> </w:t>
      </w:r>
    </w:p>
    <w:p w14:paraId="4978970B" w14:textId="77777777" w:rsidR="00B06E63" w:rsidRDefault="00B06E63" w:rsidP="00B06E63">
      <w:pPr>
        <w:pStyle w:val="BodyText"/>
        <w:rPr>
          <w:lang w:eastAsia="zh-CN"/>
        </w:rPr>
      </w:pPr>
      <w:r w:rsidRPr="00242823">
        <w:rPr>
          <w:szCs w:val="28"/>
          <w:lang w:eastAsia="zh-CN"/>
        </w:rPr>
        <w:t xml:space="preserve">Đăng nhập vào hệ thống </w:t>
      </w:r>
      <w:r w:rsidRPr="00926152">
        <w:rPr>
          <w:szCs w:val="28"/>
        </w:rPr>
        <w:sym w:font="Wingdings" w:char="F0E0"/>
      </w:r>
      <w:r w:rsidRPr="00242823">
        <w:rPr>
          <w:szCs w:val="28"/>
          <w:lang w:eastAsia="zh-CN"/>
        </w:rPr>
        <w:t xml:space="preserve"> chọn menu </w:t>
      </w:r>
      <w:r>
        <w:rPr>
          <w:szCs w:val="28"/>
          <w:lang w:eastAsia="zh-CN"/>
        </w:rPr>
        <w:t>Báo cáo</w:t>
      </w:r>
      <w:r w:rsidRPr="00242823">
        <w:rPr>
          <w:szCs w:val="28"/>
          <w:lang w:eastAsia="zh-CN"/>
        </w:rPr>
        <w:t xml:space="preserve"> </w:t>
      </w:r>
      <w:r w:rsidRPr="00242823">
        <w:rPr>
          <w:szCs w:val="28"/>
          <w:lang w:val="vi-VN"/>
        </w:rPr>
        <w:t xml:space="preserve"> </w:t>
      </w:r>
      <w:r w:rsidRPr="00926152">
        <w:rPr>
          <w:szCs w:val="28"/>
        </w:rPr>
        <w:sym w:font="Wingdings" w:char="F0E0"/>
      </w:r>
      <w:r w:rsidRPr="00242823">
        <w:rPr>
          <w:szCs w:val="28"/>
        </w:rPr>
        <w:t xml:space="preserve"> chọn chức năng </w:t>
      </w:r>
      <w:r>
        <w:rPr>
          <w:szCs w:val="28"/>
        </w:rPr>
        <w:t xml:space="preserve">báo cáo đăng ký </w:t>
      </w:r>
      <w:r w:rsidRPr="00926152">
        <w:rPr>
          <w:szCs w:val="28"/>
        </w:rPr>
        <w:sym w:font="Wingdings" w:char="F0E0"/>
      </w:r>
      <w:r w:rsidRPr="006E14B1">
        <w:rPr>
          <w:lang w:eastAsia="zh-CN"/>
        </w:rPr>
        <w:t xml:space="preserve"> </w:t>
      </w:r>
      <w:r>
        <w:rPr>
          <w:lang w:eastAsia="zh-CN"/>
        </w:rPr>
        <w:t xml:space="preserve">chọn Phiếu đăng ký đấu giá ( Mau dung cho ca nhan to chuc nuoc ngoai) </w:t>
      </w:r>
      <w:r w:rsidRPr="00926152">
        <w:rPr>
          <w:szCs w:val="28"/>
        </w:rPr>
        <w:sym w:font="Wingdings" w:char="F0E0"/>
      </w:r>
      <w:r>
        <w:rPr>
          <w:lang w:eastAsia="zh-CN"/>
        </w:rPr>
        <w:t xml:space="preserve"> hệ thống kết xuất mẫu phiếu xuống định dạng word</w:t>
      </w:r>
    </w:p>
    <w:p w14:paraId="32476075" w14:textId="77777777" w:rsidR="00B06E63" w:rsidRDefault="00B06E63" w:rsidP="00B06E63">
      <w:pPr>
        <w:pStyle w:val="Heading6"/>
        <w:numPr>
          <w:ilvl w:val="5"/>
          <w:numId w:val="1"/>
        </w:numPr>
      </w:pPr>
      <w:r w:rsidRPr="006E14B1">
        <w:t>Phiếu đăng ký đấu giá ( Mau dun</w:t>
      </w:r>
      <w:r>
        <w:t>g cho ca nhan to chuc trong nước</w:t>
      </w:r>
      <w:r w:rsidRPr="006E14B1">
        <w:t>)</w:t>
      </w:r>
    </w:p>
    <w:p w14:paraId="774C2BB6" w14:textId="77777777" w:rsidR="00B06E63" w:rsidRDefault="00B06E63" w:rsidP="00B06E63">
      <w:pPr>
        <w:pStyle w:val="BodyText"/>
        <w:rPr>
          <w:lang w:eastAsia="zh-CN"/>
        </w:rPr>
      </w:pPr>
      <w:r>
        <w:rPr>
          <w:b/>
          <w:lang w:eastAsia="zh-CN"/>
        </w:rPr>
        <w:t xml:space="preserve">Mục đích: </w:t>
      </w:r>
      <w:r>
        <w:rPr>
          <w:lang w:eastAsia="zh-CN"/>
        </w:rPr>
        <w:t xml:space="preserve">Kết xuất mẫu phiếu đăng ký tham gia mua cổ phần cho cá nhân, tổ chức trong nước </w:t>
      </w:r>
    </w:p>
    <w:p w14:paraId="4035E2B3" w14:textId="77777777" w:rsidR="00B06E63" w:rsidRDefault="00B06E63" w:rsidP="00B06E63">
      <w:pPr>
        <w:pStyle w:val="BodyText"/>
        <w:rPr>
          <w:lang w:eastAsia="zh-CN"/>
        </w:rPr>
      </w:pPr>
      <w:r w:rsidRPr="00F93F69">
        <w:rPr>
          <w:b/>
          <w:lang w:eastAsia="zh-CN"/>
        </w:rPr>
        <w:t>Xử lý sự kiện:</w:t>
      </w:r>
      <w:r>
        <w:rPr>
          <w:lang w:eastAsia="zh-CN"/>
        </w:rPr>
        <w:t xml:space="preserve"> </w:t>
      </w:r>
    </w:p>
    <w:p w14:paraId="6E46B0FC" w14:textId="77777777" w:rsidR="00B06E63" w:rsidRPr="006E14B1" w:rsidRDefault="00B06E63" w:rsidP="00B06E63">
      <w:pPr>
        <w:pStyle w:val="BodyText"/>
        <w:rPr>
          <w:lang w:eastAsia="zh-CN"/>
        </w:rPr>
      </w:pPr>
      <w:r w:rsidRPr="00242823">
        <w:rPr>
          <w:szCs w:val="28"/>
          <w:lang w:eastAsia="zh-CN"/>
        </w:rPr>
        <w:t xml:space="preserve">Đăng nhập vào hệ thống </w:t>
      </w:r>
      <w:r w:rsidRPr="00926152">
        <w:rPr>
          <w:szCs w:val="28"/>
        </w:rPr>
        <w:sym w:font="Wingdings" w:char="F0E0"/>
      </w:r>
      <w:r w:rsidRPr="00242823">
        <w:rPr>
          <w:szCs w:val="28"/>
          <w:lang w:eastAsia="zh-CN"/>
        </w:rPr>
        <w:t xml:space="preserve"> chọn menu </w:t>
      </w:r>
      <w:r>
        <w:rPr>
          <w:szCs w:val="28"/>
          <w:lang w:eastAsia="zh-CN"/>
        </w:rPr>
        <w:t>Báo cáo</w:t>
      </w:r>
      <w:r w:rsidRPr="00242823">
        <w:rPr>
          <w:szCs w:val="28"/>
          <w:lang w:eastAsia="zh-CN"/>
        </w:rPr>
        <w:t xml:space="preserve"> </w:t>
      </w:r>
      <w:r w:rsidRPr="00242823">
        <w:rPr>
          <w:szCs w:val="28"/>
          <w:lang w:val="vi-VN"/>
        </w:rPr>
        <w:t xml:space="preserve"> </w:t>
      </w:r>
      <w:r w:rsidRPr="00926152">
        <w:rPr>
          <w:szCs w:val="28"/>
        </w:rPr>
        <w:sym w:font="Wingdings" w:char="F0E0"/>
      </w:r>
      <w:r w:rsidRPr="00242823">
        <w:rPr>
          <w:szCs w:val="28"/>
        </w:rPr>
        <w:t xml:space="preserve"> chọn chức năng </w:t>
      </w:r>
      <w:r>
        <w:rPr>
          <w:szCs w:val="28"/>
        </w:rPr>
        <w:t xml:space="preserve">báo cáo đăng ký </w:t>
      </w:r>
      <w:r w:rsidRPr="00926152">
        <w:rPr>
          <w:szCs w:val="28"/>
        </w:rPr>
        <w:sym w:font="Wingdings" w:char="F0E0"/>
      </w:r>
      <w:r w:rsidRPr="006E14B1">
        <w:rPr>
          <w:lang w:eastAsia="zh-CN"/>
        </w:rPr>
        <w:t xml:space="preserve"> </w:t>
      </w:r>
      <w:r>
        <w:rPr>
          <w:lang w:eastAsia="zh-CN"/>
        </w:rPr>
        <w:t xml:space="preserve">chọn Phiếu đăng ký đấu giá ( Mau dung cho ca nhan to chuc trong nuoc) </w:t>
      </w:r>
      <w:r w:rsidRPr="00926152">
        <w:rPr>
          <w:szCs w:val="28"/>
        </w:rPr>
        <w:sym w:font="Wingdings" w:char="F0E0"/>
      </w:r>
      <w:r>
        <w:rPr>
          <w:lang w:eastAsia="zh-CN"/>
        </w:rPr>
        <w:t xml:space="preserve"> hệ thống kết xuất mẫu phiếu xuống định dạng word</w:t>
      </w:r>
    </w:p>
    <w:p w14:paraId="2900AA16" w14:textId="77777777" w:rsidR="00B06E63" w:rsidRDefault="00B06E63" w:rsidP="00B06E63">
      <w:pPr>
        <w:pStyle w:val="Heading6"/>
        <w:numPr>
          <w:ilvl w:val="5"/>
          <w:numId w:val="1"/>
        </w:numPr>
      </w:pPr>
      <w:r>
        <w:t xml:space="preserve">Thông báo kết quả đấu giá mua cổ phần </w:t>
      </w:r>
    </w:p>
    <w:p w14:paraId="1989CF42" w14:textId="77777777" w:rsidR="00B06E63" w:rsidRDefault="00B06E63" w:rsidP="00B06E63">
      <w:pPr>
        <w:pStyle w:val="BodyText"/>
        <w:rPr>
          <w:lang w:eastAsia="zh-CN"/>
        </w:rPr>
      </w:pPr>
      <w:r>
        <w:rPr>
          <w:b/>
          <w:lang w:eastAsia="zh-CN"/>
        </w:rPr>
        <w:t xml:space="preserve">Mục đích: </w:t>
      </w:r>
      <w:r>
        <w:rPr>
          <w:lang w:eastAsia="zh-CN"/>
        </w:rPr>
        <w:t>Tạo, kết xuất thông báo kết quả đấu  giá mua cổ phần của đợt đấu giá</w:t>
      </w:r>
    </w:p>
    <w:p w14:paraId="56E0D278" w14:textId="77777777" w:rsidR="00B06E63" w:rsidRDefault="00B06E63" w:rsidP="00B06E63">
      <w:pPr>
        <w:pStyle w:val="BodyText"/>
        <w:rPr>
          <w:lang w:eastAsia="zh-CN"/>
        </w:rPr>
      </w:pPr>
      <w:r w:rsidRPr="00F93F69">
        <w:rPr>
          <w:b/>
          <w:lang w:eastAsia="zh-CN"/>
        </w:rPr>
        <w:t>Xử lý sự kiện:</w:t>
      </w:r>
    </w:p>
    <w:p w14:paraId="09F727FA" w14:textId="77777777" w:rsidR="00B06E63" w:rsidRDefault="00B06E63" w:rsidP="00B06E63">
      <w:pPr>
        <w:pStyle w:val="BodyText"/>
        <w:numPr>
          <w:ilvl w:val="0"/>
          <w:numId w:val="15"/>
        </w:numPr>
        <w:rPr>
          <w:lang w:eastAsia="zh-CN"/>
        </w:rPr>
      </w:pPr>
      <w:r w:rsidRPr="00242823">
        <w:rPr>
          <w:szCs w:val="28"/>
          <w:lang w:eastAsia="zh-CN"/>
        </w:rPr>
        <w:lastRenderedPageBreak/>
        <w:t xml:space="preserve">Đăng nhập vào hệ thống </w:t>
      </w:r>
      <w:r w:rsidRPr="00926152">
        <w:rPr>
          <w:szCs w:val="28"/>
        </w:rPr>
        <w:sym w:font="Wingdings" w:char="F0E0"/>
      </w:r>
      <w:r w:rsidRPr="00242823">
        <w:rPr>
          <w:szCs w:val="28"/>
          <w:lang w:eastAsia="zh-CN"/>
        </w:rPr>
        <w:t xml:space="preserve"> chọn menu </w:t>
      </w:r>
      <w:r>
        <w:rPr>
          <w:szCs w:val="28"/>
          <w:lang w:eastAsia="zh-CN"/>
        </w:rPr>
        <w:t>Báo cáo</w:t>
      </w:r>
      <w:r w:rsidRPr="00242823">
        <w:rPr>
          <w:szCs w:val="28"/>
          <w:lang w:eastAsia="zh-CN"/>
        </w:rPr>
        <w:t xml:space="preserve"> </w:t>
      </w:r>
      <w:r w:rsidRPr="00242823">
        <w:rPr>
          <w:szCs w:val="28"/>
          <w:lang w:val="vi-VN"/>
        </w:rPr>
        <w:t xml:space="preserve"> </w:t>
      </w:r>
      <w:r w:rsidRPr="00926152">
        <w:rPr>
          <w:szCs w:val="28"/>
        </w:rPr>
        <w:sym w:font="Wingdings" w:char="F0E0"/>
      </w:r>
      <w:r w:rsidRPr="00242823">
        <w:rPr>
          <w:szCs w:val="28"/>
        </w:rPr>
        <w:t xml:space="preserve"> chọn chức năng </w:t>
      </w:r>
      <w:r>
        <w:rPr>
          <w:szCs w:val="28"/>
        </w:rPr>
        <w:t xml:space="preserve">báo cáo đăng ký </w:t>
      </w:r>
      <w:r w:rsidRPr="00926152">
        <w:rPr>
          <w:szCs w:val="28"/>
        </w:rPr>
        <w:sym w:font="Wingdings" w:char="F0E0"/>
      </w:r>
      <w:r w:rsidRPr="006E14B1">
        <w:rPr>
          <w:lang w:eastAsia="zh-CN"/>
        </w:rPr>
        <w:t xml:space="preserve"> </w:t>
      </w:r>
      <w:r>
        <w:rPr>
          <w:lang w:eastAsia="zh-CN"/>
        </w:rPr>
        <w:t xml:space="preserve">chọn Thông báo kết quả đấu giá mua cổ phần </w:t>
      </w:r>
      <w:r w:rsidRPr="00926152">
        <w:rPr>
          <w:szCs w:val="28"/>
        </w:rPr>
        <w:sym w:font="Wingdings" w:char="F0E0"/>
      </w:r>
      <w:r>
        <w:rPr>
          <w:lang w:eastAsia="zh-CN"/>
        </w:rPr>
        <w:t xml:space="preserve"> hệ thống hiện thị màn hình tạo thông báo kết quả đấu giá mua cổ phần gồm các trường thông tin:</w:t>
      </w:r>
    </w:p>
    <w:p w14:paraId="69C56840" w14:textId="77777777" w:rsidR="00B06E63" w:rsidRDefault="00B06E63" w:rsidP="00B06E63">
      <w:pPr>
        <w:pStyle w:val="BodyText"/>
        <w:numPr>
          <w:ilvl w:val="0"/>
          <w:numId w:val="97"/>
        </w:numPr>
        <w:rPr>
          <w:lang w:eastAsia="zh-CN"/>
        </w:rPr>
      </w:pPr>
      <w:r>
        <w:rPr>
          <w:lang w:eastAsia="zh-CN"/>
        </w:rPr>
        <w:t>Đợt đấu giá</w:t>
      </w:r>
    </w:p>
    <w:p w14:paraId="553D5590" w14:textId="77777777" w:rsidR="00B06E63" w:rsidRDefault="00B06E63" w:rsidP="00B06E63">
      <w:pPr>
        <w:pStyle w:val="BodyText"/>
        <w:numPr>
          <w:ilvl w:val="0"/>
          <w:numId w:val="97"/>
        </w:numPr>
        <w:rPr>
          <w:lang w:eastAsia="zh-CN"/>
        </w:rPr>
      </w:pPr>
      <w:r>
        <w:rPr>
          <w:lang w:eastAsia="zh-CN"/>
        </w:rPr>
        <w:t xml:space="preserve">Thành viên </w:t>
      </w:r>
    </w:p>
    <w:p w14:paraId="2D0847E3" w14:textId="77777777" w:rsidR="00B06E63" w:rsidRDefault="00B06E63" w:rsidP="00B06E63">
      <w:pPr>
        <w:pStyle w:val="BodyText"/>
        <w:numPr>
          <w:ilvl w:val="0"/>
          <w:numId w:val="97"/>
        </w:numPr>
        <w:rPr>
          <w:lang w:eastAsia="zh-CN"/>
        </w:rPr>
      </w:pPr>
      <w:r>
        <w:rPr>
          <w:lang w:eastAsia="zh-CN"/>
        </w:rPr>
        <w:t xml:space="preserve">Điều kiện </w:t>
      </w:r>
    </w:p>
    <w:p w14:paraId="31BA8963" w14:textId="77777777" w:rsidR="00B06E63" w:rsidRDefault="00B06E63" w:rsidP="00B06E63">
      <w:pPr>
        <w:pStyle w:val="BodyText"/>
        <w:numPr>
          <w:ilvl w:val="0"/>
          <w:numId w:val="97"/>
        </w:numPr>
        <w:rPr>
          <w:lang w:eastAsia="zh-CN"/>
        </w:rPr>
      </w:pPr>
      <w:r>
        <w:rPr>
          <w:lang w:eastAsia="zh-CN"/>
        </w:rPr>
        <w:t>Đơn vị  lập báo cáo</w:t>
      </w:r>
    </w:p>
    <w:p w14:paraId="5C355E19" w14:textId="77777777" w:rsidR="00B06E63" w:rsidRDefault="00B06E63" w:rsidP="00B06E63">
      <w:pPr>
        <w:pStyle w:val="BodyText"/>
        <w:numPr>
          <w:ilvl w:val="0"/>
          <w:numId w:val="97"/>
        </w:numPr>
        <w:rPr>
          <w:lang w:eastAsia="zh-CN"/>
        </w:rPr>
      </w:pPr>
      <w:r>
        <w:rPr>
          <w:lang w:eastAsia="zh-CN"/>
        </w:rPr>
        <w:t>Từ ngày</w:t>
      </w:r>
    </w:p>
    <w:p w14:paraId="0667DBB3" w14:textId="77777777" w:rsidR="00B06E63" w:rsidRDefault="00B06E63" w:rsidP="00B06E63">
      <w:pPr>
        <w:pStyle w:val="BodyText"/>
        <w:numPr>
          <w:ilvl w:val="0"/>
          <w:numId w:val="97"/>
        </w:numPr>
        <w:rPr>
          <w:lang w:eastAsia="zh-CN"/>
        </w:rPr>
      </w:pPr>
      <w:r>
        <w:rPr>
          <w:lang w:eastAsia="zh-CN"/>
        </w:rPr>
        <w:t xml:space="preserve">Đến ngày </w:t>
      </w:r>
    </w:p>
    <w:p w14:paraId="596403BE" w14:textId="77777777" w:rsidR="00B06E63" w:rsidRDefault="00B06E63" w:rsidP="00B06E63">
      <w:pPr>
        <w:pStyle w:val="BodyText"/>
        <w:numPr>
          <w:ilvl w:val="0"/>
          <w:numId w:val="97"/>
        </w:numPr>
        <w:rPr>
          <w:lang w:eastAsia="zh-CN"/>
        </w:rPr>
      </w:pPr>
      <w:r>
        <w:rPr>
          <w:lang w:eastAsia="zh-CN"/>
        </w:rPr>
        <w:t>Số báo cáo</w:t>
      </w:r>
    </w:p>
    <w:p w14:paraId="6CF0862F" w14:textId="77777777" w:rsidR="00B06E63" w:rsidRDefault="00B06E63" w:rsidP="00B06E63">
      <w:pPr>
        <w:pStyle w:val="BodyText"/>
        <w:numPr>
          <w:ilvl w:val="0"/>
          <w:numId w:val="97"/>
        </w:numPr>
        <w:rPr>
          <w:lang w:eastAsia="zh-CN"/>
        </w:rPr>
      </w:pPr>
      <w:r>
        <w:rPr>
          <w:lang w:eastAsia="zh-CN"/>
        </w:rPr>
        <w:t>Người duyệt</w:t>
      </w:r>
    </w:p>
    <w:p w14:paraId="6258A412" w14:textId="77777777" w:rsidR="00B06E63" w:rsidRDefault="00B06E63" w:rsidP="00B06E63">
      <w:pPr>
        <w:pStyle w:val="BodyText"/>
        <w:numPr>
          <w:ilvl w:val="0"/>
          <w:numId w:val="97"/>
        </w:numPr>
        <w:rPr>
          <w:lang w:eastAsia="zh-CN"/>
        </w:rPr>
      </w:pPr>
      <w:r>
        <w:rPr>
          <w:lang w:eastAsia="zh-CN"/>
        </w:rPr>
        <w:t>Chức danh</w:t>
      </w:r>
    </w:p>
    <w:p w14:paraId="7D9B2F10" w14:textId="77777777" w:rsidR="00B06E63" w:rsidRDefault="00B06E63" w:rsidP="00B06E63">
      <w:pPr>
        <w:pStyle w:val="BodyText"/>
        <w:numPr>
          <w:ilvl w:val="0"/>
          <w:numId w:val="15"/>
        </w:numPr>
        <w:rPr>
          <w:lang w:eastAsia="zh-CN"/>
        </w:rPr>
      </w:pPr>
      <w:r>
        <w:rPr>
          <w:lang w:eastAsia="zh-CN"/>
        </w:rPr>
        <w:t xml:space="preserve">Nhập các thông tin, nhấn chấp nhận hệ thống hiện thị ra thông báo kết quả đấu giá mua cổ phần, cho phép kết xuất thông báo dưới dạng file word, excel hoặc pdf </w:t>
      </w:r>
    </w:p>
    <w:p w14:paraId="45696190" w14:textId="77777777" w:rsidR="00B06E63" w:rsidRDefault="00B06E63" w:rsidP="00B06E63">
      <w:pPr>
        <w:pStyle w:val="Heading6"/>
        <w:numPr>
          <w:ilvl w:val="5"/>
          <w:numId w:val="1"/>
        </w:numPr>
      </w:pPr>
      <w:r>
        <w:t xml:space="preserve">Thông báo kết quả thỏa thuận bán tiếp cổ phần </w:t>
      </w:r>
    </w:p>
    <w:p w14:paraId="76D0A8C0" w14:textId="77777777" w:rsidR="00B06E63" w:rsidRDefault="00B06E63" w:rsidP="00B06E63">
      <w:pPr>
        <w:pStyle w:val="BodyText"/>
        <w:rPr>
          <w:lang w:eastAsia="zh-CN"/>
        </w:rPr>
      </w:pPr>
      <w:r>
        <w:rPr>
          <w:b/>
          <w:lang w:eastAsia="zh-CN"/>
        </w:rPr>
        <w:t xml:space="preserve">Mục đích: </w:t>
      </w:r>
      <w:r>
        <w:rPr>
          <w:lang w:eastAsia="zh-CN"/>
        </w:rPr>
        <w:t>Tạo, kết xuất thông báo kết quả thủa thuận bán tiếp cổ phần của đợt đấu giá</w:t>
      </w:r>
    </w:p>
    <w:p w14:paraId="3DE6CCFB" w14:textId="77777777" w:rsidR="00B06E63" w:rsidRDefault="00B06E63" w:rsidP="00B06E63">
      <w:pPr>
        <w:pStyle w:val="BodyText"/>
        <w:rPr>
          <w:lang w:eastAsia="zh-CN"/>
        </w:rPr>
      </w:pPr>
      <w:r w:rsidRPr="00F93F69">
        <w:rPr>
          <w:b/>
          <w:lang w:eastAsia="zh-CN"/>
        </w:rPr>
        <w:t>Xử lý sự kiện:</w:t>
      </w:r>
    </w:p>
    <w:p w14:paraId="5A527D24" w14:textId="77777777" w:rsidR="00B06E63" w:rsidRDefault="00B06E63" w:rsidP="00B06E63">
      <w:pPr>
        <w:pStyle w:val="BodyText"/>
        <w:numPr>
          <w:ilvl w:val="0"/>
          <w:numId w:val="15"/>
        </w:numPr>
        <w:rPr>
          <w:lang w:eastAsia="zh-CN"/>
        </w:rPr>
      </w:pPr>
      <w:r w:rsidRPr="00242823">
        <w:rPr>
          <w:szCs w:val="28"/>
          <w:lang w:eastAsia="zh-CN"/>
        </w:rPr>
        <w:t xml:space="preserve">Đăng nhập vào hệ thống </w:t>
      </w:r>
      <w:r w:rsidRPr="00926152">
        <w:rPr>
          <w:szCs w:val="28"/>
        </w:rPr>
        <w:sym w:font="Wingdings" w:char="F0E0"/>
      </w:r>
      <w:r w:rsidRPr="00242823">
        <w:rPr>
          <w:szCs w:val="28"/>
          <w:lang w:eastAsia="zh-CN"/>
        </w:rPr>
        <w:t xml:space="preserve"> chọn menu </w:t>
      </w:r>
      <w:r>
        <w:rPr>
          <w:szCs w:val="28"/>
          <w:lang w:eastAsia="zh-CN"/>
        </w:rPr>
        <w:t>Báo cáo</w:t>
      </w:r>
      <w:r w:rsidRPr="00242823">
        <w:rPr>
          <w:szCs w:val="28"/>
          <w:lang w:eastAsia="zh-CN"/>
        </w:rPr>
        <w:t xml:space="preserve"> </w:t>
      </w:r>
      <w:r w:rsidRPr="00242823">
        <w:rPr>
          <w:szCs w:val="28"/>
          <w:lang w:val="vi-VN"/>
        </w:rPr>
        <w:t xml:space="preserve"> </w:t>
      </w:r>
      <w:r w:rsidRPr="00926152">
        <w:rPr>
          <w:szCs w:val="28"/>
        </w:rPr>
        <w:sym w:font="Wingdings" w:char="F0E0"/>
      </w:r>
      <w:r w:rsidRPr="00242823">
        <w:rPr>
          <w:szCs w:val="28"/>
        </w:rPr>
        <w:t xml:space="preserve"> chọn chức năng </w:t>
      </w:r>
      <w:r>
        <w:rPr>
          <w:szCs w:val="28"/>
        </w:rPr>
        <w:t xml:space="preserve">báo cáo đăng ký </w:t>
      </w:r>
      <w:r w:rsidRPr="00926152">
        <w:rPr>
          <w:szCs w:val="28"/>
        </w:rPr>
        <w:sym w:font="Wingdings" w:char="F0E0"/>
      </w:r>
      <w:r w:rsidRPr="006E14B1">
        <w:rPr>
          <w:lang w:eastAsia="zh-CN"/>
        </w:rPr>
        <w:t xml:space="preserve"> </w:t>
      </w:r>
      <w:r>
        <w:rPr>
          <w:lang w:eastAsia="zh-CN"/>
        </w:rPr>
        <w:t xml:space="preserve">chọn Thông báo kết quả thỏa thuận bán tiếp cổ phần </w:t>
      </w:r>
      <w:r w:rsidRPr="00926152">
        <w:rPr>
          <w:szCs w:val="28"/>
        </w:rPr>
        <w:sym w:font="Wingdings" w:char="F0E0"/>
      </w:r>
      <w:r>
        <w:rPr>
          <w:lang w:eastAsia="zh-CN"/>
        </w:rPr>
        <w:t xml:space="preserve"> hệ thống hiện thị màn hình tạo thông báo kết quả đấu giá mua cổ phần gồm các trường thông tin:</w:t>
      </w:r>
    </w:p>
    <w:p w14:paraId="2997C49E" w14:textId="77777777" w:rsidR="00B06E63" w:rsidRDefault="00B06E63" w:rsidP="00B06E63">
      <w:pPr>
        <w:pStyle w:val="BodyText"/>
        <w:numPr>
          <w:ilvl w:val="0"/>
          <w:numId w:val="98"/>
        </w:numPr>
        <w:rPr>
          <w:lang w:eastAsia="zh-CN"/>
        </w:rPr>
      </w:pPr>
      <w:r>
        <w:rPr>
          <w:lang w:eastAsia="zh-CN"/>
        </w:rPr>
        <w:t>Đợt đấu giá</w:t>
      </w:r>
    </w:p>
    <w:p w14:paraId="3E5EA283" w14:textId="77777777" w:rsidR="00B06E63" w:rsidRDefault="00B06E63" w:rsidP="00B06E63">
      <w:pPr>
        <w:pStyle w:val="BodyText"/>
        <w:numPr>
          <w:ilvl w:val="0"/>
          <w:numId w:val="98"/>
        </w:numPr>
        <w:rPr>
          <w:lang w:eastAsia="zh-CN"/>
        </w:rPr>
      </w:pPr>
      <w:r>
        <w:rPr>
          <w:lang w:eastAsia="zh-CN"/>
        </w:rPr>
        <w:lastRenderedPageBreak/>
        <w:t>Đơn vị lập báo cáo</w:t>
      </w:r>
    </w:p>
    <w:p w14:paraId="4F8D4F82" w14:textId="77777777" w:rsidR="00B06E63" w:rsidRDefault="00B06E63" w:rsidP="00B06E63">
      <w:pPr>
        <w:pStyle w:val="BodyText"/>
        <w:numPr>
          <w:ilvl w:val="0"/>
          <w:numId w:val="98"/>
        </w:numPr>
        <w:rPr>
          <w:lang w:eastAsia="zh-CN"/>
        </w:rPr>
      </w:pPr>
      <w:r>
        <w:rPr>
          <w:lang w:eastAsia="zh-CN"/>
        </w:rPr>
        <w:t xml:space="preserve">Số báo cáo </w:t>
      </w:r>
    </w:p>
    <w:p w14:paraId="7B3018D9" w14:textId="77777777" w:rsidR="00B06E63" w:rsidRDefault="00B06E63" w:rsidP="00B06E63">
      <w:pPr>
        <w:pStyle w:val="BodyText"/>
        <w:numPr>
          <w:ilvl w:val="0"/>
          <w:numId w:val="98"/>
        </w:numPr>
        <w:rPr>
          <w:lang w:eastAsia="zh-CN"/>
        </w:rPr>
      </w:pPr>
      <w:r>
        <w:rPr>
          <w:lang w:eastAsia="zh-CN"/>
        </w:rPr>
        <w:t>Người duyệt</w:t>
      </w:r>
    </w:p>
    <w:p w14:paraId="7F3628E0" w14:textId="77777777" w:rsidR="00B06E63" w:rsidRDefault="00B06E63" w:rsidP="00B06E63">
      <w:pPr>
        <w:pStyle w:val="BodyText"/>
        <w:numPr>
          <w:ilvl w:val="0"/>
          <w:numId w:val="98"/>
        </w:numPr>
        <w:rPr>
          <w:lang w:eastAsia="zh-CN"/>
        </w:rPr>
      </w:pPr>
      <w:r>
        <w:rPr>
          <w:lang w:eastAsia="zh-CN"/>
        </w:rPr>
        <w:t>Chức danh</w:t>
      </w:r>
    </w:p>
    <w:p w14:paraId="5BCB16E1" w14:textId="77777777" w:rsidR="00B06E63" w:rsidRDefault="00B06E63" w:rsidP="00B06E63">
      <w:pPr>
        <w:pStyle w:val="BodyText"/>
        <w:numPr>
          <w:ilvl w:val="0"/>
          <w:numId w:val="15"/>
        </w:numPr>
        <w:rPr>
          <w:lang w:eastAsia="zh-CN"/>
        </w:rPr>
      </w:pPr>
      <w:r>
        <w:rPr>
          <w:lang w:eastAsia="zh-CN"/>
        </w:rPr>
        <w:t>Nhập các thông tin, nhấn chấp nhận hệ thống hiện thị ra thông báo kết quả thỏa thuận bán tiếp cổ phần, cho phép kết xuất thông báo dưới dạng file word, excel hoặc pdf.</w:t>
      </w:r>
    </w:p>
    <w:p w14:paraId="1939992C" w14:textId="77777777" w:rsidR="00B06E63" w:rsidRDefault="00B06E63" w:rsidP="00B06E63">
      <w:pPr>
        <w:pStyle w:val="Heading6"/>
        <w:numPr>
          <w:ilvl w:val="5"/>
          <w:numId w:val="1"/>
        </w:numPr>
      </w:pPr>
      <w:r>
        <w:t xml:space="preserve">Sổ đăng ký tham gia đấu giá </w:t>
      </w:r>
    </w:p>
    <w:p w14:paraId="51B5E1E2" w14:textId="77777777" w:rsidR="00B06E63" w:rsidRDefault="00B06E63" w:rsidP="00B06E63">
      <w:pPr>
        <w:pStyle w:val="BodyText"/>
        <w:rPr>
          <w:lang w:eastAsia="zh-CN"/>
        </w:rPr>
      </w:pPr>
      <w:r>
        <w:rPr>
          <w:b/>
          <w:lang w:eastAsia="zh-CN"/>
        </w:rPr>
        <w:t xml:space="preserve">Mục đích: </w:t>
      </w:r>
      <w:r>
        <w:rPr>
          <w:lang w:eastAsia="zh-CN"/>
        </w:rPr>
        <w:t>Tạo, kết xuất danh sách NĐT đăng ký tham gia đấu giá của đợt đấu giá</w:t>
      </w:r>
    </w:p>
    <w:p w14:paraId="49A77E15" w14:textId="77777777" w:rsidR="00B06E63" w:rsidRDefault="00B06E63" w:rsidP="00B06E63">
      <w:pPr>
        <w:pStyle w:val="BodyText"/>
        <w:rPr>
          <w:lang w:eastAsia="zh-CN"/>
        </w:rPr>
      </w:pPr>
      <w:r w:rsidRPr="00F93F69">
        <w:rPr>
          <w:b/>
          <w:lang w:eastAsia="zh-CN"/>
        </w:rPr>
        <w:t>Xử lý sự kiện:</w:t>
      </w:r>
    </w:p>
    <w:p w14:paraId="399CC372" w14:textId="77777777" w:rsidR="00B06E63" w:rsidRDefault="00B06E63" w:rsidP="00B06E63">
      <w:pPr>
        <w:pStyle w:val="BodyText"/>
        <w:numPr>
          <w:ilvl w:val="0"/>
          <w:numId w:val="15"/>
        </w:numPr>
        <w:rPr>
          <w:lang w:eastAsia="zh-CN"/>
        </w:rPr>
      </w:pPr>
      <w:r w:rsidRPr="00242823">
        <w:rPr>
          <w:szCs w:val="28"/>
          <w:lang w:eastAsia="zh-CN"/>
        </w:rPr>
        <w:t xml:space="preserve">Đăng nhập vào hệ thống </w:t>
      </w:r>
      <w:r w:rsidRPr="00926152">
        <w:rPr>
          <w:szCs w:val="28"/>
        </w:rPr>
        <w:sym w:font="Wingdings" w:char="F0E0"/>
      </w:r>
      <w:r w:rsidRPr="00242823">
        <w:rPr>
          <w:szCs w:val="28"/>
          <w:lang w:eastAsia="zh-CN"/>
        </w:rPr>
        <w:t xml:space="preserve"> chọn menu </w:t>
      </w:r>
      <w:r>
        <w:rPr>
          <w:szCs w:val="28"/>
          <w:lang w:eastAsia="zh-CN"/>
        </w:rPr>
        <w:t>Báo cáo</w:t>
      </w:r>
      <w:r w:rsidRPr="00242823">
        <w:rPr>
          <w:szCs w:val="28"/>
          <w:lang w:eastAsia="zh-CN"/>
        </w:rPr>
        <w:t xml:space="preserve"> </w:t>
      </w:r>
      <w:r w:rsidRPr="00242823">
        <w:rPr>
          <w:szCs w:val="28"/>
          <w:lang w:val="vi-VN"/>
        </w:rPr>
        <w:t xml:space="preserve"> </w:t>
      </w:r>
      <w:r w:rsidRPr="00926152">
        <w:rPr>
          <w:szCs w:val="28"/>
        </w:rPr>
        <w:sym w:font="Wingdings" w:char="F0E0"/>
      </w:r>
      <w:r w:rsidRPr="00242823">
        <w:rPr>
          <w:szCs w:val="28"/>
        </w:rPr>
        <w:t xml:space="preserve"> chọn chức năng </w:t>
      </w:r>
      <w:r>
        <w:rPr>
          <w:szCs w:val="28"/>
        </w:rPr>
        <w:t xml:space="preserve">báo cáo đăng ký </w:t>
      </w:r>
      <w:r w:rsidRPr="00926152">
        <w:rPr>
          <w:szCs w:val="28"/>
        </w:rPr>
        <w:sym w:font="Wingdings" w:char="F0E0"/>
      </w:r>
      <w:r w:rsidRPr="006E14B1">
        <w:rPr>
          <w:lang w:eastAsia="zh-CN"/>
        </w:rPr>
        <w:t xml:space="preserve"> </w:t>
      </w:r>
      <w:r>
        <w:rPr>
          <w:lang w:eastAsia="zh-CN"/>
        </w:rPr>
        <w:t xml:space="preserve">chọn Sổ đăng ký tham gia đấu giá </w:t>
      </w:r>
      <w:r w:rsidRPr="00926152">
        <w:rPr>
          <w:szCs w:val="28"/>
        </w:rPr>
        <w:sym w:font="Wingdings" w:char="F0E0"/>
      </w:r>
      <w:r>
        <w:rPr>
          <w:lang w:eastAsia="zh-CN"/>
        </w:rPr>
        <w:t xml:space="preserve"> hệ thống hiện thị màn hình tạo báo cáo sổ đăng ký tham gia đấu giá gồm các trường thông tin:</w:t>
      </w:r>
    </w:p>
    <w:p w14:paraId="4E02C1C2" w14:textId="77777777" w:rsidR="00B06E63" w:rsidRDefault="00B06E63" w:rsidP="00B06E63">
      <w:pPr>
        <w:pStyle w:val="BodyText"/>
        <w:numPr>
          <w:ilvl w:val="0"/>
          <w:numId w:val="99"/>
        </w:numPr>
        <w:rPr>
          <w:lang w:eastAsia="zh-CN"/>
        </w:rPr>
      </w:pPr>
      <w:r>
        <w:rPr>
          <w:lang w:eastAsia="zh-CN"/>
        </w:rPr>
        <w:t>Đợt đấu giá</w:t>
      </w:r>
    </w:p>
    <w:p w14:paraId="5AD0050B" w14:textId="77777777" w:rsidR="00B06E63" w:rsidRDefault="00B06E63" w:rsidP="00B06E63">
      <w:pPr>
        <w:pStyle w:val="BodyText"/>
        <w:numPr>
          <w:ilvl w:val="0"/>
          <w:numId w:val="99"/>
        </w:numPr>
        <w:rPr>
          <w:lang w:eastAsia="zh-CN"/>
        </w:rPr>
      </w:pPr>
      <w:r>
        <w:rPr>
          <w:lang w:eastAsia="zh-CN"/>
        </w:rPr>
        <w:t xml:space="preserve">Thành viên </w:t>
      </w:r>
    </w:p>
    <w:p w14:paraId="795E6177" w14:textId="77777777" w:rsidR="00B06E63" w:rsidRDefault="00B06E63" w:rsidP="00B06E63">
      <w:pPr>
        <w:pStyle w:val="BodyText"/>
        <w:numPr>
          <w:ilvl w:val="0"/>
          <w:numId w:val="99"/>
        </w:numPr>
        <w:rPr>
          <w:lang w:eastAsia="zh-CN"/>
        </w:rPr>
      </w:pPr>
      <w:r>
        <w:rPr>
          <w:lang w:eastAsia="zh-CN"/>
        </w:rPr>
        <w:t xml:space="preserve">Đơn vị lập báo cáo </w:t>
      </w:r>
    </w:p>
    <w:p w14:paraId="34CE16B4" w14:textId="77777777" w:rsidR="00B06E63" w:rsidRDefault="00B06E63" w:rsidP="00B06E63">
      <w:pPr>
        <w:pStyle w:val="BodyText"/>
        <w:numPr>
          <w:ilvl w:val="0"/>
          <w:numId w:val="99"/>
        </w:numPr>
        <w:rPr>
          <w:lang w:eastAsia="zh-CN"/>
        </w:rPr>
      </w:pPr>
      <w:r>
        <w:rPr>
          <w:lang w:eastAsia="zh-CN"/>
        </w:rPr>
        <w:t xml:space="preserve">Số báo cáo </w:t>
      </w:r>
    </w:p>
    <w:p w14:paraId="6149D69F" w14:textId="77777777" w:rsidR="00B06E63" w:rsidRDefault="00B06E63" w:rsidP="00B06E63">
      <w:pPr>
        <w:pStyle w:val="BodyText"/>
        <w:numPr>
          <w:ilvl w:val="0"/>
          <w:numId w:val="99"/>
        </w:numPr>
        <w:rPr>
          <w:lang w:eastAsia="zh-CN"/>
        </w:rPr>
      </w:pPr>
      <w:r>
        <w:rPr>
          <w:lang w:eastAsia="zh-CN"/>
        </w:rPr>
        <w:t>Người tạo</w:t>
      </w:r>
    </w:p>
    <w:p w14:paraId="68BB8CCB" w14:textId="77777777" w:rsidR="00B06E63" w:rsidRDefault="00B06E63" w:rsidP="00B06E63">
      <w:pPr>
        <w:pStyle w:val="BodyText"/>
        <w:numPr>
          <w:ilvl w:val="0"/>
          <w:numId w:val="99"/>
        </w:numPr>
        <w:rPr>
          <w:lang w:eastAsia="zh-CN"/>
        </w:rPr>
      </w:pPr>
      <w:r>
        <w:rPr>
          <w:lang w:eastAsia="zh-CN"/>
        </w:rPr>
        <w:t>Người duyệt</w:t>
      </w:r>
    </w:p>
    <w:p w14:paraId="7E152B53" w14:textId="77777777" w:rsidR="00B06E63" w:rsidRDefault="00B06E63" w:rsidP="00B06E63">
      <w:pPr>
        <w:pStyle w:val="BodyText"/>
        <w:numPr>
          <w:ilvl w:val="0"/>
          <w:numId w:val="99"/>
        </w:numPr>
        <w:rPr>
          <w:lang w:eastAsia="zh-CN"/>
        </w:rPr>
      </w:pPr>
      <w:r>
        <w:rPr>
          <w:lang w:eastAsia="zh-CN"/>
        </w:rPr>
        <w:t>Chức danh</w:t>
      </w:r>
    </w:p>
    <w:p w14:paraId="0D2BF85B" w14:textId="77777777" w:rsidR="00B06E63" w:rsidRDefault="00B06E63" w:rsidP="00B06E63">
      <w:pPr>
        <w:pStyle w:val="BodyText"/>
        <w:numPr>
          <w:ilvl w:val="0"/>
          <w:numId w:val="15"/>
        </w:numPr>
        <w:rPr>
          <w:lang w:eastAsia="zh-CN"/>
        </w:rPr>
      </w:pPr>
      <w:r>
        <w:rPr>
          <w:lang w:eastAsia="zh-CN"/>
        </w:rPr>
        <w:t>Nhập các thông tin nhấn chấp nhận, hiển thị ra báo cáo danh sách đăng ký tham gia đấu giá, cho phép kết xuất báo cáo dưới dạng file word, excel hoặc pdf.</w:t>
      </w:r>
    </w:p>
    <w:p w14:paraId="6AE36F6E" w14:textId="77777777" w:rsidR="00B06E63" w:rsidRDefault="00B06E63" w:rsidP="00B06E63">
      <w:pPr>
        <w:pStyle w:val="Heading6"/>
        <w:numPr>
          <w:ilvl w:val="5"/>
          <w:numId w:val="1"/>
        </w:numPr>
      </w:pPr>
      <w:r>
        <w:lastRenderedPageBreak/>
        <w:t>Sổ đăng ký tham gia đấu giá chi tiết</w:t>
      </w:r>
    </w:p>
    <w:p w14:paraId="3236CDE4" w14:textId="77777777" w:rsidR="00B06E63" w:rsidRDefault="00B06E63" w:rsidP="00B06E63">
      <w:pPr>
        <w:pStyle w:val="BodyText"/>
        <w:rPr>
          <w:lang w:eastAsia="zh-CN"/>
        </w:rPr>
      </w:pPr>
      <w:r>
        <w:rPr>
          <w:b/>
          <w:lang w:eastAsia="zh-CN"/>
        </w:rPr>
        <w:t xml:space="preserve">Mục đích: </w:t>
      </w:r>
      <w:r>
        <w:rPr>
          <w:lang w:eastAsia="zh-CN"/>
        </w:rPr>
        <w:t>Tạo, kết xuất danh sách NĐT đăng ký tham gia đấu giá chi tiết  của đợt đấu giá</w:t>
      </w:r>
    </w:p>
    <w:p w14:paraId="7B857246" w14:textId="77777777" w:rsidR="00B06E63" w:rsidRDefault="00B06E63" w:rsidP="00B06E63">
      <w:pPr>
        <w:pStyle w:val="BodyText"/>
        <w:rPr>
          <w:lang w:eastAsia="zh-CN"/>
        </w:rPr>
      </w:pPr>
      <w:r w:rsidRPr="00F93F69">
        <w:rPr>
          <w:b/>
          <w:lang w:eastAsia="zh-CN"/>
        </w:rPr>
        <w:t>Xử lý sự kiện:</w:t>
      </w:r>
    </w:p>
    <w:p w14:paraId="497DEE73" w14:textId="77777777" w:rsidR="00B06E63" w:rsidRDefault="00B06E63" w:rsidP="00B06E63">
      <w:pPr>
        <w:pStyle w:val="BodyText"/>
        <w:numPr>
          <w:ilvl w:val="0"/>
          <w:numId w:val="15"/>
        </w:numPr>
        <w:rPr>
          <w:lang w:eastAsia="zh-CN"/>
        </w:rPr>
      </w:pPr>
      <w:r w:rsidRPr="00242823">
        <w:rPr>
          <w:szCs w:val="28"/>
          <w:lang w:eastAsia="zh-CN"/>
        </w:rPr>
        <w:t xml:space="preserve">Đăng nhập vào hệ thống </w:t>
      </w:r>
      <w:r w:rsidRPr="00926152">
        <w:rPr>
          <w:szCs w:val="28"/>
        </w:rPr>
        <w:sym w:font="Wingdings" w:char="F0E0"/>
      </w:r>
      <w:r w:rsidRPr="00242823">
        <w:rPr>
          <w:szCs w:val="28"/>
          <w:lang w:eastAsia="zh-CN"/>
        </w:rPr>
        <w:t xml:space="preserve"> chọn menu </w:t>
      </w:r>
      <w:r>
        <w:rPr>
          <w:szCs w:val="28"/>
          <w:lang w:eastAsia="zh-CN"/>
        </w:rPr>
        <w:t>Báo cáo</w:t>
      </w:r>
      <w:r w:rsidRPr="00242823">
        <w:rPr>
          <w:szCs w:val="28"/>
          <w:lang w:eastAsia="zh-CN"/>
        </w:rPr>
        <w:t xml:space="preserve"> </w:t>
      </w:r>
      <w:r w:rsidRPr="00242823">
        <w:rPr>
          <w:szCs w:val="28"/>
          <w:lang w:val="vi-VN"/>
        </w:rPr>
        <w:t xml:space="preserve"> </w:t>
      </w:r>
      <w:r w:rsidRPr="00926152">
        <w:rPr>
          <w:szCs w:val="28"/>
        </w:rPr>
        <w:sym w:font="Wingdings" w:char="F0E0"/>
      </w:r>
      <w:r w:rsidRPr="00242823">
        <w:rPr>
          <w:szCs w:val="28"/>
        </w:rPr>
        <w:t xml:space="preserve"> chọn chức năng </w:t>
      </w:r>
      <w:r>
        <w:rPr>
          <w:szCs w:val="28"/>
        </w:rPr>
        <w:t xml:space="preserve">báo cáo đăng ký </w:t>
      </w:r>
      <w:r w:rsidRPr="00926152">
        <w:rPr>
          <w:szCs w:val="28"/>
        </w:rPr>
        <w:sym w:font="Wingdings" w:char="F0E0"/>
      </w:r>
      <w:r w:rsidRPr="006E14B1">
        <w:rPr>
          <w:lang w:eastAsia="zh-CN"/>
        </w:rPr>
        <w:t xml:space="preserve"> </w:t>
      </w:r>
      <w:r>
        <w:rPr>
          <w:lang w:eastAsia="zh-CN"/>
        </w:rPr>
        <w:t>chọn Sổ đăng ký tham gia đấu giá chi tiết</w:t>
      </w:r>
      <w:r w:rsidRPr="00926152">
        <w:rPr>
          <w:szCs w:val="28"/>
        </w:rPr>
        <w:sym w:font="Wingdings" w:char="F0E0"/>
      </w:r>
      <w:r>
        <w:rPr>
          <w:lang w:eastAsia="zh-CN"/>
        </w:rPr>
        <w:t xml:space="preserve"> hệ thống hiện thị màn hình tạo báo cáo sổ đăng ký tham gia đấu giá chi tiết gồm các trường thông tin:</w:t>
      </w:r>
    </w:p>
    <w:p w14:paraId="7F3197E7" w14:textId="77777777" w:rsidR="00B06E63" w:rsidRDefault="00B06E63" w:rsidP="00B06E63">
      <w:pPr>
        <w:pStyle w:val="BodyText"/>
        <w:numPr>
          <w:ilvl w:val="0"/>
          <w:numId w:val="99"/>
        </w:numPr>
        <w:rPr>
          <w:lang w:eastAsia="zh-CN"/>
        </w:rPr>
      </w:pPr>
      <w:r>
        <w:rPr>
          <w:lang w:eastAsia="zh-CN"/>
        </w:rPr>
        <w:t>Đợt đấu giá</w:t>
      </w:r>
    </w:p>
    <w:p w14:paraId="2C9D68DD" w14:textId="77777777" w:rsidR="00B06E63" w:rsidRDefault="00B06E63" w:rsidP="00B06E63">
      <w:pPr>
        <w:pStyle w:val="BodyText"/>
        <w:numPr>
          <w:ilvl w:val="0"/>
          <w:numId w:val="99"/>
        </w:numPr>
        <w:rPr>
          <w:lang w:eastAsia="zh-CN"/>
        </w:rPr>
      </w:pPr>
      <w:r>
        <w:rPr>
          <w:lang w:eastAsia="zh-CN"/>
        </w:rPr>
        <w:t xml:space="preserve">Thành viên </w:t>
      </w:r>
    </w:p>
    <w:p w14:paraId="2DCCA826" w14:textId="77777777" w:rsidR="00B06E63" w:rsidRDefault="00B06E63" w:rsidP="00B06E63">
      <w:pPr>
        <w:pStyle w:val="BodyText"/>
        <w:numPr>
          <w:ilvl w:val="0"/>
          <w:numId w:val="99"/>
        </w:numPr>
        <w:rPr>
          <w:lang w:eastAsia="zh-CN"/>
        </w:rPr>
      </w:pPr>
      <w:r>
        <w:rPr>
          <w:lang w:eastAsia="zh-CN"/>
        </w:rPr>
        <w:t xml:space="preserve">Đơn vị lập báo cáo </w:t>
      </w:r>
    </w:p>
    <w:p w14:paraId="1F5B86AF" w14:textId="77777777" w:rsidR="00B06E63" w:rsidRDefault="00B06E63" w:rsidP="00B06E63">
      <w:pPr>
        <w:pStyle w:val="BodyText"/>
        <w:numPr>
          <w:ilvl w:val="0"/>
          <w:numId w:val="99"/>
        </w:numPr>
        <w:rPr>
          <w:lang w:eastAsia="zh-CN"/>
        </w:rPr>
      </w:pPr>
      <w:r>
        <w:rPr>
          <w:lang w:eastAsia="zh-CN"/>
        </w:rPr>
        <w:t xml:space="preserve">Số báo cáo </w:t>
      </w:r>
    </w:p>
    <w:p w14:paraId="154AA8FD" w14:textId="77777777" w:rsidR="00B06E63" w:rsidRDefault="00B06E63" w:rsidP="00B06E63">
      <w:pPr>
        <w:pStyle w:val="BodyText"/>
        <w:numPr>
          <w:ilvl w:val="0"/>
          <w:numId w:val="99"/>
        </w:numPr>
        <w:rPr>
          <w:lang w:eastAsia="zh-CN"/>
        </w:rPr>
      </w:pPr>
      <w:r>
        <w:rPr>
          <w:lang w:eastAsia="zh-CN"/>
        </w:rPr>
        <w:t>Người tạo</w:t>
      </w:r>
    </w:p>
    <w:p w14:paraId="6C41BB56" w14:textId="77777777" w:rsidR="00B06E63" w:rsidRDefault="00B06E63" w:rsidP="00B06E63">
      <w:pPr>
        <w:pStyle w:val="BodyText"/>
        <w:numPr>
          <w:ilvl w:val="0"/>
          <w:numId w:val="99"/>
        </w:numPr>
        <w:rPr>
          <w:lang w:eastAsia="zh-CN"/>
        </w:rPr>
      </w:pPr>
      <w:r>
        <w:rPr>
          <w:lang w:eastAsia="zh-CN"/>
        </w:rPr>
        <w:t>Người duyệt</w:t>
      </w:r>
    </w:p>
    <w:p w14:paraId="30BCD2BF" w14:textId="77777777" w:rsidR="00B06E63" w:rsidRDefault="00B06E63" w:rsidP="00B06E63">
      <w:pPr>
        <w:pStyle w:val="BodyText"/>
        <w:numPr>
          <w:ilvl w:val="0"/>
          <w:numId w:val="99"/>
        </w:numPr>
        <w:rPr>
          <w:lang w:eastAsia="zh-CN"/>
        </w:rPr>
      </w:pPr>
      <w:r>
        <w:rPr>
          <w:lang w:eastAsia="zh-CN"/>
        </w:rPr>
        <w:t>Chức danh</w:t>
      </w:r>
    </w:p>
    <w:p w14:paraId="56EDB0A4" w14:textId="77777777" w:rsidR="00B06E63" w:rsidRDefault="00B06E63" w:rsidP="00B06E63">
      <w:pPr>
        <w:pStyle w:val="BodyText"/>
        <w:numPr>
          <w:ilvl w:val="0"/>
          <w:numId w:val="15"/>
        </w:numPr>
        <w:rPr>
          <w:lang w:eastAsia="zh-CN"/>
        </w:rPr>
      </w:pPr>
      <w:r>
        <w:rPr>
          <w:lang w:eastAsia="zh-CN"/>
        </w:rPr>
        <w:t>Nhập các thông tin nhấn chấp nhận, hiển thị ra báo cáo danh sách đăng ký tham gia đấu giá chi tiết, cho phép kết xuất báo cáo dưới dạng file word, excel hoặc pdf.</w:t>
      </w:r>
    </w:p>
    <w:p w14:paraId="779E79D0" w14:textId="77777777" w:rsidR="00B06E63" w:rsidRDefault="00B06E63" w:rsidP="00B06E63">
      <w:pPr>
        <w:pStyle w:val="Heading6"/>
        <w:numPr>
          <w:ilvl w:val="5"/>
          <w:numId w:val="1"/>
        </w:numPr>
      </w:pPr>
      <w:r>
        <w:t>Bảng tổng hợp kết quả đăng ký tham dự đấu giá (Mau 01)</w:t>
      </w:r>
    </w:p>
    <w:p w14:paraId="15B41288" w14:textId="77777777" w:rsidR="00B06E63" w:rsidRDefault="00B06E63" w:rsidP="00B06E63">
      <w:pPr>
        <w:pStyle w:val="BodyText"/>
        <w:rPr>
          <w:lang w:eastAsia="zh-CN"/>
        </w:rPr>
      </w:pPr>
      <w:r>
        <w:rPr>
          <w:b/>
          <w:lang w:eastAsia="zh-CN"/>
        </w:rPr>
        <w:t xml:space="preserve">Mục đích: </w:t>
      </w:r>
      <w:r>
        <w:rPr>
          <w:lang w:eastAsia="zh-CN"/>
        </w:rPr>
        <w:t>Tạo, kết xuất bảng tổng hợp kết quả đăng ký tham dự đấu giá của  đợt đấu giá</w:t>
      </w:r>
    </w:p>
    <w:p w14:paraId="3837A986" w14:textId="77777777" w:rsidR="00B06E63" w:rsidRDefault="00B06E63" w:rsidP="00B06E63">
      <w:pPr>
        <w:pStyle w:val="BodyText"/>
        <w:rPr>
          <w:lang w:eastAsia="zh-CN"/>
        </w:rPr>
      </w:pPr>
      <w:r w:rsidRPr="00F93F69">
        <w:rPr>
          <w:b/>
          <w:lang w:eastAsia="zh-CN"/>
        </w:rPr>
        <w:t>Xử lý sự kiện:</w:t>
      </w:r>
    </w:p>
    <w:p w14:paraId="4A6F4369" w14:textId="77777777" w:rsidR="00B06E63" w:rsidRDefault="00B06E63" w:rsidP="00B06E63">
      <w:pPr>
        <w:pStyle w:val="BodyText"/>
        <w:numPr>
          <w:ilvl w:val="0"/>
          <w:numId w:val="15"/>
        </w:numPr>
        <w:rPr>
          <w:lang w:eastAsia="zh-CN"/>
        </w:rPr>
      </w:pPr>
      <w:r w:rsidRPr="00242823">
        <w:rPr>
          <w:szCs w:val="28"/>
          <w:lang w:eastAsia="zh-CN"/>
        </w:rPr>
        <w:t xml:space="preserve">Đăng nhập vào hệ thống </w:t>
      </w:r>
      <w:r w:rsidRPr="00926152">
        <w:rPr>
          <w:szCs w:val="28"/>
        </w:rPr>
        <w:sym w:font="Wingdings" w:char="F0E0"/>
      </w:r>
      <w:r w:rsidRPr="00242823">
        <w:rPr>
          <w:szCs w:val="28"/>
          <w:lang w:eastAsia="zh-CN"/>
        </w:rPr>
        <w:t xml:space="preserve"> chọn menu </w:t>
      </w:r>
      <w:r>
        <w:rPr>
          <w:szCs w:val="28"/>
          <w:lang w:eastAsia="zh-CN"/>
        </w:rPr>
        <w:t>Báo cáo</w:t>
      </w:r>
      <w:r w:rsidRPr="00242823">
        <w:rPr>
          <w:szCs w:val="28"/>
          <w:lang w:eastAsia="zh-CN"/>
        </w:rPr>
        <w:t xml:space="preserve"> </w:t>
      </w:r>
      <w:r w:rsidRPr="00242823">
        <w:rPr>
          <w:szCs w:val="28"/>
          <w:lang w:val="vi-VN"/>
        </w:rPr>
        <w:t xml:space="preserve"> </w:t>
      </w:r>
      <w:r w:rsidRPr="00926152">
        <w:rPr>
          <w:szCs w:val="28"/>
        </w:rPr>
        <w:sym w:font="Wingdings" w:char="F0E0"/>
      </w:r>
      <w:r w:rsidRPr="00242823">
        <w:rPr>
          <w:szCs w:val="28"/>
        </w:rPr>
        <w:t xml:space="preserve"> chọn chức năng </w:t>
      </w:r>
      <w:r>
        <w:rPr>
          <w:szCs w:val="28"/>
        </w:rPr>
        <w:t xml:space="preserve">báo cáo đăng ký </w:t>
      </w:r>
      <w:r w:rsidRPr="00926152">
        <w:rPr>
          <w:szCs w:val="28"/>
        </w:rPr>
        <w:sym w:font="Wingdings" w:char="F0E0"/>
      </w:r>
      <w:r w:rsidRPr="006E14B1">
        <w:rPr>
          <w:lang w:eastAsia="zh-CN"/>
        </w:rPr>
        <w:t xml:space="preserve"> </w:t>
      </w:r>
      <w:r>
        <w:rPr>
          <w:lang w:eastAsia="zh-CN"/>
        </w:rPr>
        <w:t xml:space="preserve">chọn Bảng tổng hợp kết quả đăng ký tham dự đấu giá (Mau </w:t>
      </w:r>
      <w:r>
        <w:rPr>
          <w:lang w:eastAsia="zh-CN"/>
        </w:rPr>
        <w:lastRenderedPageBreak/>
        <w:t>01)</w:t>
      </w:r>
      <w:r w:rsidRPr="00926152">
        <w:rPr>
          <w:szCs w:val="28"/>
        </w:rPr>
        <w:sym w:font="Wingdings" w:char="F0E0"/>
      </w:r>
      <w:r>
        <w:rPr>
          <w:lang w:eastAsia="zh-CN"/>
        </w:rPr>
        <w:t xml:space="preserve"> hệ thống hiện thị màn hình tạo bảng tổng hợp kết quả đăng ký tham dự đấu giá gồm các trường thông tin:</w:t>
      </w:r>
    </w:p>
    <w:p w14:paraId="2979E2CC" w14:textId="77777777" w:rsidR="00B06E63" w:rsidRDefault="00B06E63" w:rsidP="00B06E63">
      <w:pPr>
        <w:pStyle w:val="BodyText"/>
        <w:numPr>
          <w:ilvl w:val="0"/>
          <w:numId w:val="100"/>
        </w:numPr>
        <w:rPr>
          <w:lang w:eastAsia="zh-CN"/>
        </w:rPr>
      </w:pPr>
      <w:r>
        <w:rPr>
          <w:lang w:eastAsia="zh-CN"/>
        </w:rPr>
        <w:t>Đợt đấu giá</w:t>
      </w:r>
    </w:p>
    <w:p w14:paraId="43FE62CF" w14:textId="77777777" w:rsidR="00B06E63" w:rsidRDefault="00B06E63" w:rsidP="00B06E63">
      <w:pPr>
        <w:pStyle w:val="BodyText"/>
        <w:numPr>
          <w:ilvl w:val="0"/>
          <w:numId w:val="100"/>
        </w:numPr>
        <w:rPr>
          <w:lang w:eastAsia="zh-CN"/>
        </w:rPr>
      </w:pPr>
      <w:r>
        <w:rPr>
          <w:lang w:eastAsia="zh-CN"/>
        </w:rPr>
        <w:t>Thành viên</w:t>
      </w:r>
    </w:p>
    <w:p w14:paraId="1121699B" w14:textId="77777777" w:rsidR="00B06E63" w:rsidRDefault="00B06E63" w:rsidP="00B06E63">
      <w:pPr>
        <w:pStyle w:val="BodyText"/>
        <w:numPr>
          <w:ilvl w:val="0"/>
          <w:numId w:val="100"/>
        </w:numPr>
        <w:rPr>
          <w:lang w:eastAsia="zh-CN"/>
        </w:rPr>
      </w:pPr>
      <w:r>
        <w:rPr>
          <w:lang w:eastAsia="zh-CN"/>
        </w:rPr>
        <w:t xml:space="preserve">Đơn vị lập báo cáo </w:t>
      </w:r>
    </w:p>
    <w:p w14:paraId="49DD20F2" w14:textId="77777777" w:rsidR="00B06E63" w:rsidRDefault="00B06E63" w:rsidP="00B06E63">
      <w:pPr>
        <w:pStyle w:val="BodyText"/>
        <w:numPr>
          <w:ilvl w:val="0"/>
          <w:numId w:val="100"/>
        </w:numPr>
        <w:rPr>
          <w:lang w:eastAsia="zh-CN"/>
        </w:rPr>
      </w:pPr>
      <w:r>
        <w:rPr>
          <w:lang w:eastAsia="zh-CN"/>
        </w:rPr>
        <w:t>Người duyệt</w:t>
      </w:r>
    </w:p>
    <w:p w14:paraId="4345C240" w14:textId="77777777" w:rsidR="00B06E63" w:rsidRDefault="00B06E63" w:rsidP="00B06E63">
      <w:pPr>
        <w:pStyle w:val="BodyText"/>
        <w:numPr>
          <w:ilvl w:val="0"/>
          <w:numId w:val="100"/>
        </w:numPr>
        <w:rPr>
          <w:lang w:eastAsia="zh-CN"/>
        </w:rPr>
      </w:pPr>
      <w:r>
        <w:rPr>
          <w:lang w:eastAsia="zh-CN"/>
        </w:rPr>
        <w:t>Chức danh</w:t>
      </w:r>
    </w:p>
    <w:p w14:paraId="6639DF06" w14:textId="77777777" w:rsidR="00B06E63" w:rsidRDefault="00B06E63" w:rsidP="00B06E63">
      <w:pPr>
        <w:pStyle w:val="BodyText"/>
        <w:numPr>
          <w:ilvl w:val="0"/>
          <w:numId w:val="15"/>
        </w:numPr>
        <w:rPr>
          <w:lang w:eastAsia="zh-CN"/>
        </w:rPr>
      </w:pPr>
      <w:r>
        <w:rPr>
          <w:lang w:eastAsia="zh-CN"/>
        </w:rPr>
        <w:t>Nhập các thông tin nhấn chấp nhận, hiển thị ra báo cáo bảng tổng hợp kết quả đăng ký tham dự đấu giá, cho phép kết xuất báo cáo dưới dạng file word, excel hoặc pdf.</w:t>
      </w:r>
    </w:p>
    <w:p w14:paraId="552DD7D9" w14:textId="77777777" w:rsidR="00B06E63" w:rsidRDefault="00B06E63" w:rsidP="00B06E63">
      <w:pPr>
        <w:pStyle w:val="Heading6"/>
        <w:numPr>
          <w:ilvl w:val="5"/>
          <w:numId w:val="1"/>
        </w:numPr>
      </w:pPr>
      <w:r>
        <w:t>Giấy ủy quyền</w:t>
      </w:r>
    </w:p>
    <w:p w14:paraId="5ABE8489" w14:textId="77777777" w:rsidR="00B06E63" w:rsidRDefault="00B06E63" w:rsidP="00B06E63">
      <w:pPr>
        <w:pStyle w:val="BodyText"/>
        <w:rPr>
          <w:lang w:eastAsia="zh-CN"/>
        </w:rPr>
      </w:pPr>
      <w:r>
        <w:rPr>
          <w:b/>
          <w:lang w:eastAsia="zh-CN"/>
        </w:rPr>
        <w:t xml:space="preserve">Mục đích: </w:t>
      </w:r>
      <w:r>
        <w:rPr>
          <w:lang w:eastAsia="zh-CN"/>
        </w:rPr>
        <w:t xml:space="preserve">Kết xuất mẫu giấy ủy quyền </w:t>
      </w:r>
    </w:p>
    <w:p w14:paraId="59EF5A67" w14:textId="77777777" w:rsidR="00B06E63" w:rsidRDefault="00B06E63" w:rsidP="00B06E63">
      <w:pPr>
        <w:pStyle w:val="BodyText"/>
        <w:rPr>
          <w:lang w:eastAsia="zh-CN"/>
        </w:rPr>
      </w:pPr>
      <w:r w:rsidRPr="00F93F69">
        <w:rPr>
          <w:b/>
          <w:lang w:eastAsia="zh-CN"/>
        </w:rPr>
        <w:t>Xử lý sự kiện:</w:t>
      </w:r>
    </w:p>
    <w:p w14:paraId="4E6C0B11" w14:textId="77777777" w:rsidR="00B06E63" w:rsidRDefault="00B06E63" w:rsidP="00B06E63">
      <w:pPr>
        <w:pStyle w:val="BodyText"/>
        <w:numPr>
          <w:ilvl w:val="0"/>
          <w:numId w:val="15"/>
        </w:numPr>
        <w:rPr>
          <w:lang w:eastAsia="zh-CN"/>
        </w:rPr>
      </w:pPr>
      <w:r w:rsidRPr="00242823">
        <w:rPr>
          <w:szCs w:val="28"/>
          <w:lang w:eastAsia="zh-CN"/>
        </w:rPr>
        <w:t xml:space="preserve">Đăng nhập vào hệ thống </w:t>
      </w:r>
      <w:r w:rsidRPr="00926152">
        <w:rPr>
          <w:szCs w:val="28"/>
        </w:rPr>
        <w:sym w:font="Wingdings" w:char="F0E0"/>
      </w:r>
      <w:r w:rsidRPr="00242823">
        <w:rPr>
          <w:szCs w:val="28"/>
          <w:lang w:eastAsia="zh-CN"/>
        </w:rPr>
        <w:t xml:space="preserve"> chọn menu </w:t>
      </w:r>
      <w:r>
        <w:rPr>
          <w:szCs w:val="28"/>
          <w:lang w:eastAsia="zh-CN"/>
        </w:rPr>
        <w:t>Báo cáo</w:t>
      </w:r>
      <w:r w:rsidRPr="00242823">
        <w:rPr>
          <w:szCs w:val="28"/>
          <w:lang w:eastAsia="zh-CN"/>
        </w:rPr>
        <w:t xml:space="preserve"> </w:t>
      </w:r>
      <w:r w:rsidRPr="00242823">
        <w:rPr>
          <w:szCs w:val="28"/>
          <w:lang w:val="vi-VN"/>
        </w:rPr>
        <w:t xml:space="preserve"> </w:t>
      </w:r>
      <w:r w:rsidRPr="00926152">
        <w:rPr>
          <w:szCs w:val="28"/>
        </w:rPr>
        <w:sym w:font="Wingdings" w:char="F0E0"/>
      </w:r>
      <w:r w:rsidRPr="00242823">
        <w:rPr>
          <w:szCs w:val="28"/>
        </w:rPr>
        <w:t xml:space="preserve"> chọn chức năng </w:t>
      </w:r>
      <w:r>
        <w:rPr>
          <w:szCs w:val="28"/>
        </w:rPr>
        <w:t xml:space="preserve">báo cáo đăng ký </w:t>
      </w:r>
      <w:r w:rsidRPr="00926152">
        <w:rPr>
          <w:szCs w:val="28"/>
        </w:rPr>
        <w:sym w:font="Wingdings" w:char="F0E0"/>
      </w:r>
      <w:r w:rsidRPr="006E14B1">
        <w:rPr>
          <w:lang w:eastAsia="zh-CN"/>
        </w:rPr>
        <w:t xml:space="preserve"> </w:t>
      </w:r>
      <w:r>
        <w:rPr>
          <w:lang w:eastAsia="zh-CN"/>
        </w:rPr>
        <w:t>chọn Giấy ủy quyền</w:t>
      </w:r>
      <w:r w:rsidRPr="00926152">
        <w:rPr>
          <w:szCs w:val="28"/>
        </w:rPr>
        <w:sym w:font="Wingdings" w:char="F0E0"/>
      </w:r>
      <w:r>
        <w:rPr>
          <w:lang w:eastAsia="zh-CN"/>
        </w:rPr>
        <w:t xml:space="preserve"> hệ thống kết xuất mẫu phiếu xuống định dạng word</w:t>
      </w:r>
    </w:p>
    <w:p w14:paraId="21F1695D" w14:textId="77777777" w:rsidR="00B06E63" w:rsidRPr="00F56C42" w:rsidRDefault="00B06E63" w:rsidP="00B06E63">
      <w:pPr>
        <w:rPr>
          <w:lang w:eastAsia="zh-CN"/>
        </w:rPr>
      </w:pPr>
    </w:p>
    <w:p w14:paraId="4563D4A0" w14:textId="77777777" w:rsidR="00B06E63" w:rsidRDefault="00B06E63" w:rsidP="00B06E63">
      <w:pPr>
        <w:pStyle w:val="Heading5"/>
        <w:numPr>
          <w:ilvl w:val="4"/>
          <w:numId w:val="1"/>
        </w:numPr>
      </w:pPr>
      <w:r>
        <w:t>Báo cáo thông tin thị trường</w:t>
      </w:r>
    </w:p>
    <w:p w14:paraId="21E0CEAD" w14:textId="77777777" w:rsidR="00B06E63" w:rsidRPr="00F56C42" w:rsidRDefault="00B06E63" w:rsidP="00B06E63">
      <w:pPr>
        <w:pStyle w:val="Heading6"/>
        <w:numPr>
          <w:ilvl w:val="5"/>
          <w:numId w:val="1"/>
        </w:numPr>
      </w:pPr>
      <w:r>
        <w:t>Thông báo kết quả đấu giá cổ phần(TTTT)</w:t>
      </w:r>
    </w:p>
    <w:p w14:paraId="48658070" w14:textId="77777777" w:rsidR="00B06E63" w:rsidRDefault="00B06E63" w:rsidP="00B06E63">
      <w:pPr>
        <w:pStyle w:val="BodyText"/>
        <w:rPr>
          <w:lang w:eastAsia="zh-CN"/>
        </w:rPr>
      </w:pPr>
      <w:r>
        <w:rPr>
          <w:b/>
          <w:lang w:eastAsia="zh-CN"/>
        </w:rPr>
        <w:t xml:space="preserve">Mục đích: </w:t>
      </w:r>
      <w:r>
        <w:rPr>
          <w:lang w:eastAsia="zh-CN"/>
        </w:rPr>
        <w:t xml:space="preserve">Tạo, kết xuất thông báo kết quả đấu giá cổ phần </w:t>
      </w:r>
    </w:p>
    <w:p w14:paraId="78FD2E5D" w14:textId="77777777" w:rsidR="00B06E63" w:rsidRDefault="00B06E63" w:rsidP="00B06E63">
      <w:pPr>
        <w:pStyle w:val="BodyText"/>
        <w:rPr>
          <w:lang w:eastAsia="zh-CN"/>
        </w:rPr>
      </w:pPr>
      <w:r w:rsidRPr="00F93F69">
        <w:rPr>
          <w:b/>
          <w:lang w:eastAsia="zh-CN"/>
        </w:rPr>
        <w:t>Xử lý sự kiện:</w:t>
      </w:r>
      <w:r>
        <w:rPr>
          <w:lang w:eastAsia="zh-CN"/>
        </w:rPr>
        <w:t xml:space="preserve"> </w:t>
      </w:r>
    </w:p>
    <w:p w14:paraId="23E89249" w14:textId="77777777" w:rsidR="00B06E63" w:rsidRDefault="00B06E63" w:rsidP="00B06E63">
      <w:pPr>
        <w:pStyle w:val="BodyText"/>
        <w:numPr>
          <w:ilvl w:val="0"/>
          <w:numId w:val="15"/>
        </w:numPr>
        <w:rPr>
          <w:szCs w:val="28"/>
        </w:rPr>
      </w:pPr>
      <w:r w:rsidRPr="00242823">
        <w:rPr>
          <w:szCs w:val="28"/>
          <w:lang w:eastAsia="zh-CN"/>
        </w:rPr>
        <w:t xml:space="preserve">Đăng nhập vào hệ thống </w:t>
      </w:r>
      <w:r w:rsidRPr="00926152">
        <w:rPr>
          <w:szCs w:val="28"/>
        </w:rPr>
        <w:sym w:font="Wingdings" w:char="F0E0"/>
      </w:r>
      <w:r w:rsidRPr="00242823">
        <w:rPr>
          <w:szCs w:val="28"/>
          <w:lang w:eastAsia="zh-CN"/>
        </w:rPr>
        <w:t xml:space="preserve"> chọn menu </w:t>
      </w:r>
      <w:r>
        <w:rPr>
          <w:szCs w:val="28"/>
          <w:lang w:eastAsia="zh-CN"/>
        </w:rPr>
        <w:t>Báo cáo</w:t>
      </w:r>
      <w:r w:rsidRPr="00242823">
        <w:rPr>
          <w:szCs w:val="28"/>
          <w:lang w:eastAsia="zh-CN"/>
        </w:rPr>
        <w:t xml:space="preserve"> </w:t>
      </w:r>
      <w:r w:rsidRPr="00242823">
        <w:rPr>
          <w:szCs w:val="28"/>
          <w:lang w:val="vi-VN"/>
        </w:rPr>
        <w:t xml:space="preserve"> </w:t>
      </w:r>
      <w:r w:rsidRPr="00926152">
        <w:rPr>
          <w:szCs w:val="28"/>
        </w:rPr>
        <w:sym w:font="Wingdings" w:char="F0E0"/>
      </w:r>
      <w:r w:rsidRPr="00242823">
        <w:rPr>
          <w:szCs w:val="28"/>
        </w:rPr>
        <w:t xml:space="preserve"> chọn chức năng </w:t>
      </w:r>
      <w:r>
        <w:rPr>
          <w:szCs w:val="28"/>
        </w:rPr>
        <w:t xml:space="preserve">báo cáo thông tin thị trường </w:t>
      </w:r>
      <w:r w:rsidRPr="00926152">
        <w:rPr>
          <w:szCs w:val="28"/>
        </w:rPr>
        <w:sym w:font="Wingdings" w:char="F0E0"/>
      </w:r>
      <w:r>
        <w:rPr>
          <w:szCs w:val="28"/>
        </w:rPr>
        <w:t xml:space="preserve"> Chọn</w:t>
      </w:r>
      <w:r w:rsidRPr="0085701E">
        <w:rPr>
          <w:szCs w:val="28"/>
        </w:rPr>
        <w:t xml:space="preserve"> </w:t>
      </w:r>
      <w:r w:rsidRPr="00ED1D85">
        <w:rPr>
          <w:szCs w:val="28"/>
        </w:rPr>
        <w:t>Thông báo kết quả đấu giá cổ phần (TTTT)</w:t>
      </w:r>
      <w:r>
        <w:rPr>
          <w:szCs w:val="28"/>
        </w:rPr>
        <w:t xml:space="preserve"> </w:t>
      </w:r>
      <w:r w:rsidRPr="00926152">
        <w:rPr>
          <w:szCs w:val="28"/>
        </w:rPr>
        <w:lastRenderedPageBreak/>
        <w:sym w:font="Wingdings" w:char="F0E0"/>
      </w:r>
      <w:r>
        <w:rPr>
          <w:szCs w:val="28"/>
        </w:rPr>
        <w:t xml:space="preserve"> hiển thị màn hình tạo thông báo kết quả đấu giá cổ phần, gồm các thông tin:</w:t>
      </w:r>
    </w:p>
    <w:p w14:paraId="2C40AE99" w14:textId="77777777" w:rsidR="00B06E63" w:rsidRDefault="00B06E63" w:rsidP="00B06E63">
      <w:pPr>
        <w:pStyle w:val="BodyText"/>
        <w:numPr>
          <w:ilvl w:val="0"/>
          <w:numId w:val="96"/>
        </w:numPr>
        <w:rPr>
          <w:szCs w:val="28"/>
        </w:rPr>
      </w:pPr>
      <w:r>
        <w:rPr>
          <w:szCs w:val="28"/>
        </w:rPr>
        <w:t>Đợt đấu giá</w:t>
      </w:r>
    </w:p>
    <w:p w14:paraId="4876E046" w14:textId="77777777" w:rsidR="00B06E63" w:rsidRDefault="00B06E63" w:rsidP="00B06E63">
      <w:pPr>
        <w:pStyle w:val="BodyText"/>
        <w:numPr>
          <w:ilvl w:val="0"/>
          <w:numId w:val="96"/>
        </w:numPr>
        <w:rPr>
          <w:szCs w:val="28"/>
        </w:rPr>
      </w:pPr>
      <w:r>
        <w:rPr>
          <w:szCs w:val="28"/>
        </w:rPr>
        <w:t>Đơn vị lập báo cáo</w:t>
      </w:r>
    </w:p>
    <w:p w14:paraId="1386BC38" w14:textId="77777777" w:rsidR="00B06E63" w:rsidRDefault="00B06E63" w:rsidP="00B06E63">
      <w:pPr>
        <w:pStyle w:val="BodyText"/>
        <w:numPr>
          <w:ilvl w:val="0"/>
          <w:numId w:val="96"/>
        </w:numPr>
        <w:rPr>
          <w:szCs w:val="28"/>
        </w:rPr>
      </w:pPr>
      <w:r>
        <w:rPr>
          <w:szCs w:val="28"/>
        </w:rPr>
        <w:t>Số báo cáo</w:t>
      </w:r>
    </w:p>
    <w:p w14:paraId="32EF5B34" w14:textId="77777777" w:rsidR="00B06E63" w:rsidRDefault="00B06E63" w:rsidP="00B06E63">
      <w:pPr>
        <w:pStyle w:val="BodyText"/>
        <w:numPr>
          <w:ilvl w:val="0"/>
          <w:numId w:val="96"/>
        </w:numPr>
        <w:rPr>
          <w:szCs w:val="28"/>
        </w:rPr>
      </w:pPr>
      <w:r>
        <w:rPr>
          <w:szCs w:val="28"/>
        </w:rPr>
        <w:t>Người duyệt</w:t>
      </w:r>
    </w:p>
    <w:p w14:paraId="238AAFD6" w14:textId="77777777" w:rsidR="00B06E63" w:rsidRPr="00ED1D85" w:rsidRDefault="00B06E63" w:rsidP="00B06E63">
      <w:pPr>
        <w:pStyle w:val="BodyText"/>
        <w:numPr>
          <w:ilvl w:val="0"/>
          <w:numId w:val="96"/>
        </w:numPr>
        <w:rPr>
          <w:szCs w:val="28"/>
        </w:rPr>
      </w:pPr>
      <w:r>
        <w:rPr>
          <w:szCs w:val="28"/>
        </w:rPr>
        <w:t>Chức danh</w:t>
      </w:r>
    </w:p>
    <w:p w14:paraId="1A886555" w14:textId="77777777" w:rsidR="00B06E63" w:rsidRDefault="00B06E63" w:rsidP="00B06E63">
      <w:pPr>
        <w:pStyle w:val="BodyText"/>
        <w:numPr>
          <w:ilvl w:val="0"/>
          <w:numId w:val="15"/>
        </w:numPr>
        <w:rPr>
          <w:lang w:eastAsia="zh-CN"/>
        </w:rPr>
      </w:pPr>
      <w:r>
        <w:rPr>
          <w:lang w:eastAsia="zh-CN"/>
        </w:rPr>
        <w:t>Nhập các thông tin nhấn chấp nhận, hiển thị ra thông báo kết quả bán đấu giá cổ phần của đợt đấu giá, cho phép kết xuất báo cáo dưới dạng file word, excel hoặc pdf.</w:t>
      </w:r>
    </w:p>
    <w:p w14:paraId="7DA43761" w14:textId="77777777" w:rsidR="00B06E63" w:rsidRDefault="00B06E63" w:rsidP="00B06E63">
      <w:pPr>
        <w:pStyle w:val="Heading6"/>
        <w:numPr>
          <w:ilvl w:val="5"/>
          <w:numId w:val="1"/>
        </w:numPr>
        <w:rPr>
          <w:szCs w:val="28"/>
        </w:rPr>
      </w:pPr>
      <w:r w:rsidRPr="00ED1D85">
        <w:rPr>
          <w:szCs w:val="28"/>
        </w:rPr>
        <w:t>Báo cáo kết quả đấu giá trọn lô ( 2 giá trùng nhau</w:t>
      </w:r>
      <w:r>
        <w:rPr>
          <w:szCs w:val="28"/>
        </w:rPr>
        <w:t>)</w:t>
      </w:r>
    </w:p>
    <w:p w14:paraId="1FED8BB6" w14:textId="77777777" w:rsidR="00B06E63" w:rsidRDefault="00B06E63" w:rsidP="00B06E63">
      <w:pPr>
        <w:pStyle w:val="BodyText"/>
        <w:rPr>
          <w:lang w:eastAsia="zh-CN"/>
        </w:rPr>
      </w:pPr>
      <w:r>
        <w:rPr>
          <w:b/>
          <w:lang w:eastAsia="zh-CN"/>
        </w:rPr>
        <w:t xml:space="preserve">Mục đích: </w:t>
      </w:r>
      <w:r>
        <w:rPr>
          <w:lang w:eastAsia="zh-CN"/>
        </w:rPr>
        <w:t xml:space="preserve">Tạo, kết xuất báo cáo kết quả đấu giá trọn lô hai giá trùng nhau </w:t>
      </w:r>
    </w:p>
    <w:p w14:paraId="7715882D" w14:textId="77777777" w:rsidR="00B06E63" w:rsidRDefault="00B06E63" w:rsidP="00B06E63">
      <w:pPr>
        <w:pStyle w:val="BodyText"/>
        <w:rPr>
          <w:lang w:eastAsia="zh-CN"/>
        </w:rPr>
      </w:pPr>
      <w:r w:rsidRPr="00F93F69">
        <w:rPr>
          <w:b/>
          <w:lang w:eastAsia="zh-CN"/>
        </w:rPr>
        <w:t>Xử lý sự kiện:</w:t>
      </w:r>
      <w:r>
        <w:rPr>
          <w:lang w:eastAsia="zh-CN"/>
        </w:rPr>
        <w:t xml:space="preserve"> </w:t>
      </w:r>
    </w:p>
    <w:p w14:paraId="101615FE" w14:textId="77777777" w:rsidR="00B06E63" w:rsidRDefault="00B06E63" w:rsidP="00B06E63">
      <w:pPr>
        <w:pStyle w:val="BodyText"/>
        <w:numPr>
          <w:ilvl w:val="0"/>
          <w:numId w:val="15"/>
        </w:numPr>
        <w:rPr>
          <w:szCs w:val="28"/>
        </w:rPr>
      </w:pPr>
      <w:r w:rsidRPr="00242823">
        <w:rPr>
          <w:szCs w:val="28"/>
          <w:lang w:eastAsia="zh-CN"/>
        </w:rPr>
        <w:t xml:space="preserve">Đăng nhập vào hệ thống </w:t>
      </w:r>
      <w:r w:rsidRPr="00926152">
        <w:rPr>
          <w:szCs w:val="28"/>
        </w:rPr>
        <w:sym w:font="Wingdings" w:char="F0E0"/>
      </w:r>
      <w:r w:rsidRPr="00242823">
        <w:rPr>
          <w:szCs w:val="28"/>
          <w:lang w:eastAsia="zh-CN"/>
        </w:rPr>
        <w:t xml:space="preserve"> chọn menu </w:t>
      </w:r>
      <w:r>
        <w:rPr>
          <w:szCs w:val="28"/>
          <w:lang w:eastAsia="zh-CN"/>
        </w:rPr>
        <w:t>Báo cáo</w:t>
      </w:r>
      <w:r w:rsidRPr="00242823">
        <w:rPr>
          <w:szCs w:val="28"/>
          <w:lang w:eastAsia="zh-CN"/>
        </w:rPr>
        <w:t xml:space="preserve"> </w:t>
      </w:r>
      <w:r w:rsidRPr="00242823">
        <w:rPr>
          <w:szCs w:val="28"/>
          <w:lang w:val="vi-VN"/>
        </w:rPr>
        <w:t xml:space="preserve"> </w:t>
      </w:r>
      <w:r w:rsidRPr="00926152">
        <w:rPr>
          <w:szCs w:val="28"/>
        </w:rPr>
        <w:sym w:font="Wingdings" w:char="F0E0"/>
      </w:r>
      <w:r w:rsidRPr="00242823">
        <w:rPr>
          <w:szCs w:val="28"/>
        </w:rPr>
        <w:t xml:space="preserve"> chọn chức năng </w:t>
      </w:r>
      <w:r>
        <w:rPr>
          <w:szCs w:val="28"/>
        </w:rPr>
        <w:t xml:space="preserve">báo cáo thông tin thị trường </w:t>
      </w:r>
      <w:r w:rsidRPr="00926152">
        <w:rPr>
          <w:szCs w:val="28"/>
        </w:rPr>
        <w:sym w:font="Wingdings" w:char="F0E0"/>
      </w:r>
      <w:r>
        <w:rPr>
          <w:szCs w:val="28"/>
        </w:rPr>
        <w:t xml:space="preserve"> Chọn</w:t>
      </w:r>
      <w:r w:rsidRPr="0085701E">
        <w:rPr>
          <w:szCs w:val="28"/>
        </w:rPr>
        <w:t xml:space="preserve"> </w:t>
      </w:r>
      <w:r>
        <w:rPr>
          <w:szCs w:val="28"/>
        </w:rPr>
        <w:t>Báo cáo kết quả đấu giá trọn lô(2 giá trùng nhau)</w:t>
      </w:r>
      <w:r w:rsidRPr="00926152">
        <w:rPr>
          <w:szCs w:val="28"/>
        </w:rPr>
        <w:sym w:font="Wingdings" w:char="F0E0"/>
      </w:r>
      <w:r>
        <w:rPr>
          <w:szCs w:val="28"/>
        </w:rPr>
        <w:t xml:space="preserve"> hiển thị màn hình tạo báo cáo kết quả đấu giá trọn lô, gồm các thông tin:</w:t>
      </w:r>
    </w:p>
    <w:p w14:paraId="3A567DA0" w14:textId="77777777" w:rsidR="00B06E63" w:rsidRDefault="00B06E63" w:rsidP="00B06E63">
      <w:pPr>
        <w:pStyle w:val="BodyText"/>
        <w:numPr>
          <w:ilvl w:val="0"/>
          <w:numId w:val="101"/>
        </w:numPr>
        <w:rPr>
          <w:szCs w:val="28"/>
        </w:rPr>
      </w:pPr>
      <w:r>
        <w:rPr>
          <w:szCs w:val="28"/>
        </w:rPr>
        <w:t>Đợt đấu giá</w:t>
      </w:r>
    </w:p>
    <w:p w14:paraId="231E407D" w14:textId="77777777" w:rsidR="00B06E63" w:rsidRDefault="00B06E63" w:rsidP="00B06E63">
      <w:pPr>
        <w:pStyle w:val="BodyText"/>
        <w:numPr>
          <w:ilvl w:val="0"/>
          <w:numId w:val="101"/>
        </w:numPr>
        <w:rPr>
          <w:szCs w:val="28"/>
        </w:rPr>
      </w:pPr>
      <w:r>
        <w:rPr>
          <w:szCs w:val="28"/>
        </w:rPr>
        <w:t>Đơn vị lập báo cáo</w:t>
      </w:r>
    </w:p>
    <w:p w14:paraId="5A9CBB53" w14:textId="77777777" w:rsidR="00B06E63" w:rsidRDefault="00B06E63" w:rsidP="00B06E63">
      <w:pPr>
        <w:pStyle w:val="BodyText"/>
        <w:numPr>
          <w:ilvl w:val="0"/>
          <w:numId w:val="101"/>
        </w:numPr>
        <w:rPr>
          <w:szCs w:val="28"/>
        </w:rPr>
      </w:pPr>
      <w:r>
        <w:rPr>
          <w:szCs w:val="28"/>
        </w:rPr>
        <w:t>Số báo cáo</w:t>
      </w:r>
    </w:p>
    <w:p w14:paraId="49CB36AB" w14:textId="77777777" w:rsidR="00B06E63" w:rsidRDefault="00B06E63" w:rsidP="00B06E63">
      <w:pPr>
        <w:pStyle w:val="BodyText"/>
        <w:numPr>
          <w:ilvl w:val="0"/>
          <w:numId w:val="101"/>
        </w:numPr>
        <w:rPr>
          <w:szCs w:val="28"/>
        </w:rPr>
      </w:pPr>
      <w:r>
        <w:rPr>
          <w:szCs w:val="28"/>
        </w:rPr>
        <w:t xml:space="preserve">Người duyệt </w:t>
      </w:r>
    </w:p>
    <w:p w14:paraId="13FD1DF5" w14:textId="77777777" w:rsidR="00B06E63" w:rsidRDefault="00B06E63" w:rsidP="00B06E63">
      <w:pPr>
        <w:pStyle w:val="BodyText"/>
        <w:numPr>
          <w:ilvl w:val="0"/>
          <w:numId w:val="101"/>
        </w:numPr>
        <w:rPr>
          <w:szCs w:val="28"/>
        </w:rPr>
      </w:pPr>
      <w:r>
        <w:rPr>
          <w:szCs w:val="28"/>
        </w:rPr>
        <w:t>Chức danh</w:t>
      </w:r>
    </w:p>
    <w:p w14:paraId="7072FFB1" w14:textId="77777777" w:rsidR="00B06E63" w:rsidRDefault="00B06E63" w:rsidP="00B06E63">
      <w:pPr>
        <w:pStyle w:val="BodyText"/>
        <w:numPr>
          <w:ilvl w:val="0"/>
          <w:numId w:val="15"/>
        </w:numPr>
        <w:rPr>
          <w:lang w:eastAsia="zh-CN"/>
        </w:rPr>
      </w:pPr>
      <w:r>
        <w:rPr>
          <w:lang w:eastAsia="zh-CN"/>
        </w:rPr>
        <w:t>Nhập các thông tin nhấn chấp nhận, hiển thị ra báo cáo kết quả đấu giá trọn lô, cho phép kết xuất báo cáo dưới dạng file word, excel hoặc pdf.</w:t>
      </w:r>
    </w:p>
    <w:p w14:paraId="06C81247" w14:textId="77777777" w:rsidR="00B06E63" w:rsidRDefault="00B06E63" w:rsidP="00B06E63">
      <w:pPr>
        <w:pStyle w:val="Heading6"/>
        <w:numPr>
          <w:ilvl w:val="5"/>
          <w:numId w:val="1"/>
        </w:numPr>
      </w:pPr>
      <w:r w:rsidRPr="0067133E">
        <w:lastRenderedPageBreak/>
        <w:t xml:space="preserve">Báo cáo kết quả đấu giá cổ phần (TTTT) </w:t>
      </w:r>
    </w:p>
    <w:p w14:paraId="4471F3B3" w14:textId="77777777" w:rsidR="00B06E63" w:rsidRDefault="00B06E63" w:rsidP="00B06E63">
      <w:pPr>
        <w:pStyle w:val="BodyText"/>
        <w:rPr>
          <w:lang w:eastAsia="zh-CN"/>
        </w:rPr>
      </w:pPr>
      <w:r>
        <w:rPr>
          <w:b/>
          <w:lang w:eastAsia="zh-CN"/>
        </w:rPr>
        <w:t xml:space="preserve">Mục đích: </w:t>
      </w:r>
      <w:r>
        <w:rPr>
          <w:lang w:eastAsia="zh-CN"/>
        </w:rPr>
        <w:t xml:space="preserve">Tạo, kết xuất báo cáo kết quả đấu giá cổ phần </w:t>
      </w:r>
    </w:p>
    <w:p w14:paraId="629F05EC" w14:textId="77777777" w:rsidR="00B06E63" w:rsidRDefault="00B06E63" w:rsidP="00B06E63">
      <w:pPr>
        <w:pStyle w:val="BodyText"/>
        <w:rPr>
          <w:lang w:eastAsia="zh-CN"/>
        </w:rPr>
      </w:pPr>
      <w:r w:rsidRPr="00F93F69">
        <w:rPr>
          <w:b/>
          <w:lang w:eastAsia="zh-CN"/>
        </w:rPr>
        <w:t>Xử lý sự kiện:</w:t>
      </w:r>
      <w:r>
        <w:rPr>
          <w:lang w:eastAsia="zh-CN"/>
        </w:rPr>
        <w:t xml:space="preserve"> </w:t>
      </w:r>
    </w:p>
    <w:p w14:paraId="09B31E28" w14:textId="77777777" w:rsidR="00B06E63" w:rsidRDefault="00B06E63" w:rsidP="00B06E63">
      <w:pPr>
        <w:pStyle w:val="BodyText"/>
        <w:numPr>
          <w:ilvl w:val="0"/>
          <w:numId w:val="15"/>
        </w:numPr>
        <w:rPr>
          <w:szCs w:val="28"/>
        </w:rPr>
      </w:pPr>
      <w:r w:rsidRPr="00242823">
        <w:rPr>
          <w:szCs w:val="28"/>
          <w:lang w:eastAsia="zh-CN"/>
        </w:rPr>
        <w:t xml:space="preserve">Đăng nhập vào hệ thống </w:t>
      </w:r>
      <w:r w:rsidRPr="00926152">
        <w:rPr>
          <w:szCs w:val="28"/>
        </w:rPr>
        <w:sym w:font="Wingdings" w:char="F0E0"/>
      </w:r>
      <w:r w:rsidRPr="00242823">
        <w:rPr>
          <w:szCs w:val="28"/>
          <w:lang w:eastAsia="zh-CN"/>
        </w:rPr>
        <w:t xml:space="preserve"> chọn menu </w:t>
      </w:r>
      <w:r>
        <w:rPr>
          <w:szCs w:val="28"/>
          <w:lang w:eastAsia="zh-CN"/>
        </w:rPr>
        <w:t>Báo cáo</w:t>
      </w:r>
      <w:r w:rsidRPr="00242823">
        <w:rPr>
          <w:szCs w:val="28"/>
          <w:lang w:eastAsia="zh-CN"/>
        </w:rPr>
        <w:t xml:space="preserve"> </w:t>
      </w:r>
      <w:r w:rsidRPr="00242823">
        <w:rPr>
          <w:szCs w:val="28"/>
          <w:lang w:val="vi-VN"/>
        </w:rPr>
        <w:t xml:space="preserve"> </w:t>
      </w:r>
      <w:r w:rsidRPr="00926152">
        <w:rPr>
          <w:szCs w:val="28"/>
        </w:rPr>
        <w:sym w:font="Wingdings" w:char="F0E0"/>
      </w:r>
      <w:r w:rsidRPr="00242823">
        <w:rPr>
          <w:szCs w:val="28"/>
        </w:rPr>
        <w:t xml:space="preserve"> chọn chức năng </w:t>
      </w:r>
      <w:r>
        <w:rPr>
          <w:szCs w:val="28"/>
        </w:rPr>
        <w:t xml:space="preserve">báo cáo thông tin thị trường </w:t>
      </w:r>
      <w:r w:rsidRPr="00926152">
        <w:rPr>
          <w:szCs w:val="28"/>
        </w:rPr>
        <w:sym w:font="Wingdings" w:char="F0E0"/>
      </w:r>
      <w:r>
        <w:rPr>
          <w:szCs w:val="28"/>
        </w:rPr>
        <w:t xml:space="preserve"> Chọn</w:t>
      </w:r>
      <w:r w:rsidRPr="0085701E">
        <w:rPr>
          <w:szCs w:val="28"/>
        </w:rPr>
        <w:t xml:space="preserve"> </w:t>
      </w:r>
      <w:r>
        <w:rPr>
          <w:szCs w:val="28"/>
        </w:rPr>
        <w:t>Báo cáo kết quả đấu giá cổ phần (TTTT)</w:t>
      </w:r>
      <w:r w:rsidRPr="00926152">
        <w:rPr>
          <w:szCs w:val="28"/>
        </w:rPr>
        <w:sym w:font="Wingdings" w:char="F0E0"/>
      </w:r>
      <w:r>
        <w:rPr>
          <w:szCs w:val="28"/>
        </w:rPr>
        <w:t xml:space="preserve"> hiển thị màn hình tạo báo cáo kết quả đấu giá cổ phần, gồm các thông tin:</w:t>
      </w:r>
    </w:p>
    <w:p w14:paraId="37989BD4" w14:textId="77777777" w:rsidR="00B06E63" w:rsidRDefault="00B06E63" w:rsidP="00B06E63">
      <w:pPr>
        <w:pStyle w:val="BodyText"/>
        <w:numPr>
          <w:ilvl w:val="0"/>
          <w:numId w:val="102"/>
        </w:numPr>
        <w:rPr>
          <w:szCs w:val="28"/>
        </w:rPr>
      </w:pPr>
      <w:r>
        <w:rPr>
          <w:szCs w:val="28"/>
        </w:rPr>
        <w:t>Đợt đấu giá</w:t>
      </w:r>
    </w:p>
    <w:p w14:paraId="749EEFCD" w14:textId="77777777" w:rsidR="00B06E63" w:rsidRDefault="00B06E63" w:rsidP="00B06E63">
      <w:pPr>
        <w:pStyle w:val="BodyText"/>
        <w:numPr>
          <w:ilvl w:val="0"/>
          <w:numId w:val="102"/>
        </w:numPr>
        <w:rPr>
          <w:szCs w:val="28"/>
        </w:rPr>
      </w:pPr>
      <w:r>
        <w:rPr>
          <w:szCs w:val="28"/>
        </w:rPr>
        <w:t>Đơn vị lập báo cáo</w:t>
      </w:r>
    </w:p>
    <w:p w14:paraId="106278DF" w14:textId="77777777" w:rsidR="00B06E63" w:rsidRDefault="00B06E63" w:rsidP="00B06E63">
      <w:pPr>
        <w:pStyle w:val="BodyText"/>
        <w:numPr>
          <w:ilvl w:val="0"/>
          <w:numId w:val="102"/>
        </w:numPr>
        <w:rPr>
          <w:szCs w:val="28"/>
        </w:rPr>
      </w:pPr>
      <w:r>
        <w:rPr>
          <w:szCs w:val="28"/>
        </w:rPr>
        <w:t>Số báo cáo</w:t>
      </w:r>
    </w:p>
    <w:p w14:paraId="2CC3BDFB" w14:textId="77777777" w:rsidR="00B06E63" w:rsidRDefault="00B06E63" w:rsidP="00B06E63">
      <w:pPr>
        <w:pStyle w:val="BodyText"/>
        <w:numPr>
          <w:ilvl w:val="0"/>
          <w:numId w:val="102"/>
        </w:numPr>
        <w:rPr>
          <w:szCs w:val="28"/>
        </w:rPr>
      </w:pPr>
      <w:r>
        <w:rPr>
          <w:szCs w:val="28"/>
        </w:rPr>
        <w:t>Người duyệt</w:t>
      </w:r>
    </w:p>
    <w:p w14:paraId="6C5C1E26" w14:textId="77777777" w:rsidR="00B06E63" w:rsidRDefault="00B06E63" w:rsidP="00B06E63">
      <w:pPr>
        <w:pStyle w:val="BodyText"/>
        <w:numPr>
          <w:ilvl w:val="0"/>
          <w:numId w:val="102"/>
        </w:numPr>
        <w:rPr>
          <w:szCs w:val="28"/>
        </w:rPr>
      </w:pPr>
      <w:r>
        <w:rPr>
          <w:szCs w:val="28"/>
        </w:rPr>
        <w:t>Chức danh</w:t>
      </w:r>
    </w:p>
    <w:p w14:paraId="24FD7B16" w14:textId="77777777" w:rsidR="00B06E63" w:rsidRPr="0067133E" w:rsidRDefault="00B06E63" w:rsidP="00B06E63">
      <w:pPr>
        <w:pStyle w:val="BodyText"/>
        <w:numPr>
          <w:ilvl w:val="0"/>
          <w:numId w:val="15"/>
        </w:numPr>
        <w:rPr>
          <w:lang w:eastAsia="zh-CN"/>
        </w:rPr>
      </w:pPr>
      <w:r>
        <w:rPr>
          <w:lang w:eastAsia="zh-CN"/>
        </w:rPr>
        <w:t>Nhập các thông tin nhấn chấp nhận, hiển thị ra báo cáo kết quả đấu giá cổ phần, cho phép kết xuất báo cáo dưới dạng file word, excel hoặc pdf.</w:t>
      </w:r>
    </w:p>
    <w:p w14:paraId="2B67C865" w14:textId="77777777" w:rsidR="00B06E63" w:rsidRDefault="00B06E63" w:rsidP="00B06E63">
      <w:pPr>
        <w:pStyle w:val="Heading6"/>
        <w:numPr>
          <w:ilvl w:val="5"/>
          <w:numId w:val="1"/>
        </w:numPr>
        <w:rPr>
          <w:szCs w:val="28"/>
        </w:rPr>
      </w:pPr>
      <w:r w:rsidRPr="0067133E">
        <w:rPr>
          <w:szCs w:val="28"/>
        </w:rPr>
        <w:t xml:space="preserve">Thông báo kết quả đấu giá trọn lô ( 2 giá trùng nhau) </w:t>
      </w:r>
    </w:p>
    <w:p w14:paraId="477F9685" w14:textId="77777777" w:rsidR="00B06E63" w:rsidRDefault="00B06E63" w:rsidP="00B06E63">
      <w:pPr>
        <w:pStyle w:val="BodyText"/>
        <w:rPr>
          <w:lang w:eastAsia="zh-CN"/>
        </w:rPr>
      </w:pPr>
      <w:r>
        <w:rPr>
          <w:b/>
          <w:lang w:eastAsia="zh-CN"/>
        </w:rPr>
        <w:t xml:space="preserve">Mục đích: </w:t>
      </w:r>
      <w:r>
        <w:rPr>
          <w:lang w:eastAsia="zh-CN"/>
        </w:rPr>
        <w:t>Tạo, kết xuất thông báo kết quả đấu giá trọn lô</w:t>
      </w:r>
    </w:p>
    <w:p w14:paraId="04BE3F44" w14:textId="77777777" w:rsidR="00B06E63" w:rsidRDefault="00B06E63" w:rsidP="00B06E63">
      <w:pPr>
        <w:pStyle w:val="BodyText"/>
        <w:rPr>
          <w:lang w:eastAsia="zh-CN"/>
        </w:rPr>
      </w:pPr>
      <w:r w:rsidRPr="00F93F69">
        <w:rPr>
          <w:b/>
          <w:lang w:eastAsia="zh-CN"/>
        </w:rPr>
        <w:t>Xử lý sự kiện:</w:t>
      </w:r>
      <w:r>
        <w:rPr>
          <w:lang w:eastAsia="zh-CN"/>
        </w:rPr>
        <w:t xml:space="preserve"> </w:t>
      </w:r>
    </w:p>
    <w:p w14:paraId="118DCA1B" w14:textId="77777777" w:rsidR="00B06E63" w:rsidRDefault="00B06E63" w:rsidP="00B06E63">
      <w:pPr>
        <w:pStyle w:val="BodyText"/>
        <w:numPr>
          <w:ilvl w:val="0"/>
          <w:numId w:val="15"/>
        </w:numPr>
        <w:rPr>
          <w:szCs w:val="28"/>
        </w:rPr>
      </w:pPr>
      <w:r w:rsidRPr="00242823">
        <w:rPr>
          <w:szCs w:val="28"/>
          <w:lang w:eastAsia="zh-CN"/>
        </w:rPr>
        <w:t xml:space="preserve">Đăng nhập vào hệ thống </w:t>
      </w:r>
      <w:r w:rsidRPr="00926152">
        <w:rPr>
          <w:szCs w:val="28"/>
        </w:rPr>
        <w:sym w:font="Wingdings" w:char="F0E0"/>
      </w:r>
      <w:r w:rsidRPr="00242823">
        <w:rPr>
          <w:szCs w:val="28"/>
          <w:lang w:eastAsia="zh-CN"/>
        </w:rPr>
        <w:t xml:space="preserve"> chọn menu </w:t>
      </w:r>
      <w:r>
        <w:rPr>
          <w:szCs w:val="28"/>
          <w:lang w:eastAsia="zh-CN"/>
        </w:rPr>
        <w:t>Báo cáo</w:t>
      </w:r>
      <w:r w:rsidRPr="00242823">
        <w:rPr>
          <w:szCs w:val="28"/>
          <w:lang w:eastAsia="zh-CN"/>
        </w:rPr>
        <w:t xml:space="preserve"> </w:t>
      </w:r>
      <w:r w:rsidRPr="00242823">
        <w:rPr>
          <w:szCs w:val="28"/>
          <w:lang w:val="vi-VN"/>
        </w:rPr>
        <w:t xml:space="preserve"> </w:t>
      </w:r>
      <w:r w:rsidRPr="00926152">
        <w:rPr>
          <w:szCs w:val="28"/>
        </w:rPr>
        <w:sym w:font="Wingdings" w:char="F0E0"/>
      </w:r>
      <w:r w:rsidRPr="00242823">
        <w:rPr>
          <w:szCs w:val="28"/>
        </w:rPr>
        <w:t xml:space="preserve"> chọn chức năng </w:t>
      </w:r>
      <w:r>
        <w:rPr>
          <w:szCs w:val="28"/>
        </w:rPr>
        <w:t xml:space="preserve">báo cáo thông tin thị trường </w:t>
      </w:r>
      <w:r w:rsidRPr="00926152">
        <w:rPr>
          <w:szCs w:val="28"/>
        </w:rPr>
        <w:sym w:font="Wingdings" w:char="F0E0"/>
      </w:r>
      <w:r>
        <w:rPr>
          <w:szCs w:val="28"/>
        </w:rPr>
        <w:t xml:space="preserve"> Chọn</w:t>
      </w:r>
      <w:r w:rsidRPr="0085701E">
        <w:rPr>
          <w:szCs w:val="28"/>
        </w:rPr>
        <w:t xml:space="preserve"> </w:t>
      </w:r>
      <w:r>
        <w:rPr>
          <w:szCs w:val="28"/>
        </w:rPr>
        <w:t>Thông báo kết quả đấu giá trọn lô (2 giá trùng nhau)</w:t>
      </w:r>
      <w:r w:rsidRPr="00926152">
        <w:rPr>
          <w:szCs w:val="28"/>
        </w:rPr>
        <w:sym w:font="Wingdings" w:char="F0E0"/>
      </w:r>
      <w:r>
        <w:rPr>
          <w:szCs w:val="28"/>
        </w:rPr>
        <w:t xml:space="preserve"> hiển thị màn hình tạo thông báo kết quả đấu giá trọn lô, gồm các thông tin:</w:t>
      </w:r>
    </w:p>
    <w:p w14:paraId="078F1C58" w14:textId="77777777" w:rsidR="00B06E63" w:rsidRDefault="00B06E63" w:rsidP="00B06E63">
      <w:pPr>
        <w:pStyle w:val="BodyText"/>
        <w:numPr>
          <w:ilvl w:val="0"/>
          <w:numId w:val="102"/>
        </w:numPr>
        <w:rPr>
          <w:szCs w:val="28"/>
        </w:rPr>
      </w:pPr>
      <w:r>
        <w:rPr>
          <w:szCs w:val="28"/>
        </w:rPr>
        <w:t>Đợt đấu giá</w:t>
      </w:r>
    </w:p>
    <w:p w14:paraId="183F07BB" w14:textId="77777777" w:rsidR="00B06E63" w:rsidRDefault="00B06E63" w:rsidP="00B06E63">
      <w:pPr>
        <w:pStyle w:val="BodyText"/>
        <w:numPr>
          <w:ilvl w:val="0"/>
          <w:numId w:val="102"/>
        </w:numPr>
        <w:rPr>
          <w:szCs w:val="28"/>
        </w:rPr>
      </w:pPr>
      <w:r>
        <w:rPr>
          <w:szCs w:val="28"/>
        </w:rPr>
        <w:t>Đơn vị lập báo cáo</w:t>
      </w:r>
    </w:p>
    <w:p w14:paraId="45184768" w14:textId="77777777" w:rsidR="00B06E63" w:rsidRDefault="00B06E63" w:rsidP="00B06E63">
      <w:pPr>
        <w:pStyle w:val="BodyText"/>
        <w:numPr>
          <w:ilvl w:val="0"/>
          <w:numId w:val="102"/>
        </w:numPr>
        <w:rPr>
          <w:szCs w:val="28"/>
        </w:rPr>
      </w:pPr>
      <w:r>
        <w:rPr>
          <w:szCs w:val="28"/>
        </w:rPr>
        <w:t>Số báo cáo</w:t>
      </w:r>
    </w:p>
    <w:p w14:paraId="4F783CA5" w14:textId="77777777" w:rsidR="00B06E63" w:rsidRDefault="00B06E63" w:rsidP="00B06E63">
      <w:pPr>
        <w:pStyle w:val="BodyText"/>
        <w:numPr>
          <w:ilvl w:val="0"/>
          <w:numId w:val="102"/>
        </w:numPr>
        <w:rPr>
          <w:szCs w:val="28"/>
        </w:rPr>
      </w:pPr>
      <w:r>
        <w:rPr>
          <w:szCs w:val="28"/>
        </w:rPr>
        <w:t>Người duyệt</w:t>
      </w:r>
    </w:p>
    <w:p w14:paraId="52BB53F1" w14:textId="77777777" w:rsidR="00B06E63" w:rsidRDefault="00B06E63" w:rsidP="00B06E63">
      <w:pPr>
        <w:pStyle w:val="BodyText"/>
        <w:numPr>
          <w:ilvl w:val="0"/>
          <w:numId w:val="102"/>
        </w:numPr>
        <w:rPr>
          <w:szCs w:val="28"/>
        </w:rPr>
      </w:pPr>
      <w:r>
        <w:rPr>
          <w:szCs w:val="28"/>
        </w:rPr>
        <w:lastRenderedPageBreak/>
        <w:t>Chức danh</w:t>
      </w:r>
    </w:p>
    <w:p w14:paraId="779021C2" w14:textId="77777777" w:rsidR="00B06E63" w:rsidRPr="0067133E" w:rsidRDefault="00B06E63" w:rsidP="00B06E63">
      <w:pPr>
        <w:pStyle w:val="BodyText"/>
        <w:numPr>
          <w:ilvl w:val="0"/>
          <w:numId w:val="15"/>
        </w:numPr>
        <w:rPr>
          <w:lang w:eastAsia="zh-CN"/>
        </w:rPr>
      </w:pPr>
      <w:r>
        <w:rPr>
          <w:lang w:eastAsia="zh-CN"/>
        </w:rPr>
        <w:t>Nhập các thông tin nhấn chấp nhận, hiển thị ra thông báo kết quả đấu giá trọn lô, cho phép kết xuất báo cáo dưới dạng file word, excel hoặc pdf.</w:t>
      </w:r>
    </w:p>
    <w:p w14:paraId="6F6C0E2E" w14:textId="77777777" w:rsidR="00B06E63" w:rsidRDefault="00B06E63" w:rsidP="00B06E63">
      <w:pPr>
        <w:pStyle w:val="Heading6"/>
        <w:numPr>
          <w:ilvl w:val="5"/>
          <w:numId w:val="1"/>
        </w:numPr>
        <w:rPr>
          <w:szCs w:val="26"/>
          <w:lang w:val="vi-VN"/>
        </w:rPr>
      </w:pPr>
      <w:r w:rsidRPr="0067133E">
        <w:rPr>
          <w:szCs w:val="28"/>
        </w:rPr>
        <w:t>Báo cáo kết quả thỏa thuận bán tiếp cổ phần (20TT</w:t>
      </w:r>
      <w:r w:rsidRPr="0067133E">
        <w:rPr>
          <w:szCs w:val="26"/>
          <w:lang w:val="vi-VN"/>
        </w:rPr>
        <w:t>)</w:t>
      </w:r>
    </w:p>
    <w:p w14:paraId="1F68DA8C" w14:textId="77777777" w:rsidR="00B06E63" w:rsidRDefault="00B06E63" w:rsidP="00B06E63">
      <w:pPr>
        <w:pStyle w:val="BodyText"/>
        <w:rPr>
          <w:lang w:eastAsia="zh-CN"/>
        </w:rPr>
      </w:pPr>
      <w:r>
        <w:rPr>
          <w:b/>
          <w:lang w:eastAsia="zh-CN"/>
        </w:rPr>
        <w:t xml:space="preserve">Mục đích: </w:t>
      </w:r>
      <w:r>
        <w:rPr>
          <w:lang w:eastAsia="zh-CN"/>
        </w:rPr>
        <w:t>Tạo, kết xuất thông báo kết quả đấu giá trọn lô</w:t>
      </w:r>
    </w:p>
    <w:p w14:paraId="1494ECA0" w14:textId="77777777" w:rsidR="00B06E63" w:rsidRDefault="00B06E63" w:rsidP="00B06E63">
      <w:pPr>
        <w:pStyle w:val="BodyText"/>
        <w:rPr>
          <w:lang w:eastAsia="zh-CN"/>
        </w:rPr>
      </w:pPr>
      <w:r w:rsidRPr="00F93F69">
        <w:rPr>
          <w:b/>
          <w:lang w:eastAsia="zh-CN"/>
        </w:rPr>
        <w:t>Xử lý sự kiện:</w:t>
      </w:r>
      <w:r>
        <w:rPr>
          <w:lang w:eastAsia="zh-CN"/>
        </w:rPr>
        <w:t xml:space="preserve"> </w:t>
      </w:r>
    </w:p>
    <w:p w14:paraId="30467FB5" w14:textId="77777777" w:rsidR="00B06E63" w:rsidRDefault="00B06E63" w:rsidP="00B06E63">
      <w:pPr>
        <w:pStyle w:val="BodyText"/>
        <w:numPr>
          <w:ilvl w:val="0"/>
          <w:numId w:val="15"/>
        </w:numPr>
        <w:rPr>
          <w:szCs w:val="28"/>
        </w:rPr>
      </w:pPr>
      <w:r w:rsidRPr="00242823">
        <w:rPr>
          <w:szCs w:val="28"/>
          <w:lang w:eastAsia="zh-CN"/>
        </w:rPr>
        <w:t xml:space="preserve">Đăng nhập vào hệ thống </w:t>
      </w:r>
      <w:r w:rsidRPr="00926152">
        <w:rPr>
          <w:szCs w:val="28"/>
        </w:rPr>
        <w:sym w:font="Wingdings" w:char="F0E0"/>
      </w:r>
      <w:r w:rsidRPr="00242823">
        <w:rPr>
          <w:szCs w:val="28"/>
          <w:lang w:eastAsia="zh-CN"/>
        </w:rPr>
        <w:t xml:space="preserve"> chọn menu </w:t>
      </w:r>
      <w:r>
        <w:rPr>
          <w:szCs w:val="28"/>
          <w:lang w:eastAsia="zh-CN"/>
        </w:rPr>
        <w:t>Báo cáo</w:t>
      </w:r>
      <w:r w:rsidRPr="00242823">
        <w:rPr>
          <w:szCs w:val="28"/>
          <w:lang w:eastAsia="zh-CN"/>
        </w:rPr>
        <w:t xml:space="preserve"> </w:t>
      </w:r>
      <w:r w:rsidRPr="00242823">
        <w:rPr>
          <w:szCs w:val="28"/>
          <w:lang w:val="vi-VN"/>
        </w:rPr>
        <w:t xml:space="preserve"> </w:t>
      </w:r>
      <w:r w:rsidRPr="00926152">
        <w:rPr>
          <w:szCs w:val="28"/>
        </w:rPr>
        <w:sym w:font="Wingdings" w:char="F0E0"/>
      </w:r>
      <w:r w:rsidRPr="00242823">
        <w:rPr>
          <w:szCs w:val="28"/>
        </w:rPr>
        <w:t xml:space="preserve"> chọn chức năng </w:t>
      </w:r>
      <w:r>
        <w:rPr>
          <w:szCs w:val="28"/>
        </w:rPr>
        <w:t xml:space="preserve">báo cáo thông tin thị trường </w:t>
      </w:r>
      <w:r w:rsidRPr="00926152">
        <w:rPr>
          <w:szCs w:val="28"/>
        </w:rPr>
        <w:sym w:font="Wingdings" w:char="F0E0"/>
      </w:r>
      <w:r>
        <w:rPr>
          <w:szCs w:val="28"/>
        </w:rPr>
        <w:t xml:space="preserve"> Chọn</w:t>
      </w:r>
      <w:r w:rsidRPr="0085701E">
        <w:rPr>
          <w:szCs w:val="28"/>
        </w:rPr>
        <w:t xml:space="preserve"> </w:t>
      </w:r>
      <w:r>
        <w:rPr>
          <w:szCs w:val="28"/>
        </w:rPr>
        <w:t>Báo cáo kết quả thỏa thuận bán tiếp cổ phần(20TT)</w:t>
      </w:r>
      <w:r w:rsidRPr="00926152">
        <w:rPr>
          <w:szCs w:val="28"/>
        </w:rPr>
        <w:sym w:font="Wingdings" w:char="F0E0"/>
      </w:r>
      <w:r>
        <w:rPr>
          <w:szCs w:val="28"/>
        </w:rPr>
        <w:t xml:space="preserve"> hiển thị màn hình tạo báo cáo kết quả thảo thuận bán tiếp cổ phần , gồm các thông tin:</w:t>
      </w:r>
    </w:p>
    <w:p w14:paraId="1B9E0478" w14:textId="77777777" w:rsidR="00B06E63" w:rsidRDefault="00B06E63" w:rsidP="00B06E63">
      <w:pPr>
        <w:pStyle w:val="BodyText"/>
        <w:numPr>
          <w:ilvl w:val="0"/>
          <w:numId w:val="102"/>
        </w:numPr>
        <w:rPr>
          <w:szCs w:val="28"/>
        </w:rPr>
      </w:pPr>
      <w:r>
        <w:rPr>
          <w:szCs w:val="28"/>
        </w:rPr>
        <w:t>Đợt đấu giá</w:t>
      </w:r>
    </w:p>
    <w:p w14:paraId="181E2E89" w14:textId="77777777" w:rsidR="00B06E63" w:rsidRDefault="00B06E63" w:rsidP="00B06E63">
      <w:pPr>
        <w:pStyle w:val="BodyText"/>
        <w:numPr>
          <w:ilvl w:val="0"/>
          <w:numId w:val="102"/>
        </w:numPr>
        <w:rPr>
          <w:szCs w:val="28"/>
        </w:rPr>
      </w:pPr>
      <w:r>
        <w:rPr>
          <w:szCs w:val="28"/>
        </w:rPr>
        <w:t>Đơn vị lập báo cáo</w:t>
      </w:r>
    </w:p>
    <w:p w14:paraId="58EC076C" w14:textId="77777777" w:rsidR="00B06E63" w:rsidRDefault="00B06E63" w:rsidP="00B06E63">
      <w:pPr>
        <w:pStyle w:val="BodyText"/>
        <w:numPr>
          <w:ilvl w:val="0"/>
          <w:numId w:val="102"/>
        </w:numPr>
        <w:rPr>
          <w:szCs w:val="28"/>
        </w:rPr>
      </w:pPr>
      <w:r>
        <w:rPr>
          <w:szCs w:val="28"/>
        </w:rPr>
        <w:t>Người duyệt</w:t>
      </w:r>
    </w:p>
    <w:p w14:paraId="71E5A946" w14:textId="77777777" w:rsidR="00B06E63" w:rsidRDefault="00B06E63" w:rsidP="00B06E63">
      <w:pPr>
        <w:pStyle w:val="BodyText"/>
        <w:numPr>
          <w:ilvl w:val="0"/>
          <w:numId w:val="102"/>
        </w:numPr>
        <w:rPr>
          <w:szCs w:val="28"/>
        </w:rPr>
      </w:pPr>
      <w:r>
        <w:rPr>
          <w:szCs w:val="28"/>
        </w:rPr>
        <w:t>Chức danh</w:t>
      </w:r>
    </w:p>
    <w:p w14:paraId="129BE9FA" w14:textId="77777777" w:rsidR="00B06E63" w:rsidRDefault="00B06E63" w:rsidP="00B06E63">
      <w:pPr>
        <w:pStyle w:val="BodyText"/>
        <w:numPr>
          <w:ilvl w:val="0"/>
          <w:numId w:val="15"/>
        </w:numPr>
        <w:rPr>
          <w:lang w:eastAsia="zh-CN"/>
        </w:rPr>
      </w:pPr>
      <w:r>
        <w:rPr>
          <w:lang w:eastAsia="zh-CN"/>
        </w:rPr>
        <w:t>Nhập các thông tin nhấn chấp nhận, hiển thị ra báo cáo kết quả thỏa thuận bán tiếp cổ phần, cho phép kết xuất báo cáo dưới dạng file word, excel hoặc pdf.</w:t>
      </w:r>
    </w:p>
    <w:p w14:paraId="026BE5EE" w14:textId="77777777" w:rsidR="00B06E63" w:rsidRPr="0067133E" w:rsidRDefault="00B06E63" w:rsidP="00B06E63">
      <w:pPr>
        <w:pStyle w:val="BodyText"/>
        <w:ind w:left="360" w:firstLine="0"/>
        <w:rPr>
          <w:lang w:eastAsia="zh-CN"/>
        </w:rPr>
      </w:pPr>
    </w:p>
    <w:p w14:paraId="0060813B" w14:textId="77777777" w:rsidR="00B06E63" w:rsidRDefault="00B06E63" w:rsidP="00B06E63">
      <w:pPr>
        <w:pStyle w:val="Heading5"/>
        <w:numPr>
          <w:ilvl w:val="4"/>
          <w:numId w:val="1"/>
        </w:numPr>
      </w:pPr>
      <w:r>
        <w:t>Báo cáo thanh toán</w:t>
      </w:r>
    </w:p>
    <w:p w14:paraId="114A5688" w14:textId="77777777" w:rsidR="00B06E63" w:rsidRDefault="00B06E63" w:rsidP="00B06E63">
      <w:pPr>
        <w:pStyle w:val="Heading6"/>
        <w:numPr>
          <w:ilvl w:val="5"/>
          <w:numId w:val="1"/>
        </w:numPr>
      </w:pPr>
      <w:r>
        <w:t>Danh sách nhà đầu tư trúng giá theo đại lý (Mau02)</w:t>
      </w:r>
    </w:p>
    <w:p w14:paraId="6BE65C51" w14:textId="77777777" w:rsidR="00B06E63" w:rsidRDefault="00B06E63" w:rsidP="00B06E63">
      <w:pPr>
        <w:pStyle w:val="BodyText"/>
        <w:rPr>
          <w:lang w:eastAsia="zh-CN"/>
        </w:rPr>
      </w:pPr>
      <w:r>
        <w:rPr>
          <w:b/>
          <w:lang w:eastAsia="zh-CN"/>
        </w:rPr>
        <w:t xml:space="preserve">Mục đích: </w:t>
      </w:r>
      <w:r>
        <w:rPr>
          <w:lang w:eastAsia="zh-CN"/>
        </w:rPr>
        <w:t>Tạo, kết xuất danh sách nhà đầu tư trúng giá trong đợt đấu giá</w:t>
      </w:r>
    </w:p>
    <w:p w14:paraId="7F7072DA" w14:textId="77777777" w:rsidR="00B06E63" w:rsidRDefault="00B06E63" w:rsidP="00B06E63">
      <w:pPr>
        <w:pStyle w:val="BodyText"/>
        <w:rPr>
          <w:lang w:eastAsia="zh-CN"/>
        </w:rPr>
      </w:pPr>
      <w:r w:rsidRPr="00F93F69">
        <w:rPr>
          <w:b/>
          <w:lang w:eastAsia="zh-CN"/>
        </w:rPr>
        <w:t>Xử lý sự kiện:</w:t>
      </w:r>
      <w:r>
        <w:rPr>
          <w:lang w:eastAsia="zh-CN"/>
        </w:rPr>
        <w:t xml:space="preserve"> </w:t>
      </w:r>
    </w:p>
    <w:p w14:paraId="17F316E6" w14:textId="77777777" w:rsidR="00B06E63" w:rsidRDefault="00B06E63" w:rsidP="00B06E63">
      <w:pPr>
        <w:pStyle w:val="BodyText"/>
        <w:numPr>
          <w:ilvl w:val="0"/>
          <w:numId w:val="15"/>
        </w:numPr>
        <w:rPr>
          <w:szCs w:val="28"/>
        </w:rPr>
      </w:pPr>
      <w:r w:rsidRPr="00242823">
        <w:rPr>
          <w:szCs w:val="28"/>
          <w:lang w:eastAsia="zh-CN"/>
        </w:rPr>
        <w:t xml:space="preserve">Đăng nhập vào hệ thống </w:t>
      </w:r>
      <w:r w:rsidRPr="00926152">
        <w:rPr>
          <w:szCs w:val="28"/>
        </w:rPr>
        <w:sym w:font="Wingdings" w:char="F0E0"/>
      </w:r>
      <w:r w:rsidRPr="00242823">
        <w:rPr>
          <w:szCs w:val="28"/>
          <w:lang w:eastAsia="zh-CN"/>
        </w:rPr>
        <w:t xml:space="preserve"> chọn menu </w:t>
      </w:r>
      <w:r>
        <w:rPr>
          <w:szCs w:val="28"/>
          <w:lang w:eastAsia="zh-CN"/>
        </w:rPr>
        <w:t>Báo cáo</w:t>
      </w:r>
      <w:r w:rsidRPr="00242823">
        <w:rPr>
          <w:szCs w:val="28"/>
          <w:lang w:eastAsia="zh-CN"/>
        </w:rPr>
        <w:t xml:space="preserve"> </w:t>
      </w:r>
      <w:r w:rsidRPr="00242823">
        <w:rPr>
          <w:szCs w:val="28"/>
          <w:lang w:val="vi-VN"/>
        </w:rPr>
        <w:t xml:space="preserve"> </w:t>
      </w:r>
      <w:r w:rsidRPr="00926152">
        <w:rPr>
          <w:szCs w:val="28"/>
        </w:rPr>
        <w:sym w:font="Wingdings" w:char="F0E0"/>
      </w:r>
      <w:r w:rsidRPr="00242823">
        <w:rPr>
          <w:szCs w:val="28"/>
        </w:rPr>
        <w:t xml:space="preserve"> chọn chức năng </w:t>
      </w:r>
      <w:r>
        <w:rPr>
          <w:szCs w:val="28"/>
        </w:rPr>
        <w:t xml:space="preserve">báo cáo thanh toán </w:t>
      </w:r>
      <w:r w:rsidRPr="00926152">
        <w:rPr>
          <w:szCs w:val="28"/>
        </w:rPr>
        <w:sym w:font="Wingdings" w:char="F0E0"/>
      </w:r>
      <w:r>
        <w:rPr>
          <w:szCs w:val="28"/>
        </w:rPr>
        <w:t xml:space="preserve"> Chọn</w:t>
      </w:r>
      <w:r w:rsidRPr="0085701E">
        <w:rPr>
          <w:szCs w:val="28"/>
        </w:rPr>
        <w:t xml:space="preserve"> </w:t>
      </w:r>
      <w:r>
        <w:rPr>
          <w:szCs w:val="28"/>
        </w:rPr>
        <w:t xml:space="preserve">Danh sách nhà đầu tư trúng giá theo đại lý </w:t>
      </w:r>
      <w:r>
        <w:rPr>
          <w:szCs w:val="28"/>
        </w:rPr>
        <w:lastRenderedPageBreak/>
        <w:t>(Mau02)</w:t>
      </w:r>
      <w:r w:rsidRPr="00926152">
        <w:rPr>
          <w:szCs w:val="28"/>
        </w:rPr>
        <w:sym w:font="Wingdings" w:char="F0E0"/>
      </w:r>
      <w:r>
        <w:rPr>
          <w:szCs w:val="28"/>
        </w:rPr>
        <w:t xml:space="preserve"> hiển thị màn hình tạo báo cáo danh sách nhà đầu tư trúng giá , gồm các thông tin:</w:t>
      </w:r>
    </w:p>
    <w:p w14:paraId="63C23937" w14:textId="77777777" w:rsidR="00B06E63" w:rsidRDefault="00B06E63" w:rsidP="00B06E63">
      <w:pPr>
        <w:pStyle w:val="BodyText"/>
        <w:numPr>
          <w:ilvl w:val="0"/>
          <w:numId w:val="102"/>
        </w:numPr>
        <w:rPr>
          <w:szCs w:val="28"/>
        </w:rPr>
      </w:pPr>
      <w:r>
        <w:rPr>
          <w:szCs w:val="28"/>
        </w:rPr>
        <w:t>Đợt đấu giá</w:t>
      </w:r>
    </w:p>
    <w:p w14:paraId="2D19CDA5" w14:textId="77777777" w:rsidR="00B06E63" w:rsidRDefault="00B06E63" w:rsidP="00B06E63">
      <w:pPr>
        <w:pStyle w:val="BodyText"/>
        <w:numPr>
          <w:ilvl w:val="0"/>
          <w:numId w:val="102"/>
        </w:numPr>
        <w:rPr>
          <w:szCs w:val="28"/>
        </w:rPr>
      </w:pPr>
      <w:r>
        <w:rPr>
          <w:szCs w:val="28"/>
        </w:rPr>
        <w:t>Thành viên</w:t>
      </w:r>
    </w:p>
    <w:p w14:paraId="51F3048A" w14:textId="77777777" w:rsidR="00B06E63" w:rsidRDefault="00B06E63" w:rsidP="00B06E63">
      <w:pPr>
        <w:pStyle w:val="BodyText"/>
        <w:numPr>
          <w:ilvl w:val="0"/>
          <w:numId w:val="102"/>
        </w:numPr>
        <w:rPr>
          <w:szCs w:val="28"/>
        </w:rPr>
      </w:pPr>
      <w:r>
        <w:rPr>
          <w:szCs w:val="28"/>
        </w:rPr>
        <w:t>Đơn vị lập báo cáo</w:t>
      </w:r>
    </w:p>
    <w:p w14:paraId="7301F48D" w14:textId="77777777" w:rsidR="00B06E63" w:rsidRDefault="00B06E63" w:rsidP="00B06E63">
      <w:pPr>
        <w:pStyle w:val="BodyText"/>
        <w:numPr>
          <w:ilvl w:val="0"/>
          <w:numId w:val="102"/>
        </w:numPr>
        <w:rPr>
          <w:szCs w:val="28"/>
        </w:rPr>
      </w:pPr>
      <w:r>
        <w:rPr>
          <w:szCs w:val="28"/>
        </w:rPr>
        <w:t>Người tạo</w:t>
      </w:r>
    </w:p>
    <w:p w14:paraId="2D0FBDEF" w14:textId="77777777" w:rsidR="00B06E63" w:rsidRDefault="00B06E63" w:rsidP="00B06E63">
      <w:pPr>
        <w:pStyle w:val="BodyText"/>
        <w:numPr>
          <w:ilvl w:val="0"/>
          <w:numId w:val="102"/>
        </w:numPr>
        <w:rPr>
          <w:szCs w:val="28"/>
        </w:rPr>
      </w:pPr>
      <w:r>
        <w:rPr>
          <w:szCs w:val="28"/>
        </w:rPr>
        <w:t>Người duyệt</w:t>
      </w:r>
    </w:p>
    <w:p w14:paraId="4FF64547" w14:textId="77777777" w:rsidR="00B06E63" w:rsidRDefault="00B06E63" w:rsidP="00B06E63">
      <w:pPr>
        <w:pStyle w:val="BodyText"/>
        <w:numPr>
          <w:ilvl w:val="0"/>
          <w:numId w:val="102"/>
        </w:numPr>
        <w:rPr>
          <w:szCs w:val="28"/>
        </w:rPr>
      </w:pPr>
      <w:r>
        <w:rPr>
          <w:szCs w:val="28"/>
        </w:rPr>
        <w:t>Chức danh</w:t>
      </w:r>
    </w:p>
    <w:p w14:paraId="35CC8B43" w14:textId="77777777" w:rsidR="00B06E63" w:rsidRDefault="00B06E63" w:rsidP="00B06E63">
      <w:pPr>
        <w:pStyle w:val="BodyText"/>
        <w:numPr>
          <w:ilvl w:val="0"/>
          <w:numId w:val="15"/>
        </w:numPr>
        <w:rPr>
          <w:lang w:eastAsia="zh-CN"/>
        </w:rPr>
      </w:pPr>
      <w:r>
        <w:rPr>
          <w:lang w:eastAsia="zh-CN"/>
        </w:rPr>
        <w:t xml:space="preserve">Nhập các thông tin </w:t>
      </w:r>
      <w:r w:rsidRPr="00926152">
        <w:rPr>
          <w:szCs w:val="28"/>
        </w:rPr>
        <w:sym w:font="Wingdings" w:char="F0E0"/>
      </w:r>
      <w:r>
        <w:rPr>
          <w:lang w:eastAsia="zh-CN"/>
        </w:rPr>
        <w:t xml:space="preserve"> nhấn chấp nhận, hiển thị ra báo cáo danh sách nhà đầu tư trúng giá, cho phép kết xuất báo cáo dưới dạng file word, excel hoặc pdf.</w:t>
      </w:r>
    </w:p>
    <w:p w14:paraId="03075459" w14:textId="77777777" w:rsidR="00B06E63" w:rsidRDefault="00B06E63" w:rsidP="00B06E63">
      <w:pPr>
        <w:pStyle w:val="Heading6"/>
        <w:numPr>
          <w:ilvl w:val="5"/>
          <w:numId w:val="1"/>
        </w:numPr>
      </w:pPr>
      <w:r>
        <w:t>Danh sách nhận tiền đặt cọc (Mau03)</w:t>
      </w:r>
    </w:p>
    <w:p w14:paraId="4B3B86FD" w14:textId="77777777" w:rsidR="00B06E63" w:rsidRDefault="00B06E63" w:rsidP="00B06E63">
      <w:pPr>
        <w:pStyle w:val="BodyText"/>
        <w:rPr>
          <w:lang w:eastAsia="zh-CN"/>
        </w:rPr>
      </w:pPr>
      <w:r>
        <w:rPr>
          <w:b/>
          <w:lang w:eastAsia="zh-CN"/>
        </w:rPr>
        <w:t xml:space="preserve">Mục đích: </w:t>
      </w:r>
      <w:r>
        <w:rPr>
          <w:lang w:eastAsia="zh-CN"/>
        </w:rPr>
        <w:t xml:space="preserve">Tạo, kết xuất danh sách nhà đầu tư nhận lại tiền đặt cọc </w:t>
      </w:r>
    </w:p>
    <w:p w14:paraId="45B67BA4" w14:textId="77777777" w:rsidR="00B06E63" w:rsidRDefault="00B06E63" w:rsidP="00B06E63">
      <w:pPr>
        <w:pStyle w:val="BodyText"/>
        <w:rPr>
          <w:lang w:eastAsia="zh-CN"/>
        </w:rPr>
      </w:pPr>
      <w:r w:rsidRPr="00F93F69">
        <w:rPr>
          <w:b/>
          <w:lang w:eastAsia="zh-CN"/>
        </w:rPr>
        <w:t>Xử lý sự kiện:</w:t>
      </w:r>
      <w:r>
        <w:rPr>
          <w:lang w:eastAsia="zh-CN"/>
        </w:rPr>
        <w:t xml:space="preserve"> </w:t>
      </w:r>
    </w:p>
    <w:p w14:paraId="04B22A5C" w14:textId="77777777" w:rsidR="00B06E63" w:rsidRDefault="00B06E63" w:rsidP="00B06E63">
      <w:pPr>
        <w:pStyle w:val="BodyText"/>
        <w:numPr>
          <w:ilvl w:val="0"/>
          <w:numId w:val="15"/>
        </w:numPr>
        <w:rPr>
          <w:szCs w:val="28"/>
        </w:rPr>
      </w:pPr>
      <w:r w:rsidRPr="00242823">
        <w:rPr>
          <w:szCs w:val="28"/>
          <w:lang w:eastAsia="zh-CN"/>
        </w:rPr>
        <w:t xml:space="preserve">Đăng nhập vào hệ thống </w:t>
      </w:r>
      <w:r w:rsidRPr="00926152">
        <w:rPr>
          <w:szCs w:val="28"/>
        </w:rPr>
        <w:sym w:font="Wingdings" w:char="F0E0"/>
      </w:r>
      <w:r w:rsidRPr="00242823">
        <w:rPr>
          <w:szCs w:val="28"/>
          <w:lang w:eastAsia="zh-CN"/>
        </w:rPr>
        <w:t xml:space="preserve"> chọn menu </w:t>
      </w:r>
      <w:r>
        <w:rPr>
          <w:szCs w:val="28"/>
          <w:lang w:eastAsia="zh-CN"/>
        </w:rPr>
        <w:t>Báo cáo</w:t>
      </w:r>
      <w:r w:rsidRPr="00242823">
        <w:rPr>
          <w:szCs w:val="28"/>
          <w:lang w:eastAsia="zh-CN"/>
        </w:rPr>
        <w:t xml:space="preserve"> </w:t>
      </w:r>
      <w:r w:rsidRPr="00242823">
        <w:rPr>
          <w:szCs w:val="28"/>
          <w:lang w:val="vi-VN"/>
        </w:rPr>
        <w:t xml:space="preserve"> </w:t>
      </w:r>
      <w:r w:rsidRPr="00926152">
        <w:rPr>
          <w:szCs w:val="28"/>
        </w:rPr>
        <w:sym w:font="Wingdings" w:char="F0E0"/>
      </w:r>
      <w:r w:rsidRPr="00242823">
        <w:rPr>
          <w:szCs w:val="28"/>
        </w:rPr>
        <w:t xml:space="preserve"> chọn chức năng </w:t>
      </w:r>
      <w:r>
        <w:rPr>
          <w:szCs w:val="28"/>
        </w:rPr>
        <w:t xml:space="preserve">báo cáo thanh toán </w:t>
      </w:r>
      <w:r w:rsidRPr="00926152">
        <w:rPr>
          <w:szCs w:val="28"/>
        </w:rPr>
        <w:sym w:font="Wingdings" w:char="F0E0"/>
      </w:r>
      <w:r>
        <w:rPr>
          <w:szCs w:val="28"/>
        </w:rPr>
        <w:t xml:space="preserve"> Chọn</w:t>
      </w:r>
      <w:r w:rsidRPr="0085701E">
        <w:rPr>
          <w:szCs w:val="28"/>
        </w:rPr>
        <w:t xml:space="preserve"> </w:t>
      </w:r>
      <w:r>
        <w:rPr>
          <w:szCs w:val="28"/>
        </w:rPr>
        <w:t>Danh sách nhận tiền đặt cọc (Mau03)</w:t>
      </w:r>
      <w:r w:rsidRPr="00926152">
        <w:rPr>
          <w:szCs w:val="28"/>
        </w:rPr>
        <w:sym w:font="Wingdings" w:char="F0E0"/>
      </w:r>
      <w:r>
        <w:rPr>
          <w:szCs w:val="28"/>
        </w:rPr>
        <w:t xml:space="preserve"> hiển thị màn hình tạo báo cáo danh sách nhà đầu tư nhận tiền đặt cọc , gồm các thông tin:</w:t>
      </w:r>
    </w:p>
    <w:p w14:paraId="420FAE7D" w14:textId="77777777" w:rsidR="00B06E63" w:rsidRDefault="00B06E63" w:rsidP="00B06E63">
      <w:pPr>
        <w:pStyle w:val="BodyText"/>
        <w:numPr>
          <w:ilvl w:val="0"/>
          <w:numId w:val="102"/>
        </w:numPr>
        <w:rPr>
          <w:szCs w:val="28"/>
        </w:rPr>
      </w:pPr>
      <w:r>
        <w:rPr>
          <w:szCs w:val="28"/>
        </w:rPr>
        <w:t>Đợt đấu giá</w:t>
      </w:r>
    </w:p>
    <w:p w14:paraId="6EA5CB8C" w14:textId="77777777" w:rsidR="00B06E63" w:rsidRDefault="00B06E63" w:rsidP="00B06E63">
      <w:pPr>
        <w:pStyle w:val="BodyText"/>
        <w:numPr>
          <w:ilvl w:val="0"/>
          <w:numId w:val="102"/>
        </w:numPr>
        <w:rPr>
          <w:szCs w:val="28"/>
        </w:rPr>
      </w:pPr>
      <w:r>
        <w:rPr>
          <w:szCs w:val="28"/>
        </w:rPr>
        <w:t>Thành viên</w:t>
      </w:r>
    </w:p>
    <w:p w14:paraId="697EA767" w14:textId="77777777" w:rsidR="00B06E63" w:rsidRDefault="00B06E63" w:rsidP="00B06E63">
      <w:pPr>
        <w:pStyle w:val="BodyText"/>
        <w:numPr>
          <w:ilvl w:val="0"/>
          <w:numId w:val="102"/>
        </w:numPr>
        <w:rPr>
          <w:szCs w:val="28"/>
        </w:rPr>
      </w:pPr>
      <w:r>
        <w:rPr>
          <w:szCs w:val="28"/>
        </w:rPr>
        <w:t>Đơn vị lập báo cáo</w:t>
      </w:r>
    </w:p>
    <w:p w14:paraId="3AE909D6" w14:textId="77777777" w:rsidR="00B06E63" w:rsidRDefault="00B06E63" w:rsidP="00B06E63">
      <w:pPr>
        <w:pStyle w:val="BodyText"/>
        <w:numPr>
          <w:ilvl w:val="0"/>
          <w:numId w:val="102"/>
        </w:numPr>
        <w:rPr>
          <w:szCs w:val="28"/>
        </w:rPr>
      </w:pPr>
      <w:r>
        <w:rPr>
          <w:szCs w:val="28"/>
        </w:rPr>
        <w:t>Người tạo</w:t>
      </w:r>
    </w:p>
    <w:p w14:paraId="192B3468" w14:textId="77777777" w:rsidR="00B06E63" w:rsidRDefault="00B06E63" w:rsidP="00B06E63">
      <w:pPr>
        <w:pStyle w:val="BodyText"/>
        <w:numPr>
          <w:ilvl w:val="0"/>
          <w:numId w:val="102"/>
        </w:numPr>
        <w:rPr>
          <w:szCs w:val="28"/>
        </w:rPr>
      </w:pPr>
      <w:r>
        <w:rPr>
          <w:szCs w:val="28"/>
        </w:rPr>
        <w:t>Người duyệt</w:t>
      </w:r>
    </w:p>
    <w:p w14:paraId="29862F35" w14:textId="77777777" w:rsidR="00B06E63" w:rsidRDefault="00B06E63" w:rsidP="00B06E63">
      <w:pPr>
        <w:pStyle w:val="BodyText"/>
        <w:numPr>
          <w:ilvl w:val="0"/>
          <w:numId w:val="102"/>
        </w:numPr>
        <w:rPr>
          <w:szCs w:val="28"/>
        </w:rPr>
      </w:pPr>
      <w:r>
        <w:rPr>
          <w:szCs w:val="28"/>
        </w:rPr>
        <w:t>Chức danh</w:t>
      </w:r>
    </w:p>
    <w:p w14:paraId="1BCDCB4A" w14:textId="77777777" w:rsidR="00B06E63" w:rsidRDefault="00B06E63" w:rsidP="00B06E63">
      <w:pPr>
        <w:pStyle w:val="BodyText"/>
        <w:numPr>
          <w:ilvl w:val="0"/>
          <w:numId w:val="15"/>
        </w:numPr>
        <w:rPr>
          <w:lang w:eastAsia="zh-CN"/>
        </w:rPr>
      </w:pPr>
      <w:r>
        <w:rPr>
          <w:lang w:eastAsia="zh-CN"/>
        </w:rPr>
        <w:lastRenderedPageBreak/>
        <w:t xml:space="preserve">Nhập các thông tin </w:t>
      </w:r>
      <w:r w:rsidRPr="00926152">
        <w:rPr>
          <w:szCs w:val="28"/>
        </w:rPr>
        <w:sym w:font="Wingdings" w:char="F0E0"/>
      </w:r>
      <w:r>
        <w:rPr>
          <w:lang w:eastAsia="zh-CN"/>
        </w:rPr>
        <w:t xml:space="preserve"> nhấn chấp nhận, hiển thị ra báo cáo danh sách nhà đầu tư nhận lại tiền đặt cọc, cho phép kết xuất báo cáo dưới dạng file word, excel hoặc pdf.</w:t>
      </w:r>
    </w:p>
    <w:p w14:paraId="40FC90DA" w14:textId="77777777" w:rsidR="00B06E63" w:rsidRDefault="00B06E63" w:rsidP="00B06E63">
      <w:pPr>
        <w:pStyle w:val="Heading6"/>
        <w:numPr>
          <w:ilvl w:val="5"/>
          <w:numId w:val="1"/>
        </w:numPr>
      </w:pPr>
      <w:r>
        <w:t>Danh sách vi phạm quy chế (Mau04)</w:t>
      </w:r>
    </w:p>
    <w:p w14:paraId="344DD32A" w14:textId="77777777" w:rsidR="00B06E63" w:rsidRDefault="00B06E63" w:rsidP="00B06E63">
      <w:pPr>
        <w:pStyle w:val="BodyText"/>
        <w:rPr>
          <w:lang w:eastAsia="zh-CN"/>
        </w:rPr>
      </w:pPr>
      <w:r>
        <w:rPr>
          <w:b/>
          <w:lang w:eastAsia="zh-CN"/>
        </w:rPr>
        <w:t xml:space="preserve">Mục đích: </w:t>
      </w:r>
      <w:r>
        <w:rPr>
          <w:lang w:eastAsia="zh-CN"/>
        </w:rPr>
        <w:t xml:space="preserve">Tạo, kết xuất danh sách nhà đầu tư nhận lại tiền đặt cọc </w:t>
      </w:r>
    </w:p>
    <w:p w14:paraId="28AAAF2D" w14:textId="77777777" w:rsidR="00B06E63" w:rsidRDefault="00B06E63" w:rsidP="00B06E63">
      <w:pPr>
        <w:pStyle w:val="BodyText"/>
        <w:rPr>
          <w:lang w:eastAsia="zh-CN"/>
        </w:rPr>
      </w:pPr>
      <w:r w:rsidRPr="00F93F69">
        <w:rPr>
          <w:b/>
          <w:lang w:eastAsia="zh-CN"/>
        </w:rPr>
        <w:t>Xử lý sự kiện:</w:t>
      </w:r>
      <w:r>
        <w:rPr>
          <w:lang w:eastAsia="zh-CN"/>
        </w:rPr>
        <w:t xml:space="preserve"> </w:t>
      </w:r>
    </w:p>
    <w:p w14:paraId="370F1EAD" w14:textId="77777777" w:rsidR="00B06E63" w:rsidRDefault="00B06E63" w:rsidP="00B06E63">
      <w:pPr>
        <w:pStyle w:val="BodyText"/>
        <w:numPr>
          <w:ilvl w:val="0"/>
          <w:numId w:val="15"/>
        </w:numPr>
        <w:rPr>
          <w:szCs w:val="28"/>
        </w:rPr>
      </w:pPr>
      <w:r w:rsidRPr="00242823">
        <w:rPr>
          <w:szCs w:val="28"/>
          <w:lang w:eastAsia="zh-CN"/>
        </w:rPr>
        <w:t xml:space="preserve">Đăng nhập vào hệ thống </w:t>
      </w:r>
      <w:r w:rsidRPr="00926152">
        <w:rPr>
          <w:szCs w:val="28"/>
        </w:rPr>
        <w:sym w:font="Wingdings" w:char="F0E0"/>
      </w:r>
      <w:r w:rsidRPr="00242823">
        <w:rPr>
          <w:szCs w:val="28"/>
          <w:lang w:eastAsia="zh-CN"/>
        </w:rPr>
        <w:t xml:space="preserve"> chọn menu </w:t>
      </w:r>
      <w:r>
        <w:rPr>
          <w:szCs w:val="28"/>
          <w:lang w:eastAsia="zh-CN"/>
        </w:rPr>
        <w:t>Báo cáo</w:t>
      </w:r>
      <w:r w:rsidRPr="00242823">
        <w:rPr>
          <w:szCs w:val="28"/>
          <w:lang w:eastAsia="zh-CN"/>
        </w:rPr>
        <w:t xml:space="preserve"> </w:t>
      </w:r>
      <w:r w:rsidRPr="00242823">
        <w:rPr>
          <w:szCs w:val="28"/>
          <w:lang w:val="vi-VN"/>
        </w:rPr>
        <w:t xml:space="preserve"> </w:t>
      </w:r>
      <w:r w:rsidRPr="00926152">
        <w:rPr>
          <w:szCs w:val="28"/>
        </w:rPr>
        <w:sym w:font="Wingdings" w:char="F0E0"/>
      </w:r>
      <w:r w:rsidRPr="00242823">
        <w:rPr>
          <w:szCs w:val="28"/>
        </w:rPr>
        <w:t xml:space="preserve"> chọn chức năng </w:t>
      </w:r>
      <w:r>
        <w:rPr>
          <w:szCs w:val="28"/>
        </w:rPr>
        <w:t xml:space="preserve">báo cáo thanh toán </w:t>
      </w:r>
      <w:r w:rsidRPr="00926152">
        <w:rPr>
          <w:szCs w:val="28"/>
        </w:rPr>
        <w:sym w:font="Wingdings" w:char="F0E0"/>
      </w:r>
      <w:r>
        <w:rPr>
          <w:szCs w:val="28"/>
        </w:rPr>
        <w:t xml:space="preserve"> Chọn</w:t>
      </w:r>
      <w:r w:rsidRPr="0085701E">
        <w:rPr>
          <w:szCs w:val="28"/>
        </w:rPr>
        <w:t xml:space="preserve"> </w:t>
      </w:r>
      <w:r>
        <w:rPr>
          <w:szCs w:val="28"/>
        </w:rPr>
        <w:t>Danh sách vi phạm quy chế (Mau04)</w:t>
      </w:r>
      <w:r w:rsidRPr="00926152">
        <w:rPr>
          <w:szCs w:val="28"/>
        </w:rPr>
        <w:sym w:font="Wingdings" w:char="F0E0"/>
      </w:r>
      <w:r>
        <w:rPr>
          <w:szCs w:val="28"/>
        </w:rPr>
        <w:t xml:space="preserve"> hiển thị màn hình tạo báo cáo danh sách nhà đầu tu vi phạm quy chế , gồm các thông tin:</w:t>
      </w:r>
    </w:p>
    <w:p w14:paraId="5A1897B5" w14:textId="77777777" w:rsidR="00B06E63" w:rsidRDefault="00B06E63" w:rsidP="00B06E63">
      <w:pPr>
        <w:pStyle w:val="BodyText"/>
        <w:numPr>
          <w:ilvl w:val="0"/>
          <w:numId w:val="102"/>
        </w:numPr>
        <w:rPr>
          <w:szCs w:val="28"/>
        </w:rPr>
      </w:pPr>
      <w:r>
        <w:rPr>
          <w:szCs w:val="28"/>
        </w:rPr>
        <w:t>Đợt đấu giá</w:t>
      </w:r>
    </w:p>
    <w:p w14:paraId="7C80D1D1" w14:textId="77777777" w:rsidR="00B06E63" w:rsidRDefault="00B06E63" w:rsidP="00B06E63">
      <w:pPr>
        <w:pStyle w:val="BodyText"/>
        <w:numPr>
          <w:ilvl w:val="0"/>
          <w:numId w:val="102"/>
        </w:numPr>
        <w:rPr>
          <w:szCs w:val="28"/>
        </w:rPr>
      </w:pPr>
      <w:r>
        <w:rPr>
          <w:szCs w:val="28"/>
        </w:rPr>
        <w:t>Thành viên</w:t>
      </w:r>
    </w:p>
    <w:p w14:paraId="74FE41AC" w14:textId="77777777" w:rsidR="00B06E63" w:rsidRDefault="00B06E63" w:rsidP="00B06E63">
      <w:pPr>
        <w:pStyle w:val="BodyText"/>
        <w:numPr>
          <w:ilvl w:val="0"/>
          <w:numId w:val="102"/>
        </w:numPr>
        <w:rPr>
          <w:szCs w:val="28"/>
        </w:rPr>
      </w:pPr>
      <w:r>
        <w:rPr>
          <w:szCs w:val="28"/>
        </w:rPr>
        <w:t>Đơn vị lập báo cáo</w:t>
      </w:r>
    </w:p>
    <w:p w14:paraId="592A6256" w14:textId="77777777" w:rsidR="00B06E63" w:rsidRDefault="00B06E63" w:rsidP="00B06E63">
      <w:pPr>
        <w:pStyle w:val="BodyText"/>
        <w:numPr>
          <w:ilvl w:val="0"/>
          <w:numId w:val="102"/>
        </w:numPr>
        <w:rPr>
          <w:szCs w:val="28"/>
        </w:rPr>
      </w:pPr>
      <w:r>
        <w:rPr>
          <w:szCs w:val="28"/>
        </w:rPr>
        <w:t>Người tạo</w:t>
      </w:r>
    </w:p>
    <w:p w14:paraId="4A0B6B03" w14:textId="77777777" w:rsidR="00B06E63" w:rsidRDefault="00B06E63" w:rsidP="00B06E63">
      <w:pPr>
        <w:pStyle w:val="BodyText"/>
        <w:numPr>
          <w:ilvl w:val="0"/>
          <w:numId w:val="102"/>
        </w:numPr>
        <w:rPr>
          <w:szCs w:val="28"/>
        </w:rPr>
      </w:pPr>
      <w:r>
        <w:rPr>
          <w:szCs w:val="28"/>
        </w:rPr>
        <w:t>Người duyệt</w:t>
      </w:r>
    </w:p>
    <w:p w14:paraId="33152FE7" w14:textId="77777777" w:rsidR="00B06E63" w:rsidRDefault="00B06E63" w:rsidP="00B06E63">
      <w:pPr>
        <w:pStyle w:val="BodyText"/>
        <w:numPr>
          <w:ilvl w:val="0"/>
          <w:numId w:val="102"/>
        </w:numPr>
        <w:rPr>
          <w:szCs w:val="28"/>
        </w:rPr>
      </w:pPr>
      <w:r>
        <w:rPr>
          <w:szCs w:val="28"/>
        </w:rPr>
        <w:t>Chức danh</w:t>
      </w:r>
    </w:p>
    <w:p w14:paraId="4EDB7447" w14:textId="77777777" w:rsidR="00B06E63" w:rsidRDefault="00B06E63" w:rsidP="00B06E63">
      <w:pPr>
        <w:pStyle w:val="BodyText"/>
        <w:numPr>
          <w:ilvl w:val="0"/>
          <w:numId w:val="15"/>
        </w:numPr>
        <w:rPr>
          <w:lang w:eastAsia="zh-CN"/>
        </w:rPr>
      </w:pPr>
      <w:r>
        <w:rPr>
          <w:lang w:eastAsia="zh-CN"/>
        </w:rPr>
        <w:t xml:space="preserve">Nhập các thông tin để tạo báo cáo </w:t>
      </w:r>
      <w:r w:rsidRPr="00926152">
        <w:rPr>
          <w:szCs w:val="28"/>
        </w:rPr>
        <w:sym w:font="Wingdings" w:char="F0E0"/>
      </w:r>
      <w:r>
        <w:rPr>
          <w:lang w:eastAsia="zh-CN"/>
        </w:rPr>
        <w:t xml:space="preserve"> nhấn chấp nhận, hiển thị ra báo cáo danh sách nhà đầu tư vi phạm quy chế đợt đấu giá, cho phép kết xuất báo cáo dưới dạng file word, excel hoặc pdf.</w:t>
      </w:r>
    </w:p>
    <w:p w14:paraId="5408ACF2" w14:textId="77777777" w:rsidR="00B06E63" w:rsidRDefault="00B06E63" w:rsidP="00B06E63">
      <w:pPr>
        <w:pStyle w:val="Heading6"/>
        <w:numPr>
          <w:ilvl w:val="5"/>
          <w:numId w:val="1"/>
        </w:numPr>
      </w:pPr>
      <w:r>
        <w:t>Bảng kê trả tiền đặt cọc cho đại lý ( Mau05)</w:t>
      </w:r>
    </w:p>
    <w:p w14:paraId="6BDFA1FE" w14:textId="77777777" w:rsidR="00B06E63" w:rsidRDefault="00B06E63" w:rsidP="00B06E63">
      <w:pPr>
        <w:pStyle w:val="BodyText"/>
        <w:rPr>
          <w:lang w:eastAsia="zh-CN"/>
        </w:rPr>
      </w:pPr>
      <w:r>
        <w:rPr>
          <w:b/>
          <w:lang w:eastAsia="zh-CN"/>
        </w:rPr>
        <w:t xml:space="preserve">Mục đích: </w:t>
      </w:r>
      <w:r>
        <w:rPr>
          <w:lang w:eastAsia="zh-CN"/>
        </w:rPr>
        <w:t xml:space="preserve">Tạo, kết xuất danh sách nhà đầu tư nhận lại tiền đặt cọc </w:t>
      </w:r>
    </w:p>
    <w:p w14:paraId="7D56848E" w14:textId="77777777" w:rsidR="00B06E63" w:rsidRDefault="00B06E63" w:rsidP="00B06E63">
      <w:pPr>
        <w:pStyle w:val="BodyText"/>
        <w:rPr>
          <w:lang w:eastAsia="zh-CN"/>
        </w:rPr>
      </w:pPr>
      <w:r w:rsidRPr="00F93F69">
        <w:rPr>
          <w:b/>
          <w:lang w:eastAsia="zh-CN"/>
        </w:rPr>
        <w:t>Xử lý sự kiện:</w:t>
      </w:r>
      <w:r>
        <w:rPr>
          <w:lang w:eastAsia="zh-CN"/>
        </w:rPr>
        <w:t xml:space="preserve"> </w:t>
      </w:r>
    </w:p>
    <w:p w14:paraId="7B284261" w14:textId="77777777" w:rsidR="00B06E63" w:rsidRDefault="00B06E63" w:rsidP="00B06E63">
      <w:pPr>
        <w:pStyle w:val="BodyText"/>
        <w:numPr>
          <w:ilvl w:val="0"/>
          <w:numId w:val="15"/>
        </w:numPr>
        <w:rPr>
          <w:szCs w:val="28"/>
        </w:rPr>
      </w:pPr>
      <w:r w:rsidRPr="00242823">
        <w:rPr>
          <w:szCs w:val="28"/>
          <w:lang w:eastAsia="zh-CN"/>
        </w:rPr>
        <w:t xml:space="preserve">Đăng nhập vào hệ thống </w:t>
      </w:r>
      <w:r w:rsidRPr="00926152">
        <w:rPr>
          <w:szCs w:val="28"/>
        </w:rPr>
        <w:sym w:font="Wingdings" w:char="F0E0"/>
      </w:r>
      <w:r w:rsidRPr="00242823">
        <w:rPr>
          <w:szCs w:val="28"/>
          <w:lang w:eastAsia="zh-CN"/>
        </w:rPr>
        <w:t xml:space="preserve"> chọn menu </w:t>
      </w:r>
      <w:r>
        <w:rPr>
          <w:szCs w:val="28"/>
          <w:lang w:eastAsia="zh-CN"/>
        </w:rPr>
        <w:t>Báo cáo</w:t>
      </w:r>
      <w:r w:rsidRPr="00242823">
        <w:rPr>
          <w:szCs w:val="28"/>
          <w:lang w:eastAsia="zh-CN"/>
        </w:rPr>
        <w:t xml:space="preserve"> </w:t>
      </w:r>
      <w:r w:rsidRPr="00242823">
        <w:rPr>
          <w:szCs w:val="28"/>
          <w:lang w:val="vi-VN"/>
        </w:rPr>
        <w:t xml:space="preserve"> </w:t>
      </w:r>
      <w:r w:rsidRPr="00926152">
        <w:rPr>
          <w:szCs w:val="28"/>
        </w:rPr>
        <w:sym w:font="Wingdings" w:char="F0E0"/>
      </w:r>
      <w:r w:rsidRPr="00242823">
        <w:rPr>
          <w:szCs w:val="28"/>
        </w:rPr>
        <w:t xml:space="preserve"> chọn chức năng </w:t>
      </w:r>
      <w:r>
        <w:rPr>
          <w:szCs w:val="28"/>
        </w:rPr>
        <w:t xml:space="preserve">báo cáo thanh toán </w:t>
      </w:r>
      <w:r w:rsidRPr="00926152">
        <w:rPr>
          <w:szCs w:val="28"/>
        </w:rPr>
        <w:sym w:font="Wingdings" w:char="F0E0"/>
      </w:r>
      <w:r>
        <w:rPr>
          <w:szCs w:val="28"/>
        </w:rPr>
        <w:t xml:space="preserve"> Chọn</w:t>
      </w:r>
      <w:r w:rsidRPr="0085701E">
        <w:rPr>
          <w:szCs w:val="28"/>
        </w:rPr>
        <w:t xml:space="preserve"> </w:t>
      </w:r>
      <w:r>
        <w:rPr>
          <w:szCs w:val="28"/>
        </w:rPr>
        <w:t>Bảng kê trả tiền đặt cọc cho đại lý (Mau05)</w:t>
      </w:r>
      <w:r w:rsidRPr="00926152">
        <w:rPr>
          <w:szCs w:val="28"/>
        </w:rPr>
        <w:sym w:font="Wingdings" w:char="F0E0"/>
      </w:r>
      <w:r>
        <w:rPr>
          <w:szCs w:val="28"/>
        </w:rPr>
        <w:t xml:space="preserve"> hiển thị màn hình tạo bảng kê trả tiền đặt cọc cho đại lý, gồm các thông tin:</w:t>
      </w:r>
    </w:p>
    <w:p w14:paraId="52877AC0" w14:textId="77777777" w:rsidR="00B06E63" w:rsidRDefault="00B06E63" w:rsidP="00B06E63">
      <w:pPr>
        <w:pStyle w:val="BodyText"/>
        <w:numPr>
          <w:ilvl w:val="0"/>
          <w:numId w:val="102"/>
        </w:numPr>
        <w:rPr>
          <w:szCs w:val="28"/>
        </w:rPr>
      </w:pPr>
      <w:r>
        <w:rPr>
          <w:szCs w:val="28"/>
        </w:rPr>
        <w:lastRenderedPageBreak/>
        <w:t>Đợt đấu giá</w:t>
      </w:r>
    </w:p>
    <w:p w14:paraId="327CE6CD" w14:textId="77777777" w:rsidR="00B06E63" w:rsidRDefault="00B06E63" w:rsidP="00B06E63">
      <w:pPr>
        <w:pStyle w:val="BodyText"/>
        <w:numPr>
          <w:ilvl w:val="0"/>
          <w:numId w:val="102"/>
        </w:numPr>
        <w:rPr>
          <w:szCs w:val="28"/>
        </w:rPr>
      </w:pPr>
      <w:r>
        <w:rPr>
          <w:szCs w:val="28"/>
        </w:rPr>
        <w:t>Thành viên</w:t>
      </w:r>
    </w:p>
    <w:p w14:paraId="7CAF1226" w14:textId="77777777" w:rsidR="00B06E63" w:rsidRDefault="00B06E63" w:rsidP="00B06E63">
      <w:pPr>
        <w:pStyle w:val="BodyText"/>
        <w:numPr>
          <w:ilvl w:val="0"/>
          <w:numId w:val="102"/>
        </w:numPr>
        <w:rPr>
          <w:szCs w:val="28"/>
        </w:rPr>
      </w:pPr>
      <w:r>
        <w:rPr>
          <w:szCs w:val="28"/>
        </w:rPr>
        <w:t>Đơn vị lập báo cáo</w:t>
      </w:r>
    </w:p>
    <w:p w14:paraId="6358272D" w14:textId="77777777" w:rsidR="00B06E63" w:rsidRDefault="00B06E63" w:rsidP="00B06E63">
      <w:pPr>
        <w:pStyle w:val="BodyText"/>
        <w:numPr>
          <w:ilvl w:val="0"/>
          <w:numId w:val="102"/>
        </w:numPr>
        <w:rPr>
          <w:szCs w:val="28"/>
        </w:rPr>
      </w:pPr>
      <w:r>
        <w:rPr>
          <w:szCs w:val="28"/>
        </w:rPr>
        <w:t>Người tạo</w:t>
      </w:r>
    </w:p>
    <w:p w14:paraId="47E3CE6D" w14:textId="77777777" w:rsidR="00B06E63" w:rsidRDefault="00B06E63" w:rsidP="00B06E63">
      <w:pPr>
        <w:pStyle w:val="BodyText"/>
        <w:numPr>
          <w:ilvl w:val="0"/>
          <w:numId w:val="102"/>
        </w:numPr>
        <w:rPr>
          <w:szCs w:val="28"/>
        </w:rPr>
      </w:pPr>
      <w:r>
        <w:rPr>
          <w:szCs w:val="28"/>
        </w:rPr>
        <w:t>Người duyệt</w:t>
      </w:r>
    </w:p>
    <w:p w14:paraId="097306B7" w14:textId="77777777" w:rsidR="00B06E63" w:rsidRDefault="00B06E63" w:rsidP="00B06E63">
      <w:pPr>
        <w:pStyle w:val="BodyText"/>
        <w:numPr>
          <w:ilvl w:val="0"/>
          <w:numId w:val="102"/>
        </w:numPr>
        <w:rPr>
          <w:szCs w:val="28"/>
        </w:rPr>
      </w:pPr>
      <w:r>
        <w:rPr>
          <w:szCs w:val="28"/>
        </w:rPr>
        <w:t>Chức danh</w:t>
      </w:r>
    </w:p>
    <w:p w14:paraId="1CD5492A" w14:textId="77777777" w:rsidR="00B06E63" w:rsidRDefault="00B06E63" w:rsidP="00B06E63">
      <w:pPr>
        <w:pStyle w:val="BodyText"/>
        <w:numPr>
          <w:ilvl w:val="0"/>
          <w:numId w:val="15"/>
        </w:numPr>
        <w:rPr>
          <w:lang w:eastAsia="zh-CN"/>
        </w:rPr>
      </w:pPr>
      <w:r>
        <w:rPr>
          <w:lang w:eastAsia="zh-CN"/>
        </w:rPr>
        <w:t xml:space="preserve">Nhập các thông tin để tạo báo cáo </w:t>
      </w:r>
      <w:r w:rsidRPr="00926152">
        <w:rPr>
          <w:szCs w:val="28"/>
        </w:rPr>
        <w:sym w:font="Wingdings" w:char="F0E0"/>
      </w:r>
      <w:r>
        <w:rPr>
          <w:lang w:eastAsia="zh-CN"/>
        </w:rPr>
        <w:t xml:space="preserve"> nhấn chấp nhận, hiển thị ra </w:t>
      </w:r>
      <w:r>
        <w:rPr>
          <w:szCs w:val="28"/>
        </w:rPr>
        <w:t xml:space="preserve">Bảng kê trả tiền đặt cọc cho đại lý của đợt đấu giá </w:t>
      </w:r>
      <w:r>
        <w:rPr>
          <w:lang w:eastAsia="zh-CN"/>
        </w:rPr>
        <w:t>, cho phép kết xuất báo cáo dưới dạng file word, excel hoặc pdf.</w:t>
      </w:r>
    </w:p>
    <w:p w14:paraId="3D6489F4" w14:textId="77777777" w:rsidR="00B06E63" w:rsidRDefault="00B06E63" w:rsidP="00B06E63">
      <w:pPr>
        <w:pStyle w:val="Heading6"/>
        <w:numPr>
          <w:ilvl w:val="5"/>
          <w:numId w:val="1"/>
        </w:numPr>
      </w:pPr>
      <w:r>
        <w:t>Danh sách nhà đầu tư nhận lại tiền thừa</w:t>
      </w:r>
    </w:p>
    <w:p w14:paraId="550D2A3C" w14:textId="77777777" w:rsidR="00B06E63" w:rsidRDefault="00B06E63" w:rsidP="00B06E63">
      <w:pPr>
        <w:pStyle w:val="BodyText"/>
        <w:rPr>
          <w:lang w:eastAsia="zh-CN"/>
        </w:rPr>
      </w:pPr>
      <w:r>
        <w:rPr>
          <w:b/>
          <w:lang w:eastAsia="zh-CN"/>
        </w:rPr>
        <w:t xml:space="preserve">Mục đích: </w:t>
      </w:r>
      <w:r>
        <w:rPr>
          <w:lang w:eastAsia="zh-CN"/>
        </w:rPr>
        <w:t xml:space="preserve">Tạo, kết xuất danh sách nhà đầu tư nhận lại tiền thừa </w:t>
      </w:r>
    </w:p>
    <w:p w14:paraId="751A1C68" w14:textId="77777777" w:rsidR="00B06E63" w:rsidRDefault="00B06E63" w:rsidP="00B06E63">
      <w:pPr>
        <w:pStyle w:val="BodyText"/>
        <w:rPr>
          <w:lang w:eastAsia="zh-CN"/>
        </w:rPr>
      </w:pPr>
      <w:r w:rsidRPr="00F93F69">
        <w:rPr>
          <w:b/>
          <w:lang w:eastAsia="zh-CN"/>
        </w:rPr>
        <w:t>Xử lý sự kiện:</w:t>
      </w:r>
      <w:r>
        <w:rPr>
          <w:lang w:eastAsia="zh-CN"/>
        </w:rPr>
        <w:t xml:space="preserve"> </w:t>
      </w:r>
    </w:p>
    <w:p w14:paraId="05C0AF1B" w14:textId="77777777" w:rsidR="00B06E63" w:rsidRDefault="00B06E63" w:rsidP="00B06E63">
      <w:pPr>
        <w:pStyle w:val="BodyText"/>
        <w:numPr>
          <w:ilvl w:val="0"/>
          <w:numId w:val="15"/>
        </w:numPr>
        <w:rPr>
          <w:szCs w:val="28"/>
        </w:rPr>
      </w:pPr>
      <w:r w:rsidRPr="00242823">
        <w:rPr>
          <w:szCs w:val="28"/>
          <w:lang w:eastAsia="zh-CN"/>
        </w:rPr>
        <w:t xml:space="preserve">Đăng nhập vào hệ thống </w:t>
      </w:r>
      <w:r w:rsidRPr="00926152">
        <w:rPr>
          <w:szCs w:val="28"/>
        </w:rPr>
        <w:sym w:font="Wingdings" w:char="F0E0"/>
      </w:r>
      <w:r w:rsidRPr="00242823">
        <w:rPr>
          <w:szCs w:val="28"/>
          <w:lang w:eastAsia="zh-CN"/>
        </w:rPr>
        <w:t xml:space="preserve"> chọn menu </w:t>
      </w:r>
      <w:r>
        <w:rPr>
          <w:szCs w:val="28"/>
          <w:lang w:eastAsia="zh-CN"/>
        </w:rPr>
        <w:t>Báo cáo</w:t>
      </w:r>
      <w:r w:rsidRPr="00242823">
        <w:rPr>
          <w:szCs w:val="28"/>
          <w:lang w:eastAsia="zh-CN"/>
        </w:rPr>
        <w:t xml:space="preserve"> </w:t>
      </w:r>
      <w:r w:rsidRPr="00242823">
        <w:rPr>
          <w:szCs w:val="28"/>
          <w:lang w:val="vi-VN"/>
        </w:rPr>
        <w:t xml:space="preserve"> </w:t>
      </w:r>
      <w:r w:rsidRPr="00926152">
        <w:rPr>
          <w:szCs w:val="28"/>
        </w:rPr>
        <w:sym w:font="Wingdings" w:char="F0E0"/>
      </w:r>
      <w:r w:rsidRPr="00242823">
        <w:rPr>
          <w:szCs w:val="28"/>
        </w:rPr>
        <w:t xml:space="preserve"> chọn chức năng </w:t>
      </w:r>
      <w:r>
        <w:rPr>
          <w:szCs w:val="28"/>
        </w:rPr>
        <w:t xml:space="preserve">báo cáo thanh toán </w:t>
      </w:r>
      <w:r w:rsidRPr="00926152">
        <w:rPr>
          <w:szCs w:val="28"/>
        </w:rPr>
        <w:sym w:font="Wingdings" w:char="F0E0"/>
      </w:r>
      <w:r>
        <w:rPr>
          <w:szCs w:val="28"/>
        </w:rPr>
        <w:t xml:space="preserve"> Chọn Danh sách nhà đầu tư nhận lại tiền thừa</w:t>
      </w:r>
      <w:r w:rsidRPr="00926152">
        <w:rPr>
          <w:szCs w:val="28"/>
        </w:rPr>
        <w:sym w:font="Wingdings" w:char="F0E0"/>
      </w:r>
      <w:r>
        <w:rPr>
          <w:szCs w:val="28"/>
        </w:rPr>
        <w:t xml:space="preserve"> hiển thị màn hình tạo danh sách nhà đầu tư nhận lại tiền thừa, gồm các thông tin:</w:t>
      </w:r>
    </w:p>
    <w:p w14:paraId="4C0A52E2" w14:textId="77777777" w:rsidR="00B06E63" w:rsidRDefault="00B06E63" w:rsidP="00B06E63">
      <w:pPr>
        <w:pStyle w:val="BodyText"/>
        <w:numPr>
          <w:ilvl w:val="0"/>
          <w:numId w:val="102"/>
        </w:numPr>
        <w:rPr>
          <w:szCs w:val="28"/>
        </w:rPr>
      </w:pPr>
      <w:r>
        <w:rPr>
          <w:szCs w:val="28"/>
        </w:rPr>
        <w:t>Đợt đấu giá</w:t>
      </w:r>
    </w:p>
    <w:p w14:paraId="431A8B28" w14:textId="77777777" w:rsidR="00B06E63" w:rsidRDefault="00B06E63" w:rsidP="00B06E63">
      <w:pPr>
        <w:pStyle w:val="BodyText"/>
        <w:numPr>
          <w:ilvl w:val="0"/>
          <w:numId w:val="102"/>
        </w:numPr>
        <w:rPr>
          <w:szCs w:val="28"/>
        </w:rPr>
      </w:pPr>
      <w:r>
        <w:rPr>
          <w:szCs w:val="28"/>
        </w:rPr>
        <w:t>Thành viên</w:t>
      </w:r>
    </w:p>
    <w:p w14:paraId="6C595C50" w14:textId="77777777" w:rsidR="00B06E63" w:rsidRDefault="00B06E63" w:rsidP="00B06E63">
      <w:pPr>
        <w:pStyle w:val="BodyText"/>
        <w:numPr>
          <w:ilvl w:val="0"/>
          <w:numId w:val="102"/>
        </w:numPr>
        <w:rPr>
          <w:szCs w:val="28"/>
        </w:rPr>
      </w:pPr>
      <w:r>
        <w:rPr>
          <w:szCs w:val="28"/>
        </w:rPr>
        <w:t>Đơn vị lập báo cáo</w:t>
      </w:r>
    </w:p>
    <w:p w14:paraId="3B3760A6" w14:textId="77777777" w:rsidR="00B06E63" w:rsidRDefault="00B06E63" w:rsidP="00B06E63">
      <w:pPr>
        <w:pStyle w:val="BodyText"/>
        <w:numPr>
          <w:ilvl w:val="0"/>
          <w:numId w:val="102"/>
        </w:numPr>
        <w:rPr>
          <w:szCs w:val="28"/>
        </w:rPr>
      </w:pPr>
      <w:r>
        <w:rPr>
          <w:szCs w:val="28"/>
        </w:rPr>
        <w:t>Người tạo</w:t>
      </w:r>
    </w:p>
    <w:p w14:paraId="5683963F" w14:textId="77777777" w:rsidR="00B06E63" w:rsidRDefault="00B06E63" w:rsidP="00B06E63">
      <w:pPr>
        <w:pStyle w:val="BodyText"/>
        <w:numPr>
          <w:ilvl w:val="0"/>
          <w:numId w:val="102"/>
        </w:numPr>
        <w:rPr>
          <w:szCs w:val="28"/>
        </w:rPr>
      </w:pPr>
      <w:r>
        <w:rPr>
          <w:szCs w:val="28"/>
        </w:rPr>
        <w:t>Người duyệt</w:t>
      </w:r>
    </w:p>
    <w:p w14:paraId="1127D5D7" w14:textId="77777777" w:rsidR="00B06E63" w:rsidRDefault="00B06E63" w:rsidP="00B06E63">
      <w:pPr>
        <w:pStyle w:val="BodyText"/>
        <w:numPr>
          <w:ilvl w:val="0"/>
          <w:numId w:val="102"/>
        </w:numPr>
        <w:rPr>
          <w:szCs w:val="28"/>
        </w:rPr>
      </w:pPr>
      <w:r>
        <w:rPr>
          <w:szCs w:val="28"/>
        </w:rPr>
        <w:t>Chức danh</w:t>
      </w:r>
    </w:p>
    <w:p w14:paraId="4043629C" w14:textId="77777777" w:rsidR="00B06E63" w:rsidRDefault="00B06E63" w:rsidP="00B06E63">
      <w:pPr>
        <w:pStyle w:val="BodyText"/>
        <w:numPr>
          <w:ilvl w:val="0"/>
          <w:numId w:val="15"/>
        </w:numPr>
        <w:rPr>
          <w:lang w:eastAsia="zh-CN"/>
        </w:rPr>
      </w:pPr>
      <w:r>
        <w:rPr>
          <w:lang w:eastAsia="zh-CN"/>
        </w:rPr>
        <w:t xml:space="preserve">Nhập các thông tin để tạo báo cáo </w:t>
      </w:r>
      <w:r w:rsidRPr="00926152">
        <w:rPr>
          <w:szCs w:val="28"/>
        </w:rPr>
        <w:sym w:font="Wingdings" w:char="F0E0"/>
      </w:r>
      <w:r>
        <w:rPr>
          <w:lang w:eastAsia="zh-CN"/>
        </w:rPr>
        <w:t xml:space="preserve"> nhấn chấp nhận, hiển thị ra </w:t>
      </w:r>
      <w:r>
        <w:rPr>
          <w:szCs w:val="28"/>
        </w:rPr>
        <w:t xml:space="preserve">danh sách nhà đầu tư nhận lại tiền thừa của đợt đấu giá </w:t>
      </w:r>
      <w:r>
        <w:rPr>
          <w:lang w:eastAsia="zh-CN"/>
        </w:rPr>
        <w:t>, cho phép kết xuất báo cáo dưới dạng file word, excel hoặc pdf.</w:t>
      </w:r>
    </w:p>
    <w:p w14:paraId="742ADBC7" w14:textId="77777777" w:rsidR="00B06E63" w:rsidRDefault="00B06E63" w:rsidP="00B06E63">
      <w:pPr>
        <w:pStyle w:val="Heading6"/>
        <w:numPr>
          <w:ilvl w:val="5"/>
          <w:numId w:val="1"/>
        </w:numPr>
      </w:pPr>
      <w:r>
        <w:lastRenderedPageBreak/>
        <w:t>Danh sách nhà đầu tư VPQC được nhận lại tiền đặt cọc (Mau12)</w:t>
      </w:r>
    </w:p>
    <w:p w14:paraId="2B3E4AB8" w14:textId="77777777" w:rsidR="00B06E63" w:rsidRDefault="00B06E63" w:rsidP="00B06E63">
      <w:pPr>
        <w:pStyle w:val="BodyText"/>
        <w:rPr>
          <w:lang w:eastAsia="zh-CN"/>
        </w:rPr>
      </w:pPr>
      <w:r>
        <w:rPr>
          <w:b/>
          <w:lang w:eastAsia="zh-CN"/>
        </w:rPr>
        <w:t xml:space="preserve">Mục đích: </w:t>
      </w:r>
      <w:r>
        <w:rPr>
          <w:lang w:eastAsia="zh-CN"/>
        </w:rPr>
        <w:t xml:space="preserve">Tạo, kết xuất danh sách nhà đầu tư vi phạm quy chế được nhận lại tiền đặt cọc </w:t>
      </w:r>
    </w:p>
    <w:p w14:paraId="0FC53E34" w14:textId="77777777" w:rsidR="00B06E63" w:rsidRDefault="00B06E63" w:rsidP="00B06E63">
      <w:pPr>
        <w:pStyle w:val="BodyText"/>
        <w:rPr>
          <w:lang w:eastAsia="zh-CN"/>
        </w:rPr>
      </w:pPr>
      <w:r w:rsidRPr="00F93F69">
        <w:rPr>
          <w:b/>
          <w:lang w:eastAsia="zh-CN"/>
        </w:rPr>
        <w:t>Xử lý sự kiện:</w:t>
      </w:r>
      <w:r>
        <w:rPr>
          <w:lang w:eastAsia="zh-CN"/>
        </w:rPr>
        <w:t xml:space="preserve"> </w:t>
      </w:r>
    </w:p>
    <w:p w14:paraId="1CEFFDB3" w14:textId="77777777" w:rsidR="00B06E63" w:rsidRDefault="00B06E63" w:rsidP="00B06E63">
      <w:pPr>
        <w:pStyle w:val="BodyText"/>
        <w:numPr>
          <w:ilvl w:val="0"/>
          <w:numId w:val="15"/>
        </w:numPr>
        <w:rPr>
          <w:szCs w:val="28"/>
        </w:rPr>
      </w:pPr>
      <w:r w:rsidRPr="00242823">
        <w:rPr>
          <w:szCs w:val="28"/>
          <w:lang w:eastAsia="zh-CN"/>
        </w:rPr>
        <w:t xml:space="preserve">Đăng nhập vào hệ thống </w:t>
      </w:r>
      <w:r w:rsidRPr="00926152">
        <w:rPr>
          <w:szCs w:val="28"/>
        </w:rPr>
        <w:sym w:font="Wingdings" w:char="F0E0"/>
      </w:r>
      <w:r w:rsidRPr="00242823">
        <w:rPr>
          <w:szCs w:val="28"/>
          <w:lang w:eastAsia="zh-CN"/>
        </w:rPr>
        <w:t xml:space="preserve"> chọn menu </w:t>
      </w:r>
      <w:r>
        <w:rPr>
          <w:szCs w:val="28"/>
          <w:lang w:eastAsia="zh-CN"/>
        </w:rPr>
        <w:t>Báo cáo</w:t>
      </w:r>
      <w:r w:rsidRPr="00242823">
        <w:rPr>
          <w:szCs w:val="28"/>
          <w:lang w:eastAsia="zh-CN"/>
        </w:rPr>
        <w:t xml:space="preserve"> </w:t>
      </w:r>
      <w:r w:rsidRPr="00242823">
        <w:rPr>
          <w:szCs w:val="28"/>
          <w:lang w:val="vi-VN"/>
        </w:rPr>
        <w:t xml:space="preserve"> </w:t>
      </w:r>
      <w:r w:rsidRPr="00926152">
        <w:rPr>
          <w:szCs w:val="28"/>
        </w:rPr>
        <w:sym w:font="Wingdings" w:char="F0E0"/>
      </w:r>
      <w:r w:rsidRPr="00242823">
        <w:rPr>
          <w:szCs w:val="28"/>
        </w:rPr>
        <w:t xml:space="preserve"> chọn chức năng </w:t>
      </w:r>
      <w:r>
        <w:rPr>
          <w:szCs w:val="28"/>
        </w:rPr>
        <w:t xml:space="preserve">báo cáo thanh toán </w:t>
      </w:r>
      <w:r w:rsidRPr="00926152">
        <w:rPr>
          <w:szCs w:val="28"/>
        </w:rPr>
        <w:sym w:font="Wingdings" w:char="F0E0"/>
      </w:r>
      <w:r>
        <w:rPr>
          <w:szCs w:val="28"/>
        </w:rPr>
        <w:t xml:space="preserve"> Chọn</w:t>
      </w:r>
      <w:r w:rsidRPr="0085701E">
        <w:rPr>
          <w:szCs w:val="28"/>
        </w:rPr>
        <w:t xml:space="preserve"> </w:t>
      </w:r>
      <w:r>
        <w:rPr>
          <w:szCs w:val="28"/>
        </w:rPr>
        <w:t>Danh sách nhà đầu tư VPQC được nhận lại tiền đặt cọc (Mau12)</w:t>
      </w:r>
      <w:r w:rsidRPr="00926152">
        <w:rPr>
          <w:szCs w:val="28"/>
        </w:rPr>
        <w:sym w:font="Wingdings" w:char="F0E0"/>
      </w:r>
      <w:r>
        <w:rPr>
          <w:szCs w:val="28"/>
        </w:rPr>
        <w:t xml:space="preserve"> hiển thị màn hình danh sách nhà đầu , gồm các thông tin:</w:t>
      </w:r>
    </w:p>
    <w:p w14:paraId="3DE48755" w14:textId="77777777" w:rsidR="00B06E63" w:rsidRDefault="00B06E63" w:rsidP="00B06E63">
      <w:pPr>
        <w:pStyle w:val="BodyText"/>
        <w:numPr>
          <w:ilvl w:val="0"/>
          <w:numId w:val="102"/>
        </w:numPr>
        <w:rPr>
          <w:szCs w:val="28"/>
        </w:rPr>
      </w:pPr>
      <w:r>
        <w:rPr>
          <w:szCs w:val="28"/>
        </w:rPr>
        <w:t>Đợt đấu giá</w:t>
      </w:r>
    </w:p>
    <w:p w14:paraId="0328906A" w14:textId="77777777" w:rsidR="00B06E63" w:rsidRDefault="00B06E63" w:rsidP="00B06E63">
      <w:pPr>
        <w:pStyle w:val="BodyText"/>
        <w:numPr>
          <w:ilvl w:val="0"/>
          <w:numId w:val="102"/>
        </w:numPr>
        <w:rPr>
          <w:szCs w:val="28"/>
        </w:rPr>
      </w:pPr>
      <w:r>
        <w:rPr>
          <w:szCs w:val="28"/>
        </w:rPr>
        <w:t>Thành viên</w:t>
      </w:r>
    </w:p>
    <w:p w14:paraId="4638DF64" w14:textId="77777777" w:rsidR="00B06E63" w:rsidRDefault="00B06E63" w:rsidP="00B06E63">
      <w:pPr>
        <w:pStyle w:val="BodyText"/>
        <w:numPr>
          <w:ilvl w:val="0"/>
          <w:numId w:val="102"/>
        </w:numPr>
        <w:rPr>
          <w:szCs w:val="28"/>
        </w:rPr>
      </w:pPr>
      <w:r>
        <w:rPr>
          <w:szCs w:val="28"/>
        </w:rPr>
        <w:t>Đơn vị lập báo cáo</w:t>
      </w:r>
    </w:p>
    <w:p w14:paraId="0EDED19B" w14:textId="77777777" w:rsidR="00B06E63" w:rsidRDefault="00B06E63" w:rsidP="00B06E63">
      <w:pPr>
        <w:pStyle w:val="BodyText"/>
        <w:numPr>
          <w:ilvl w:val="0"/>
          <w:numId w:val="102"/>
        </w:numPr>
        <w:rPr>
          <w:szCs w:val="28"/>
        </w:rPr>
      </w:pPr>
      <w:r>
        <w:rPr>
          <w:szCs w:val="28"/>
        </w:rPr>
        <w:t>Người tạo</w:t>
      </w:r>
    </w:p>
    <w:p w14:paraId="151BDC5C" w14:textId="77777777" w:rsidR="00B06E63" w:rsidRDefault="00B06E63" w:rsidP="00B06E63">
      <w:pPr>
        <w:pStyle w:val="BodyText"/>
        <w:numPr>
          <w:ilvl w:val="0"/>
          <w:numId w:val="102"/>
        </w:numPr>
        <w:rPr>
          <w:szCs w:val="28"/>
        </w:rPr>
      </w:pPr>
      <w:r>
        <w:rPr>
          <w:szCs w:val="28"/>
        </w:rPr>
        <w:t>Người duyệt</w:t>
      </w:r>
    </w:p>
    <w:p w14:paraId="68E17FF9" w14:textId="77777777" w:rsidR="00B06E63" w:rsidRDefault="00B06E63" w:rsidP="00B06E63">
      <w:pPr>
        <w:pStyle w:val="BodyText"/>
        <w:numPr>
          <w:ilvl w:val="0"/>
          <w:numId w:val="102"/>
        </w:numPr>
        <w:rPr>
          <w:szCs w:val="28"/>
        </w:rPr>
      </w:pPr>
      <w:r>
        <w:rPr>
          <w:szCs w:val="28"/>
        </w:rPr>
        <w:t>Chức danh</w:t>
      </w:r>
    </w:p>
    <w:p w14:paraId="2DF76965" w14:textId="77777777" w:rsidR="00B06E63" w:rsidRDefault="00B06E63" w:rsidP="00B06E63">
      <w:pPr>
        <w:pStyle w:val="BodyText"/>
        <w:numPr>
          <w:ilvl w:val="0"/>
          <w:numId w:val="15"/>
        </w:numPr>
        <w:rPr>
          <w:lang w:eastAsia="zh-CN"/>
        </w:rPr>
      </w:pPr>
      <w:r>
        <w:rPr>
          <w:lang w:eastAsia="zh-CN"/>
        </w:rPr>
        <w:t xml:space="preserve">Nhập các thông tin để tạo báo cáo </w:t>
      </w:r>
      <w:r w:rsidRPr="00926152">
        <w:rPr>
          <w:szCs w:val="28"/>
        </w:rPr>
        <w:sym w:font="Wingdings" w:char="F0E0"/>
      </w:r>
      <w:r>
        <w:rPr>
          <w:lang w:eastAsia="zh-CN"/>
        </w:rPr>
        <w:t xml:space="preserve">  nhấn chấp nhận, hiển thị ra </w:t>
      </w:r>
      <w:r>
        <w:rPr>
          <w:szCs w:val="28"/>
        </w:rPr>
        <w:t xml:space="preserve">báo cáo danh sách nhà đàu tư vi phạm quy chế được nhận lại tiền đặt cọc của đợt đấu giá </w:t>
      </w:r>
      <w:r>
        <w:rPr>
          <w:lang w:eastAsia="zh-CN"/>
        </w:rPr>
        <w:t>, cho phép kết xuất báo cáo dưới dạng file word, excel hoặc pdf.</w:t>
      </w:r>
    </w:p>
    <w:p w14:paraId="07931DCA" w14:textId="77777777" w:rsidR="00B06E63" w:rsidRDefault="00B06E63" w:rsidP="00B06E63">
      <w:pPr>
        <w:pStyle w:val="Heading6"/>
        <w:numPr>
          <w:ilvl w:val="5"/>
          <w:numId w:val="1"/>
        </w:numPr>
      </w:pPr>
      <w:r>
        <w:t>Danh sách sở hữu chứng khoán của đại lý (Mau06A)</w:t>
      </w:r>
    </w:p>
    <w:p w14:paraId="31EA768C" w14:textId="77777777" w:rsidR="00B06E63" w:rsidRDefault="00B06E63" w:rsidP="00B06E63">
      <w:pPr>
        <w:pStyle w:val="BodyText"/>
        <w:rPr>
          <w:lang w:eastAsia="zh-CN"/>
        </w:rPr>
      </w:pPr>
      <w:r>
        <w:rPr>
          <w:b/>
          <w:lang w:eastAsia="zh-CN"/>
        </w:rPr>
        <w:t xml:space="preserve">Mục đích: </w:t>
      </w:r>
      <w:r>
        <w:rPr>
          <w:lang w:eastAsia="zh-CN"/>
        </w:rPr>
        <w:t xml:space="preserve">Tạo, kết xuất danh sách sở hữu chứng khoán của đợt đấu giá </w:t>
      </w:r>
    </w:p>
    <w:p w14:paraId="0AD29A20" w14:textId="77777777" w:rsidR="00B06E63" w:rsidRDefault="00B06E63" w:rsidP="00B06E63">
      <w:pPr>
        <w:pStyle w:val="BodyText"/>
        <w:rPr>
          <w:lang w:eastAsia="zh-CN"/>
        </w:rPr>
      </w:pPr>
      <w:r w:rsidRPr="00F93F69">
        <w:rPr>
          <w:b/>
          <w:lang w:eastAsia="zh-CN"/>
        </w:rPr>
        <w:t>Xử lý sự kiện:</w:t>
      </w:r>
      <w:r>
        <w:rPr>
          <w:lang w:eastAsia="zh-CN"/>
        </w:rPr>
        <w:t xml:space="preserve"> </w:t>
      </w:r>
    </w:p>
    <w:p w14:paraId="4C6F791E" w14:textId="77777777" w:rsidR="00B06E63" w:rsidRDefault="00B06E63" w:rsidP="00B06E63">
      <w:pPr>
        <w:pStyle w:val="BodyText"/>
        <w:numPr>
          <w:ilvl w:val="0"/>
          <w:numId w:val="15"/>
        </w:numPr>
        <w:rPr>
          <w:szCs w:val="28"/>
        </w:rPr>
      </w:pPr>
      <w:r w:rsidRPr="00242823">
        <w:rPr>
          <w:szCs w:val="28"/>
          <w:lang w:eastAsia="zh-CN"/>
        </w:rPr>
        <w:t xml:space="preserve">Đăng nhập vào hệ thống </w:t>
      </w:r>
      <w:r w:rsidRPr="00926152">
        <w:rPr>
          <w:szCs w:val="28"/>
        </w:rPr>
        <w:sym w:font="Wingdings" w:char="F0E0"/>
      </w:r>
      <w:r w:rsidRPr="00242823">
        <w:rPr>
          <w:szCs w:val="28"/>
          <w:lang w:eastAsia="zh-CN"/>
        </w:rPr>
        <w:t xml:space="preserve"> chọn menu </w:t>
      </w:r>
      <w:r>
        <w:rPr>
          <w:szCs w:val="28"/>
          <w:lang w:eastAsia="zh-CN"/>
        </w:rPr>
        <w:t>Báo cáo</w:t>
      </w:r>
      <w:r w:rsidRPr="00242823">
        <w:rPr>
          <w:szCs w:val="28"/>
          <w:lang w:eastAsia="zh-CN"/>
        </w:rPr>
        <w:t xml:space="preserve"> </w:t>
      </w:r>
      <w:r w:rsidRPr="00242823">
        <w:rPr>
          <w:szCs w:val="28"/>
          <w:lang w:val="vi-VN"/>
        </w:rPr>
        <w:t xml:space="preserve"> </w:t>
      </w:r>
      <w:r w:rsidRPr="00926152">
        <w:rPr>
          <w:szCs w:val="28"/>
        </w:rPr>
        <w:sym w:font="Wingdings" w:char="F0E0"/>
      </w:r>
      <w:r w:rsidRPr="00242823">
        <w:rPr>
          <w:szCs w:val="28"/>
        </w:rPr>
        <w:t xml:space="preserve"> chọn chức năng </w:t>
      </w:r>
      <w:r>
        <w:rPr>
          <w:szCs w:val="28"/>
        </w:rPr>
        <w:t xml:space="preserve">báo cáo thanh toán </w:t>
      </w:r>
      <w:r w:rsidRPr="00926152">
        <w:rPr>
          <w:szCs w:val="28"/>
        </w:rPr>
        <w:sym w:font="Wingdings" w:char="F0E0"/>
      </w:r>
      <w:r>
        <w:rPr>
          <w:szCs w:val="28"/>
        </w:rPr>
        <w:t xml:space="preserve"> Chọn</w:t>
      </w:r>
      <w:r w:rsidRPr="0085701E">
        <w:rPr>
          <w:szCs w:val="28"/>
        </w:rPr>
        <w:t xml:space="preserve"> </w:t>
      </w:r>
      <w:r>
        <w:rPr>
          <w:szCs w:val="28"/>
        </w:rPr>
        <w:t>Danh sách sở hữu chứng khoán của đại lý (Mau06A)</w:t>
      </w:r>
      <w:r w:rsidRPr="00926152">
        <w:rPr>
          <w:szCs w:val="28"/>
        </w:rPr>
        <w:sym w:font="Wingdings" w:char="F0E0"/>
      </w:r>
      <w:r>
        <w:rPr>
          <w:szCs w:val="28"/>
        </w:rPr>
        <w:t xml:space="preserve"> hiển thị màn hình tạo báo cáo danh sách sở hữu chứng khoán của đại lý, gồm các thông tin:</w:t>
      </w:r>
    </w:p>
    <w:p w14:paraId="6B865647" w14:textId="77777777" w:rsidR="00B06E63" w:rsidRDefault="00B06E63" w:rsidP="00B06E63">
      <w:pPr>
        <w:pStyle w:val="BodyText"/>
        <w:numPr>
          <w:ilvl w:val="0"/>
          <w:numId w:val="102"/>
        </w:numPr>
        <w:rPr>
          <w:szCs w:val="28"/>
        </w:rPr>
      </w:pPr>
      <w:r>
        <w:rPr>
          <w:szCs w:val="28"/>
        </w:rPr>
        <w:t>Đợt đấu giá</w:t>
      </w:r>
    </w:p>
    <w:p w14:paraId="1BA8CE97" w14:textId="77777777" w:rsidR="00B06E63" w:rsidRDefault="00B06E63" w:rsidP="00B06E63">
      <w:pPr>
        <w:pStyle w:val="BodyText"/>
        <w:numPr>
          <w:ilvl w:val="0"/>
          <w:numId w:val="102"/>
        </w:numPr>
        <w:rPr>
          <w:szCs w:val="28"/>
        </w:rPr>
      </w:pPr>
      <w:r>
        <w:rPr>
          <w:szCs w:val="28"/>
        </w:rPr>
        <w:t>Thành viên</w:t>
      </w:r>
    </w:p>
    <w:p w14:paraId="360A46CE" w14:textId="77777777" w:rsidR="00B06E63" w:rsidRDefault="00B06E63" w:rsidP="00B06E63">
      <w:pPr>
        <w:pStyle w:val="BodyText"/>
        <w:numPr>
          <w:ilvl w:val="0"/>
          <w:numId w:val="102"/>
        </w:numPr>
        <w:rPr>
          <w:szCs w:val="28"/>
        </w:rPr>
      </w:pPr>
      <w:r>
        <w:rPr>
          <w:szCs w:val="28"/>
        </w:rPr>
        <w:lastRenderedPageBreak/>
        <w:t>Đơn vị lập báo cáo</w:t>
      </w:r>
    </w:p>
    <w:p w14:paraId="434B1F68" w14:textId="77777777" w:rsidR="00B06E63" w:rsidRDefault="00B06E63" w:rsidP="00B06E63">
      <w:pPr>
        <w:pStyle w:val="BodyText"/>
        <w:numPr>
          <w:ilvl w:val="0"/>
          <w:numId w:val="102"/>
        </w:numPr>
        <w:rPr>
          <w:szCs w:val="28"/>
        </w:rPr>
      </w:pPr>
      <w:r>
        <w:rPr>
          <w:szCs w:val="28"/>
        </w:rPr>
        <w:t>Người tạo</w:t>
      </w:r>
    </w:p>
    <w:p w14:paraId="3400B911" w14:textId="77777777" w:rsidR="00B06E63" w:rsidRDefault="00B06E63" w:rsidP="00B06E63">
      <w:pPr>
        <w:pStyle w:val="BodyText"/>
        <w:numPr>
          <w:ilvl w:val="0"/>
          <w:numId w:val="102"/>
        </w:numPr>
        <w:rPr>
          <w:szCs w:val="28"/>
        </w:rPr>
      </w:pPr>
      <w:r>
        <w:rPr>
          <w:szCs w:val="28"/>
        </w:rPr>
        <w:t>Người duyệt</w:t>
      </w:r>
    </w:p>
    <w:p w14:paraId="1AC88450" w14:textId="77777777" w:rsidR="00B06E63" w:rsidRDefault="00B06E63" w:rsidP="00B06E63">
      <w:pPr>
        <w:pStyle w:val="BodyText"/>
        <w:numPr>
          <w:ilvl w:val="0"/>
          <w:numId w:val="102"/>
        </w:numPr>
        <w:rPr>
          <w:szCs w:val="28"/>
        </w:rPr>
      </w:pPr>
      <w:r>
        <w:rPr>
          <w:szCs w:val="28"/>
        </w:rPr>
        <w:t>Chức danh</w:t>
      </w:r>
    </w:p>
    <w:p w14:paraId="1988C150" w14:textId="77777777" w:rsidR="00B06E63" w:rsidRDefault="00B06E63" w:rsidP="00B06E63">
      <w:pPr>
        <w:pStyle w:val="BodyText"/>
        <w:numPr>
          <w:ilvl w:val="0"/>
          <w:numId w:val="15"/>
        </w:numPr>
        <w:rPr>
          <w:lang w:eastAsia="zh-CN"/>
        </w:rPr>
      </w:pPr>
      <w:r>
        <w:rPr>
          <w:lang w:eastAsia="zh-CN"/>
        </w:rPr>
        <w:t xml:space="preserve">Nhập các thông tin để tạo báo cáo </w:t>
      </w:r>
      <w:r w:rsidRPr="00926152">
        <w:rPr>
          <w:szCs w:val="28"/>
        </w:rPr>
        <w:sym w:font="Wingdings" w:char="F0E0"/>
      </w:r>
      <w:r>
        <w:rPr>
          <w:lang w:eastAsia="zh-CN"/>
        </w:rPr>
        <w:t xml:space="preserve"> nhấn chấp nhận, hiển thị ra </w:t>
      </w:r>
      <w:r>
        <w:rPr>
          <w:szCs w:val="28"/>
        </w:rPr>
        <w:t xml:space="preserve">danh sách sở hữu chứng khoán </w:t>
      </w:r>
      <w:r>
        <w:rPr>
          <w:lang w:eastAsia="zh-CN"/>
        </w:rPr>
        <w:t>, cho phép kết xuất báo cáo dưới dạng file word, excel hoặc pdf.</w:t>
      </w:r>
    </w:p>
    <w:p w14:paraId="2E6CE225" w14:textId="77777777" w:rsidR="00B06E63" w:rsidRDefault="00B06E63" w:rsidP="00B06E63">
      <w:pPr>
        <w:pStyle w:val="Heading6"/>
        <w:numPr>
          <w:ilvl w:val="5"/>
          <w:numId w:val="1"/>
        </w:numPr>
      </w:pPr>
      <w:r>
        <w:t>Danh sách từ chối mua cổ phần của đại lý (Mau06B)</w:t>
      </w:r>
    </w:p>
    <w:p w14:paraId="222C753E" w14:textId="77777777" w:rsidR="00B06E63" w:rsidRPr="00CB0165" w:rsidRDefault="00B06E63" w:rsidP="00B06E63">
      <w:pPr>
        <w:pStyle w:val="BodyText"/>
        <w:rPr>
          <w:szCs w:val="28"/>
          <w:lang w:eastAsia="zh-CN"/>
        </w:rPr>
      </w:pPr>
      <w:r w:rsidRPr="00CB0165">
        <w:rPr>
          <w:b/>
          <w:szCs w:val="28"/>
          <w:lang w:eastAsia="zh-CN"/>
        </w:rPr>
        <w:t xml:space="preserve">Mục đích: </w:t>
      </w:r>
      <w:r w:rsidRPr="00CB0165">
        <w:rPr>
          <w:szCs w:val="28"/>
          <w:lang w:eastAsia="zh-CN"/>
        </w:rPr>
        <w:t xml:space="preserve">Tạo, kết xuất danh sách nhà đầu tư từ chối mua cổ phần của đợt đấu giá </w:t>
      </w:r>
    </w:p>
    <w:p w14:paraId="1E9A9029" w14:textId="77777777" w:rsidR="00B06E63" w:rsidRPr="00CB0165" w:rsidRDefault="00B06E63" w:rsidP="00B06E63">
      <w:pPr>
        <w:pStyle w:val="BodyText"/>
        <w:rPr>
          <w:szCs w:val="28"/>
          <w:lang w:eastAsia="zh-CN"/>
        </w:rPr>
      </w:pPr>
      <w:r w:rsidRPr="00CB0165">
        <w:rPr>
          <w:b/>
          <w:szCs w:val="28"/>
          <w:lang w:eastAsia="zh-CN"/>
        </w:rPr>
        <w:t>Xử lý sự kiện:</w:t>
      </w:r>
      <w:r w:rsidRPr="00CB0165">
        <w:rPr>
          <w:szCs w:val="28"/>
          <w:lang w:eastAsia="zh-CN"/>
        </w:rPr>
        <w:t xml:space="preserve"> </w:t>
      </w:r>
    </w:p>
    <w:p w14:paraId="2A99370F" w14:textId="77777777" w:rsidR="00B06E63" w:rsidRPr="00CB0165" w:rsidRDefault="00B06E63" w:rsidP="00B06E63">
      <w:pPr>
        <w:pStyle w:val="BodyText"/>
        <w:numPr>
          <w:ilvl w:val="0"/>
          <w:numId w:val="15"/>
        </w:numPr>
        <w:rPr>
          <w:szCs w:val="28"/>
        </w:rPr>
      </w:pPr>
      <w:r w:rsidRPr="00CB0165">
        <w:rPr>
          <w:szCs w:val="28"/>
          <w:lang w:eastAsia="zh-CN"/>
        </w:rPr>
        <w:t xml:space="preserve">Đăng nhập vào hệ thống </w:t>
      </w:r>
      <w:r w:rsidRPr="00CB0165">
        <w:rPr>
          <w:szCs w:val="28"/>
        </w:rPr>
        <w:sym w:font="Wingdings" w:char="F0E0"/>
      </w:r>
      <w:r w:rsidRPr="00CB0165">
        <w:rPr>
          <w:szCs w:val="28"/>
          <w:lang w:eastAsia="zh-CN"/>
        </w:rPr>
        <w:t xml:space="preserve"> chọn menu Báo cáo </w:t>
      </w:r>
      <w:r w:rsidRPr="00CB0165">
        <w:rPr>
          <w:szCs w:val="28"/>
          <w:lang w:val="vi-VN"/>
        </w:rPr>
        <w:t xml:space="preserve"> </w:t>
      </w:r>
      <w:r w:rsidRPr="00CB0165">
        <w:rPr>
          <w:szCs w:val="28"/>
        </w:rPr>
        <w:sym w:font="Wingdings" w:char="F0E0"/>
      </w:r>
      <w:r w:rsidRPr="00CB0165">
        <w:rPr>
          <w:szCs w:val="28"/>
        </w:rPr>
        <w:t xml:space="preserve"> chọn chức năng báo cáo thanh toán </w:t>
      </w:r>
      <w:r w:rsidRPr="00CB0165">
        <w:rPr>
          <w:szCs w:val="28"/>
        </w:rPr>
        <w:sym w:font="Wingdings" w:char="F0E0"/>
      </w:r>
      <w:r w:rsidRPr="00CB0165">
        <w:rPr>
          <w:szCs w:val="28"/>
        </w:rPr>
        <w:t xml:space="preserve"> Chọn Danh sách từ chối mua cổ phần của đại lý (Mau06B)</w:t>
      </w:r>
      <w:r w:rsidRPr="00CB0165">
        <w:rPr>
          <w:szCs w:val="28"/>
        </w:rPr>
        <w:sym w:font="Wingdings" w:char="F0E0"/>
      </w:r>
      <w:r w:rsidRPr="00CB0165">
        <w:rPr>
          <w:szCs w:val="28"/>
        </w:rPr>
        <w:t xml:space="preserve"> hiển thị màn hình tạo báo cáo danh sách từ chối mua cổ phần của đại lý, gồm các thông tin:</w:t>
      </w:r>
    </w:p>
    <w:p w14:paraId="52E1FCD6" w14:textId="77777777" w:rsidR="00B06E63" w:rsidRPr="00CB0165" w:rsidRDefault="00B06E63" w:rsidP="00B06E63">
      <w:pPr>
        <w:pStyle w:val="BodyText"/>
        <w:numPr>
          <w:ilvl w:val="0"/>
          <w:numId w:val="102"/>
        </w:numPr>
        <w:rPr>
          <w:szCs w:val="28"/>
        </w:rPr>
      </w:pPr>
      <w:r w:rsidRPr="00CB0165">
        <w:rPr>
          <w:szCs w:val="28"/>
        </w:rPr>
        <w:t>Đợt đấu giá</w:t>
      </w:r>
    </w:p>
    <w:p w14:paraId="42AD7509" w14:textId="77777777" w:rsidR="00B06E63" w:rsidRPr="00CB0165" w:rsidRDefault="00B06E63" w:rsidP="00B06E63">
      <w:pPr>
        <w:pStyle w:val="BodyText"/>
        <w:numPr>
          <w:ilvl w:val="0"/>
          <w:numId w:val="102"/>
        </w:numPr>
        <w:rPr>
          <w:szCs w:val="28"/>
        </w:rPr>
      </w:pPr>
      <w:r w:rsidRPr="00CB0165">
        <w:rPr>
          <w:szCs w:val="28"/>
        </w:rPr>
        <w:t>Thành viên</w:t>
      </w:r>
    </w:p>
    <w:p w14:paraId="136FA533" w14:textId="77777777" w:rsidR="00B06E63" w:rsidRPr="00CB0165" w:rsidRDefault="00B06E63" w:rsidP="00B06E63">
      <w:pPr>
        <w:pStyle w:val="BodyText"/>
        <w:numPr>
          <w:ilvl w:val="0"/>
          <w:numId w:val="102"/>
        </w:numPr>
        <w:rPr>
          <w:szCs w:val="28"/>
        </w:rPr>
      </w:pPr>
      <w:r w:rsidRPr="00CB0165">
        <w:rPr>
          <w:szCs w:val="28"/>
        </w:rPr>
        <w:t>Đơn vị lập báo cáo</w:t>
      </w:r>
    </w:p>
    <w:p w14:paraId="3D216194" w14:textId="77777777" w:rsidR="00B06E63" w:rsidRPr="00CB0165" w:rsidRDefault="00B06E63" w:rsidP="00B06E63">
      <w:pPr>
        <w:pStyle w:val="BodyText"/>
        <w:numPr>
          <w:ilvl w:val="0"/>
          <w:numId w:val="102"/>
        </w:numPr>
        <w:rPr>
          <w:szCs w:val="28"/>
        </w:rPr>
      </w:pPr>
      <w:r w:rsidRPr="00CB0165">
        <w:rPr>
          <w:szCs w:val="28"/>
        </w:rPr>
        <w:t>Người tạo</w:t>
      </w:r>
    </w:p>
    <w:p w14:paraId="44A9529E" w14:textId="77777777" w:rsidR="00B06E63" w:rsidRPr="00CB0165" w:rsidRDefault="00B06E63" w:rsidP="00B06E63">
      <w:pPr>
        <w:pStyle w:val="BodyText"/>
        <w:numPr>
          <w:ilvl w:val="0"/>
          <w:numId w:val="102"/>
        </w:numPr>
        <w:rPr>
          <w:szCs w:val="28"/>
        </w:rPr>
      </w:pPr>
      <w:r w:rsidRPr="00CB0165">
        <w:rPr>
          <w:szCs w:val="28"/>
        </w:rPr>
        <w:t>Người duyệt</w:t>
      </w:r>
    </w:p>
    <w:p w14:paraId="2ED347CC" w14:textId="77777777" w:rsidR="00B06E63" w:rsidRPr="00CB0165" w:rsidRDefault="00B06E63" w:rsidP="00B06E63">
      <w:pPr>
        <w:pStyle w:val="BodyText"/>
        <w:numPr>
          <w:ilvl w:val="0"/>
          <w:numId w:val="102"/>
        </w:numPr>
        <w:rPr>
          <w:szCs w:val="28"/>
        </w:rPr>
      </w:pPr>
      <w:r w:rsidRPr="00CB0165">
        <w:rPr>
          <w:szCs w:val="28"/>
        </w:rPr>
        <w:t>Chức danh</w:t>
      </w:r>
    </w:p>
    <w:p w14:paraId="7A763320" w14:textId="77777777" w:rsidR="00B06E63" w:rsidRPr="00CB0165" w:rsidRDefault="00B06E63" w:rsidP="00B06E63">
      <w:pPr>
        <w:pStyle w:val="ListParagraph"/>
        <w:numPr>
          <w:ilvl w:val="0"/>
          <w:numId w:val="15"/>
        </w:numPr>
        <w:rPr>
          <w:sz w:val="28"/>
          <w:szCs w:val="28"/>
          <w:lang w:eastAsia="zh-CN"/>
        </w:rPr>
      </w:pPr>
      <w:r w:rsidRPr="00CB0165">
        <w:rPr>
          <w:sz w:val="28"/>
          <w:szCs w:val="28"/>
          <w:lang w:eastAsia="zh-CN"/>
        </w:rPr>
        <w:t xml:space="preserve">Nhập các thông tin để tạo báo cáo </w:t>
      </w:r>
      <w:r w:rsidRPr="00CB0165">
        <w:rPr>
          <w:sz w:val="28"/>
          <w:szCs w:val="28"/>
        </w:rPr>
        <w:sym w:font="Wingdings" w:char="F0E0"/>
      </w:r>
      <w:r w:rsidRPr="00CB0165">
        <w:rPr>
          <w:sz w:val="28"/>
          <w:szCs w:val="28"/>
          <w:lang w:eastAsia="zh-CN"/>
        </w:rPr>
        <w:t xml:space="preserve"> nhấn chấp nhận, hiển thị ra </w:t>
      </w:r>
      <w:r w:rsidRPr="00CB0165">
        <w:rPr>
          <w:sz w:val="28"/>
          <w:szCs w:val="28"/>
        </w:rPr>
        <w:t>danh sách nhà đầu tư từ chối mua cổ phần</w:t>
      </w:r>
      <w:r w:rsidRPr="00CB0165">
        <w:rPr>
          <w:sz w:val="28"/>
          <w:szCs w:val="28"/>
          <w:lang w:eastAsia="zh-CN"/>
        </w:rPr>
        <w:t>, cho phép kết xuất báo cáo dưới dạng file word, excel hoặc pdf.</w:t>
      </w:r>
    </w:p>
    <w:p w14:paraId="2394408C" w14:textId="77777777" w:rsidR="00B06E63" w:rsidRDefault="00B06E63" w:rsidP="00B06E63">
      <w:pPr>
        <w:pStyle w:val="Heading6"/>
        <w:numPr>
          <w:ilvl w:val="5"/>
          <w:numId w:val="1"/>
        </w:numPr>
      </w:pPr>
      <w:r>
        <w:lastRenderedPageBreak/>
        <w:t>Danh sách sở hữu chứng khoán của đại lý (Mau06C)</w:t>
      </w:r>
    </w:p>
    <w:p w14:paraId="097D0052" w14:textId="77777777" w:rsidR="00B06E63" w:rsidRPr="00CB0165" w:rsidRDefault="00B06E63" w:rsidP="00B06E63">
      <w:pPr>
        <w:pStyle w:val="BodyText"/>
        <w:rPr>
          <w:szCs w:val="28"/>
          <w:lang w:eastAsia="zh-CN"/>
        </w:rPr>
      </w:pPr>
      <w:r w:rsidRPr="00CB0165">
        <w:rPr>
          <w:b/>
          <w:szCs w:val="28"/>
          <w:lang w:eastAsia="zh-CN"/>
        </w:rPr>
        <w:t xml:space="preserve">Mục đích: </w:t>
      </w:r>
      <w:r w:rsidRPr="00CB0165">
        <w:rPr>
          <w:szCs w:val="28"/>
          <w:lang w:eastAsia="zh-CN"/>
        </w:rPr>
        <w:t xml:space="preserve">Tạo, kết xuất danh sách nhà đầu tư </w:t>
      </w:r>
      <w:r>
        <w:rPr>
          <w:szCs w:val="28"/>
          <w:lang w:eastAsia="zh-CN"/>
        </w:rPr>
        <w:t>sở hữu chúng khoán</w:t>
      </w:r>
    </w:p>
    <w:p w14:paraId="1B820BE1" w14:textId="77777777" w:rsidR="00B06E63" w:rsidRPr="00CB0165" w:rsidRDefault="00B06E63" w:rsidP="00B06E63">
      <w:pPr>
        <w:pStyle w:val="BodyText"/>
        <w:rPr>
          <w:szCs w:val="28"/>
          <w:lang w:eastAsia="zh-CN"/>
        </w:rPr>
      </w:pPr>
      <w:r w:rsidRPr="00CB0165">
        <w:rPr>
          <w:b/>
          <w:szCs w:val="28"/>
          <w:lang w:eastAsia="zh-CN"/>
        </w:rPr>
        <w:t>Xử lý sự kiện:</w:t>
      </w:r>
      <w:r w:rsidRPr="00CB0165">
        <w:rPr>
          <w:szCs w:val="28"/>
          <w:lang w:eastAsia="zh-CN"/>
        </w:rPr>
        <w:t xml:space="preserve"> </w:t>
      </w:r>
    </w:p>
    <w:p w14:paraId="670E7228" w14:textId="77777777" w:rsidR="00B06E63" w:rsidRPr="00CB0165" w:rsidRDefault="00B06E63" w:rsidP="00B06E63">
      <w:pPr>
        <w:pStyle w:val="BodyText"/>
        <w:numPr>
          <w:ilvl w:val="0"/>
          <w:numId w:val="15"/>
        </w:numPr>
        <w:rPr>
          <w:szCs w:val="28"/>
        </w:rPr>
      </w:pPr>
      <w:r w:rsidRPr="00CB0165">
        <w:rPr>
          <w:szCs w:val="28"/>
          <w:lang w:eastAsia="zh-CN"/>
        </w:rPr>
        <w:t xml:space="preserve">Đăng nhập vào hệ thống </w:t>
      </w:r>
      <w:r w:rsidRPr="00CB0165">
        <w:rPr>
          <w:szCs w:val="28"/>
        </w:rPr>
        <w:sym w:font="Wingdings" w:char="F0E0"/>
      </w:r>
      <w:r w:rsidRPr="00CB0165">
        <w:rPr>
          <w:szCs w:val="28"/>
          <w:lang w:eastAsia="zh-CN"/>
        </w:rPr>
        <w:t xml:space="preserve"> chọn menu Báo cáo </w:t>
      </w:r>
      <w:r w:rsidRPr="00CB0165">
        <w:rPr>
          <w:szCs w:val="28"/>
          <w:lang w:val="vi-VN"/>
        </w:rPr>
        <w:t xml:space="preserve"> </w:t>
      </w:r>
      <w:r w:rsidRPr="00CB0165">
        <w:rPr>
          <w:szCs w:val="28"/>
        </w:rPr>
        <w:sym w:font="Wingdings" w:char="F0E0"/>
      </w:r>
      <w:r w:rsidRPr="00CB0165">
        <w:rPr>
          <w:szCs w:val="28"/>
        </w:rPr>
        <w:t xml:space="preserve"> chọn chức năng báo cáo thanh toán </w:t>
      </w:r>
      <w:r w:rsidRPr="00CB0165">
        <w:rPr>
          <w:szCs w:val="28"/>
        </w:rPr>
        <w:sym w:font="Wingdings" w:char="F0E0"/>
      </w:r>
      <w:r w:rsidRPr="00CB0165">
        <w:rPr>
          <w:szCs w:val="28"/>
        </w:rPr>
        <w:t xml:space="preserve"> Chọn Danh sách </w:t>
      </w:r>
      <w:r>
        <w:rPr>
          <w:szCs w:val="28"/>
        </w:rPr>
        <w:t>sở hữu chứng khoán</w:t>
      </w:r>
      <w:r w:rsidRPr="00CB0165">
        <w:rPr>
          <w:szCs w:val="28"/>
        </w:rPr>
        <w:t xml:space="preserve"> của đại lý </w:t>
      </w:r>
      <w:r>
        <w:rPr>
          <w:szCs w:val="28"/>
        </w:rPr>
        <w:t>(Mau06C</w:t>
      </w:r>
      <w:r w:rsidRPr="00CB0165">
        <w:rPr>
          <w:szCs w:val="28"/>
        </w:rPr>
        <w:t>)</w:t>
      </w:r>
      <w:r w:rsidRPr="00CB0165">
        <w:rPr>
          <w:szCs w:val="28"/>
        </w:rPr>
        <w:sym w:font="Wingdings" w:char="F0E0"/>
      </w:r>
      <w:r w:rsidRPr="00CB0165">
        <w:rPr>
          <w:szCs w:val="28"/>
        </w:rPr>
        <w:t xml:space="preserve"> hiển thị màn hình tạo báo cáo danh sách </w:t>
      </w:r>
      <w:r>
        <w:rPr>
          <w:szCs w:val="28"/>
        </w:rPr>
        <w:t>sở hữu chứng khoán của đại lý</w:t>
      </w:r>
      <w:r w:rsidRPr="00CB0165">
        <w:rPr>
          <w:szCs w:val="28"/>
        </w:rPr>
        <w:t xml:space="preserve"> của đại lý, gồm các thông tin:</w:t>
      </w:r>
    </w:p>
    <w:p w14:paraId="303E43F2" w14:textId="77777777" w:rsidR="00B06E63" w:rsidRPr="00CB0165" w:rsidRDefault="00B06E63" w:rsidP="00B06E63">
      <w:pPr>
        <w:pStyle w:val="BodyText"/>
        <w:numPr>
          <w:ilvl w:val="0"/>
          <w:numId w:val="102"/>
        </w:numPr>
        <w:rPr>
          <w:szCs w:val="28"/>
        </w:rPr>
      </w:pPr>
      <w:r w:rsidRPr="00CB0165">
        <w:rPr>
          <w:szCs w:val="28"/>
        </w:rPr>
        <w:t>Đợt đấu giá</w:t>
      </w:r>
    </w:p>
    <w:p w14:paraId="5FC16577" w14:textId="77777777" w:rsidR="00B06E63" w:rsidRPr="00CB0165" w:rsidRDefault="00B06E63" w:rsidP="00B06E63">
      <w:pPr>
        <w:pStyle w:val="BodyText"/>
        <w:numPr>
          <w:ilvl w:val="0"/>
          <w:numId w:val="102"/>
        </w:numPr>
        <w:rPr>
          <w:szCs w:val="28"/>
        </w:rPr>
      </w:pPr>
      <w:r w:rsidRPr="00CB0165">
        <w:rPr>
          <w:szCs w:val="28"/>
        </w:rPr>
        <w:t>Thành viên</w:t>
      </w:r>
    </w:p>
    <w:p w14:paraId="195E7C2C" w14:textId="77777777" w:rsidR="00B06E63" w:rsidRPr="00CB0165" w:rsidRDefault="00B06E63" w:rsidP="00B06E63">
      <w:pPr>
        <w:pStyle w:val="BodyText"/>
        <w:numPr>
          <w:ilvl w:val="0"/>
          <w:numId w:val="102"/>
        </w:numPr>
        <w:rPr>
          <w:szCs w:val="28"/>
        </w:rPr>
      </w:pPr>
      <w:r w:rsidRPr="00CB0165">
        <w:rPr>
          <w:szCs w:val="28"/>
        </w:rPr>
        <w:t>Đơn vị lập báo cáo</w:t>
      </w:r>
    </w:p>
    <w:p w14:paraId="58CE53B6" w14:textId="77777777" w:rsidR="00B06E63" w:rsidRPr="00CB0165" w:rsidRDefault="00B06E63" w:rsidP="00B06E63">
      <w:pPr>
        <w:pStyle w:val="BodyText"/>
        <w:numPr>
          <w:ilvl w:val="0"/>
          <w:numId w:val="102"/>
        </w:numPr>
        <w:rPr>
          <w:szCs w:val="28"/>
        </w:rPr>
      </w:pPr>
      <w:r w:rsidRPr="00CB0165">
        <w:rPr>
          <w:szCs w:val="28"/>
        </w:rPr>
        <w:t>Người tạo</w:t>
      </w:r>
    </w:p>
    <w:p w14:paraId="7E6E6200" w14:textId="77777777" w:rsidR="00B06E63" w:rsidRPr="00CB0165" w:rsidRDefault="00B06E63" w:rsidP="00B06E63">
      <w:pPr>
        <w:pStyle w:val="BodyText"/>
        <w:numPr>
          <w:ilvl w:val="0"/>
          <w:numId w:val="102"/>
        </w:numPr>
        <w:rPr>
          <w:szCs w:val="28"/>
        </w:rPr>
      </w:pPr>
      <w:r w:rsidRPr="00CB0165">
        <w:rPr>
          <w:szCs w:val="28"/>
        </w:rPr>
        <w:t>Người duyệt</w:t>
      </w:r>
    </w:p>
    <w:p w14:paraId="6BB2A7FD" w14:textId="77777777" w:rsidR="00B06E63" w:rsidRPr="00CB0165" w:rsidRDefault="00B06E63" w:rsidP="00B06E63">
      <w:pPr>
        <w:pStyle w:val="BodyText"/>
        <w:numPr>
          <w:ilvl w:val="0"/>
          <w:numId w:val="102"/>
        </w:numPr>
        <w:rPr>
          <w:szCs w:val="28"/>
        </w:rPr>
      </w:pPr>
      <w:r w:rsidRPr="00CB0165">
        <w:rPr>
          <w:szCs w:val="28"/>
        </w:rPr>
        <w:t>Chức danh</w:t>
      </w:r>
    </w:p>
    <w:p w14:paraId="3FE376D7" w14:textId="77777777" w:rsidR="00B06E63" w:rsidRDefault="00B06E63" w:rsidP="00B06E63">
      <w:pPr>
        <w:pStyle w:val="ListParagraph"/>
        <w:numPr>
          <w:ilvl w:val="0"/>
          <w:numId w:val="15"/>
        </w:numPr>
        <w:rPr>
          <w:sz w:val="28"/>
          <w:szCs w:val="28"/>
          <w:lang w:eastAsia="zh-CN"/>
        </w:rPr>
      </w:pPr>
      <w:r w:rsidRPr="00CB0165">
        <w:rPr>
          <w:sz w:val="28"/>
          <w:szCs w:val="28"/>
          <w:lang w:eastAsia="zh-CN"/>
        </w:rPr>
        <w:t xml:space="preserve">Nhập các thông tin để tạo báo cáo </w:t>
      </w:r>
      <w:r w:rsidRPr="00CB0165">
        <w:rPr>
          <w:sz w:val="28"/>
          <w:szCs w:val="28"/>
        </w:rPr>
        <w:sym w:font="Wingdings" w:char="F0E0"/>
      </w:r>
      <w:r w:rsidRPr="00CB0165">
        <w:rPr>
          <w:sz w:val="28"/>
          <w:szCs w:val="28"/>
          <w:lang w:eastAsia="zh-CN"/>
        </w:rPr>
        <w:t xml:space="preserve"> nhấn chấp nhận, hiển thị ra </w:t>
      </w:r>
      <w:r w:rsidRPr="00CB0165">
        <w:rPr>
          <w:sz w:val="28"/>
          <w:szCs w:val="28"/>
        </w:rPr>
        <w:t>danh sách</w:t>
      </w:r>
      <w:r>
        <w:rPr>
          <w:sz w:val="28"/>
          <w:szCs w:val="28"/>
        </w:rPr>
        <w:t xml:space="preserve"> nhà đầu tư</w:t>
      </w:r>
      <w:r w:rsidRPr="00CB0165">
        <w:rPr>
          <w:sz w:val="28"/>
          <w:szCs w:val="28"/>
        </w:rPr>
        <w:t xml:space="preserve"> </w:t>
      </w:r>
      <w:r>
        <w:rPr>
          <w:sz w:val="28"/>
          <w:szCs w:val="28"/>
        </w:rPr>
        <w:t>sở hữu chứng khoán</w:t>
      </w:r>
      <w:r w:rsidRPr="00CB0165">
        <w:rPr>
          <w:sz w:val="28"/>
          <w:szCs w:val="28"/>
          <w:lang w:eastAsia="zh-CN"/>
        </w:rPr>
        <w:t>, cho phép kết xuất báo cáo dưới dạng file word, excel hoặc pdf.</w:t>
      </w:r>
    </w:p>
    <w:p w14:paraId="1452FF88" w14:textId="77777777" w:rsidR="00B06E63" w:rsidRDefault="00B06E63" w:rsidP="00B06E63">
      <w:pPr>
        <w:pStyle w:val="Heading6"/>
        <w:numPr>
          <w:ilvl w:val="5"/>
          <w:numId w:val="1"/>
        </w:numPr>
      </w:pPr>
      <w:r>
        <w:t>Danh sách chứng khoán gửi doanh nghiệp (Mau8A)</w:t>
      </w:r>
    </w:p>
    <w:p w14:paraId="4F21CDAF" w14:textId="77777777" w:rsidR="00B06E63" w:rsidRPr="00CB0165" w:rsidRDefault="00B06E63" w:rsidP="00B06E63">
      <w:pPr>
        <w:pStyle w:val="BodyText"/>
        <w:rPr>
          <w:szCs w:val="28"/>
          <w:lang w:eastAsia="zh-CN"/>
        </w:rPr>
      </w:pPr>
      <w:r w:rsidRPr="00CB0165">
        <w:rPr>
          <w:b/>
          <w:szCs w:val="28"/>
          <w:lang w:eastAsia="zh-CN"/>
        </w:rPr>
        <w:t xml:space="preserve">Mục đích: </w:t>
      </w:r>
      <w:r w:rsidRPr="00CB0165">
        <w:rPr>
          <w:szCs w:val="28"/>
          <w:lang w:eastAsia="zh-CN"/>
        </w:rPr>
        <w:t xml:space="preserve">Tạo, kết xuất danh sách </w:t>
      </w:r>
      <w:r>
        <w:rPr>
          <w:szCs w:val="28"/>
          <w:lang w:eastAsia="zh-CN"/>
        </w:rPr>
        <w:t>sơ hữu chứng khoán gửi doanh nghiệp</w:t>
      </w:r>
    </w:p>
    <w:p w14:paraId="5EDCA523" w14:textId="77777777" w:rsidR="00B06E63" w:rsidRPr="00CB0165" w:rsidRDefault="00B06E63" w:rsidP="00B06E63">
      <w:pPr>
        <w:pStyle w:val="BodyText"/>
        <w:rPr>
          <w:szCs w:val="28"/>
          <w:lang w:eastAsia="zh-CN"/>
        </w:rPr>
      </w:pPr>
      <w:r w:rsidRPr="00CB0165">
        <w:rPr>
          <w:b/>
          <w:szCs w:val="28"/>
          <w:lang w:eastAsia="zh-CN"/>
        </w:rPr>
        <w:t>Xử lý sự kiện:</w:t>
      </w:r>
      <w:r w:rsidRPr="00CB0165">
        <w:rPr>
          <w:szCs w:val="28"/>
          <w:lang w:eastAsia="zh-CN"/>
        </w:rPr>
        <w:t xml:space="preserve"> </w:t>
      </w:r>
    </w:p>
    <w:p w14:paraId="51B82580" w14:textId="77777777" w:rsidR="00B06E63" w:rsidRPr="00CB0165" w:rsidRDefault="00B06E63" w:rsidP="00B06E63">
      <w:pPr>
        <w:pStyle w:val="BodyText"/>
        <w:numPr>
          <w:ilvl w:val="0"/>
          <w:numId w:val="15"/>
        </w:numPr>
        <w:rPr>
          <w:szCs w:val="28"/>
        </w:rPr>
      </w:pPr>
      <w:r w:rsidRPr="00CB0165">
        <w:rPr>
          <w:szCs w:val="28"/>
          <w:lang w:eastAsia="zh-CN"/>
        </w:rPr>
        <w:t xml:space="preserve">Đăng nhập vào hệ thống </w:t>
      </w:r>
      <w:r w:rsidRPr="00CB0165">
        <w:rPr>
          <w:szCs w:val="28"/>
        </w:rPr>
        <w:sym w:font="Wingdings" w:char="F0E0"/>
      </w:r>
      <w:r w:rsidRPr="00CB0165">
        <w:rPr>
          <w:szCs w:val="28"/>
          <w:lang w:eastAsia="zh-CN"/>
        </w:rPr>
        <w:t xml:space="preserve"> chọn menu Báo cáo </w:t>
      </w:r>
      <w:r w:rsidRPr="00CB0165">
        <w:rPr>
          <w:szCs w:val="28"/>
          <w:lang w:val="vi-VN"/>
        </w:rPr>
        <w:t xml:space="preserve"> </w:t>
      </w:r>
      <w:r w:rsidRPr="00CB0165">
        <w:rPr>
          <w:szCs w:val="28"/>
        </w:rPr>
        <w:sym w:font="Wingdings" w:char="F0E0"/>
      </w:r>
      <w:r w:rsidRPr="00CB0165">
        <w:rPr>
          <w:szCs w:val="28"/>
        </w:rPr>
        <w:t xml:space="preserve"> chọn chức năng báo cáo thanh toán </w:t>
      </w:r>
      <w:r w:rsidRPr="00CB0165">
        <w:rPr>
          <w:szCs w:val="28"/>
        </w:rPr>
        <w:sym w:font="Wingdings" w:char="F0E0"/>
      </w:r>
      <w:r w:rsidRPr="00CB0165">
        <w:rPr>
          <w:szCs w:val="28"/>
        </w:rPr>
        <w:t xml:space="preserve"> Chọn Danh sách </w:t>
      </w:r>
      <w:r>
        <w:rPr>
          <w:szCs w:val="28"/>
        </w:rPr>
        <w:t>chứng khoán gửi doanh nghiệp (Mau8A)</w:t>
      </w:r>
      <w:r w:rsidRPr="00654542">
        <w:rPr>
          <w:szCs w:val="28"/>
        </w:rPr>
        <w:t xml:space="preserve"> </w:t>
      </w:r>
      <w:r w:rsidRPr="00CB0165">
        <w:rPr>
          <w:szCs w:val="28"/>
        </w:rPr>
        <w:sym w:font="Wingdings" w:char="F0E0"/>
      </w:r>
      <w:r w:rsidRPr="00CB0165">
        <w:rPr>
          <w:szCs w:val="28"/>
        </w:rPr>
        <w:t xml:space="preserve"> hiển thị màn hình tạo báo cáo </w:t>
      </w:r>
      <w:r>
        <w:rPr>
          <w:szCs w:val="28"/>
        </w:rPr>
        <w:t>danh sách người sở hữu chứng khoán gửi doanh nghiệp</w:t>
      </w:r>
      <w:r w:rsidRPr="00CB0165">
        <w:rPr>
          <w:szCs w:val="28"/>
        </w:rPr>
        <w:t>, gồm các thông tin:</w:t>
      </w:r>
    </w:p>
    <w:p w14:paraId="20838E05" w14:textId="77777777" w:rsidR="00B06E63" w:rsidRPr="00CB0165" w:rsidRDefault="00B06E63" w:rsidP="00B06E63">
      <w:pPr>
        <w:pStyle w:val="BodyText"/>
        <w:numPr>
          <w:ilvl w:val="0"/>
          <w:numId w:val="102"/>
        </w:numPr>
        <w:rPr>
          <w:szCs w:val="28"/>
        </w:rPr>
      </w:pPr>
      <w:r w:rsidRPr="00CB0165">
        <w:rPr>
          <w:szCs w:val="28"/>
        </w:rPr>
        <w:t>Đợt đấu giá</w:t>
      </w:r>
    </w:p>
    <w:p w14:paraId="71EC2C95" w14:textId="77777777" w:rsidR="00B06E63" w:rsidRPr="00CB0165" w:rsidRDefault="00B06E63" w:rsidP="00B06E63">
      <w:pPr>
        <w:pStyle w:val="BodyText"/>
        <w:numPr>
          <w:ilvl w:val="0"/>
          <w:numId w:val="102"/>
        </w:numPr>
        <w:rPr>
          <w:szCs w:val="28"/>
        </w:rPr>
      </w:pPr>
      <w:r w:rsidRPr="00CB0165">
        <w:rPr>
          <w:szCs w:val="28"/>
        </w:rPr>
        <w:t>Thành viên</w:t>
      </w:r>
    </w:p>
    <w:p w14:paraId="0C773702" w14:textId="77777777" w:rsidR="00B06E63" w:rsidRPr="00CB0165" w:rsidRDefault="00B06E63" w:rsidP="00B06E63">
      <w:pPr>
        <w:pStyle w:val="BodyText"/>
        <w:numPr>
          <w:ilvl w:val="0"/>
          <w:numId w:val="102"/>
        </w:numPr>
        <w:rPr>
          <w:szCs w:val="28"/>
        </w:rPr>
      </w:pPr>
      <w:r w:rsidRPr="00CB0165">
        <w:rPr>
          <w:szCs w:val="28"/>
        </w:rPr>
        <w:lastRenderedPageBreak/>
        <w:t>Đơn vị lập báo cáo</w:t>
      </w:r>
    </w:p>
    <w:p w14:paraId="54860A56" w14:textId="77777777" w:rsidR="00B06E63" w:rsidRPr="00CB0165" w:rsidRDefault="00B06E63" w:rsidP="00B06E63">
      <w:pPr>
        <w:pStyle w:val="BodyText"/>
        <w:numPr>
          <w:ilvl w:val="0"/>
          <w:numId w:val="102"/>
        </w:numPr>
        <w:rPr>
          <w:szCs w:val="28"/>
        </w:rPr>
      </w:pPr>
      <w:r w:rsidRPr="00CB0165">
        <w:rPr>
          <w:szCs w:val="28"/>
        </w:rPr>
        <w:t>Người tạo</w:t>
      </w:r>
    </w:p>
    <w:p w14:paraId="35477171" w14:textId="77777777" w:rsidR="00B06E63" w:rsidRPr="00CB0165" w:rsidRDefault="00B06E63" w:rsidP="00B06E63">
      <w:pPr>
        <w:pStyle w:val="BodyText"/>
        <w:numPr>
          <w:ilvl w:val="0"/>
          <w:numId w:val="102"/>
        </w:numPr>
        <w:rPr>
          <w:szCs w:val="28"/>
        </w:rPr>
      </w:pPr>
      <w:r w:rsidRPr="00CB0165">
        <w:rPr>
          <w:szCs w:val="28"/>
        </w:rPr>
        <w:t>Người duyệt</w:t>
      </w:r>
    </w:p>
    <w:p w14:paraId="10D7BA9E" w14:textId="77777777" w:rsidR="00B06E63" w:rsidRPr="00CB0165" w:rsidRDefault="00B06E63" w:rsidP="00B06E63">
      <w:pPr>
        <w:pStyle w:val="BodyText"/>
        <w:numPr>
          <w:ilvl w:val="0"/>
          <w:numId w:val="102"/>
        </w:numPr>
        <w:rPr>
          <w:szCs w:val="28"/>
        </w:rPr>
      </w:pPr>
      <w:r w:rsidRPr="00CB0165">
        <w:rPr>
          <w:szCs w:val="28"/>
        </w:rPr>
        <w:t>Chức danh</w:t>
      </w:r>
    </w:p>
    <w:p w14:paraId="3F1F0C93" w14:textId="77777777" w:rsidR="00B06E63" w:rsidRPr="00CB0165" w:rsidRDefault="00B06E63" w:rsidP="00B06E63">
      <w:pPr>
        <w:pStyle w:val="ListParagraph"/>
        <w:numPr>
          <w:ilvl w:val="0"/>
          <w:numId w:val="15"/>
        </w:numPr>
        <w:rPr>
          <w:sz w:val="28"/>
          <w:szCs w:val="28"/>
          <w:lang w:eastAsia="zh-CN"/>
        </w:rPr>
      </w:pPr>
      <w:r w:rsidRPr="00CB0165">
        <w:rPr>
          <w:sz w:val="28"/>
          <w:szCs w:val="28"/>
          <w:lang w:eastAsia="zh-CN"/>
        </w:rPr>
        <w:t xml:space="preserve">Nhập các thông tin để tạo báo cáo </w:t>
      </w:r>
      <w:r w:rsidRPr="00CB0165">
        <w:rPr>
          <w:sz w:val="28"/>
          <w:szCs w:val="28"/>
        </w:rPr>
        <w:sym w:font="Wingdings" w:char="F0E0"/>
      </w:r>
      <w:r w:rsidRPr="00CB0165">
        <w:rPr>
          <w:sz w:val="28"/>
          <w:szCs w:val="28"/>
          <w:lang w:eastAsia="zh-CN"/>
        </w:rPr>
        <w:t xml:space="preserve"> nhấn chấp nhận, hiển thị ra </w:t>
      </w:r>
      <w:r w:rsidRPr="00CB0165">
        <w:rPr>
          <w:sz w:val="28"/>
          <w:szCs w:val="28"/>
        </w:rPr>
        <w:t xml:space="preserve">danh sách nhà đầu tư </w:t>
      </w:r>
      <w:r>
        <w:rPr>
          <w:sz w:val="28"/>
          <w:szCs w:val="28"/>
        </w:rPr>
        <w:t>sở hữu chứng khoán</w:t>
      </w:r>
      <w:r w:rsidRPr="00CB0165">
        <w:rPr>
          <w:sz w:val="28"/>
          <w:szCs w:val="28"/>
          <w:lang w:eastAsia="zh-CN"/>
        </w:rPr>
        <w:t>, cho phép kết xuất báo cáo dưới dạng file word, excel hoặc pdf.</w:t>
      </w:r>
    </w:p>
    <w:p w14:paraId="253240B1" w14:textId="77777777" w:rsidR="00B06E63" w:rsidRDefault="00B06E63" w:rsidP="00B06E63">
      <w:pPr>
        <w:pStyle w:val="Heading6"/>
        <w:numPr>
          <w:ilvl w:val="5"/>
          <w:numId w:val="1"/>
        </w:numPr>
      </w:pPr>
      <w:r>
        <w:t>Danh sách vi phạm quy chế gửi doanh nghiệp (Mau8B)</w:t>
      </w:r>
    </w:p>
    <w:p w14:paraId="13E87F40" w14:textId="77777777" w:rsidR="00B06E63" w:rsidRPr="00CB0165" w:rsidRDefault="00B06E63" w:rsidP="00B06E63">
      <w:pPr>
        <w:pStyle w:val="BodyText"/>
        <w:rPr>
          <w:szCs w:val="28"/>
          <w:lang w:eastAsia="zh-CN"/>
        </w:rPr>
      </w:pPr>
      <w:r w:rsidRPr="00CB0165">
        <w:rPr>
          <w:b/>
          <w:szCs w:val="28"/>
          <w:lang w:eastAsia="zh-CN"/>
        </w:rPr>
        <w:t xml:space="preserve">Mục đích: </w:t>
      </w:r>
      <w:r w:rsidRPr="00CB0165">
        <w:rPr>
          <w:szCs w:val="28"/>
          <w:lang w:eastAsia="zh-CN"/>
        </w:rPr>
        <w:t xml:space="preserve">Tạo, kết xuất danh sách </w:t>
      </w:r>
      <w:r>
        <w:rPr>
          <w:szCs w:val="28"/>
          <w:lang w:eastAsia="zh-CN"/>
        </w:rPr>
        <w:t>nhà đầu tư vi phạm quy chế gửi doanh nghiệp</w:t>
      </w:r>
    </w:p>
    <w:p w14:paraId="59666F86" w14:textId="77777777" w:rsidR="00B06E63" w:rsidRPr="00CB0165" w:rsidRDefault="00B06E63" w:rsidP="00B06E63">
      <w:pPr>
        <w:pStyle w:val="BodyText"/>
        <w:rPr>
          <w:szCs w:val="28"/>
          <w:lang w:eastAsia="zh-CN"/>
        </w:rPr>
      </w:pPr>
      <w:r w:rsidRPr="00CB0165">
        <w:rPr>
          <w:b/>
          <w:szCs w:val="28"/>
          <w:lang w:eastAsia="zh-CN"/>
        </w:rPr>
        <w:t>Xử lý sự kiện:</w:t>
      </w:r>
      <w:r w:rsidRPr="00CB0165">
        <w:rPr>
          <w:szCs w:val="28"/>
          <w:lang w:eastAsia="zh-CN"/>
        </w:rPr>
        <w:t xml:space="preserve"> </w:t>
      </w:r>
    </w:p>
    <w:p w14:paraId="49D14723" w14:textId="77777777" w:rsidR="00B06E63" w:rsidRPr="00CB0165" w:rsidRDefault="00B06E63" w:rsidP="00B06E63">
      <w:pPr>
        <w:pStyle w:val="BodyText"/>
        <w:numPr>
          <w:ilvl w:val="0"/>
          <w:numId w:val="15"/>
        </w:numPr>
        <w:rPr>
          <w:szCs w:val="28"/>
        </w:rPr>
      </w:pPr>
      <w:r w:rsidRPr="00CB0165">
        <w:rPr>
          <w:szCs w:val="28"/>
          <w:lang w:eastAsia="zh-CN"/>
        </w:rPr>
        <w:t xml:space="preserve">Đăng nhập vào hệ thống </w:t>
      </w:r>
      <w:r w:rsidRPr="00CB0165">
        <w:rPr>
          <w:szCs w:val="28"/>
        </w:rPr>
        <w:sym w:font="Wingdings" w:char="F0E0"/>
      </w:r>
      <w:r w:rsidRPr="00CB0165">
        <w:rPr>
          <w:szCs w:val="28"/>
          <w:lang w:eastAsia="zh-CN"/>
        </w:rPr>
        <w:t xml:space="preserve"> chọn menu Báo cáo </w:t>
      </w:r>
      <w:r w:rsidRPr="00CB0165">
        <w:rPr>
          <w:szCs w:val="28"/>
          <w:lang w:val="vi-VN"/>
        </w:rPr>
        <w:t xml:space="preserve"> </w:t>
      </w:r>
      <w:r w:rsidRPr="00CB0165">
        <w:rPr>
          <w:szCs w:val="28"/>
        </w:rPr>
        <w:sym w:font="Wingdings" w:char="F0E0"/>
      </w:r>
      <w:r w:rsidRPr="00CB0165">
        <w:rPr>
          <w:szCs w:val="28"/>
        </w:rPr>
        <w:t xml:space="preserve"> chọn chức năng báo cáo thanh toán </w:t>
      </w:r>
      <w:r w:rsidRPr="00CB0165">
        <w:rPr>
          <w:szCs w:val="28"/>
        </w:rPr>
        <w:sym w:font="Wingdings" w:char="F0E0"/>
      </w:r>
      <w:r w:rsidRPr="00CB0165">
        <w:rPr>
          <w:szCs w:val="28"/>
        </w:rPr>
        <w:t xml:space="preserve"> Chọn Danh sách </w:t>
      </w:r>
      <w:r>
        <w:rPr>
          <w:szCs w:val="28"/>
        </w:rPr>
        <w:t>vi phạm quy chế gửi doanh nghiệp (Mau8B)</w:t>
      </w:r>
      <w:r w:rsidRPr="00654542">
        <w:rPr>
          <w:szCs w:val="28"/>
        </w:rPr>
        <w:t xml:space="preserve"> </w:t>
      </w:r>
      <w:r w:rsidRPr="00CB0165">
        <w:rPr>
          <w:szCs w:val="28"/>
        </w:rPr>
        <w:sym w:font="Wingdings" w:char="F0E0"/>
      </w:r>
      <w:r w:rsidRPr="00CB0165">
        <w:rPr>
          <w:szCs w:val="28"/>
        </w:rPr>
        <w:t xml:space="preserve"> hiển thị màn hình tạo báo cáo </w:t>
      </w:r>
      <w:r>
        <w:rPr>
          <w:szCs w:val="28"/>
        </w:rPr>
        <w:t>danh sách người sở hữu chứng khoán gửi doanh nghiệp</w:t>
      </w:r>
      <w:r w:rsidRPr="00CB0165">
        <w:rPr>
          <w:szCs w:val="28"/>
        </w:rPr>
        <w:t>, gồm các thông tin:</w:t>
      </w:r>
    </w:p>
    <w:p w14:paraId="7CA2F349" w14:textId="77777777" w:rsidR="00B06E63" w:rsidRPr="00CB0165" w:rsidRDefault="00B06E63" w:rsidP="00B06E63">
      <w:pPr>
        <w:pStyle w:val="BodyText"/>
        <w:numPr>
          <w:ilvl w:val="0"/>
          <w:numId w:val="102"/>
        </w:numPr>
        <w:rPr>
          <w:szCs w:val="28"/>
        </w:rPr>
      </w:pPr>
      <w:r w:rsidRPr="00CB0165">
        <w:rPr>
          <w:szCs w:val="28"/>
        </w:rPr>
        <w:t>Đợt đấu giá</w:t>
      </w:r>
    </w:p>
    <w:p w14:paraId="125C351A" w14:textId="77777777" w:rsidR="00B06E63" w:rsidRPr="00CB0165" w:rsidRDefault="00B06E63" w:rsidP="00B06E63">
      <w:pPr>
        <w:pStyle w:val="BodyText"/>
        <w:numPr>
          <w:ilvl w:val="0"/>
          <w:numId w:val="102"/>
        </w:numPr>
        <w:rPr>
          <w:szCs w:val="28"/>
        </w:rPr>
      </w:pPr>
      <w:r w:rsidRPr="00CB0165">
        <w:rPr>
          <w:szCs w:val="28"/>
        </w:rPr>
        <w:t>Thành viên</w:t>
      </w:r>
    </w:p>
    <w:p w14:paraId="766DEA67" w14:textId="77777777" w:rsidR="00B06E63" w:rsidRPr="00CB0165" w:rsidRDefault="00B06E63" w:rsidP="00B06E63">
      <w:pPr>
        <w:pStyle w:val="BodyText"/>
        <w:numPr>
          <w:ilvl w:val="0"/>
          <w:numId w:val="102"/>
        </w:numPr>
        <w:rPr>
          <w:szCs w:val="28"/>
        </w:rPr>
      </w:pPr>
      <w:r w:rsidRPr="00CB0165">
        <w:rPr>
          <w:szCs w:val="28"/>
        </w:rPr>
        <w:t>Đơn vị lập báo cáo</w:t>
      </w:r>
    </w:p>
    <w:p w14:paraId="71C667F4" w14:textId="77777777" w:rsidR="00B06E63" w:rsidRPr="00CB0165" w:rsidRDefault="00B06E63" w:rsidP="00B06E63">
      <w:pPr>
        <w:pStyle w:val="BodyText"/>
        <w:numPr>
          <w:ilvl w:val="0"/>
          <w:numId w:val="102"/>
        </w:numPr>
        <w:rPr>
          <w:szCs w:val="28"/>
        </w:rPr>
      </w:pPr>
      <w:r w:rsidRPr="00CB0165">
        <w:rPr>
          <w:szCs w:val="28"/>
        </w:rPr>
        <w:t>Người tạo</w:t>
      </w:r>
    </w:p>
    <w:p w14:paraId="638EE344" w14:textId="77777777" w:rsidR="00B06E63" w:rsidRPr="00CB0165" w:rsidRDefault="00B06E63" w:rsidP="00B06E63">
      <w:pPr>
        <w:pStyle w:val="BodyText"/>
        <w:numPr>
          <w:ilvl w:val="0"/>
          <w:numId w:val="102"/>
        </w:numPr>
        <w:rPr>
          <w:szCs w:val="28"/>
        </w:rPr>
      </w:pPr>
      <w:r w:rsidRPr="00CB0165">
        <w:rPr>
          <w:szCs w:val="28"/>
        </w:rPr>
        <w:t>Người duyệt</w:t>
      </w:r>
    </w:p>
    <w:p w14:paraId="7BB189A2" w14:textId="77777777" w:rsidR="00B06E63" w:rsidRPr="00CB0165" w:rsidRDefault="00B06E63" w:rsidP="00B06E63">
      <w:pPr>
        <w:pStyle w:val="BodyText"/>
        <w:numPr>
          <w:ilvl w:val="0"/>
          <w:numId w:val="102"/>
        </w:numPr>
        <w:rPr>
          <w:szCs w:val="28"/>
        </w:rPr>
      </w:pPr>
      <w:r w:rsidRPr="00CB0165">
        <w:rPr>
          <w:szCs w:val="28"/>
        </w:rPr>
        <w:t>Chức danh</w:t>
      </w:r>
    </w:p>
    <w:p w14:paraId="64F9F533" w14:textId="77777777" w:rsidR="00B06E63" w:rsidRDefault="00B06E63" w:rsidP="00B06E63">
      <w:pPr>
        <w:pStyle w:val="ListParagraph"/>
        <w:numPr>
          <w:ilvl w:val="0"/>
          <w:numId w:val="15"/>
        </w:numPr>
        <w:rPr>
          <w:sz w:val="28"/>
          <w:szCs w:val="28"/>
          <w:lang w:eastAsia="zh-CN"/>
        </w:rPr>
      </w:pPr>
      <w:r w:rsidRPr="00CB0165">
        <w:rPr>
          <w:sz w:val="28"/>
          <w:szCs w:val="28"/>
          <w:lang w:eastAsia="zh-CN"/>
        </w:rPr>
        <w:t xml:space="preserve">Nhập các thông tin để tạo báo cáo </w:t>
      </w:r>
      <w:r w:rsidRPr="00CB0165">
        <w:rPr>
          <w:sz w:val="28"/>
          <w:szCs w:val="28"/>
        </w:rPr>
        <w:sym w:font="Wingdings" w:char="F0E0"/>
      </w:r>
      <w:r w:rsidRPr="00CB0165">
        <w:rPr>
          <w:sz w:val="28"/>
          <w:szCs w:val="28"/>
          <w:lang w:eastAsia="zh-CN"/>
        </w:rPr>
        <w:t xml:space="preserve"> nhấn chấp nhận, hiển thị ra </w:t>
      </w:r>
      <w:r w:rsidRPr="00CB0165">
        <w:rPr>
          <w:sz w:val="28"/>
          <w:szCs w:val="28"/>
        </w:rPr>
        <w:t xml:space="preserve">danh sách nhà đầu tư </w:t>
      </w:r>
      <w:r>
        <w:rPr>
          <w:sz w:val="28"/>
          <w:szCs w:val="28"/>
        </w:rPr>
        <w:t>vi phạm quy chế</w:t>
      </w:r>
      <w:r w:rsidRPr="00CB0165">
        <w:rPr>
          <w:sz w:val="28"/>
          <w:szCs w:val="28"/>
          <w:lang w:eastAsia="zh-CN"/>
        </w:rPr>
        <w:t>, cho phép kết xuất báo cáo dưới dạng file word, excel hoặc pdf.</w:t>
      </w:r>
    </w:p>
    <w:p w14:paraId="64408E5A" w14:textId="77777777" w:rsidR="00B06E63" w:rsidRDefault="00B06E63" w:rsidP="00B06E63">
      <w:pPr>
        <w:pStyle w:val="Heading6"/>
        <w:numPr>
          <w:ilvl w:val="5"/>
          <w:numId w:val="1"/>
        </w:numPr>
      </w:pPr>
      <w:r>
        <w:lastRenderedPageBreak/>
        <w:t>Danh sách sở hữu chứng khoán (Mau8C)</w:t>
      </w:r>
    </w:p>
    <w:p w14:paraId="1BA1F0F5" w14:textId="77777777" w:rsidR="00B06E63" w:rsidRPr="00CB0165" w:rsidRDefault="00B06E63" w:rsidP="00B06E63">
      <w:pPr>
        <w:pStyle w:val="BodyText"/>
        <w:rPr>
          <w:szCs w:val="28"/>
          <w:lang w:eastAsia="zh-CN"/>
        </w:rPr>
      </w:pPr>
      <w:r w:rsidRPr="00CB0165">
        <w:rPr>
          <w:b/>
          <w:szCs w:val="28"/>
          <w:lang w:eastAsia="zh-CN"/>
        </w:rPr>
        <w:t xml:space="preserve">Mục đích: </w:t>
      </w:r>
      <w:r w:rsidRPr="00CB0165">
        <w:rPr>
          <w:szCs w:val="28"/>
          <w:lang w:eastAsia="zh-CN"/>
        </w:rPr>
        <w:t xml:space="preserve">Tạo, kết xuất danh sách </w:t>
      </w:r>
      <w:r>
        <w:rPr>
          <w:szCs w:val="28"/>
          <w:lang w:eastAsia="zh-CN"/>
        </w:rPr>
        <w:t>sơ hữu chứng khoán gửi doanh nghiệp</w:t>
      </w:r>
    </w:p>
    <w:p w14:paraId="2EA5ADD0" w14:textId="77777777" w:rsidR="00B06E63" w:rsidRPr="00CB0165" w:rsidRDefault="00B06E63" w:rsidP="00B06E63">
      <w:pPr>
        <w:pStyle w:val="BodyText"/>
        <w:rPr>
          <w:szCs w:val="28"/>
          <w:lang w:eastAsia="zh-CN"/>
        </w:rPr>
      </w:pPr>
      <w:r w:rsidRPr="00CB0165">
        <w:rPr>
          <w:b/>
          <w:szCs w:val="28"/>
          <w:lang w:eastAsia="zh-CN"/>
        </w:rPr>
        <w:t>Xử lý sự kiện:</w:t>
      </w:r>
      <w:r w:rsidRPr="00CB0165">
        <w:rPr>
          <w:szCs w:val="28"/>
          <w:lang w:eastAsia="zh-CN"/>
        </w:rPr>
        <w:t xml:space="preserve"> </w:t>
      </w:r>
    </w:p>
    <w:p w14:paraId="2509D0FE" w14:textId="77777777" w:rsidR="00B06E63" w:rsidRPr="00CB0165" w:rsidRDefault="00B06E63" w:rsidP="00B06E63">
      <w:pPr>
        <w:pStyle w:val="BodyText"/>
        <w:numPr>
          <w:ilvl w:val="0"/>
          <w:numId w:val="15"/>
        </w:numPr>
        <w:rPr>
          <w:szCs w:val="28"/>
        </w:rPr>
      </w:pPr>
      <w:r w:rsidRPr="00CB0165">
        <w:rPr>
          <w:szCs w:val="28"/>
          <w:lang w:eastAsia="zh-CN"/>
        </w:rPr>
        <w:t xml:space="preserve">Đăng nhập vào hệ thống </w:t>
      </w:r>
      <w:r w:rsidRPr="00CB0165">
        <w:rPr>
          <w:szCs w:val="28"/>
        </w:rPr>
        <w:sym w:font="Wingdings" w:char="F0E0"/>
      </w:r>
      <w:r w:rsidRPr="00CB0165">
        <w:rPr>
          <w:szCs w:val="28"/>
          <w:lang w:eastAsia="zh-CN"/>
        </w:rPr>
        <w:t xml:space="preserve"> chọn menu Báo cáo </w:t>
      </w:r>
      <w:r w:rsidRPr="00CB0165">
        <w:rPr>
          <w:szCs w:val="28"/>
          <w:lang w:val="vi-VN"/>
        </w:rPr>
        <w:t xml:space="preserve"> </w:t>
      </w:r>
      <w:r w:rsidRPr="00CB0165">
        <w:rPr>
          <w:szCs w:val="28"/>
        </w:rPr>
        <w:sym w:font="Wingdings" w:char="F0E0"/>
      </w:r>
      <w:r w:rsidRPr="00CB0165">
        <w:rPr>
          <w:szCs w:val="28"/>
        </w:rPr>
        <w:t xml:space="preserve"> chọn chức năng báo cáo thanh toán </w:t>
      </w:r>
      <w:r w:rsidRPr="00CB0165">
        <w:rPr>
          <w:szCs w:val="28"/>
        </w:rPr>
        <w:sym w:font="Wingdings" w:char="F0E0"/>
      </w:r>
      <w:r w:rsidRPr="00CB0165">
        <w:rPr>
          <w:szCs w:val="28"/>
        </w:rPr>
        <w:t xml:space="preserve"> Chọn Danh sách </w:t>
      </w:r>
      <w:r>
        <w:rPr>
          <w:szCs w:val="28"/>
        </w:rPr>
        <w:t>sở hữu chứng khoán (Mau8C)</w:t>
      </w:r>
      <w:r w:rsidRPr="00654542">
        <w:rPr>
          <w:szCs w:val="28"/>
        </w:rPr>
        <w:t xml:space="preserve"> </w:t>
      </w:r>
      <w:r w:rsidRPr="00CB0165">
        <w:rPr>
          <w:szCs w:val="28"/>
        </w:rPr>
        <w:sym w:font="Wingdings" w:char="F0E0"/>
      </w:r>
      <w:r w:rsidRPr="00CB0165">
        <w:rPr>
          <w:szCs w:val="28"/>
        </w:rPr>
        <w:t xml:space="preserve"> hiển thị màn hình tạo báo cáo </w:t>
      </w:r>
      <w:r>
        <w:rPr>
          <w:szCs w:val="28"/>
        </w:rPr>
        <w:t>danh sách người sở hữu chứng khoán</w:t>
      </w:r>
      <w:r w:rsidRPr="00CB0165">
        <w:rPr>
          <w:szCs w:val="28"/>
        </w:rPr>
        <w:t>, gồm các thông tin:</w:t>
      </w:r>
    </w:p>
    <w:p w14:paraId="04A35E3E" w14:textId="77777777" w:rsidR="00B06E63" w:rsidRPr="00CB0165" w:rsidRDefault="00B06E63" w:rsidP="00B06E63">
      <w:pPr>
        <w:pStyle w:val="BodyText"/>
        <w:numPr>
          <w:ilvl w:val="0"/>
          <w:numId w:val="102"/>
        </w:numPr>
        <w:rPr>
          <w:szCs w:val="28"/>
        </w:rPr>
      </w:pPr>
      <w:r w:rsidRPr="00CB0165">
        <w:rPr>
          <w:szCs w:val="28"/>
        </w:rPr>
        <w:t>Đợt đấu giá</w:t>
      </w:r>
    </w:p>
    <w:p w14:paraId="0A632C52" w14:textId="77777777" w:rsidR="00B06E63" w:rsidRPr="00CB0165" w:rsidRDefault="00B06E63" w:rsidP="00B06E63">
      <w:pPr>
        <w:pStyle w:val="BodyText"/>
        <w:numPr>
          <w:ilvl w:val="0"/>
          <w:numId w:val="102"/>
        </w:numPr>
        <w:rPr>
          <w:szCs w:val="28"/>
        </w:rPr>
      </w:pPr>
      <w:r w:rsidRPr="00CB0165">
        <w:rPr>
          <w:szCs w:val="28"/>
        </w:rPr>
        <w:t>Thành viên</w:t>
      </w:r>
    </w:p>
    <w:p w14:paraId="19A7F752" w14:textId="77777777" w:rsidR="00B06E63" w:rsidRPr="00CB0165" w:rsidRDefault="00B06E63" w:rsidP="00B06E63">
      <w:pPr>
        <w:pStyle w:val="BodyText"/>
        <w:numPr>
          <w:ilvl w:val="0"/>
          <w:numId w:val="102"/>
        </w:numPr>
        <w:rPr>
          <w:szCs w:val="28"/>
        </w:rPr>
      </w:pPr>
      <w:r w:rsidRPr="00CB0165">
        <w:rPr>
          <w:szCs w:val="28"/>
        </w:rPr>
        <w:t>Đơn vị lập báo cáo</w:t>
      </w:r>
    </w:p>
    <w:p w14:paraId="5BC7BABC" w14:textId="77777777" w:rsidR="00B06E63" w:rsidRPr="00CB0165" w:rsidRDefault="00B06E63" w:rsidP="00B06E63">
      <w:pPr>
        <w:pStyle w:val="BodyText"/>
        <w:numPr>
          <w:ilvl w:val="0"/>
          <w:numId w:val="102"/>
        </w:numPr>
        <w:rPr>
          <w:szCs w:val="28"/>
        </w:rPr>
      </w:pPr>
      <w:r w:rsidRPr="00CB0165">
        <w:rPr>
          <w:szCs w:val="28"/>
        </w:rPr>
        <w:t>Người tạo</w:t>
      </w:r>
    </w:p>
    <w:p w14:paraId="1853B61C" w14:textId="77777777" w:rsidR="00B06E63" w:rsidRPr="00CB0165" w:rsidRDefault="00B06E63" w:rsidP="00B06E63">
      <w:pPr>
        <w:pStyle w:val="BodyText"/>
        <w:numPr>
          <w:ilvl w:val="0"/>
          <w:numId w:val="102"/>
        </w:numPr>
        <w:rPr>
          <w:szCs w:val="28"/>
        </w:rPr>
      </w:pPr>
      <w:r w:rsidRPr="00CB0165">
        <w:rPr>
          <w:szCs w:val="28"/>
        </w:rPr>
        <w:t>Người duyệt</w:t>
      </w:r>
    </w:p>
    <w:p w14:paraId="5E7E14A8" w14:textId="77777777" w:rsidR="00B06E63" w:rsidRPr="00CB0165" w:rsidRDefault="00B06E63" w:rsidP="00B06E63">
      <w:pPr>
        <w:pStyle w:val="BodyText"/>
        <w:numPr>
          <w:ilvl w:val="0"/>
          <w:numId w:val="102"/>
        </w:numPr>
        <w:rPr>
          <w:szCs w:val="28"/>
        </w:rPr>
      </w:pPr>
      <w:r w:rsidRPr="00CB0165">
        <w:rPr>
          <w:szCs w:val="28"/>
        </w:rPr>
        <w:t>Chức danh</w:t>
      </w:r>
    </w:p>
    <w:p w14:paraId="25EB4B9F" w14:textId="77777777" w:rsidR="00B06E63" w:rsidRDefault="00B06E63" w:rsidP="00B06E63">
      <w:pPr>
        <w:pStyle w:val="ListParagraph"/>
        <w:numPr>
          <w:ilvl w:val="0"/>
          <w:numId w:val="15"/>
        </w:numPr>
        <w:rPr>
          <w:sz w:val="28"/>
          <w:szCs w:val="28"/>
          <w:lang w:eastAsia="zh-CN"/>
        </w:rPr>
      </w:pPr>
      <w:r w:rsidRPr="00CB0165">
        <w:rPr>
          <w:sz w:val="28"/>
          <w:szCs w:val="28"/>
          <w:lang w:eastAsia="zh-CN"/>
        </w:rPr>
        <w:t xml:space="preserve">Nhập các thông tin để tạo báo cáo </w:t>
      </w:r>
      <w:r w:rsidRPr="00CB0165">
        <w:rPr>
          <w:sz w:val="28"/>
          <w:szCs w:val="28"/>
        </w:rPr>
        <w:sym w:font="Wingdings" w:char="F0E0"/>
      </w:r>
      <w:r w:rsidRPr="00CB0165">
        <w:rPr>
          <w:sz w:val="28"/>
          <w:szCs w:val="28"/>
          <w:lang w:eastAsia="zh-CN"/>
        </w:rPr>
        <w:t xml:space="preserve"> nhấn chấp nhận, hiển thị ra </w:t>
      </w:r>
      <w:r w:rsidRPr="00CB0165">
        <w:rPr>
          <w:sz w:val="28"/>
          <w:szCs w:val="28"/>
        </w:rPr>
        <w:t xml:space="preserve">danh sách nhà đầu tư </w:t>
      </w:r>
      <w:r>
        <w:rPr>
          <w:sz w:val="28"/>
          <w:szCs w:val="28"/>
        </w:rPr>
        <w:t>sở hữu chứng khoán</w:t>
      </w:r>
      <w:r w:rsidRPr="00CB0165">
        <w:rPr>
          <w:sz w:val="28"/>
          <w:szCs w:val="28"/>
          <w:lang w:eastAsia="zh-CN"/>
        </w:rPr>
        <w:t>, cho phép kết xuất báo cáo dưới dạng file word, excel hoặc pdf.</w:t>
      </w:r>
    </w:p>
    <w:p w14:paraId="4EC0DD64" w14:textId="77777777" w:rsidR="00B06E63" w:rsidRDefault="00B06E63" w:rsidP="00B06E63">
      <w:pPr>
        <w:pStyle w:val="Heading6"/>
        <w:numPr>
          <w:ilvl w:val="5"/>
          <w:numId w:val="1"/>
        </w:numPr>
      </w:pPr>
      <w:r>
        <w:t>Bảng kê thanh toán tiền mua cổ phần (Mau09)</w:t>
      </w:r>
    </w:p>
    <w:p w14:paraId="57FA1BDF" w14:textId="77777777" w:rsidR="00B06E63" w:rsidRPr="00CB0165" w:rsidRDefault="00B06E63" w:rsidP="00B06E63">
      <w:pPr>
        <w:pStyle w:val="BodyText"/>
        <w:rPr>
          <w:szCs w:val="28"/>
          <w:lang w:eastAsia="zh-CN"/>
        </w:rPr>
      </w:pPr>
      <w:r w:rsidRPr="00CB0165">
        <w:rPr>
          <w:b/>
          <w:szCs w:val="28"/>
          <w:lang w:eastAsia="zh-CN"/>
        </w:rPr>
        <w:t xml:space="preserve">Mục đích: </w:t>
      </w:r>
      <w:r w:rsidRPr="00CB0165">
        <w:rPr>
          <w:szCs w:val="28"/>
          <w:lang w:eastAsia="zh-CN"/>
        </w:rPr>
        <w:t xml:space="preserve">Tạo, kết xuất danh sách </w:t>
      </w:r>
      <w:r>
        <w:rPr>
          <w:szCs w:val="28"/>
          <w:lang w:eastAsia="zh-CN"/>
        </w:rPr>
        <w:t>sơ hữu chứng khoán gửi doanh nghiệp</w:t>
      </w:r>
    </w:p>
    <w:p w14:paraId="310C0BFC" w14:textId="77777777" w:rsidR="00B06E63" w:rsidRPr="00CB0165" w:rsidRDefault="00B06E63" w:rsidP="00B06E63">
      <w:pPr>
        <w:pStyle w:val="BodyText"/>
        <w:rPr>
          <w:szCs w:val="28"/>
          <w:lang w:eastAsia="zh-CN"/>
        </w:rPr>
      </w:pPr>
      <w:r w:rsidRPr="00CB0165">
        <w:rPr>
          <w:b/>
          <w:szCs w:val="28"/>
          <w:lang w:eastAsia="zh-CN"/>
        </w:rPr>
        <w:t>Xử lý sự kiện:</w:t>
      </w:r>
      <w:r w:rsidRPr="00CB0165">
        <w:rPr>
          <w:szCs w:val="28"/>
          <w:lang w:eastAsia="zh-CN"/>
        </w:rPr>
        <w:t xml:space="preserve"> </w:t>
      </w:r>
    </w:p>
    <w:p w14:paraId="36349173" w14:textId="77777777" w:rsidR="00B06E63" w:rsidRPr="00CB0165" w:rsidRDefault="00B06E63" w:rsidP="00B06E63">
      <w:pPr>
        <w:pStyle w:val="BodyText"/>
        <w:numPr>
          <w:ilvl w:val="0"/>
          <w:numId w:val="15"/>
        </w:numPr>
        <w:rPr>
          <w:szCs w:val="28"/>
        </w:rPr>
      </w:pPr>
      <w:r w:rsidRPr="00CB0165">
        <w:rPr>
          <w:szCs w:val="28"/>
          <w:lang w:eastAsia="zh-CN"/>
        </w:rPr>
        <w:t xml:space="preserve">Đăng nhập vào hệ thống </w:t>
      </w:r>
      <w:r w:rsidRPr="00CB0165">
        <w:rPr>
          <w:szCs w:val="28"/>
        </w:rPr>
        <w:sym w:font="Wingdings" w:char="F0E0"/>
      </w:r>
      <w:r w:rsidRPr="00CB0165">
        <w:rPr>
          <w:szCs w:val="28"/>
          <w:lang w:eastAsia="zh-CN"/>
        </w:rPr>
        <w:t xml:space="preserve"> chọn menu Báo cáo </w:t>
      </w:r>
      <w:r w:rsidRPr="00CB0165">
        <w:rPr>
          <w:szCs w:val="28"/>
          <w:lang w:val="vi-VN"/>
        </w:rPr>
        <w:t xml:space="preserve"> </w:t>
      </w:r>
      <w:r w:rsidRPr="00CB0165">
        <w:rPr>
          <w:szCs w:val="28"/>
        </w:rPr>
        <w:sym w:font="Wingdings" w:char="F0E0"/>
      </w:r>
      <w:r w:rsidRPr="00CB0165">
        <w:rPr>
          <w:szCs w:val="28"/>
        </w:rPr>
        <w:t xml:space="preserve"> chọn chức năng báo cáo thanh toán </w:t>
      </w:r>
      <w:r w:rsidRPr="00CB0165">
        <w:rPr>
          <w:szCs w:val="28"/>
        </w:rPr>
        <w:sym w:font="Wingdings" w:char="F0E0"/>
      </w:r>
      <w:r w:rsidRPr="00CB0165">
        <w:rPr>
          <w:szCs w:val="28"/>
        </w:rPr>
        <w:t xml:space="preserve"> Chọn </w:t>
      </w:r>
      <w:r>
        <w:rPr>
          <w:szCs w:val="28"/>
        </w:rPr>
        <w:t>Bảng kê thanh toán tiền mua cổ phần (Mau09)</w:t>
      </w:r>
      <w:r w:rsidRPr="00654542">
        <w:rPr>
          <w:szCs w:val="28"/>
        </w:rPr>
        <w:t xml:space="preserve"> </w:t>
      </w:r>
      <w:r w:rsidRPr="00CB0165">
        <w:rPr>
          <w:szCs w:val="28"/>
        </w:rPr>
        <w:sym w:font="Wingdings" w:char="F0E0"/>
      </w:r>
      <w:r w:rsidRPr="00CB0165">
        <w:rPr>
          <w:szCs w:val="28"/>
        </w:rPr>
        <w:t xml:space="preserve"> hiển thị màn hình</w:t>
      </w:r>
      <w:r>
        <w:rPr>
          <w:szCs w:val="28"/>
        </w:rPr>
        <w:t xml:space="preserve"> tạo</w:t>
      </w:r>
      <w:r w:rsidRPr="00CB0165">
        <w:rPr>
          <w:szCs w:val="28"/>
        </w:rPr>
        <w:t xml:space="preserve"> </w:t>
      </w:r>
      <w:r>
        <w:rPr>
          <w:szCs w:val="28"/>
        </w:rPr>
        <w:t>bảng kê thanh toán tiền mua cổ phần</w:t>
      </w:r>
      <w:r w:rsidRPr="00CB0165">
        <w:rPr>
          <w:szCs w:val="28"/>
        </w:rPr>
        <w:t>, gồm các thông tin:</w:t>
      </w:r>
    </w:p>
    <w:p w14:paraId="19BCA685" w14:textId="77777777" w:rsidR="00B06E63" w:rsidRPr="00CB0165" w:rsidRDefault="00B06E63" w:rsidP="00B06E63">
      <w:pPr>
        <w:pStyle w:val="BodyText"/>
        <w:numPr>
          <w:ilvl w:val="0"/>
          <w:numId w:val="102"/>
        </w:numPr>
        <w:rPr>
          <w:szCs w:val="28"/>
        </w:rPr>
      </w:pPr>
      <w:r w:rsidRPr="00CB0165">
        <w:rPr>
          <w:szCs w:val="28"/>
        </w:rPr>
        <w:t>Đợt đấu giá</w:t>
      </w:r>
    </w:p>
    <w:p w14:paraId="754D0991" w14:textId="77777777" w:rsidR="00B06E63" w:rsidRPr="00CB0165" w:rsidRDefault="00B06E63" w:rsidP="00B06E63">
      <w:pPr>
        <w:pStyle w:val="BodyText"/>
        <w:numPr>
          <w:ilvl w:val="0"/>
          <w:numId w:val="102"/>
        </w:numPr>
        <w:rPr>
          <w:szCs w:val="28"/>
        </w:rPr>
      </w:pPr>
      <w:r w:rsidRPr="00CB0165">
        <w:rPr>
          <w:szCs w:val="28"/>
        </w:rPr>
        <w:t>Thành viên</w:t>
      </w:r>
    </w:p>
    <w:p w14:paraId="2774E3EF" w14:textId="77777777" w:rsidR="00B06E63" w:rsidRPr="00CB0165" w:rsidRDefault="00B06E63" w:rsidP="00B06E63">
      <w:pPr>
        <w:pStyle w:val="BodyText"/>
        <w:numPr>
          <w:ilvl w:val="0"/>
          <w:numId w:val="102"/>
        </w:numPr>
        <w:rPr>
          <w:szCs w:val="28"/>
        </w:rPr>
      </w:pPr>
      <w:r w:rsidRPr="00CB0165">
        <w:rPr>
          <w:szCs w:val="28"/>
        </w:rPr>
        <w:lastRenderedPageBreak/>
        <w:t>Đơn vị lập báo cáo</w:t>
      </w:r>
    </w:p>
    <w:p w14:paraId="4A58FCCC" w14:textId="77777777" w:rsidR="00B06E63" w:rsidRPr="00CB0165" w:rsidRDefault="00B06E63" w:rsidP="00B06E63">
      <w:pPr>
        <w:pStyle w:val="BodyText"/>
        <w:numPr>
          <w:ilvl w:val="0"/>
          <w:numId w:val="102"/>
        </w:numPr>
        <w:rPr>
          <w:szCs w:val="28"/>
        </w:rPr>
      </w:pPr>
      <w:r w:rsidRPr="00CB0165">
        <w:rPr>
          <w:szCs w:val="28"/>
        </w:rPr>
        <w:t>Người tạo</w:t>
      </w:r>
    </w:p>
    <w:p w14:paraId="52E7080F" w14:textId="77777777" w:rsidR="00B06E63" w:rsidRPr="00CB0165" w:rsidRDefault="00B06E63" w:rsidP="00B06E63">
      <w:pPr>
        <w:pStyle w:val="BodyText"/>
        <w:numPr>
          <w:ilvl w:val="0"/>
          <w:numId w:val="102"/>
        </w:numPr>
        <w:rPr>
          <w:szCs w:val="28"/>
        </w:rPr>
      </w:pPr>
      <w:r w:rsidRPr="00CB0165">
        <w:rPr>
          <w:szCs w:val="28"/>
        </w:rPr>
        <w:t>Người duyệt</w:t>
      </w:r>
    </w:p>
    <w:p w14:paraId="042CFB26" w14:textId="77777777" w:rsidR="00B06E63" w:rsidRDefault="00B06E63" w:rsidP="00B06E63">
      <w:pPr>
        <w:pStyle w:val="BodyText"/>
        <w:numPr>
          <w:ilvl w:val="0"/>
          <w:numId w:val="102"/>
        </w:numPr>
        <w:rPr>
          <w:szCs w:val="28"/>
        </w:rPr>
      </w:pPr>
      <w:r w:rsidRPr="00CB0165">
        <w:rPr>
          <w:szCs w:val="28"/>
        </w:rPr>
        <w:t>Chức danh</w:t>
      </w:r>
    </w:p>
    <w:p w14:paraId="4CAB9029" w14:textId="77777777" w:rsidR="00B06E63" w:rsidRPr="00CB0165" w:rsidRDefault="00B06E63" w:rsidP="00B06E63">
      <w:pPr>
        <w:pStyle w:val="BodyText"/>
        <w:numPr>
          <w:ilvl w:val="0"/>
          <w:numId w:val="102"/>
        </w:numPr>
        <w:rPr>
          <w:szCs w:val="28"/>
        </w:rPr>
      </w:pPr>
      <w:r>
        <w:rPr>
          <w:szCs w:val="28"/>
        </w:rPr>
        <w:t>Kiểm soát</w:t>
      </w:r>
    </w:p>
    <w:p w14:paraId="6CC646F0" w14:textId="77777777" w:rsidR="00B06E63" w:rsidRPr="00CB0165" w:rsidRDefault="00B06E63" w:rsidP="00B06E63">
      <w:pPr>
        <w:pStyle w:val="ListParagraph"/>
        <w:numPr>
          <w:ilvl w:val="0"/>
          <w:numId w:val="15"/>
        </w:numPr>
        <w:rPr>
          <w:sz w:val="28"/>
          <w:szCs w:val="28"/>
          <w:lang w:eastAsia="zh-CN"/>
        </w:rPr>
      </w:pPr>
      <w:r w:rsidRPr="00CB0165">
        <w:rPr>
          <w:sz w:val="28"/>
          <w:szCs w:val="28"/>
          <w:lang w:eastAsia="zh-CN"/>
        </w:rPr>
        <w:t xml:space="preserve">Nhập các thông tin để tạo báo cáo </w:t>
      </w:r>
      <w:r w:rsidRPr="00CB0165">
        <w:rPr>
          <w:sz w:val="28"/>
          <w:szCs w:val="28"/>
        </w:rPr>
        <w:sym w:font="Wingdings" w:char="F0E0"/>
      </w:r>
      <w:r w:rsidRPr="00CB0165">
        <w:rPr>
          <w:sz w:val="28"/>
          <w:szCs w:val="28"/>
          <w:lang w:eastAsia="zh-CN"/>
        </w:rPr>
        <w:t xml:space="preserve"> nhấn chấp nhận, hiển thị ra </w:t>
      </w:r>
      <w:r>
        <w:rPr>
          <w:sz w:val="28"/>
          <w:szCs w:val="28"/>
        </w:rPr>
        <w:t>bảng kê thanh toán tiền mua cổ phần của nhà đầu tư</w:t>
      </w:r>
      <w:r w:rsidRPr="00CB0165">
        <w:rPr>
          <w:sz w:val="28"/>
          <w:szCs w:val="28"/>
          <w:lang w:eastAsia="zh-CN"/>
        </w:rPr>
        <w:t>, cho phép kết xuất báo cáo dưới dạng file word, excel hoặc pdf.</w:t>
      </w:r>
    </w:p>
    <w:p w14:paraId="0D9C616C" w14:textId="77777777" w:rsidR="00B06E63" w:rsidRPr="00654542" w:rsidRDefault="00B06E63" w:rsidP="00B06E63">
      <w:pPr>
        <w:pStyle w:val="Heading6"/>
        <w:numPr>
          <w:ilvl w:val="5"/>
          <w:numId w:val="1"/>
        </w:numPr>
      </w:pPr>
      <w:r>
        <w:t>Báo cáo tình hình thanh toán tiền mua cổ phần (Mau07)</w:t>
      </w:r>
    </w:p>
    <w:p w14:paraId="43522601" w14:textId="77777777" w:rsidR="00B06E63" w:rsidRPr="00CB0165" w:rsidRDefault="00B06E63" w:rsidP="00B06E63">
      <w:pPr>
        <w:pStyle w:val="BodyText"/>
        <w:rPr>
          <w:szCs w:val="28"/>
          <w:lang w:eastAsia="zh-CN"/>
        </w:rPr>
      </w:pPr>
      <w:r w:rsidRPr="00CB0165">
        <w:rPr>
          <w:b/>
          <w:szCs w:val="28"/>
          <w:lang w:eastAsia="zh-CN"/>
        </w:rPr>
        <w:t xml:space="preserve">Mục đích: </w:t>
      </w:r>
      <w:r w:rsidRPr="00CB0165">
        <w:rPr>
          <w:szCs w:val="28"/>
          <w:lang w:eastAsia="zh-CN"/>
        </w:rPr>
        <w:t xml:space="preserve">Tạo, kết xuất </w:t>
      </w:r>
      <w:r>
        <w:rPr>
          <w:szCs w:val="28"/>
          <w:lang w:eastAsia="zh-CN"/>
        </w:rPr>
        <w:t>báo cáo tình hình thanh toán tiền mua cổ phần của đợt đấu giá</w:t>
      </w:r>
    </w:p>
    <w:p w14:paraId="4188CFED" w14:textId="77777777" w:rsidR="00B06E63" w:rsidRPr="00CB0165" w:rsidRDefault="00B06E63" w:rsidP="00B06E63">
      <w:pPr>
        <w:pStyle w:val="BodyText"/>
        <w:rPr>
          <w:szCs w:val="28"/>
          <w:lang w:eastAsia="zh-CN"/>
        </w:rPr>
      </w:pPr>
      <w:r w:rsidRPr="00CB0165">
        <w:rPr>
          <w:b/>
          <w:szCs w:val="28"/>
          <w:lang w:eastAsia="zh-CN"/>
        </w:rPr>
        <w:t>Xử lý sự kiện:</w:t>
      </w:r>
      <w:r w:rsidRPr="00CB0165">
        <w:rPr>
          <w:szCs w:val="28"/>
          <w:lang w:eastAsia="zh-CN"/>
        </w:rPr>
        <w:t xml:space="preserve"> </w:t>
      </w:r>
    </w:p>
    <w:p w14:paraId="389D8F97" w14:textId="77777777" w:rsidR="00B06E63" w:rsidRPr="00CB0165" w:rsidRDefault="00B06E63" w:rsidP="00B06E63">
      <w:pPr>
        <w:pStyle w:val="BodyText"/>
        <w:numPr>
          <w:ilvl w:val="0"/>
          <w:numId w:val="15"/>
        </w:numPr>
        <w:rPr>
          <w:szCs w:val="28"/>
        </w:rPr>
      </w:pPr>
      <w:r w:rsidRPr="00CB0165">
        <w:rPr>
          <w:szCs w:val="28"/>
          <w:lang w:eastAsia="zh-CN"/>
        </w:rPr>
        <w:t xml:space="preserve">Đăng nhập vào hệ thống </w:t>
      </w:r>
      <w:r w:rsidRPr="00CB0165">
        <w:rPr>
          <w:szCs w:val="28"/>
        </w:rPr>
        <w:sym w:font="Wingdings" w:char="F0E0"/>
      </w:r>
      <w:r w:rsidRPr="00CB0165">
        <w:rPr>
          <w:szCs w:val="28"/>
          <w:lang w:eastAsia="zh-CN"/>
        </w:rPr>
        <w:t xml:space="preserve"> chọn menu Báo cáo </w:t>
      </w:r>
      <w:r w:rsidRPr="00CB0165">
        <w:rPr>
          <w:szCs w:val="28"/>
          <w:lang w:val="vi-VN"/>
        </w:rPr>
        <w:t xml:space="preserve"> </w:t>
      </w:r>
      <w:r w:rsidRPr="00CB0165">
        <w:rPr>
          <w:szCs w:val="28"/>
        </w:rPr>
        <w:sym w:font="Wingdings" w:char="F0E0"/>
      </w:r>
      <w:r w:rsidRPr="00CB0165">
        <w:rPr>
          <w:szCs w:val="28"/>
        </w:rPr>
        <w:t xml:space="preserve"> chọn chức năng báo cáo thanh toán </w:t>
      </w:r>
      <w:r w:rsidRPr="00CB0165">
        <w:rPr>
          <w:szCs w:val="28"/>
        </w:rPr>
        <w:sym w:font="Wingdings" w:char="F0E0"/>
      </w:r>
      <w:r w:rsidRPr="00CB0165">
        <w:rPr>
          <w:szCs w:val="28"/>
        </w:rPr>
        <w:t xml:space="preserve"> Chọn </w:t>
      </w:r>
      <w:r>
        <w:rPr>
          <w:szCs w:val="28"/>
        </w:rPr>
        <w:t>Báo cáo tình hình thanh toán tiền mua cổ phần  (Mau07)</w:t>
      </w:r>
      <w:r w:rsidRPr="00654542">
        <w:rPr>
          <w:szCs w:val="28"/>
        </w:rPr>
        <w:t xml:space="preserve"> </w:t>
      </w:r>
      <w:r w:rsidRPr="00CB0165">
        <w:rPr>
          <w:szCs w:val="28"/>
        </w:rPr>
        <w:sym w:font="Wingdings" w:char="F0E0"/>
      </w:r>
      <w:r w:rsidRPr="00CB0165">
        <w:rPr>
          <w:szCs w:val="28"/>
        </w:rPr>
        <w:t xml:space="preserve"> hiển thị màn hình </w:t>
      </w:r>
      <w:r>
        <w:rPr>
          <w:szCs w:val="28"/>
        </w:rPr>
        <w:t>tạo báo cáo tình hình thanh toán tiền mua cổ phần  của đợt đấu giá</w:t>
      </w:r>
      <w:r w:rsidRPr="00CB0165">
        <w:rPr>
          <w:szCs w:val="28"/>
        </w:rPr>
        <w:t>, gồm các thông tin:</w:t>
      </w:r>
    </w:p>
    <w:p w14:paraId="0F9A5B31" w14:textId="77777777" w:rsidR="00B06E63" w:rsidRPr="00CB0165" w:rsidRDefault="00B06E63" w:rsidP="00B06E63">
      <w:pPr>
        <w:pStyle w:val="BodyText"/>
        <w:numPr>
          <w:ilvl w:val="0"/>
          <w:numId w:val="102"/>
        </w:numPr>
        <w:rPr>
          <w:szCs w:val="28"/>
        </w:rPr>
      </w:pPr>
      <w:r w:rsidRPr="00CB0165">
        <w:rPr>
          <w:szCs w:val="28"/>
        </w:rPr>
        <w:t>Đợt đấu giá</w:t>
      </w:r>
    </w:p>
    <w:p w14:paraId="2FA91748" w14:textId="77777777" w:rsidR="00B06E63" w:rsidRPr="00CB0165" w:rsidRDefault="00B06E63" w:rsidP="00B06E63">
      <w:pPr>
        <w:pStyle w:val="BodyText"/>
        <w:numPr>
          <w:ilvl w:val="0"/>
          <w:numId w:val="102"/>
        </w:numPr>
        <w:rPr>
          <w:szCs w:val="28"/>
        </w:rPr>
      </w:pPr>
      <w:r w:rsidRPr="00CB0165">
        <w:rPr>
          <w:szCs w:val="28"/>
        </w:rPr>
        <w:t>Thành viên</w:t>
      </w:r>
    </w:p>
    <w:p w14:paraId="04EEECA4" w14:textId="77777777" w:rsidR="00B06E63" w:rsidRPr="00CB0165" w:rsidRDefault="00B06E63" w:rsidP="00B06E63">
      <w:pPr>
        <w:pStyle w:val="BodyText"/>
        <w:numPr>
          <w:ilvl w:val="0"/>
          <w:numId w:val="102"/>
        </w:numPr>
        <w:rPr>
          <w:szCs w:val="28"/>
        </w:rPr>
      </w:pPr>
      <w:r w:rsidRPr="00CB0165">
        <w:rPr>
          <w:szCs w:val="28"/>
        </w:rPr>
        <w:t>Đơn vị lập báo cáo</w:t>
      </w:r>
    </w:p>
    <w:p w14:paraId="5CF90DFE" w14:textId="77777777" w:rsidR="00B06E63" w:rsidRPr="00CB0165" w:rsidRDefault="00B06E63" w:rsidP="00B06E63">
      <w:pPr>
        <w:pStyle w:val="BodyText"/>
        <w:numPr>
          <w:ilvl w:val="0"/>
          <w:numId w:val="102"/>
        </w:numPr>
        <w:rPr>
          <w:szCs w:val="28"/>
        </w:rPr>
      </w:pPr>
      <w:r w:rsidRPr="00CB0165">
        <w:rPr>
          <w:szCs w:val="28"/>
        </w:rPr>
        <w:t>Người tạo</w:t>
      </w:r>
    </w:p>
    <w:p w14:paraId="599AAEE0" w14:textId="77777777" w:rsidR="00B06E63" w:rsidRPr="00CB0165" w:rsidRDefault="00B06E63" w:rsidP="00B06E63">
      <w:pPr>
        <w:pStyle w:val="BodyText"/>
        <w:numPr>
          <w:ilvl w:val="0"/>
          <w:numId w:val="102"/>
        </w:numPr>
        <w:rPr>
          <w:szCs w:val="28"/>
        </w:rPr>
      </w:pPr>
      <w:r w:rsidRPr="00CB0165">
        <w:rPr>
          <w:szCs w:val="28"/>
        </w:rPr>
        <w:t>Người duyệt</w:t>
      </w:r>
    </w:p>
    <w:p w14:paraId="1E33ACE8" w14:textId="77777777" w:rsidR="00B06E63" w:rsidRDefault="00B06E63" w:rsidP="00B06E63">
      <w:pPr>
        <w:pStyle w:val="BodyText"/>
        <w:numPr>
          <w:ilvl w:val="0"/>
          <w:numId w:val="102"/>
        </w:numPr>
        <w:rPr>
          <w:szCs w:val="28"/>
        </w:rPr>
      </w:pPr>
      <w:r w:rsidRPr="00CB0165">
        <w:rPr>
          <w:szCs w:val="28"/>
        </w:rPr>
        <w:t>Chức danh</w:t>
      </w:r>
    </w:p>
    <w:p w14:paraId="3F7CF87A" w14:textId="77777777" w:rsidR="00B06E63" w:rsidRPr="00CB0165" w:rsidRDefault="00B06E63" w:rsidP="00B06E63">
      <w:pPr>
        <w:pStyle w:val="BodyText"/>
        <w:numPr>
          <w:ilvl w:val="0"/>
          <w:numId w:val="102"/>
        </w:numPr>
        <w:rPr>
          <w:szCs w:val="28"/>
        </w:rPr>
      </w:pPr>
      <w:r>
        <w:rPr>
          <w:szCs w:val="28"/>
        </w:rPr>
        <w:t>Kiểm soát</w:t>
      </w:r>
    </w:p>
    <w:p w14:paraId="38554300" w14:textId="77777777" w:rsidR="00B06E63" w:rsidRPr="00CB0165" w:rsidRDefault="00B06E63" w:rsidP="00B06E63">
      <w:pPr>
        <w:pStyle w:val="ListParagraph"/>
        <w:numPr>
          <w:ilvl w:val="0"/>
          <w:numId w:val="15"/>
        </w:numPr>
        <w:rPr>
          <w:sz w:val="28"/>
          <w:szCs w:val="28"/>
          <w:lang w:eastAsia="zh-CN"/>
        </w:rPr>
      </w:pPr>
      <w:r w:rsidRPr="00CB0165">
        <w:rPr>
          <w:sz w:val="28"/>
          <w:szCs w:val="28"/>
          <w:lang w:eastAsia="zh-CN"/>
        </w:rPr>
        <w:lastRenderedPageBreak/>
        <w:t xml:space="preserve">Nhập các thông tin để tạo báo cáo </w:t>
      </w:r>
      <w:r w:rsidRPr="00CB0165">
        <w:rPr>
          <w:sz w:val="28"/>
          <w:szCs w:val="28"/>
        </w:rPr>
        <w:sym w:font="Wingdings" w:char="F0E0"/>
      </w:r>
      <w:r w:rsidRPr="00CB0165">
        <w:rPr>
          <w:sz w:val="28"/>
          <w:szCs w:val="28"/>
          <w:lang w:eastAsia="zh-CN"/>
        </w:rPr>
        <w:t xml:space="preserve"> nhấn chấp nhận, hiển thị ra </w:t>
      </w:r>
      <w:r>
        <w:rPr>
          <w:sz w:val="28"/>
          <w:szCs w:val="28"/>
        </w:rPr>
        <w:t>báo cáo tình hình thanh toán tiền mua cổ phần của nhà đầu tư đợt đấu giá</w:t>
      </w:r>
      <w:r w:rsidRPr="00CB0165">
        <w:rPr>
          <w:sz w:val="28"/>
          <w:szCs w:val="28"/>
          <w:lang w:eastAsia="zh-CN"/>
        </w:rPr>
        <w:t>, cho phép kết xuất báo cáo dưới dạng file word, excel hoặc pdf.</w:t>
      </w:r>
    </w:p>
    <w:p w14:paraId="39F8394E" w14:textId="77777777" w:rsidR="00B06E63" w:rsidRDefault="00B06E63" w:rsidP="00B06E63">
      <w:pPr>
        <w:pStyle w:val="Heading6"/>
        <w:numPr>
          <w:ilvl w:val="5"/>
          <w:numId w:val="1"/>
        </w:numPr>
      </w:pPr>
      <w:r>
        <w:t>Thông báo kết quả thanh toán bán đấu giá cổ phần (Mau10A)</w:t>
      </w:r>
    </w:p>
    <w:p w14:paraId="02BB4B2B" w14:textId="77777777" w:rsidR="00B06E63" w:rsidRPr="00CB0165" w:rsidRDefault="00B06E63" w:rsidP="00B06E63">
      <w:pPr>
        <w:pStyle w:val="BodyText"/>
        <w:rPr>
          <w:szCs w:val="28"/>
          <w:lang w:eastAsia="zh-CN"/>
        </w:rPr>
      </w:pPr>
      <w:r w:rsidRPr="00CB0165">
        <w:rPr>
          <w:b/>
          <w:szCs w:val="28"/>
          <w:lang w:eastAsia="zh-CN"/>
        </w:rPr>
        <w:t xml:space="preserve">Mục đích: </w:t>
      </w:r>
      <w:r w:rsidRPr="00CB0165">
        <w:rPr>
          <w:szCs w:val="28"/>
          <w:lang w:eastAsia="zh-CN"/>
        </w:rPr>
        <w:t xml:space="preserve">Tạo, kết xuất </w:t>
      </w:r>
      <w:r>
        <w:rPr>
          <w:szCs w:val="28"/>
          <w:lang w:eastAsia="zh-CN"/>
        </w:rPr>
        <w:t>báo cáo tình hình thanh toán tiền mua cổ phần của đợt đấu giá</w:t>
      </w:r>
    </w:p>
    <w:p w14:paraId="663F5E53" w14:textId="77777777" w:rsidR="00B06E63" w:rsidRPr="00CB0165" w:rsidRDefault="00B06E63" w:rsidP="00B06E63">
      <w:pPr>
        <w:pStyle w:val="BodyText"/>
        <w:rPr>
          <w:szCs w:val="28"/>
          <w:lang w:eastAsia="zh-CN"/>
        </w:rPr>
      </w:pPr>
      <w:r w:rsidRPr="00CB0165">
        <w:rPr>
          <w:b/>
          <w:szCs w:val="28"/>
          <w:lang w:eastAsia="zh-CN"/>
        </w:rPr>
        <w:t>Xử lý sự kiện:</w:t>
      </w:r>
      <w:r w:rsidRPr="00CB0165">
        <w:rPr>
          <w:szCs w:val="28"/>
          <w:lang w:eastAsia="zh-CN"/>
        </w:rPr>
        <w:t xml:space="preserve"> </w:t>
      </w:r>
    </w:p>
    <w:p w14:paraId="28128EB7" w14:textId="77777777" w:rsidR="00B06E63" w:rsidRPr="00CB0165" w:rsidRDefault="00B06E63" w:rsidP="00B06E63">
      <w:pPr>
        <w:pStyle w:val="BodyText"/>
        <w:numPr>
          <w:ilvl w:val="0"/>
          <w:numId w:val="15"/>
        </w:numPr>
        <w:rPr>
          <w:szCs w:val="28"/>
        </w:rPr>
      </w:pPr>
      <w:r w:rsidRPr="00CB0165">
        <w:rPr>
          <w:szCs w:val="28"/>
          <w:lang w:eastAsia="zh-CN"/>
        </w:rPr>
        <w:t xml:space="preserve">Đăng nhập vào hệ thống </w:t>
      </w:r>
      <w:r w:rsidRPr="00CB0165">
        <w:rPr>
          <w:szCs w:val="28"/>
        </w:rPr>
        <w:sym w:font="Wingdings" w:char="F0E0"/>
      </w:r>
      <w:r w:rsidRPr="00CB0165">
        <w:rPr>
          <w:szCs w:val="28"/>
          <w:lang w:eastAsia="zh-CN"/>
        </w:rPr>
        <w:t xml:space="preserve"> chọn menu Báo cáo </w:t>
      </w:r>
      <w:r w:rsidRPr="00CB0165">
        <w:rPr>
          <w:szCs w:val="28"/>
          <w:lang w:val="vi-VN"/>
        </w:rPr>
        <w:t xml:space="preserve"> </w:t>
      </w:r>
      <w:r w:rsidRPr="00CB0165">
        <w:rPr>
          <w:szCs w:val="28"/>
        </w:rPr>
        <w:sym w:font="Wingdings" w:char="F0E0"/>
      </w:r>
      <w:r w:rsidRPr="00CB0165">
        <w:rPr>
          <w:szCs w:val="28"/>
        </w:rPr>
        <w:t xml:space="preserve"> chọn chức năng báo cáo thanh toán </w:t>
      </w:r>
      <w:r w:rsidRPr="00CB0165">
        <w:rPr>
          <w:szCs w:val="28"/>
        </w:rPr>
        <w:sym w:font="Wingdings" w:char="F0E0"/>
      </w:r>
      <w:r w:rsidRPr="00CB0165">
        <w:rPr>
          <w:szCs w:val="28"/>
        </w:rPr>
        <w:t xml:space="preserve"> Chọn </w:t>
      </w:r>
      <w:r>
        <w:rPr>
          <w:szCs w:val="28"/>
        </w:rPr>
        <w:t>Thông báo kết quả thanh toán bán đấu giá cổ phần (Mau10A)</w:t>
      </w:r>
      <w:r w:rsidRPr="00654542">
        <w:rPr>
          <w:szCs w:val="28"/>
        </w:rPr>
        <w:t xml:space="preserve"> </w:t>
      </w:r>
      <w:r w:rsidRPr="00CB0165">
        <w:rPr>
          <w:szCs w:val="28"/>
        </w:rPr>
        <w:sym w:font="Wingdings" w:char="F0E0"/>
      </w:r>
      <w:r w:rsidRPr="00CB0165">
        <w:rPr>
          <w:szCs w:val="28"/>
        </w:rPr>
        <w:t xml:space="preserve"> hiển thị màn hình </w:t>
      </w:r>
      <w:r>
        <w:rPr>
          <w:szCs w:val="28"/>
        </w:rPr>
        <w:t>tạo thông báo kết quả thanh toán bán đấu giá cổ phần</w:t>
      </w:r>
      <w:r w:rsidRPr="00CB0165">
        <w:rPr>
          <w:szCs w:val="28"/>
        </w:rPr>
        <w:t>, gồm các thông tin:</w:t>
      </w:r>
    </w:p>
    <w:p w14:paraId="6AF9D6EC" w14:textId="77777777" w:rsidR="00B06E63" w:rsidRPr="00CB0165" w:rsidRDefault="00B06E63" w:rsidP="00B06E63">
      <w:pPr>
        <w:pStyle w:val="BodyText"/>
        <w:numPr>
          <w:ilvl w:val="0"/>
          <w:numId w:val="102"/>
        </w:numPr>
        <w:rPr>
          <w:szCs w:val="28"/>
        </w:rPr>
      </w:pPr>
      <w:r w:rsidRPr="00CB0165">
        <w:rPr>
          <w:szCs w:val="28"/>
        </w:rPr>
        <w:t>Đợt đấu giá</w:t>
      </w:r>
    </w:p>
    <w:p w14:paraId="0DB710C7" w14:textId="77777777" w:rsidR="00B06E63" w:rsidRPr="00CB0165" w:rsidRDefault="00B06E63" w:rsidP="00B06E63">
      <w:pPr>
        <w:pStyle w:val="BodyText"/>
        <w:numPr>
          <w:ilvl w:val="0"/>
          <w:numId w:val="102"/>
        </w:numPr>
        <w:rPr>
          <w:szCs w:val="28"/>
        </w:rPr>
      </w:pPr>
      <w:r w:rsidRPr="00CB0165">
        <w:rPr>
          <w:szCs w:val="28"/>
        </w:rPr>
        <w:t>Thành viên</w:t>
      </w:r>
    </w:p>
    <w:p w14:paraId="430B4B47" w14:textId="77777777" w:rsidR="00B06E63" w:rsidRPr="00CB0165" w:rsidRDefault="00B06E63" w:rsidP="00B06E63">
      <w:pPr>
        <w:pStyle w:val="BodyText"/>
        <w:numPr>
          <w:ilvl w:val="0"/>
          <w:numId w:val="102"/>
        </w:numPr>
        <w:rPr>
          <w:szCs w:val="28"/>
        </w:rPr>
      </w:pPr>
      <w:r w:rsidRPr="00CB0165">
        <w:rPr>
          <w:szCs w:val="28"/>
        </w:rPr>
        <w:t>Đơn vị lập báo cáo</w:t>
      </w:r>
    </w:p>
    <w:p w14:paraId="2353CA59" w14:textId="77777777" w:rsidR="00B06E63" w:rsidRPr="00CB0165" w:rsidRDefault="00B06E63" w:rsidP="00B06E63">
      <w:pPr>
        <w:pStyle w:val="BodyText"/>
        <w:numPr>
          <w:ilvl w:val="0"/>
          <w:numId w:val="102"/>
        </w:numPr>
        <w:rPr>
          <w:szCs w:val="28"/>
        </w:rPr>
      </w:pPr>
      <w:r w:rsidRPr="00CB0165">
        <w:rPr>
          <w:szCs w:val="28"/>
        </w:rPr>
        <w:t>Người tạo</w:t>
      </w:r>
    </w:p>
    <w:p w14:paraId="60866CDB" w14:textId="77777777" w:rsidR="00B06E63" w:rsidRPr="00CB0165" w:rsidRDefault="00B06E63" w:rsidP="00B06E63">
      <w:pPr>
        <w:pStyle w:val="BodyText"/>
        <w:numPr>
          <w:ilvl w:val="0"/>
          <w:numId w:val="102"/>
        </w:numPr>
        <w:rPr>
          <w:szCs w:val="28"/>
        </w:rPr>
      </w:pPr>
      <w:r w:rsidRPr="00CB0165">
        <w:rPr>
          <w:szCs w:val="28"/>
        </w:rPr>
        <w:t>Người duyệt</w:t>
      </w:r>
    </w:p>
    <w:p w14:paraId="200AF410" w14:textId="77777777" w:rsidR="00B06E63" w:rsidRDefault="00B06E63" w:rsidP="00B06E63">
      <w:pPr>
        <w:pStyle w:val="BodyText"/>
        <w:numPr>
          <w:ilvl w:val="0"/>
          <w:numId w:val="102"/>
        </w:numPr>
        <w:rPr>
          <w:szCs w:val="28"/>
        </w:rPr>
      </w:pPr>
      <w:r w:rsidRPr="00CB0165">
        <w:rPr>
          <w:szCs w:val="28"/>
        </w:rPr>
        <w:t>Chức danh</w:t>
      </w:r>
    </w:p>
    <w:p w14:paraId="5F41CFDE" w14:textId="77777777" w:rsidR="00B06E63" w:rsidRPr="00CB0165" w:rsidRDefault="00B06E63" w:rsidP="00B06E63">
      <w:pPr>
        <w:pStyle w:val="ListParagraph"/>
        <w:numPr>
          <w:ilvl w:val="0"/>
          <w:numId w:val="15"/>
        </w:numPr>
        <w:rPr>
          <w:sz w:val="28"/>
          <w:szCs w:val="28"/>
          <w:lang w:eastAsia="zh-CN"/>
        </w:rPr>
      </w:pPr>
      <w:r w:rsidRPr="00CB0165">
        <w:rPr>
          <w:sz w:val="28"/>
          <w:szCs w:val="28"/>
          <w:lang w:eastAsia="zh-CN"/>
        </w:rPr>
        <w:t xml:space="preserve">Nhập các thông tin để tạo báo cáo </w:t>
      </w:r>
      <w:r w:rsidRPr="00CB0165">
        <w:rPr>
          <w:sz w:val="28"/>
          <w:szCs w:val="28"/>
        </w:rPr>
        <w:sym w:font="Wingdings" w:char="F0E0"/>
      </w:r>
      <w:r w:rsidRPr="00CB0165">
        <w:rPr>
          <w:sz w:val="28"/>
          <w:szCs w:val="28"/>
          <w:lang w:eastAsia="zh-CN"/>
        </w:rPr>
        <w:t xml:space="preserve"> nhấn chấp nhận, hiển thị ra </w:t>
      </w:r>
      <w:r>
        <w:rPr>
          <w:sz w:val="28"/>
          <w:szCs w:val="28"/>
        </w:rPr>
        <w:t>thông báo thanh toán bán đấu giá cổ phần của đợt đấu giá</w:t>
      </w:r>
      <w:r w:rsidRPr="00CB0165">
        <w:rPr>
          <w:sz w:val="28"/>
          <w:szCs w:val="28"/>
          <w:lang w:eastAsia="zh-CN"/>
        </w:rPr>
        <w:t>, cho phép kết xuất báo cáo dưới dạng file word, excel hoặc pdf.</w:t>
      </w:r>
    </w:p>
    <w:p w14:paraId="7AD0717B" w14:textId="77777777" w:rsidR="00B06E63" w:rsidRDefault="00B06E63" w:rsidP="00B06E63">
      <w:pPr>
        <w:pStyle w:val="Heading6"/>
        <w:numPr>
          <w:ilvl w:val="5"/>
          <w:numId w:val="1"/>
        </w:numPr>
      </w:pPr>
      <w:r>
        <w:t>Thông báo nhà đầu tư vi phạm quy chế (Mau10B)</w:t>
      </w:r>
    </w:p>
    <w:p w14:paraId="299E62DD" w14:textId="77777777" w:rsidR="00B06E63" w:rsidRPr="00CB0165" w:rsidRDefault="00B06E63" w:rsidP="00B06E63">
      <w:pPr>
        <w:pStyle w:val="BodyText"/>
        <w:rPr>
          <w:szCs w:val="28"/>
          <w:lang w:eastAsia="zh-CN"/>
        </w:rPr>
      </w:pPr>
      <w:r w:rsidRPr="00CB0165">
        <w:rPr>
          <w:b/>
          <w:szCs w:val="28"/>
          <w:lang w:eastAsia="zh-CN"/>
        </w:rPr>
        <w:t xml:space="preserve">Mục đích: </w:t>
      </w:r>
      <w:r w:rsidRPr="00CB0165">
        <w:rPr>
          <w:szCs w:val="28"/>
          <w:lang w:eastAsia="zh-CN"/>
        </w:rPr>
        <w:t xml:space="preserve">Tạo, kết xuất </w:t>
      </w:r>
      <w:r>
        <w:rPr>
          <w:szCs w:val="28"/>
          <w:lang w:eastAsia="zh-CN"/>
        </w:rPr>
        <w:t>danh sách nhà đầu tư vi phạm quy chế</w:t>
      </w:r>
    </w:p>
    <w:p w14:paraId="3C437068" w14:textId="77777777" w:rsidR="00B06E63" w:rsidRPr="00CB0165" w:rsidRDefault="00B06E63" w:rsidP="00B06E63">
      <w:pPr>
        <w:pStyle w:val="BodyText"/>
        <w:rPr>
          <w:szCs w:val="28"/>
          <w:lang w:eastAsia="zh-CN"/>
        </w:rPr>
      </w:pPr>
      <w:r w:rsidRPr="00CB0165">
        <w:rPr>
          <w:b/>
          <w:szCs w:val="28"/>
          <w:lang w:eastAsia="zh-CN"/>
        </w:rPr>
        <w:t>Xử lý sự kiện:</w:t>
      </w:r>
      <w:r w:rsidRPr="00CB0165">
        <w:rPr>
          <w:szCs w:val="28"/>
          <w:lang w:eastAsia="zh-CN"/>
        </w:rPr>
        <w:t xml:space="preserve"> </w:t>
      </w:r>
    </w:p>
    <w:p w14:paraId="023C217F" w14:textId="77777777" w:rsidR="00B06E63" w:rsidRPr="00CB0165" w:rsidRDefault="00B06E63" w:rsidP="00B06E63">
      <w:pPr>
        <w:pStyle w:val="BodyText"/>
        <w:numPr>
          <w:ilvl w:val="0"/>
          <w:numId w:val="15"/>
        </w:numPr>
        <w:rPr>
          <w:szCs w:val="28"/>
        </w:rPr>
      </w:pPr>
      <w:r w:rsidRPr="00CB0165">
        <w:rPr>
          <w:szCs w:val="28"/>
          <w:lang w:eastAsia="zh-CN"/>
        </w:rPr>
        <w:t xml:space="preserve">Đăng nhập vào hệ thống </w:t>
      </w:r>
      <w:r w:rsidRPr="00CB0165">
        <w:rPr>
          <w:szCs w:val="28"/>
        </w:rPr>
        <w:sym w:font="Wingdings" w:char="F0E0"/>
      </w:r>
      <w:r w:rsidRPr="00CB0165">
        <w:rPr>
          <w:szCs w:val="28"/>
          <w:lang w:eastAsia="zh-CN"/>
        </w:rPr>
        <w:t xml:space="preserve"> chọn menu Báo cáo </w:t>
      </w:r>
      <w:r w:rsidRPr="00CB0165">
        <w:rPr>
          <w:szCs w:val="28"/>
          <w:lang w:val="vi-VN"/>
        </w:rPr>
        <w:t xml:space="preserve"> </w:t>
      </w:r>
      <w:r w:rsidRPr="00CB0165">
        <w:rPr>
          <w:szCs w:val="28"/>
        </w:rPr>
        <w:sym w:font="Wingdings" w:char="F0E0"/>
      </w:r>
      <w:r w:rsidRPr="00CB0165">
        <w:rPr>
          <w:szCs w:val="28"/>
        </w:rPr>
        <w:t xml:space="preserve"> chọn chức năng báo cáo thanh toán </w:t>
      </w:r>
      <w:r w:rsidRPr="00CB0165">
        <w:rPr>
          <w:szCs w:val="28"/>
        </w:rPr>
        <w:sym w:font="Wingdings" w:char="F0E0"/>
      </w:r>
      <w:r w:rsidRPr="00CB0165">
        <w:rPr>
          <w:szCs w:val="28"/>
        </w:rPr>
        <w:t xml:space="preserve"> Chọn </w:t>
      </w:r>
      <w:r>
        <w:rPr>
          <w:szCs w:val="28"/>
        </w:rPr>
        <w:t>Thông báo nhà đầu tư vi phạm quy chế (Mau10B)</w:t>
      </w:r>
      <w:r w:rsidRPr="00654542">
        <w:rPr>
          <w:szCs w:val="28"/>
        </w:rPr>
        <w:t xml:space="preserve"> </w:t>
      </w:r>
      <w:r w:rsidRPr="00CB0165">
        <w:rPr>
          <w:szCs w:val="28"/>
        </w:rPr>
        <w:lastRenderedPageBreak/>
        <w:sym w:font="Wingdings" w:char="F0E0"/>
      </w:r>
      <w:r w:rsidRPr="00CB0165">
        <w:rPr>
          <w:szCs w:val="28"/>
        </w:rPr>
        <w:t xml:space="preserve"> hiển thị màn hình </w:t>
      </w:r>
      <w:r>
        <w:rPr>
          <w:szCs w:val="28"/>
        </w:rPr>
        <w:t>tạo thông báo nhà đầu tư vi phạm quy chế</w:t>
      </w:r>
      <w:r w:rsidRPr="00CB0165">
        <w:rPr>
          <w:szCs w:val="28"/>
        </w:rPr>
        <w:t>, gồm các thông tin:</w:t>
      </w:r>
    </w:p>
    <w:p w14:paraId="57DDC533" w14:textId="77777777" w:rsidR="00B06E63" w:rsidRPr="00CB0165" w:rsidRDefault="00B06E63" w:rsidP="00B06E63">
      <w:pPr>
        <w:pStyle w:val="BodyText"/>
        <w:numPr>
          <w:ilvl w:val="0"/>
          <w:numId w:val="102"/>
        </w:numPr>
        <w:rPr>
          <w:szCs w:val="28"/>
        </w:rPr>
      </w:pPr>
      <w:r w:rsidRPr="00CB0165">
        <w:rPr>
          <w:szCs w:val="28"/>
        </w:rPr>
        <w:t>Đợt đấu giá</w:t>
      </w:r>
    </w:p>
    <w:p w14:paraId="71E31AFB" w14:textId="77777777" w:rsidR="00B06E63" w:rsidRPr="00CB0165" w:rsidRDefault="00B06E63" w:rsidP="00B06E63">
      <w:pPr>
        <w:pStyle w:val="BodyText"/>
        <w:numPr>
          <w:ilvl w:val="0"/>
          <w:numId w:val="102"/>
        </w:numPr>
        <w:rPr>
          <w:szCs w:val="28"/>
        </w:rPr>
      </w:pPr>
      <w:r w:rsidRPr="00CB0165">
        <w:rPr>
          <w:szCs w:val="28"/>
        </w:rPr>
        <w:t>Thành viên</w:t>
      </w:r>
    </w:p>
    <w:p w14:paraId="308EFDC7" w14:textId="77777777" w:rsidR="00B06E63" w:rsidRPr="00CB0165" w:rsidRDefault="00B06E63" w:rsidP="00B06E63">
      <w:pPr>
        <w:pStyle w:val="BodyText"/>
        <w:numPr>
          <w:ilvl w:val="0"/>
          <w:numId w:val="102"/>
        </w:numPr>
        <w:rPr>
          <w:szCs w:val="28"/>
        </w:rPr>
      </w:pPr>
      <w:r w:rsidRPr="00CB0165">
        <w:rPr>
          <w:szCs w:val="28"/>
        </w:rPr>
        <w:t>Đơn vị lập báo cáo</w:t>
      </w:r>
    </w:p>
    <w:p w14:paraId="78AA9906" w14:textId="77777777" w:rsidR="00B06E63" w:rsidRPr="00CB0165" w:rsidRDefault="00B06E63" w:rsidP="00B06E63">
      <w:pPr>
        <w:pStyle w:val="BodyText"/>
        <w:numPr>
          <w:ilvl w:val="0"/>
          <w:numId w:val="102"/>
        </w:numPr>
        <w:rPr>
          <w:szCs w:val="28"/>
        </w:rPr>
      </w:pPr>
      <w:r w:rsidRPr="00CB0165">
        <w:rPr>
          <w:szCs w:val="28"/>
        </w:rPr>
        <w:t>Người tạo</w:t>
      </w:r>
    </w:p>
    <w:p w14:paraId="43BD844C" w14:textId="77777777" w:rsidR="00B06E63" w:rsidRPr="00CB0165" w:rsidRDefault="00B06E63" w:rsidP="00B06E63">
      <w:pPr>
        <w:pStyle w:val="BodyText"/>
        <w:numPr>
          <w:ilvl w:val="0"/>
          <w:numId w:val="102"/>
        </w:numPr>
        <w:rPr>
          <w:szCs w:val="28"/>
        </w:rPr>
      </w:pPr>
      <w:r w:rsidRPr="00CB0165">
        <w:rPr>
          <w:szCs w:val="28"/>
        </w:rPr>
        <w:t>Người duyệt</w:t>
      </w:r>
    </w:p>
    <w:p w14:paraId="58894108" w14:textId="77777777" w:rsidR="00B06E63" w:rsidRDefault="00B06E63" w:rsidP="00B06E63">
      <w:pPr>
        <w:pStyle w:val="BodyText"/>
        <w:numPr>
          <w:ilvl w:val="0"/>
          <w:numId w:val="102"/>
        </w:numPr>
        <w:rPr>
          <w:szCs w:val="28"/>
        </w:rPr>
      </w:pPr>
      <w:r w:rsidRPr="00CB0165">
        <w:rPr>
          <w:szCs w:val="28"/>
        </w:rPr>
        <w:t>Chức danh</w:t>
      </w:r>
    </w:p>
    <w:p w14:paraId="2490BF8D" w14:textId="77777777" w:rsidR="00B06E63" w:rsidRPr="00CB0165" w:rsidRDefault="00B06E63" w:rsidP="00B06E63">
      <w:pPr>
        <w:pStyle w:val="ListParagraph"/>
        <w:numPr>
          <w:ilvl w:val="0"/>
          <w:numId w:val="15"/>
        </w:numPr>
        <w:rPr>
          <w:sz w:val="28"/>
          <w:szCs w:val="28"/>
          <w:lang w:eastAsia="zh-CN"/>
        </w:rPr>
      </w:pPr>
      <w:r w:rsidRPr="00CB0165">
        <w:rPr>
          <w:sz w:val="28"/>
          <w:szCs w:val="28"/>
          <w:lang w:eastAsia="zh-CN"/>
        </w:rPr>
        <w:t xml:space="preserve">Nhập các thông tin để tạo báo cáo </w:t>
      </w:r>
      <w:r w:rsidRPr="00CB0165">
        <w:rPr>
          <w:sz w:val="28"/>
          <w:szCs w:val="28"/>
        </w:rPr>
        <w:sym w:font="Wingdings" w:char="F0E0"/>
      </w:r>
      <w:r w:rsidRPr="00CB0165">
        <w:rPr>
          <w:sz w:val="28"/>
          <w:szCs w:val="28"/>
          <w:lang w:eastAsia="zh-CN"/>
        </w:rPr>
        <w:t xml:space="preserve"> nhấn chấp nhận, hiển thị ra </w:t>
      </w:r>
      <w:r>
        <w:rPr>
          <w:sz w:val="28"/>
          <w:szCs w:val="28"/>
        </w:rPr>
        <w:t>danh sách nhà đầu tư vi phạm quy chế đấu giá</w:t>
      </w:r>
      <w:r w:rsidRPr="00CB0165">
        <w:rPr>
          <w:sz w:val="28"/>
          <w:szCs w:val="28"/>
          <w:lang w:eastAsia="zh-CN"/>
        </w:rPr>
        <w:t>, cho phép kết xuất báo cáo dưới dạng file word, excel hoặc pdf.</w:t>
      </w:r>
    </w:p>
    <w:p w14:paraId="6011506C" w14:textId="77777777" w:rsidR="00B06E63" w:rsidRDefault="00B06E63" w:rsidP="00B06E63">
      <w:pPr>
        <w:pStyle w:val="Heading5"/>
        <w:numPr>
          <w:ilvl w:val="4"/>
          <w:numId w:val="1"/>
        </w:numPr>
      </w:pPr>
      <w:r>
        <w:t>Báo cáo thống kê</w:t>
      </w:r>
    </w:p>
    <w:p w14:paraId="13473506" w14:textId="77777777" w:rsidR="00B06E63" w:rsidRDefault="00B06E63" w:rsidP="00B06E63">
      <w:pPr>
        <w:pStyle w:val="Heading6"/>
        <w:numPr>
          <w:ilvl w:val="5"/>
          <w:numId w:val="1"/>
        </w:numPr>
      </w:pPr>
      <w:r>
        <w:t>Tình hình phát hành chứng khoán cho NĐT NN</w:t>
      </w:r>
    </w:p>
    <w:p w14:paraId="2DC9EF56" w14:textId="77777777" w:rsidR="00B06E63" w:rsidRPr="00CB0165" w:rsidRDefault="00B06E63" w:rsidP="00B06E63">
      <w:pPr>
        <w:pStyle w:val="BodyText"/>
        <w:rPr>
          <w:szCs w:val="28"/>
          <w:lang w:eastAsia="zh-CN"/>
        </w:rPr>
      </w:pPr>
      <w:r w:rsidRPr="00CB0165">
        <w:rPr>
          <w:b/>
          <w:szCs w:val="28"/>
          <w:lang w:eastAsia="zh-CN"/>
        </w:rPr>
        <w:t xml:space="preserve">Mục đích: </w:t>
      </w:r>
      <w:r>
        <w:rPr>
          <w:szCs w:val="28"/>
          <w:lang w:eastAsia="zh-CN"/>
        </w:rPr>
        <w:t>Kết</w:t>
      </w:r>
      <w:r w:rsidRPr="00CB0165">
        <w:rPr>
          <w:szCs w:val="28"/>
          <w:lang w:eastAsia="zh-CN"/>
        </w:rPr>
        <w:t xml:space="preserve"> xuất </w:t>
      </w:r>
      <w:r>
        <w:rPr>
          <w:szCs w:val="28"/>
          <w:lang w:eastAsia="zh-CN"/>
        </w:rPr>
        <w:t>mẫu báo cáo tình hình phát hành chứng khoán cho NĐT NN</w:t>
      </w:r>
    </w:p>
    <w:p w14:paraId="36EF8D03" w14:textId="77777777" w:rsidR="00B06E63" w:rsidRPr="00CB0165" w:rsidRDefault="00B06E63" w:rsidP="00B06E63">
      <w:pPr>
        <w:pStyle w:val="BodyText"/>
        <w:rPr>
          <w:szCs w:val="28"/>
          <w:lang w:eastAsia="zh-CN"/>
        </w:rPr>
      </w:pPr>
      <w:r w:rsidRPr="00CB0165">
        <w:rPr>
          <w:b/>
          <w:szCs w:val="28"/>
          <w:lang w:eastAsia="zh-CN"/>
        </w:rPr>
        <w:t>Xử lý sự kiện:</w:t>
      </w:r>
      <w:r w:rsidRPr="00CB0165">
        <w:rPr>
          <w:szCs w:val="28"/>
          <w:lang w:eastAsia="zh-CN"/>
        </w:rPr>
        <w:t xml:space="preserve"> </w:t>
      </w:r>
    </w:p>
    <w:p w14:paraId="1F016C9B" w14:textId="77777777" w:rsidR="00B06E63" w:rsidRPr="00497F70" w:rsidRDefault="00B06E63" w:rsidP="00B06E63">
      <w:pPr>
        <w:pStyle w:val="BodyText"/>
        <w:numPr>
          <w:ilvl w:val="0"/>
          <w:numId w:val="15"/>
        </w:numPr>
        <w:rPr>
          <w:szCs w:val="28"/>
        </w:rPr>
      </w:pPr>
      <w:r w:rsidRPr="00CB0165">
        <w:rPr>
          <w:szCs w:val="28"/>
          <w:lang w:eastAsia="zh-CN"/>
        </w:rPr>
        <w:t xml:space="preserve">Đăng nhập vào hệ thống </w:t>
      </w:r>
      <w:r w:rsidRPr="00CB0165">
        <w:rPr>
          <w:szCs w:val="28"/>
        </w:rPr>
        <w:sym w:font="Wingdings" w:char="F0E0"/>
      </w:r>
      <w:r w:rsidRPr="00CB0165">
        <w:rPr>
          <w:szCs w:val="28"/>
          <w:lang w:eastAsia="zh-CN"/>
        </w:rPr>
        <w:t xml:space="preserve"> chọn menu Báo cáo </w:t>
      </w:r>
      <w:r w:rsidRPr="00CB0165">
        <w:rPr>
          <w:szCs w:val="28"/>
          <w:lang w:val="vi-VN"/>
        </w:rPr>
        <w:t xml:space="preserve"> </w:t>
      </w:r>
      <w:r w:rsidRPr="00CB0165">
        <w:rPr>
          <w:szCs w:val="28"/>
        </w:rPr>
        <w:sym w:font="Wingdings" w:char="F0E0"/>
      </w:r>
      <w:r w:rsidRPr="00CB0165">
        <w:rPr>
          <w:szCs w:val="28"/>
        </w:rPr>
        <w:t xml:space="preserve"> chọn chức năng báo cáo t</w:t>
      </w:r>
      <w:r>
        <w:rPr>
          <w:szCs w:val="28"/>
        </w:rPr>
        <w:t>hống kê</w:t>
      </w:r>
      <w:r w:rsidRPr="00CB0165">
        <w:rPr>
          <w:szCs w:val="28"/>
        </w:rPr>
        <w:t xml:space="preserve"> </w:t>
      </w:r>
      <w:r w:rsidRPr="00CB0165">
        <w:rPr>
          <w:szCs w:val="28"/>
        </w:rPr>
        <w:sym w:font="Wingdings" w:char="F0E0"/>
      </w:r>
      <w:r w:rsidRPr="00CB0165">
        <w:rPr>
          <w:szCs w:val="28"/>
        </w:rPr>
        <w:t xml:space="preserve"> Chọn </w:t>
      </w:r>
      <w:r>
        <w:rPr>
          <w:szCs w:val="28"/>
        </w:rPr>
        <w:t>Tình hình phát hành chứng khoán cho NĐT NN</w:t>
      </w:r>
      <w:r w:rsidRPr="00654542">
        <w:rPr>
          <w:szCs w:val="28"/>
        </w:rPr>
        <w:t xml:space="preserve"> </w:t>
      </w:r>
      <w:r w:rsidRPr="00926152">
        <w:rPr>
          <w:szCs w:val="28"/>
        </w:rPr>
        <w:sym w:font="Wingdings" w:char="F0E0"/>
      </w:r>
      <w:r>
        <w:rPr>
          <w:lang w:eastAsia="zh-CN"/>
        </w:rPr>
        <w:t xml:space="preserve"> hệ thống kết xuất mẫu phiếu xuống định dạng word</w:t>
      </w:r>
    </w:p>
    <w:p w14:paraId="14B038D9" w14:textId="77777777" w:rsidR="00B06E63" w:rsidRDefault="00B06E63" w:rsidP="00B06E63">
      <w:pPr>
        <w:pStyle w:val="Heading6"/>
        <w:numPr>
          <w:ilvl w:val="5"/>
          <w:numId w:val="1"/>
        </w:numPr>
      </w:pPr>
      <w:r>
        <w:t xml:space="preserve">Báo cáo hoạt động đấu giá cổ phần </w:t>
      </w:r>
    </w:p>
    <w:p w14:paraId="47819BB2" w14:textId="77777777" w:rsidR="00B06E63" w:rsidRPr="00CB0165" w:rsidRDefault="00B06E63" w:rsidP="00B06E63">
      <w:pPr>
        <w:pStyle w:val="BodyText"/>
        <w:rPr>
          <w:szCs w:val="28"/>
          <w:lang w:eastAsia="zh-CN"/>
        </w:rPr>
      </w:pPr>
      <w:r w:rsidRPr="00CB0165">
        <w:rPr>
          <w:b/>
          <w:szCs w:val="28"/>
          <w:lang w:eastAsia="zh-CN"/>
        </w:rPr>
        <w:t xml:space="preserve">Mục đích: </w:t>
      </w:r>
      <w:r>
        <w:rPr>
          <w:szCs w:val="28"/>
          <w:lang w:eastAsia="zh-CN"/>
        </w:rPr>
        <w:t>Tạo, kết</w:t>
      </w:r>
      <w:r w:rsidRPr="00CB0165">
        <w:rPr>
          <w:szCs w:val="28"/>
          <w:lang w:eastAsia="zh-CN"/>
        </w:rPr>
        <w:t xml:space="preserve"> xuất </w:t>
      </w:r>
      <w:r>
        <w:rPr>
          <w:szCs w:val="28"/>
          <w:lang w:eastAsia="zh-CN"/>
        </w:rPr>
        <w:t xml:space="preserve">báo cáo hoạt động đấu giá cổ phần </w:t>
      </w:r>
    </w:p>
    <w:p w14:paraId="523EE4B6" w14:textId="77777777" w:rsidR="00B06E63" w:rsidRPr="00CB0165" w:rsidRDefault="00B06E63" w:rsidP="00B06E63">
      <w:pPr>
        <w:pStyle w:val="BodyText"/>
        <w:rPr>
          <w:szCs w:val="28"/>
          <w:lang w:eastAsia="zh-CN"/>
        </w:rPr>
      </w:pPr>
      <w:r w:rsidRPr="00CB0165">
        <w:rPr>
          <w:b/>
          <w:szCs w:val="28"/>
          <w:lang w:eastAsia="zh-CN"/>
        </w:rPr>
        <w:t>Xử lý sự kiện:</w:t>
      </w:r>
      <w:r w:rsidRPr="00CB0165">
        <w:rPr>
          <w:szCs w:val="28"/>
          <w:lang w:eastAsia="zh-CN"/>
        </w:rPr>
        <w:t xml:space="preserve"> </w:t>
      </w:r>
    </w:p>
    <w:p w14:paraId="51D90D48" w14:textId="77777777" w:rsidR="00B06E63" w:rsidRPr="00FA2075" w:rsidRDefault="00B06E63" w:rsidP="00B06E63">
      <w:pPr>
        <w:pStyle w:val="BodyText"/>
        <w:numPr>
          <w:ilvl w:val="0"/>
          <w:numId w:val="15"/>
        </w:numPr>
        <w:rPr>
          <w:szCs w:val="28"/>
        </w:rPr>
      </w:pPr>
      <w:r w:rsidRPr="00CB0165">
        <w:rPr>
          <w:szCs w:val="28"/>
          <w:lang w:eastAsia="zh-CN"/>
        </w:rPr>
        <w:lastRenderedPageBreak/>
        <w:t xml:space="preserve">Đăng nhập vào hệ thống </w:t>
      </w:r>
      <w:r w:rsidRPr="00CB0165">
        <w:rPr>
          <w:szCs w:val="28"/>
        </w:rPr>
        <w:sym w:font="Wingdings" w:char="F0E0"/>
      </w:r>
      <w:r w:rsidRPr="00CB0165">
        <w:rPr>
          <w:szCs w:val="28"/>
          <w:lang w:eastAsia="zh-CN"/>
        </w:rPr>
        <w:t xml:space="preserve"> chọn menu Báo cáo </w:t>
      </w:r>
      <w:r w:rsidRPr="00CB0165">
        <w:rPr>
          <w:szCs w:val="28"/>
          <w:lang w:val="vi-VN"/>
        </w:rPr>
        <w:t xml:space="preserve"> </w:t>
      </w:r>
      <w:r w:rsidRPr="00CB0165">
        <w:rPr>
          <w:szCs w:val="28"/>
        </w:rPr>
        <w:sym w:font="Wingdings" w:char="F0E0"/>
      </w:r>
      <w:r w:rsidRPr="00CB0165">
        <w:rPr>
          <w:szCs w:val="28"/>
        </w:rPr>
        <w:t xml:space="preserve"> chọn chức năng báo cáo t</w:t>
      </w:r>
      <w:r>
        <w:rPr>
          <w:szCs w:val="28"/>
        </w:rPr>
        <w:t>hống kê</w:t>
      </w:r>
      <w:r w:rsidRPr="00CB0165">
        <w:rPr>
          <w:szCs w:val="28"/>
        </w:rPr>
        <w:t xml:space="preserve"> </w:t>
      </w:r>
      <w:r w:rsidRPr="00CB0165">
        <w:rPr>
          <w:szCs w:val="28"/>
        </w:rPr>
        <w:sym w:font="Wingdings" w:char="F0E0"/>
      </w:r>
      <w:r w:rsidRPr="00CB0165">
        <w:rPr>
          <w:szCs w:val="28"/>
        </w:rPr>
        <w:t xml:space="preserve"> Chọn </w:t>
      </w:r>
      <w:r>
        <w:rPr>
          <w:szCs w:val="28"/>
        </w:rPr>
        <w:t>Báo cáo hoạt động đấu giá cổ phần</w:t>
      </w:r>
      <w:r w:rsidRPr="00654542">
        <w:rPr>
          <w:szCs w:val="28"/>
        </w:rPr>
        <w:t xml:space="preserve"> </w:t>
      </w:r>
      <w:r w:rsidRPr="00926152">
        <w:rPr>
          <w:szCs w:val="28"/>
        </w:rPr>
        <w:sym w:font="Wingdings" w:char="F0E0"/>
      </w:r>
      <w:r>
        <w:rPr>
          <w:lang w:eastAsia="zh-CN"/>
        </w:rPr>
        <w:t>hiển thị màn hình tạo báo cáo hoạt động đấu giá cổ phần, gồm các thông tin :</w:t>
      </w:r>
    </w:p>
    <w:p w14:paraId="0EDF63F8" w14:textId="77777777" w:rsidR="00B06E63" w:rsidRDefault="00B06E63" w:rsidP="00B06E63">
      <w:pPr>
        <w:pStyle w:val="BodyText"/>
        <w:numPr>
          <w:ilvl w:val="0"/>
          <w:numId w:val="103"/>
        </w:numPr>
        <w:rPr>
          <w:szCs w:val="28"/>
        </w:rPr>
      </w:pPr>
      <w:r>
        <w:rPr>
          <w:szCs w:val="28"/>
        </w:rPr>
        <w:t>Loại chứng khoán</w:t>
      </w:r>
    </w:p>
    <w:p w14:paraId="2B0AC848" w14:textId="77777777" w:rsidR="00B06E63" w:rsidRDefault="00B06E63" w:rsidP="00B06E63">
      <w:pPr>
        <w:pStyle w:val="BodyText"/>
        <w:numPr>
          <w:ilvl w:val="0"/>
          <w:numId w:val="103"/>
        </w:numPr>
        <w:rPr>
          <w:szCs w:val="28"/>
        </w:rPr>
      </w:pPr>
      <w:r>
        <w:rPr>
          <w:szCs w:val="28"/>
        </w:rPr>
        <w:t>Đơn vị lập báo cáo</w:t>
      </w:r>
    </w:p>
    <w:p w14:paraId="57B24BEB" w14:textId="77777777" w:rsidR="00B06E63" w:rsidRDefault="00B06E63" w:rsidP="00B06E63">
      <w:pPr>
        <w:pStyle w:val="BodyText"/>
        <w:numPr>
          <w:ilvl w:val="0"/>
          <w:numId w:val="103"/>
        </w:numPr>
        <w:rPr>
          <w:szCs w:val="28"/>
        </w:rPr>
      </w:pPr>
      <w:r>
        <w:rPr>
          <w:szCs w:val="28"/>
        </w:rPr>
        <w:t>Từ ngày</w:t>
      </w:r>
    </w:p>
    <w:p w14:paraId="6E17676F" w14:textId="77777777" w:rsidR="00B06E63" w:rsidRDefault="00B06E63" w:rsidP="00B06E63">
      <w:pPr>
        <w:pStyle w:val="BodyText"/>
        <w:numPr>
          <w:ilvl w:val="0"/>
          <w:numId w:val="103"/>
        </w:numPr>
        <w:rPr>
          <w:szCs w:val="28"/>
        </w:rPr>
      </w:pPr>
      <w:r>
        <w:rPr>
          <w:szCs w:val="28"/>
        </w:rPr>
        <w:t xml:space="preserve">Đến ngày </w:t>
      </w:r>
    </w:p>
    <w:p w14:paraId="12E81133" w14:textId="77777777" w:rsidR="00B06E63" w:rsidRPr="00497F70" w:rsidRDefault="00B06E63" w:rsidP="00B06E63">
      <w:pPr>
        <w:pStyle w:val="BodyText"/>
        <w:numPr>
          <w:ilvl w:val="0"/>
          <w:numId w:val="15"/>
        </w:numPr>
        <w:rPr>
          <w:szCs w:val="28"/>
        </w:rPr>
      </w:pPr>
      <w:r>
        <w:rPr>
          <w:szCs w:val="28"/>
        </w:rPr>
        <w:t xml:space="preserve">Nhập các thông tin để tạo báo cáo </w:t>
      </w:r>
      <w:r w:rsidRPr="00CB0165">
        <w:rPr>
          <w:szCs w:val="28"/>
        </w:rPr>
        <w:sym w:font="Wingdings" w:char="F0E0"/>
      </w:r>
      <w:r>
        <w:rPr>
          <w:szCs w:val="28"/>
        </w:rPr>
        <w:t xml:space="preserve"> nhấn chấp nhận, hệ thống hiện thị báo cáo hoạt động đấu giá, cho phép </w:t>
      </w:r>
      <w:r w:rsidRPr="00CB0165">
        <w:rPr>
          <w:szCs w:val="28"/>
          <w:lang w:eastAsia="zh-CN"/>
        </w:rPr>
        <w:t>kết xuất báo cáo dưới dạng file word, excel hoặc pdf</w:t>
      </w:r>
    </w:p>
    <w:p w14:paraId="6BE89F60" w14:textId="77777777" w:rsidR="00B06E63" w:rsidRDefault="00B06E63" w:rsidP="00B06E63">
      <w:pPr>
        <w:pStyle w:val="Heading6"/>
        <w:numPr>
          <w:ilvl w:val="5"/>
          <w:numId w:val="1"/>
        </w:numPr>
      </w:pPr>
      <w:r>
        <w:t>Báo cáo hoạt động đấu giá cổ phần tại TTGDCK  Hà Nội (TK1.1)</w:t>
      </w:r>
    </w:p>
    <w:p w14:paraId="56371B83" w14:textId="77777777" w:rsidR="00B06E63" w:rsidRPr="00CB0165" w:rsidRDefault="00B06E63" w:rsidP="00B06E63">
      <w:pPr>
        <w:pStyle w:val="BodyText"/>
        <w:rPr>
          <w:szCs w:val="28"/>
          <w:lang w:eastAsia="zh-CN"/>
        </w:rPr>
      </w:pPr>
      <w:r w:rsidRPr="00CB0165">
        <w:rPr>
          <w:b/>
          <w:szCs w:val="28"/>
          <w:lang w:eastAsia="zh-CN"/>
        </w:rPr>
        <w:t xml:space="preserve">Mục đích: </w:t>
      </w:r>
      <w:r>
        <w:rPr>
          <w:szCs w:val="28"/>
          <w:lang w:eastAsia="zh-CN"/>
        </w:rPr>
        <w:t>Tạo, kết</w:t>
      </w:r>
      <w:r w:rsidRPr="00CB0165">
        <w:rPr>
          <w:szCs w:val="28"/>
          <w:lang w:eastAsia="zh-CN"/>
        </w:rPr>
        <w:t xml:space="preserve"> xuất </w:t>
      </w:r>
      <w:r>
        <w:rPr>
          <w:szCs w:val="28"/>
          <w:lang w:eastAsia="zh-CN"/>
        </w:rPr>
        <w:t>báo cáo hoạt động đấu giá cổ phần tại TTGDCK Hà Nội</w:t>
      </w:r>
    </w:p>
    <w:p w14:paraId="1B275153" w14:textId="77777777" w:rsidR="00B06E63" w:rsidRPr="00CB0165" w:rsidRDefault="00B06E63" w:rsidP="00B06E63">
      <w:pPr>
        <w:pStyle w:val="BodyText"/>
        <w:rPr>
          <w:szCs w:val="28"/>
          <w:lang w:eastAsia="zh-CN"/>
        </w:rPr>
      </w:pPr>
      <w:r w:rsidRPr="00CB0165">
        <w:rPr>
          <w:b/>
          <w:szCs w:val="28"/>
          <w:lang w:eastAsia="zh-CN"/>
        </w:rPr>
        <w:t>Xử lý sự kiện:</w:t>
      </w:r>
      <w:r w:rsidRPr="00CB0165">
        <w:rPr>
          <w:szCs w:val="28"/>
          <w:lang w:eastAsia="zh-CN"/>
        </w:rPr>
        <w:t xml:space="preserve"> </w:t>
      </w:r>
    </w:p>
    <w:p w14:paraId="4E67A3BC" w14:textId="77777777" w:rsidR="00B06E63" w:rsidRPr="00FA2075" w:rsidRDefault="00B06E63" w:rsidP="00B06E63">
      <w:pPr>
        <w:pStyle w:val="BodyText"/>
        <w:numPr>
          <w:ilvl w:val="0"/>
          <w:numId w:val="15"/>
        </w:numPr>
        <w:rPr>
          <w:szCs w:val="28"/>
          <w:lang w:eastAsia="zh-CN"/>
        </w:rPr>
      </w:pPr>
      <w:r w:rsidRPr="00CB0165">
        <w:rPr>
          <w:szCs w:val="28"/>
          <w:lang w:eastAsia="zh-CN"/>
        </w:rPr>
        <w:t xml:space="preserve">Đăng nhập vào hệ thống </w:t>
      </w:r>
      <w:r w:rsidRPr="00CB0165">
        <w:rPr>
          <w:szCs w:val="28"/>
        </w:rPr>
        <w:sym w:font="Wingdings" w:char="F0E0"/>
      </w:r>
      <w:r w:rsidRPr="00CB0165">
        <w:rPr>
          <w:szCs w:val="28"/>
          <w:lang w:eastAsia="zh-CN"/>
        </w:rPr>
        <w:t xml:space="preserve"> chọn menu Báo cáo </w:t>
      </w:r>
      <w:r w:rsidRPr="00CB0165">
        <w:rPr>
          <w:szCs w:val="28"/>
          <w:lang w:val="vi-VN"/>
        </w:rPr>
        <w:t xml:space="preserve"> </w:t>
      </w:r>
      <w:r w:rsidRPr="00CB0165">
        <w:rPr>
          <w:szCs w:val="28"/>
        </w:rPr>
        <w:sym w:font="Wingdings" w:char="F0E0"/>
      </w:r>
      <w:r w:rsidRPr="00CB0165">
        <w:rPr>
          <w:szCs w:val="28"/>
        </w:rPr>
        <w:t xml:space="preserve"> chọn chức năng báo cáo t</w:t>
      </w:r>
      <w:r>
        <w:rPr>
          <w:szCs w:val="28"/>
        </w:rPr>
        <w:t>hống kê</w:t>
      </w:r>
      <w:r w:rsidRPr="00CB0165">
        <w:rPr>
          <w:szCs w:val="28"/>
        </w:rPr>
        <w:t xml:space="preserve"> </w:t>
      </w:r>
      <w:r w:rsidRPr="00CB0165">
        <w:rPr>
          <w:szCs w:val="28"/>
        </w:rPr>
        <w:sym w:font="Wingdings" w:char="F0E0"/>
      </w:r>
      <w:r w:rsidRPr="00CB0165">
        <w:rPr>
          <w:szCs w:val="28"/>
        </w:rPr>
        <w:t xml:space="preserve"> Chọn </w:t>
      </w:r>
      <w:r>
        <w:rPr>
          <w:szCs w:val="28"/>
          <w:lang w:eastAsia="zh-CN"/>
        </w:rPr>
        <w:t xml:space="preserve">báo cáo hoạt động đấu giá cổ phần tại TTGDCK Hà Nội </w:t>
      </w:r>
      <w:r w:rsidRPr="00926152">
        <w:rPr>
          <w:szCs w:val="28"/>
        </w:rPr>
        <w:sym w:font="Wingdings" w:char="F0E0"/>
      </w:r>
      <w:r>
        <w:rPr>
          <w:szCs w:val="28"/>
        </w:rPr>
        <w:t xml:space="preserve"> </w:t>
      </w:r>
      <w:r>
        <w:rPr>
          <w:lang w:eastAsia="zh-CN"/>
        </w:rPr>
        <w:t>hiển thị màn hình tạo báo cáo hoạt động đấu giá cổ phần tại TTGDCK Hà Nội, gồm các thông tin :</w:t>
      </w:r>
    </w:p>
    <w:p w14:paraId="7901412E" w14:textId="77777777" w:rsidR="00B06E63" w:rsidRDefault="00B06E63" w:rsidP="00B06E63">
      <w:pPr>
        <w:pStyle w:val="BodyText"/>
        <w:numPr>
          <w:ilvl w:val="0"/>
          <w:numId w:val="103"/>
        </w:numPr>
        <w:rPr>
          <w:szCs w:val="28"/>
        </w:rPr>
      </w:pPr>
      <w:r>
        <w:rPr>
          <w:szCs w:val="28"/>
        </w:rPr>
        <w:t>Đơn vị lập báo cáo</w:t>
      </w:r>
    </w:p>
    <w:p w14:paraId="402E7267" w14:textId="77777777" w:rsidR="00B06E63" w:rsidRDefault="00B06E63" w:rsidP="00B06E63">
      <w:pPr>
        <w:pStyle w:val="BodyText"/>
        <w:numPr>
          <w:ilvl w:val="0"/>
          <w:numId w:val="103"/>
        </w:numPr>
        <w:rPr>
          <w:szCs w:val="28"/>
        </w:rPr>
      </w:pPr>
      <w:r>
        <w:rPr>
          <w:szCs w:val="28"/>
        </w:rPr>
        <w:t>Từ ngày</w:t>
      </w:r>
    </w:p>
    <w:p w14:paraId="50E7BA73" w14:textId="77777777" w:rsidR="00B06E63" w:rsidRDefault="00B06E63" w:rsidP="00B06E63">
      <w:pPr>
        <w:pStyle w:val="BodyText"/>
        <w:numPr>
          <w:ilvl w:val="0"/>
          <w:numId w:val="103"/>
        </w:numPr>
        <w:rPr>
          <w:szCs w:val="28"/>
        </w:rPr>
      </w:pPr>
      <w:r>
        <w:rPr>
          <w:szCs w:val="28"/>
        </w:rPr>
        <w:t xml:space="preserve">Đến ngày </w:t>
      </w:r>
    </w:p>
    <w:p w14:paraId="64E8B03B" w14:textId="77777777" w:rsidR="00B06E63" w:rsidRDefault="00B06E63" w:rsidP="00B06E63">
      <w:pPr>
        <w:pStyle w:val="BodyText"/>
        <w:numPr>
          <w:ilvl w:val="0"/>
          <w:numId w:val="103"/>
        </w:numPr>
        <w:rPr>
          <w:szCs w:val="28"/>
        </w:rPr>
      </w:pPr>
      <w:r>
        <w:rPr>
          <w:szCs w:val="28"/>
        </w:rPr>
        <w:t>Người tạo</w:t>
      </w:r>
    </w:p>
    <w:p w14:paraId="4DBDBB33" w14:textId="77777777" w:rsidR="00B06E63" w:rsidRDefault="00B06E63" w:rsidP="00B06E63">
      <w:pPr>
        <w:pStyle w:val="BodyText"/>
        <w:numPr>
          <w:ilvl w:val="0"/>
          <w:numId w:val="103"/>
        </w:numPr>
        <w:rPr>
          <w:szCs w:val="28"/>
        </w:rPr>
      </w:pPr>
      <w:r>
        <w:rPr>
          <w:szCs w:val="28"/>
        </w:rPr>
        <w:t>Người duyệt</w:t>
      </w:r>
    </w:p>
    <w:p w14:paraId="02C35F5C" w14:textId="77777777" w:rsidR="00B06E63" w:rsidRPr="00497F70" w:rsidRDefault="00B06E63" w:rsidP="00B06E63">
      <w:pPr>
        <w:pStyle w:val="BodyText"/>
        <w:numPr>
          <w:ilvl w:val="0"/>
          <w:numId w:val="15"/>
        </w:numPr>
        <w:rPr>
          <w:szCs w:val="28"/>
        </w:rPr>
      </w:pPr>
      <w:r>
        <w:rPr>
          <w:szCs w:val="28"/>
        </w:rPr>
        <w:lastRenderedPageBreak/>
        <w:t xml:space="preserve">Nhập các thông tin để tạo báo cáo </w:t>
      </w:r>
      <w:r w:rsidRPr="00CB0165">
        <w:rPr>
          <w:szCs w:val="28"/>
        </w:rPr>
        <w:sym w:font="Wingdings" w:char="F0E0"/>
      </w:r>
      <w:r>
        <w:rPr>
          <w:szCs w:val="28"/>
        </w:rPr>
        <w:t xml:space="preserve"> nhấn chấp nhận, hệ thống hiện thị báo cáo hoạt động đấu giá, cho phép </w:t>
      </w:r>
      <w:r w:rsidRPr="00CB0165">
        <w:rPr>
          <w:szCs w:val="28"/>
          <w:lang w:eastAsia="zh-CN"/>
        </w:rPr>
        <w:t>kết xuất báo cáo dưới dạng file word, excel hoặc pdf</w:t>
      </w:r>
    </w:p>
    <w:p w14:paraId="1C2DF902" w14:textId="77777777" w:rsidR="00B06E63" w:rsidRDefault="00B06E63" w:rsidP="00B06E63">
      <w:pPr>
        <w:pStyle w:val="Heading6"/>
        <w:numPr>
          <w:ilvl w:val="5"/>
          <w:numId w:val="1"/>
        </w:numPr>
      </w:pPr>
      <w:r>
        <w:t xml:space="preserve">Báo cáo hoạt động đấu giá cổ phần tại TTGDCK  Hà Nội(Tkmau2.1) </w:t>
      </w:r>
    </w:p>
    <w:p w14:paraId="2AB67821" w14:textId="77777777" w:rsidR="00B06E63" w:rsidRPr="00CB0165" w:rsidRDefault="00B06E63" w:rsidP="00B06E63">
      <w:pPr>
        <w:pStyle w:val="BodyText"/>
        <w:rPr>
          <w:szCs w:val="28"/>
          <w:lang w:eastAsia="zh-CN"/>
        </w:rPr>
      </w:pPr>
      <w:r w:rsidRPr="00CB0165">
        <w:rPr>
          <w:b/>
          <w:szCs w:val="28"/>
          <w:lang w:eastAsia="zh-CN"/>
        </w:rPr>
        <w:t xml:space="preserve">Mục đích: </w:t>
      </w:r>
      <w:r>
        <w:rPr>
          <w:szCs w:val="28"/>
          <w:lang w:eastAsia="zh-CN"/>
        </w:rPr>
        <w:t>Tạo, kết</w:t>
      </w:r>
      <w:r w:rsidRPr="00CB0165">
        <w:rPr>
          <w:szCs w:val="28"/>
          <w:lang w:eastAsia="zh-CN"/>
        </w:rPr>
        <w:t xml:space="preserve"> xuất </w:t>
      </w:r>
      <w:r>
        <w:rPr>
          <w:szCs w:val="28"/>
          <w:lang w:eastAsia="zh-CN"/>
        </w:rPr>
        <w:t>báo cáo hoạt động đấu giá cổ phần tại TTGDCK Hà Nội theo tổ chức phát hành</w:t>
      </w:r>
    </w:p>
    <w:p w14:paraId="352B4F86" w14:textId="77777777" w:rsidR="00B06E63" w:rsidRPr="00CB0165" w:rsidRDefault="00B06E63" w:rsidP="00B06E63">
      <w:pPr>
        <w:pStyle w:val="BodyText"/>
        <w:rPr>
          <w:szCs w:val="28"/>
          <w:lang w:eastAsia="zh-CN"/>
        </w:rPr>
      </w:pPr>
      <w:r w:rsidRPr="00CB0165">
        <w:rPr>
          <w:b/>
          <w:szCs w:val="28"/>
          <w:lang w:eastAsia="zh-CN"/>
        </w:rPr>
        <w:t>Xử lý sự kiện:</w:t>
      </w:r>
      <w:r w:rsidRPr="00CB0165">
        <w:rPr>
          <w:szCs w:val="28"/>
          <w:lang w:eastAsia="zh-CN"/>
        </w:rPr>
        <w:t xml:space="preserve"> </w:t>
      </w:r>
    </w:p>
    <w:p w14:paraId="599690BC" w14:textId="77777777" w:rsidR="00B06E63" w:rsidRPr="00FA2075" w:rsidRDefault="00B06E63" w:rsidP="00B06E63">
      <w:pPr>
        <w:pStyle w:val="BodyText"/>
        <w:numPr>
          <w:ilvl w:val="0"/>
          <w:numId w:val="15"/>
        </w:numPr>
        <w:rPr>
          <w:szCs w:val="28"/>
          <w:lang w:eastAsia="zh-CN"/>
        </w:rPr>
      </w:pPr>
      <w:r w:rsidRPr="00CB0165">
        <w:rPr>
          <w:szCs w:val="28"/>
          <w:lang w:eastAsia="zh-CN"/>
        </w:rPr>
        <w:t xml:space="preserve">Đăng nhập vào hệ thống </w:t>
      </w:r>
      <w:r w:rsidRPr="00CB0165">
        <w:rPr>
          <w:szCs w:val="28"/>
        </w:rPr>
        <w:sym w:font="Wingdings" w:char="F0E0"/>
      </w:r>
      <w:r w:rsidRPr="00CB0165">
        <w:rPr>
          <w:szCs w:val="28"/>
          <w:lang w:eastAsia="zh-CN"/>
        </w:rPr>
        <w:t xml:space="preserve"> chọn menu Báo cáo </w:t>
      </w:r>
      <w:r w:rsidRPr="00CB0165">
        <w:rPr>
          <w:szCs w:val="28"/>
          <w:lang w:val="vi-VN"/>
        </w:rPr>
        <w:t xml:space="preserve"> </w:t>
      </w:r>
      <w:r w:rsidRPr="00CB0165">
        <w:rPr>
          <w:szCs w:val="28"/>
        </w:rPr>
        <w:sym w:font="Wingdings" w:char="F0E0"/>
      </w:r>
      <w:r w:rsidRPr="00CB0165">
        <w:rPr>
          <w:szCs w:val="28"/>
        </w:rPr>
        <w:t xml:space="preserve"> chọn chức năng báo cáo t</w:t>
      </w:r>
      <w:r>
        <w:rPr>
          <w:szCs w:val="28"/>
        </w:rPr>
        <w:t>hống kê</w:t>
      </w:r>
      <w:r w:rsidRPr="00CB0165">
        <w:rPr>
          <w:szCs w:val="28"/>
        </w:rPr>
        <w:t xml:space="preserve"> </w:t>
      </w:r>
      <w:r w:rsidRPr="00CB0165">
        <w:rPr>
          <w:szCs w:val="28"/>
        </w:rPr>
        <w:sym w:font="Wingdings" w:char="F0E0"/>
      </w:r>
      <w:r w:rsidRPr="00CB0165">
        <w:rPr>
          <w:szCs w:val="28"/>
        </w:rPr>
        <w:t xml:space="preserve"> Chọn </w:t>
      </w:r>
      <w:r>
        <w:rPr>
          <w:szCs w:val="28"/>
          <w:lang w:eastAsia="zh-CN"/>
        </w:rPr>
        <w:t xml:space="preserve">báo cáo hoạt động đấu giá cổ phần tại TTGDCK Hà Nội </w:t>
      </w:r>
      <w:r>
        <w:t xml:space="preserve">(Tkmau2.1) </w:t>
      </w:r>
      <w:r w:rsidRPr="00926152">
        <w:rPr>
          <w:szCs w:val="28"/>
        </w:rPr>
        <w:sym w:font="Wingdings" w:char="F0E0"/>
      </w:r>
      <w:r>
        <w:rPr>
          <w:szCs w:val="28"/>
        </w:rPr>
        <w:t xml:space="preserve"> </w:t>
      </w:r>
      <w:r>
        <w:rPr>
          <w:lang w:eastAsia="zh-CN"/>
        </w:rPr>
        <w:t>hiển thị màn hình tạo báo cáo hoạt động đấu giá cổ phần tại TTGDCK Hà Nội , gồm các thông tin :</w:t>
      </w:r>
    </w:p>
    <w:p w14:paraId="003B59F6" w14:textId="77777777" w:rsidR="00B06E63" w:rsidRDefault="00B06E63" w:rsidP="00B06E63">
      <w:pPr>
        <w:pStyle w:val="BodyText"/>
        <w:numPr>
          <w:ilvl w:val="0"/>
          <w:numId w:val="103"/>
        </w:numPr>
        <w:rPr>
          <w:szCs w:val="28"/>
        </w:rPr>
      </w:pPr>
      <w:r>
        <w:rPr>
          <w:szCs w:val="28"/>
        </w:rPr>
        <w:t>Đơn vị lập báo cáo</w:t>
      </w:r>
    </w:p>
    <w:p w14:paraId="7FF6E7CA" w14:textId="77777777" w:rsidR="00B06E63" w:rsidRDefault="00B06E63" w:rsidP="00B06E63">
      <w:pPr>
        <w:pStyle w:val="BodyText"/>
        <w:numPr>
          <w:ilvl w:val="0"/>
          <w:numId w:val="103"/>
        </w:numPr>
        <w:rPr>
          <w:szCs w:val="28"/>
        </w:rPr>
      </w:pPr>
      <w:r>
        <w:rPr>
          <w:szCs w:val="28"/>
        </w:rPr>
        <w:t>Từ ngày</w:t>
      </w:r>
    </w:p>
    <w:p w14:paraId="3E271DC8" w14:textId="77777777" w:rsidR="00B06E63" w:rsidRDefault="00B06E63" w:rsidP="00B06E63">
      <w:pPr>
        <w:pStyle w:val="BodyText"/>
        <w:numPr>
          <w:ilvl w:val="0"/>
          <w:numId w:val="103"/>
        </w:numPr>
        <w:rPr>
          <w:szCs w:val="28"/>
        </w:rPr>
      </w:pPr>
      <w:r>
        <w:rPr>
          <w:szCs w:val="28"/>
        </w:rPr>
        <w:t xml:space="preserve">Đến ngày </w:t>
      </w:r>
    </w:p>
    <w:p w14:paraId="7DAE4B02" w14:textId="77777777" w:rsidR="00B06E63" w:rsidRDefault="00B06E63" w:rsidP="00B06E63">
      <w:pPr>
        <w:pStyle w:val="BodyText"/>
        <w:numPr>
          <w:ilvl w:val="0"/>
          <w:numId w:val="103"/>
        </w:numPr>
        <w:rPr>
          <w:szCs w:val="28"/>
        </w:rPr>
      </w:pPr>
      <w:r>
        <w:rPr>
          <w:szCs w:val="28"/>
        </w:rPr>
        <w:t>Người tạo</w:t>
      </w:r>
    </w:p>
    <w:p w14:paraId="22808543" w14:textId="77777777" w:rsidR="00B06E63" w:rsidRDefault="00B06E63" w:rsidP="00B06E63">
      <w:pPr>
        <w:pStyle w:val="BodyText"/>
        <w:numPr>
          <w:ilvl w:val="0"/>
          <w:numId w:val="103"/>
        </w:numPr>
        <w:rPr>
          <w:szCs w:val="28"/>
        </w:rPr>
      </w:pPr>
      <w:r>
        <w:rPr>
          <w:szCs w:val="28"/>
        </w:rPr>
        <w:t>Người duyệt</w:t>
      </w:r>
    </w:p>
    <w:p w14:paraId="378526CB" w14:textId="77777777" w:rsidR="00B06E63" w:rsidRPr="00497F70" w:rsidRDefault="00B06E63" w:rsidP="00B06E63">
      <w:pPr>
        <w:pStyle w:val="BodyText"/>
        <w:numPr>
          <w:ilvl w:val="0"/>
          <w:numId w:val="15"/>
        </w:numPr>
        <w:rPr>
          <w:szCs w:val="28"/>
        </w:rPr>
      </w:pPr>
      <w:r>
        <w:rPr>
          <w:szCs w:val="28"/>
        </w:rPr>
        <w:t xml:space="preserve">Nhập các thông tin để tạo báo cáo </w:t>
      </w:r>
      <w:r w:rsidRPr="00CB0165">
        <w:rPr>
          <w:szCs w:val="28"/>
        </w:rPr>
        <w:sym w:font="Wingdings" w:char="F0E0"/>
      </w:r>
      <w:r>
        <w:rPr>
          <w:szCs w:val="28"/>
        </w:rPr>
        <w:t xml:space="preserve"> nhấn chấp nhận, hệ thống hiện thị báo cáo hoạt động đấu giá theo tổ chức phát hành, cho phép </w:t>
      </w:r>
      <w:r w:rsidRPr="00CB0165">
        <w:rPr>
          <w:szCs w:val="28"/>
          <w:lang w:eastAsia="zh-CN"/>
        </w:rPr>
        <w:t>kết xuất báo cáo dưới dạng file word, excel hoặc pdf</w:t>
      </w:r>
    </w:p>
    <w:p w14:paraId="0A2E1038" w14:textId="77777777" w:rsidR="00B06E63" w:rsidRDefault="00B06E63" w:rsidP="00B06E63">
      <w:pPr>
        <w:pStyle w:val="Heading5"/>
        <w:numPr>
          <w:ilvl w:val="4"/>
          <w:numId w:val="1"/>
        </w:numPr>
      </w:pPr>
      <w:r>
        <w:t>Báo cáo khác</w:t>
      </w:r>
    </w:p>
    <w:p w14:paraId="2430D8FC" w14:textId="77777777" w:rsidR="00B06E63" w:rsidRDefault="00B06E63" w:rsidP="00B06E63">
      <w:pPr>
        <w:pStyle w:val="Heading6"/>
        <w:numPr>
          <w:ilvl w:val="5"/>
          <w:numId w:val="1"/>
        </w:numPr>
      </w:pPr>
      <w:r>
        <w:t>Biên bản xác định kết quả đấu giá</w:t>
      </w:r>
    </w:p>
    <w:p w14:paraId="01010E92" w14:textId="77777777" w:rsidR="00B06E63" w:rsidRPr="00CB0165" w:rsidRDefault="00B06E63" w:rsidP="00B06E63">
      <w:pPr>
        <w:pStyle w:val="BodyText"/>
        <w:rPr>
          <w:szCs w:val="28"/>
          <w:lang w:eastAsia="zh-CN"/>
        </w:rPr>
      </w:pPr>
      <w:r w:rsidRPr="00CB0165">
        <w:rPr>
          <w:b/>
          <w:szCs w:val="28"/>
          <w:lang w:eastAsia="zh-CN"/>
        </w:rPr>
        <w:t xml:space="preserve">Mục đích: </w:t>
      </w:r>
      <w:r>
        <w:rPr>
          <w:szCs w:val="28"/>
          <w:lang w:eastAsia="zh-CN"/>
        </w:rPr>
        <w:t>Tạo, kết</w:t>
      </w:r>
      <w:r w:rsidRPr="00CB0165">
        <w:rPr>
          <w:szCs w:val="28"/>
          <w:lang w:eastAsia="zh-CN"/>
        </w:rPr>
        <w:t xml:space="preserve"> xuất </w:t>
      </w:r>
      <w:r>
        <w:rPr>
          <w:szCs w:val="28"/>
          <w:lang w:eastAsia="zh-CN"/>
        </w:rPr>
        <w:t>biên bản xác định kết quả đấu giá cổ  phần của đợt đấu giá</w:t>
      </w:r>
    </w:p>
    <w:p w14:paraId="2098B468" w14:textId="77777777" w:rsidR="00B06E63" w:rsidRPr="00CB0165" w:rsidRDefault="00B06E63" w:rsidP="00B06E63">
      <w:pPr>
        <w:pStyle w:val="BodyText"/>
        <w:rPr>
          <w:szCs w:val="28"/>
          <w:lang w:eastAsia="zh-CN"/>
        </w:rPr>
      </w:pPr>
      <w:r w:rsidRPr="00CB0165">
        <w:rPr>
          <w:b/>
          <w:szCs w:val="28"/>
          <w:lang w:eastAsia="zh-CN"/>
        </w:rPr>
        <w:t>Xử lý sự kiện:</w:t>
      </w:r>
      <w:r w:rsidRPr="00CB0165">
        <w:rPr>
          <w:szCs w:val="28"/>
          <w:lang w:eastAsia="zh-CN"/>
        </w:rPr>
        <w:t xml:space="preserve"> </w:t>
      </w:r>
    </w:p>
    <w:p w14:paraId="1D4DCA8F" w14:textId="77777777" w:rsidR="00B06E63" w:rsidRPr="00FA2075" w:rsidRDefault="00B06E63" w:rsidP="00B06E63">
      <w:pPr>
        <w:pStyle w:val="BodyText"/>
        <w:numPr>
          <w:ilvl w:val="0"/>
          <w:numId w:val="15"/>
        </w:numPr>
        <w:rPr>
          <w:szCs w:val="28"/>
          <w:lang w:eastAsia="zh-CN"/>
        </w:rPr>
      </w:pPr>
      <w:r w:rsidRPr="00CB0165">
        <w:rPr>
          <w:szCs w:val="28"/>
          <w:lang w:eastAsia="zh-CN"/>
        </w:rPr>
        <w:lastRenderedPageBreak/>
        <w:t xml:space="preserve">Đăng nhập vào hệ thống </w:t>
      </w:r>
      <w:r w:rsidRPr="00CB0165">
        <w:rPr>
          <w:szCs w:val="28"/>
        </w:rPr>
        <w:sym w:font="Wingdings" w:char="F0E0"/>
      </w:r>
      <w:r w:rsidRPr="00CB0165">
        <w:rPr>
          <w:szCs w:val="28"/>
          <w:lang w:eastAsia="zh-CN"/>
        </w:rPr>
        <w:t xml:space="preserve"> chọn menu Báo cáo </w:t>
      </w:r>
      <w:r w:rsidRPr="00CB0165">
        <w:rPr>
          <w:szCs w:val="28"/>
          <w:lang w:val="vi-VN"/>
        </w:rPr>
        <w:t xml:space="preserve"> </w:t>
      </w:r>
      <w:r w:rsidRPr="00CB0165">
        <w:rPr>
          <w:szCs w:val="28"/>
        </w:rPr>
        <w:sym w:font="Wingdings" w:char="F0E0"/>
      </w:r>
      <w:r w:rsidRPr="00CB0165">
        <w:rPr>
          <w:szCs w:val="28"/>
        </w:rPr>
        <w:t xml:space="preserve"> chọn chức năng báo cáo </w:t>
      </w:r>
      <w:r>
        <w:rPr>
          <w:szCs w:val="28"/>
        </w:rPr>
        <w:t>khác</w:t>
      </w:r>
      <w:r w:rsidRPr="00CB0165">
        <w:rPr>
          <w:szCs w:val="28"/>
        </w:rPr>
        <w:t xml:space="preserve"> </w:t>
      </w:r>
      <w:r w:rsidRPr="00CB0165">
        <w:rPr>
          <w:szCs w:val="28"/>
        </w:rPr>
        <w:sym w:font="Wingdings" w:char="F0E0"/>
      </w:r>
      <w:r w:rsidRPr="00CB0165">
        <w:rPr>
          <w:szCs w:val="28"/>
        </w:rPr>
        <w:t xml:space="preserve"> Chọn </w:t>
      </w:r>
      <w:r>
        <w:rPr>
          <w:szCs w:val="28"/>
          <w:lang w:eastAsia="zh-CN"/>
        </w:rPr>
        <w:t>Biên bản xác định kết quả đấu giá</w:t>
      </w:r>
      <w:r>
        <w:t xml:space="preserve"> </w:t>
      </w:r>
      <w:r w:rsidRPr="00926152">
        <w:rPr>
          <w:szCs w:val="28"/>
        </w:rPr>
        <w:sym w:font="Wingdings" w:char="F0E0"/>
      </w:r>
      <w:r>
        <w:rPr>
          <w:szCs w:val="28"/>
        </w:rPr>
        <w:t xml:space="preserve"> </w:t>
      </w:r>
      <w:r>
        <w:rPr>
          <w:lang w:eastAsia="zh-CN"/>
        </w:rPr>
        <w:t>hiển thị màn hình tạo biên bản xác định kết quả đợt đấu giá</w:t>
      </w:r>
    </w:p>
    <w:p w14:paraId="4C608795" w14:textId="77777777" w:rsidR="00B06E63" w:rsidRPr="00497F70" w:rsidRDefault="00B06E63" w:rsidP="00B06E63">
      <w:pPr>
        <w:pStyle w:val="BodyText"/>
        <w:numPr>
          <w:ilvl w:val="0"/>
          <w:numId w:val="15"/>
        </w:numPr>
        <w:rPr>
          <w:szCs w:val="28"/>
        </w:rPr>
      </w:pPr>
      <w:r>
        <w:rPr>
          <w:szCs w:val="28"/>
        </w:rPr>
        <w:t xml:space="preserve">Nhập các thông tin để tạo báo cáo </w:t>
      </w:r>
      <w:r w:rsidRPr="00CB0165">
        <w:rPr>
          <w:szCs w:val="28"/>
        </w:rPr>
        <w:sym w:font="Wingdings" w:char="F0E0"/>
      </w:r>
      <w:r>
        <w:rPr>
          <w:szCs w:val="28"/>
        </w:rPr>
        <w:t xml:space="preserve"> nhấn chấp nhận, hệ thống hiện thị biên bản xác nhận kết quả đấu giá của đợt đấu giá, cho phép </w:t>
      </w:r>
      <w:r w:rsidRPr="00CB0165">
        <w:rPr>
          <w:szCs w:val="28"/>
          <w:lang w:eastAsia="zh-CN"/>
        </w:rPr>
        <w:t>kết xuất báo cáo dưới dạng file word, excel hoặc pdf</w:t>
      </w:r>
    </w:p>
    <w:p w14:paraId="2E3E4718" w14:textId="77777777" w:rsidR="00B06E63" w:rsidRDefault="00B06E63" w:rsidP="00B06E63">
      <w:pPr>
        <w:pStyle w:val="Heading6"/>
        <w:numPr>
          <w:ilvl w:val="5"/>
          <w:numId w:val="1"/>
        </w:numPr>
      </w:pPr>
      <w:r>
        <w:t>Thông báo kết quả đăng ký</w:t>
      </w:r>
    </w:p>
    <w:p w14:paraId="263A2B5A" w14:textId="77777777" w:rsidR="00B06E63" w:rsidRPr="00CB0165" w:rsidRDefault="00B06E63" w:rsidP="00B06E63">
      <w:pPr>
        <w:pStyle w:val="BodyText"/>
        <w:rPr>
          <w:szCs w:val="28"/>
          <w:lang w:eastAsia="zh-CN"/>
        </w:rPr>
      </w:pPr>
      <w:r w:rsidRPr="00CB0165">
        <w:rPr>
          <w:b/>
          <w:szCs w:val="28"/>
          <w:lang w:eastAsia="zh-CN"/>
        </w:rPr>
        <w:t xml:space="preserve">Mục đích: </w:t>
      </w:r>
      <w:r>
        <w:rPr>
          <w:szCs w:val="28"/>
          <w:lang w:eastAsia="zh-CN"/>
        </w:rPr>
        <w:t>Tạo, kết</w:t>
      </w:r>
      <w:r w:rsidRPr="00CB0165">
        <w:rPr>
          <w:szCs w:val="28"/>
          <w:lang w:eastAsia="zh-CN"/>
        </w:rPr>
        <w:t xml:space="preserve"> xuất </w:t>
      </w:r>
      <w:r>
        <w:rPr>
          <w:szCs w:val="28"/>
          <w:lang w:eastAsia="zh-CN"/>
        </w:rPr>
        <w:t>thông báo kết quả đăng ký mau cổ phần của đợt đấu giá</w:t>
      </w:r>
    </w:p>
    <w:p w14:paraId="209DE80D" w14:textId="77777777" w:rsidR="00B06E63" w:rsidRPr="00CB0165" w:rsidRDefault="00B06E63" w:rsidP="00B06E63">
      <w:pPr>
        <w:pStyle w:val="BodyText"/>
        <w:rPr>
          <w:szCs w:val="28"/>
          <w:lang w:eastAsia="zh-CN"/>
        </w:rPr>
      </w:pPr>
      <w:r w:rsidRPr="00CB0165">
        <w:rPr>
          <w:b/>
          <w:szCs w:val="28"/>
          <w:lang w:eastAsia="zh-CN"/>
        </w:rPr>
        <w:t>Xử lý sự kiện:</w:t>
      </w:r>
      <w:r w:rsidRPr="00CB0165">
        <w:rPr>
          <w:szCs w:val="28"/>
          <w:lang w:eastAsia="zh-CN"/>
        </w:rPr>
        <w:t xml:space="preserve"> </w:t>
      </w:r>
    </w:p>
    <w:p w14:paraId="64DBF1B8" w14:textId="77777777" w:rsidR="00B06E63" w:rsidRPr="00FA2075" w:rsidRDefault="00B06E63" w:rsidP="00B06E63">
      <w:pPr>
        <w:pStyle w:val="BodyText"/>
        <w:numPr>
          <w:ilvl w:val="0"/>
          <w:numId w:val="15"/>
        </w:numPr>
        <w:rPr>
          <w:szCs w:val="28"/>
          <w:lang w:eastAsia="zh-CN"/>
        </w:rPr>
      </w:pPr>
      <w:r w:rsidRPr="00CB0165">
        <w:rPr>
          <w:szCs w:val="28"/>
          <w:lang w:eastAsia="zh-CN"/>
        </w:rPr>
        <w:t xml:space="preserve">Đăng nhập vào hệ thống </w:t>
      </w:r>
      <w:r w:rsidRPr="00CB0165">
        <w:rPr>
          <w:szCs w:val="28"/>
        </w:rPr>
        <w:sym w:font="Wingdings" w:char="F0E0"/>
      </w:r>
      <w:r w:rsidRPr="00CB0165">
        <w:rPr>
          <w:szCs w:val="28"/>
          <w:lang w:eastAsia="zh-CN"/>
        </w:rPr>
        <w:t xml:space="preserve"> chọn menu Báo cáo </w:t>
      </w:r>
      <w:r w:rsidRPr="00CB0165">
        <w:rPr>
          <w:szCs w:val="28"/>
          <w:lang w:val="vi-VN"/>
        </w:rPr>
        <w:t xml:space="preserve"> </w:t>
      </w:r>
      <w:r w:rsidRPr="00CB0165">
        <w:rPr>
          <w:szCs w:val="28"/>
        </w:rPr>
        <w:sym w:font="Wingdings" w:char="F0E0"/>
      </w:r>
      <w:r w:rsidRPr="00CB0165">
        <w:rPr>
          <w:szCs w:val="28"/>
        </w:rPr>
        <w:t xml:space="preserve"> chọn chức năng báo cáo </w:t>
      </w:r>
      <w:r>
        <w:rPr>
          <w:szCs w:val="28"/>
        </w:rPr>
        <w:t>khác</w:t>
      </w:r>
      <w:r w:rsidRPr="00CB0165">
        <w:rPr>
          <w:szCs w:val="28"/>
        </w:rPr>
        <w:t xml:space="preserve"> </w:t>
      </w:r>
      <w:r w:rsidRPr="00CB0165">
        <w:rPr>
          <w:szCs w:val="28"/>
        </w:rPr>
        <w:sym w:font="Wingdings" w:char="F0E0"/>
      </w:r>
      <w:r w:rsidRPr="00CB0165">
        <w:rPr>
          <w:szCs w:val="28"/>
        </w:rPr>
        <w:t xml:space="preserve"> Chọn </w:t>
      </w:r>
      <w:r>
        <w:rPr>
          <w:szCs w:val="28"/>
          <w:lang w:eastAsia="zh-CN"/>
        </w:rPr>
        <w:t>Thông báo kết quả đấu giá</w:t>
      </w:r>
      <w:r>
        <w:t xml:space="preserve"> </w:t>
      </w:r>
      <w:r w:rsidRPr="00926152">
        <w:rPr>
          <w:szCs w:val="28"/>
        </w:rPr>
        <w:sym w:font="Wingdings" w:char="F0E0"/>
      </w:r>
      <w:r>
        <w:rPr>
          <w:szCs w:val="28"/>
        </w:rPr>
        <w:t xml:space="preserve"> </w:t>
      </w:r>
      <w:r>
        <w:rPr>
          <w:lang w:eastAsia="zh-CN"/>
        </w:rPr>
        <w:t xml:space="preserve">hiển thị màn hình tạo thông báo kết quả đăng ký </w:t>
      </w:r>
    </w:p>
    <w:p w14:paraId="64D5061E" w14:textId="77777777" w:rsidR="00B06E63" w:rsidRPr="00497F70" w:rsidRDefault="00B06E63" w:rsidP="00B06E63">
      <w:pPr>
        <w:pStyle w:val="BodyText"/>
        <w:numPr>
          <w:ilvl w:val="0"/>
          <w:numId w:val="15"/>
        </w:numPr>
        <w:rPr>
          <w:szCs w:val="28"/>
        </w:rPr>
      </w:pPr>
      <w:r>
        <w:rPr>
          <w:szCs w:val="28"/>
        </w:rPr>
        <w:t xml:space="preserve">Nhập các thông tin </w:t>
      </w:r>
      <w:r w:rsidRPr="00CB0165">
        <w:rPr>
          <w:szCs w:val="28"/>
        </w:rPr>
        <w:sym w:font="Wingdings" w:char="F0E0"/>
      </w:r>
      <w:r>
        <w:rPr>
          <w:szCs w:val="28"/>
        </w:rPr>
        <w:t xml:space="preserve"> nhấn chấp nhận, hệ thống hiện thị thông báo kết quả đăng ký mau cổ phần của đợt đấu giá, cho phép </w:t>
      </w:r>
      <w:r w:rsidRPr="00CB0165">
        <w:rPr>
          <w:szCs w:val="28"/>
          <w:lang w:eastAsia="zh-CN"/>
        </w:rPr>
        <w:t>kết xuất báo cáo dưới dạng file word, excel hoặc pdf</w:t>
      </w:r>
    </w:p>
    <w:p w14:paraId="5B58AAC7" w14:textId="77777777" w:rsidR="00B06E63" w:rsidRDefault="00B06E63" w:rsidP="00B06E63">
      <w:pPr>
        <w:pStyle w:val="Heading6"/>
        <w:numPr>
          <w:ilvl w:val="5"/>
          <w:numId w:val="1"/>
        </w:numPr>
      </w:pPr>
      <w:r>
        <w:t>Tạm dừng đợt đấu giá</w:t>
      </w:r>
    </w:p>
    <w:p w14:paraId="739C7420" w14:textId="77777777" w:rsidR="00B06E63" w:rsidRPr="00CB0165" w:rsidRDefault="00B06E63" w:rsidP="00B06E63">
      <w:pPr>
        <w:pStyle w:val="BodyText"/>
        <w:rPr>
          <w:szCs w:val="28"/>
          <w:lang w:eastAsia="zh-CN"/>
        </w:rPr>
      </w:pPr>
      <w:r w:rsidRPr="00CB0165">
        <w:rPr>
          <w:b/>
          <w:szCs w:val="28"/>
          <w:lang w:eastAsia="zh-CN"/>
        </w:rPr>
        <w:t xml:space="preserve">Mục đích: </w:t>
      </w:r>
      <w:r>
        <w:rPr>
          <w:szCs w:val="28"/>
          <w:lang w:eastAsia="zh-CN"/>
        </w:rPr>
        <w:t>Tạo, kết</w:t>
      </w:r>
      <w:r w:rsidRPr="00CB0165">
        <w:rPr>
          <w:szCs w:val="28"/>
          <w:lang w:eastAsia="zh-CN"/>
        </w:rPr>
        <w:t xml:space="preserve"> xuất </w:t>
      </w:r>
      <w:r>
        <w:rPr>
          <w:szCs w:val="28"/>
          <w:lang w:eastAsia="zh-CN"/>
        </w:rPr>
        <w:t xml:space="preserve">thông báo tạm dừng đợt đấu gía cổ phần </w:t>
      </w:r>
    </w:p>
    <w:p w14:paraId="541FD5AD" w14:textId="77777777" w:rsidR="00B06E63" w:rsidRPr="00CB0165" w:rsidRDefault="00B06E63" w:rsidP="00B06E63">
      <w:pPr>
        <w:pStyle w:val="BodyText"/>
        <w:rPr>
          <w:szCs w:val="28"/>
          <w:lang w:eastAsia="zh-CN"/>
        </w:rPr>
      </w:pPr>
      <w:r w:rsidRPr="00CB0165">
        <w:rPr>
          <w:b/>
          <w:szCs w:val="28"/>
          <w:lang w:eastAsia="zh-CN"/>
        </w:rPr>
        <w:t>Xử lý sự kiện:</w:t>
      </w:r>
      <w:r w:rsidRPr="00CB0165">
        <w:rPr>
          <w:szCs w:val="28"/>
          <w:lang w:eastAsia="zh-CN"/>
        </w:rPr>
        <w:t xml:space="preserve"> </w:t>
      </w:r>
    </w:p>
    <w:p w14:paraId="645536F8" w14:textId="77777777" w:rsidR="00B06E63" w:rsidRPr="00FA2075" w:rsidRDefault="00B06E63" w:rsidP="00B06E63">
      <w:pPr>
        <w:pStyle w:val="BodyText"/>
        <w:numPr>
          <w:ilvl w:val="0"/>
          <w:numId w:val="15"/>
        </w:numPr>
        <w:rPr>
          <w:szCs w:val="28"/>
          <w:lang w:eastAsia="zh-CN"/>
        </w:rPr>
      </w:pPr>
      <w:r w:rsidRPr="00CB0165">
        <w:rPr>
          <w:szCs w:val="28"/>
          <w:lang w:eastAsia="zh-CN"/>
        </w:rPr>
        <w:t xml:space="preserve">Đăng nhập vào hệ thống </w:t>
      </w:r>
      <w:r w:rsidRPr="00CB0165">
        <w:rPr>
          <w:szCs w:val="28"/>
        </w:rPr>
        <w:sym w:font="Wingdings" w:char="F0E0"/>
      </w:r>
      <w:r w:rsidRPr="00CB0165">
        <w:rPr>
          <w:szCs w:val="28"/>
          <w:lang w:eastAsia="zh-CN"/>
        </w:rPr>
        <w:t xml:space="preserve"> chọn menu Báo cáo </w:t>
      </w:r>
      <w:r w:rsidRPr="00CB0165">
        <w:rPr>
          <w:szCs w:val="28"/>
          <w:lang w:val="vi-VN"/>
        </w:rPr>
        <w:t xml:space="preserve"> </w:t>
      </w:r>
      <w:r w:rsidRPr="00CB0165">
        <w:rPr>
          <w:szCs w:val="28"/>
        </w:rPr>
        <w:sym w:font="Wingdings" w:char="F0E0"/>
      </w:r>
      <w:r w:rsidRPr="00CB0165">
        <w:rPr>
          <w:szCs w:val="28"/>
        </w:rPr>
        <w:t xml:space="preserve"> chọn chức năng báo cáo </w:t>
      </w:r>
      <w:r>
        <w:rPr>
          <w:szCs w:val="28"/>
        </w:rPr>
        <w:t>khác</w:t>
      </w:r>
      <w:r w:rsidRPr="00CB0165">
        <w:rPr>
          <w:szCs w:val="28"/>
        </w:rPr>
        <w:t xml:space="preserve"> </w:t>
      </w:r>
      <w:r w:rsidRPr="00CB0165">
        <w:rPr>
          <w:szCs w:val="28"/>
        </w:rPr>
        <w:sym w:font="Wingdings" w:char="F0E0"/>
      </w:r>
      <w:r w:rsidRPr="00CB0165">
        <w:rPr>
          <w:szCs w:val="28"/>
        </w:rPr>
        <w:t xml:space="preserve"> Chọn </w:t>
      </w:r>
      <w:r>
        <w:rPr>
          <w:szCs w:val="28"/>
          <w:lang w:eastAsia="zh-CN"/>
        </w:rPr>
        <w:t>tạm dừng đợt đấu giá</w:t>
      </w:r>
      <w:r>
        <w:t xml:space="preserve"> </w:t>
      </w:r>
      <w:r w:rsidRPr="00926152">
        <w:rPr>
          <w:szCs w:val="28"/>
        </w:rPr>
        <w:sym w:font="Wingdings" w:char="F0E0"/>
      </w:r>
      <w:r>
        <w:rPr>
          <w:szCs w:val="28"/>
        </w:rPr>
        <w:t xml:space="preserve"> </w:t>
      </w:r>
      <w:r>
        <w:rPr>
          <w:lang w:eastAsia="zh-CN"/>
        </w:rPr>
        <w:t>hiển thị màn hình tạo thông báo tạm dừng đợt đấu giá</w:t>
      </w:r>
    </w:p>
    <w:p w14:paraId="342AC23A" w14:textId="77777777" w:rsidR="00B06E63" w:rsidRPr="00497F70" w:rsidRDefault="00B06E63" w:rsidP="00B06E63">
      <w:pPr>
        <w:pStyle w:val="BodyText"/>
        <w:numPr>
          <w:ilvl w:val="0"/>
          <w:numId w:val="15"/>
        </w:numPr>
        <w:rPr>
          <w:szCs w:val="28"/>
        </w:rPr>
      </w:pPr>
      <w:r>
        <w:rPr>
          <w:szCs w:val="28"/>
        </w:rPr>
        <w:t xml:space="preserve">Nhập các thông tin </w:t>
      </w:r>
      <w:r w:rsidRPr="00CB0165">
        <w:rPr>
          <w:szCs w:val="28"/>
        </w:rPr>
        <w:sym w:font="Wingdings" w:char="F0E0"/>
      </w:r>
      <w:r>
        <w:rPr>
          <w:szCs w:val="28"/>
        </w:rPr>
        <w:t xml:space="preserve"> nhấn chấp nhận, hệ thống hiện thị thông báo tạm dừng đợt đấu giá, cho phép </w:t>
      </w:r>
      <w:r w:rsidRPr="00CB0165">
        <w:rPr>
          <w:szCs w:val="28"/>
          <w:lang w:eastAsia="zh-CN"/>
        </w:rPr>
        <w:t>kết xuất báo cáo dưới dạng file word, excel hoặc pdf</w:t>
      </w:r>
    </w:p>
    <w:p w14:paraId="676A07C1" w14:textId="77777777" w:rsidR="00B06E63" w:rsidRDefault="00B06E63" w:rsidP="00B06E63">
      <w:pPr>
        <w:pStyle w:val="Heading6"/>
        <w:numPr>
          <w:ilvl w:val="5"/>
          <w:numId w:val="1"/>
        </w:numPr>
      </w:pPr>
      <w:r>
        <w:lastRenderedPageBreak/>
        <w:t>Thông báo hủy đợt đấu giá</w:t>
      </w:r>
    </w:p>
    <w:p w14:paraId="69B86B66" w14:textId="77777777" w:rsidR="00B06E63" w:rsidRPr="00CB0165" w:rsidRDefault="00B06E63" w:rsidP="00B06E63">
      <w:pPr>
        <w:pStyle w:val="BodyText"/>
        <w:rPr>
          <w:szCs w:val="28"/>
          <w:lang w:eastAsia="zh-CN"/>
        </w:rPr>
      </w:pPr>
      <w:r w:rsidRPr="00CB0165">
        <w:rPr>
          <w:b/>
          <w:szCs w:val="28"/>
          <w:lang w:eastAsia="zh-CN"/>
        </w:rPr>
        <w:t xml:space="preserve">Mục đích: </w:t>
      </w:r>
      <w:r>
        <w:rPr>
          <w:szCs w:val="28"/>
          <w:lang w:eastAsia="zh-CN"/>
        </w:rPr>
        <w:t>Tạo, kết</w:t>
      </w:r>
      <w:r w:rsidRPr="00CB0165">
        <w:rPr>
          <w:szCs w:val="28"/>
          <w:lang w:eastAsia="zh-CN"/>
        </w:rPr>
        <w:t xml:space="preserve"> xuất </w:t>
      </w:r>
      <w:r>
        <w:rPr>
          <w:szCs w:val="28"/>
          <w:lang w:eastAsia="zh-CN"/>
        </w:rPr>
        <w:t xml:space="preserve">thông báo hủy đợt đấu gía cổ phần </w:t>
      </w:r>
    </w:p>
    <w:p w14:paraId="62FD24A9" w14:textId="77777777" w:rsidR="00B06E63" w:rsidRPr="00CB0165" w:rsidRDefault="00B06E63" w:rsidP="00B06E63">
      <w:pPr>
        <w:pStyle w:val="BodyText"/>
        <w:rPr>
          <w:szCs w:val="28"/>
          <w:lang w:eastAsia="zh-CN"/>
        </w:rPr>
      </w:pPr>
      <w:r w:rsidRPr="00CB0165">
        <w:rPr>
          <w:b/>
          <w:szCs w:val="28"/>
          <w:lang w:eastAsia="zh-CN"/>
        </w:rPr>
        <w:t>Xử lý sự kiện:</w:t>
      </w:r>
      <w:r w:rsidRPr="00CB0165">
        <w:rPr>
          <w:szCs w:val="28"/>
          <w:lang w:eastAsia="zh-CN"/>
        </w:rPr>
        <w:t xml:space="preserve"> </w:t>
      </w:r>
    </w:p>
    <w:p w14:paraId="247443DC" w14:textId="77777777" w:rsidR="00B06E63" w:rsidRPr="00FA2075" w:rsidRDefault="00B06E63" w:rsidP="00B06E63">
      <w:pPr>
        <w:pStyle w:val="BodyText"/>
        <w:numPr>
          <w:ilvl w:val="0"/>
          <w:numId w:val="15"/>
        </w:numPr>
        <w:rPr>
          <w:szCs w:val="28"/>
          <w:lang w:eastAsia="zh-CN"/>
        </w:rPr>
      </w:pPr>
      <w:r w:rsidRPr="00CB0165">
        <w:rPr>
          <w:szCs w:val="28"/>
          <w:lang w:eastAsia="zh-CN"/>
        </w:rPr>
        <w:t xml:space="preserve">Đăng nhập vào hệ thống </w:t>
      </w:r>
      <w:r w:rsidRPr="00CB0165">
        <w:rPr>
          <w:szCs w:val="28"/>
        </w:rPr>
        <w:sym w:font="Wingdings" w:char="F0E0"/>
      </w:r>
      <w:r w:rsidRPr="00CB0165">
        <w:rPr>
          <w:szCs w:val="28"/>
          <w:lang w:eastAsia="zh-CN"/>
        </w:rPr>
        <w:t xml:space="preserve"> chọn menu Báo cáo </w:t>
      </w:r>
      <w:r w:rsidRPr="00CB0165">
        <w:rPr>
          <w:szCs w:val="28"/>
          <w:lang w:val="vi-VN"/>
        </w:rPr>
        <w:t xml:space="preserve"> </w:t>
      </w:r>
      <w:r w:rsidRPr="00CB0165">
        <w:rPr>
          <w:szCs w:val="28"/>
        </w:rPr>
        <w:sym w:font="Wingdings" w:char="F0E0"/>
      </w:r>
      <w:r w:rsidRPr="00CB0165">
        <w:rPr>
          <w:szCs w:val="28"/>
        </w:rPr>
        <w:t xml:space="preserve"> chọn chức năng báo cáo </w:t>
      </w:r>
      <w:r>
        <w:rPr>
          <w:szCs w:val="28"/>
        </w:rPr>
        <w:t>khác</w:t>
      </w:r>
      <w:r w:rsidRPr="00CB0165">
        <w:rPr>
          <w:szCs w:val="28"/>
        </w:rPr>
        <w:t xml:space="preserve"> </w:t>
      </w:r>
      <w:r w:rsidRPr="00CB0165">
        <w:rPr>
          <w:szCs w:val="28"/>
        </w:rPr>
        <w:sym w:font="Wingdings" w:char="F0E0"/>
      </w:r>
      <w:r w:rsidRPr="00CB0165">
        <w:rPr>
          <w:szCs w:val="28"/>
        </w:rPr>
        <w:t xml:space="preserve"> Chọn </w:t>
      </w:r>
      <w:r>
        <w:rPr>
          <w:szCs w:val="28"/>
          <w:lang w:eastAsia="zh-CN"/>
        </w:rPr>
        <w:t>Thông báo hủy đợt đấu giá</w:t>
      </w:r>
      <w:r>
        <w:t xml:space="preserve"> </w:t>
      </w:r>
      <w:r w:rsidRPr="00926152">
        <w:rPr>
          <w:szCs w:val="28"/>
        </w:rPr>
        <w:sym w:font="Wingdings" w:char="F0E0"/>
      </w:r>
      <w:r>
        <w:rPr>
          <w:szCs w:val="28"/>
        </w:rPr>
        <w:t xml:space="preserve"> </w:t>
      </w:r>
      <w:r>
        <w:rPr>
          <w:lang w:eastAsia="zh-CN"/>
        </w:rPr>
        <w:t>hiển thị màn hình tạo thông báo hủy đợt đấu giá</w:t>
      </w:r>
    </w:p>
    <w:p w14:paraId="1B5C07F2" w14:textId="77777777" w:rsidR="00B06E63" w:rsidRPr="00517B9A" w:rsidRDefault="00B06E63" w:rsidP="00B06E63">
      <w:pPr>
        <w:pStyle w:val="BodyText"/>
        <w:numPr>
          <w:ilvl w:val="0"/>
          <w:numId w:val="15"/>
        </w:numPr>
        <w:rPr>
          <w:szCs w:val="28"/>
        </w:rPr>
      </w:pPr>
      <w:r>
        <w:rPr>
          <w:szCs w:val="28"/>
        </w:rPr>
        <w:t xml:space="preserve">Nhập các thông tin </w:t>
      </w:r>
      <w:r w:rsidRPr="00CB0165">
        <w:rPr>
          <w:szCs w:val="28"/>
        </w:rPr>
        <w:sym w:font="Wingdings" w:char="F0E0"/>
      </w:r>
      <w:r>
        <w:rPr>
          <w:szCs w:val="28"/>
        </w:rPr>
        <w:t xml:space="preserve"> nhấn chấp nhận, hệ thống hiện thị thông báo hủy đợt đấu giá, cho phép </w:t>
      </w:r>
      <w:r w:rsidRPr="00CB0165">
        <w:rPr>
          <w:szCs w:val="28"/>
          <w:lang w:eastAsia="zh-CN"/>
        </w:rPr>
        <w:t>kết xuất báo cáo dưới dạng file word, excel hoặc pdf</w:t>
      </w:r>
      <w:r>
        <w:rPr>
          <w:szCs w:val="28"/>
          <w:lang w:eastAsia="zh-CN"/>
        </w:rPr>
        <w:t>.</w:t>
      </w:r>
    </w:p>
    <w:p w14:paraId="757E158C" w14:textId="77777777" w:rsidR="00B06E63" w:rsidRDefault="00B06E63" w:rsidP="00824A27">
      <w:pPr>
        <w:pStyle w:val="BodyText"/>
      </w:pPr>
    </w:p>
    <w:p w14:paraId="4CBCA72E" w14:textId="34958D22" w:rsidR="00540438" w:rsidRPr="00A31661" w:rsidRDefault="009276FC" w:rsidP="00540438">
      <w:pPr>
        <w:pStyle w:val="Heading4"/>
      </w:pPr>
      <w:r>
        <w:t>Phân hệ bảng giá trực tuyến</w:t>
      </w:r>
    </w:p>
    <w:p w14:paraId="5116F006" w14:textId="77777777" w:rsidR="00404734" w:rsidRPr="00404734" w:rsidRDefault="00404734" w:rsidP="00540438">
      <w:pPr>
        <w:pStyle w:val="BodyText"/>
        <w:rPr>
          <w:b/>
          <w:lang w:eastAsia="zh-CN"/>
        </w:rPr>
      </w:pPr>
      <w:r w:rsidRPr="00D47CAE">
        <w:rPr>
          <w:b/>
          <w:lang w:eastAsia="zh-CN"/>
        </w:rPr>
        <w:t>Mục đích</w:t>
      </w:r>
      <w:r w:rsidRPr="00404734">
        <w:rPr>
          <w:b/>
          <w:lang w:eastAsia="zh-CN"/>
        </w:rPr>
        <w:t xml:space="preserve">: </w:t>
      </w:r>
    </w:p>
    <w:p w14:paraId="56DFEE91" w14:textId="438143E8" w:rsidR="00B83DFF" w:rsidRDefault="00404734" w:rsidP="00404734">
      <w:pPr>
        <w:pStyle w:val="BodyText"/>
        <w:ind w:firstLine="0"/>
      </w:pPr>
      <w:r>
        <w:t>B</w:t>
      </w:r>
      <w:commentRangeStart w:id="62"/>
      <w:r w:rsidR="00FC2293">
        <w:t>ảng giá trực tuyến tại website của HOSE</w:t>
      </w:r>
      <w:r w:rsidR="00613CC0">
        <w:t xml:space="preserve"> và bảng giá theo phương thức trình chiếu tại </w:t>
      </w:r>
      <w:r w:rsidR="00A46190">
        <w:t>phiên</w:t>
      </w:r>
      <w:r w:rsidR="00613CC0">
        <w:t xml:space="preserve"> đấu giá công khai</w:t>
      </w:r>
      <w:r w:rsidR="00D11373">
        <w:t xml:space="preserve"> hoặc </w:t>
      </w:r>
      <w:r w:rsidR="00A46190">
        <w:t>phiên</w:t>
      </w:r>
      <w:r w:rsidR="00D11373">
        <w:t xml:space="preserve"> xác định kết quả dựng sổ</w:t>
      </w:r>
      <w:r w:rsidR="00613CC0">
        <w:t>.</w:t>
      </w:r>
    </w:p>
    <w:p w14:paraId="7C6660EE" w14:textId="22DC8FAD" w:rsidR="00540438" w:rsidRDefault="00B83DFF" w:rsidP="00540438">
      <w:pPr>
        <w:pStyle w:val="BodyText"/>
      </w:pPr>
      <w:r>
        <w:t>Phương thức Đấu giá công khai</w:t>
      </w:r>
      <w:r w:rsidR="00A46190">
        <w:t xml:space="preserve"> (chỉ hiển thị tại phiên tổ chức đấu giá công khai)</w:t>
      </w:r>
      <w:r>
        <w:t>: Bảng giá trực tuyến website và bảng trình chiếu hiển thị realtime thông tin lệnh đặt mua của từng Nhà đầu tư theo thứ tự nhập lệnh, hiển thị thông tin Số lượng NĐT, khối lượng hiện nhập/đăng ký và giá tạm khớp. Sau khi khớp lệnh hiển thị thông tin kết quả khớp lệnh đấu giá.</w:t>
      </w:r>
    </w:p>
    <w:p w14:paraId="508E2BC4" w14:textId="59460C41" w:rsidR="00B83DFF" w:rsidRDefault="00B83DFF" w:rsidP="00540438">
      <w:pPr>
        <w:pStyle w:val="BodyText"/>
      </w:pPr>
      <w:r>
        <w:t>Phương thức Book building</w:t>
      </w:r>
      <w:r w:rsidR="00A46190">
        <w:t xml:space="preserve"> (hiển thị tại 5 ngày nhập lệnh và phiên xác định kết quả dựng sổ)</w:t>
      </w:r>
      <w:r>
        <w:t xml:space="preserve">: Bảng giá trực tuyến website hiển thị </w:t>
      </w:r>
      <w:r w:rsidRPr="00B83DFF">
        <w:t>thông tin tổng khối lượng đặt mua theo từng mức giá, tổng số nhà đầu tư, số lệnh và biểu đồ khối lượng cổ phần đặt mua lũy kế theo từng mức giá từ ngày mở sổ lệnh.</w:t>
      </w:r>
      <w:r w:rsidR="00A46190">
        <w:t xml:space="preserve"> Tại phiên xác định kết quả dựng sổ hiển thị thông tin kết quả dựng sổ.</w:t>
      </w:r>
      <w:commentRangeEnd w:id="62"/>
      <w:r w:rsidR="00A46190">
        <w:rPr>
          <w:rStyle w:val="CommentReference"/>
          <w:rFonts w:eastAsia="Times New Roman"/>
          <w:lang w:eastAsia="en-US"/>
        </w:rPr>
        <w:commentReference w:id="62"/>
      </w:r>
    </w:p>
    <w:p w14:paraId="6C90E9CC" w14:textId="77777777" w:rsidR="00404734" w:rsidRDefault="00404734" w:rsidP="00404734">
      <w:pPr>
        <w:pStyle w:val="BodyText"/>
        <w:rPr>
          <w:b/>
          <w:lang w:eastAsia="zh-CN"/>
        </w:rPr>
      </w:pPr>
      <w:r>
        <w:rPr>
          <w:b/>
          <w:lang w:eastAsia="zh-CN"/>
        </w:rPr>
        <w:t xml:space="preserve">Phân tích: </w:t>
      </w:r>
    </w:p>
    <w:p w14:paraId="035482B1" w14:textId="5B6FA804" w:rsidR="00404734" w:rsidRDefault="00404734" w:rsidP="00404734">
      <w:pPr>
        <w:pStyle w:val="BodyText"/>
        <w:ind w:firstLine="0"/>
        <w:rPr>
          <w:lang w:eastAsia="zh-CN"/>
        </w:rPr>
      </w:pPr>
      <w:r>
        <w:rPr>
          <w:lang w:eastAsia="zh-CN"/>
        </w:rPr>
        <w:t>Hệ thống bảng giá gồm 2 phần chính:</w:t>
      </w:r>
    </w:p>
    <w:p w14:paraId="658D9B22" w14:textId="3F5E178A" w:rsidR="00404734" w:rsidRDefault="00404734" w:rsidP="00F56049">
      <w:pPr>
        <w:pStyle w:val="ListBullet"/>
      </w:pPr>
      <w:r>
        <w:lastRenderedPageBreak/>
        <w:t xml:space="preserve">Service bảng giá: kết nối với trang xử lý nghiệp vụ </w:t>
      </w:r>
    </w:p>
    <w:p w14:paraId="38319B35" w14:textId="48F8BFD4" w:rsidR="00404734" w:rsidRDefault="00404734" w:rsidP="00F56049">
      <w:pPr>
        <w:pStyle w:val="ListBullet"/>
      </w:pPr>
      <w:r>
        <w:t>Web bảng giá: kết nối với service bảng giá</w:t>
      </w:r>
    </w:p>
    <w:p w14:paraId="59686202" w14:textId="60C07A2E" w:rsidR="00404734" w:rsidRDefault="00404734" w:rsidP="00F56049">
      <w:pPr>
        <w:pStyle w:val="ListBullet"/>
      </w:pPr>
      <w:r>
        <w:t>Hệ thống cho phép thiết lập đợt đấu giá/book building nào được active lên hệ thống web bảng giá.</w:t>
      </w:r>
    </w:p>
    <w:p w14:paraId="531C193E" w14:textId="36C5DAC5" w:rsidR="00404734" w:rsidRDefault="00404734" w:rsidP="00F56049">
      <w:pPr>
        <w:pStyle w:val="ListBullet"/>
      </w:pPr>
      <w:r>
        <w:t>Khi cán bộ nghiệp vụ/thành viên thực bất kỳ một thao tác nào ảnh hưởng tới trạng thái, dữ liệu lệnh, dữ liệu kết quả của đợt đấu giá/book building thì hệ thống service gửi thông báo realtime cho web bảng giá để hiển thị thông tin bằng công nghệ SignalR</w:t>
      </w:r>
    </w:p>
    <w:p w14:paraId="6A18D224" w14:textId="0D54F2CB" w:rsidR="00404734" w:rsidRDefault="00404734" w:rsidP="00F56049">
      <w:pPr>
        <w:pStyle w:val="ListBullet"/>
      </w:pPr>
      <w:r>
        <w:t>Hệ thống hiển thị các thông tin của đợt đấu giá/book building trên web bảng giá gồm các thông tin sau:</w:t>
      </w:r>
    </w:p>
    <w:p w14:paraId="0EF2FC0A" w14:textId="457212C5" w:rsidR="00404734" w:rsidRDefault="00404734" w:rsidP="00F56049">
      <w:pPr>
        <w:pStyle w:val="ListBullet"/>
      </w:pPr>
      <w:r>
        <w:t>Đối với đợt đấu giá</w:t>
      </w:r>
    </w:p>
    <w:p w14:paraId="4446D939" w14:textId="299C965A" w:rsidR="00404734" w:rsidRDefault="00404734" w:rsidP="00F56049">
      <w:pPr>
        <w:pStyle w:val="ListBullet"/>
      </w:pPr>
      <w:r>
        <w:t>Thông tin chung về đợt đấu giá</w:t>
      </w:r>
      <w:r w:rsidR="004B5B8C">
        <w:t>/book building</w:t>
      </w:r>
      <w:r>
        <w:t>, tổ chức phát hành</w:t>
      </w:r>
    </w:p>
    <w:p w14:paraId="252F7F84" w14:textId="51630F23" w:rsidR="00404734" w:rsidRDefault="00404734" w:rsidP="00F56049">
      <w:pPr>
        <w:pStyle w:val="ListBullet"/>
      </w:pPr>
      <w:r>
        <w:t>Khối lượng bán đấu giá</w:t>
      </w:r>
    </w:p>
    <w:p w14:paraId="6048A1FE" w14:textId="235D1DD7" w:rsidR="00404734" w:rsidRDefault="00404734" w:rsidP="00F56049">
      <w:pPr>
        <w:pStyle w:val="ListBullet"/>
      </w:pPr>
      <w:r>
        <w:t>Tổng khối lượng đã đăng ký (các nhân trong nước/nước ngoài, tổ chức trong nước/nước ngoài)</w:t>
      </w:r>
    </w:p>
    <w:p w14:paraId="240C00D3" w14:textId="51AAF54F" w:rsidR="0064627E" w:rsidRDefault="0064627E" w:rsidP="00F56049">
      <w:pPr>
        <w:pStyle w:val="ListBullet"/>
      </w:pPr>
      <w:r>
        <w:t>Đối với đợt đấu giá trong phiên</w:t>
      </w:r>
    </w:p>
    <w:p w14:paraId="041070A3" w14:textId="535FB561" w:rsidR="00404734" w:rsidRDefault="00404734" w:rsidP="00F56049">
      <w:pPr>
        <w:pStyle w:val="ListBullet"/>
      </w:pPr>
      <w:r>
        <w:t>Thông tin chi tiết từng lệnh của nhà đầ</w:t>
      </w:r>
      <w:r w:rsidR="0064627E">
        <w:t>u tư</w:t>
      </w:r>
    </w:p>
    <w:p w14:paraId="34CC5AEC" w14:textId="2C05B83D" w:rsidR="0064627E" w:rsidRDefault="0064627E" w:rsidP="00F56049">
      <w:pPr>
        <w:pStyle w:val="ListBullet"/>
      </w:pPr>
      <w:r>
        <w:t>Đối với đợt đấu giá đã xác định được kết quả</w:t>
      </w:r>
    </w:p>
    <w:p w14:paraId="3887F3EC" w14:textId="16F3288D" w:rsidR="0064627E" w:rsidRDefault="00404734" w:rsidP="00F56049">
      <w:pPr>
        <w:pStyle w:val="ListBullet"/>
      </w:pPr>
      <w:r>
        <w:t>Top 3 giá cao nhấ</w:t>
      </w:r>
      <w:r w:rsidR="004B5B8C">
        <w:t>t</w:t>
      </w:r>
    </w:p>
    <w:p w14:paraId="1F4B2622" w14:textId="77777777" w:rsidR="0064627E" w:rsidRDefault="0064627E" w:rsidP="00F56049">
      <w:pPr>
        <w:pStyle w:val="ListBullet"/>
      </w:pPr>
      <w:r>
        <w:t>T</w:t>
      </w:r>
      <w:r w:rsidR="00404734">
        <w:t xml:space="preserve">op có khối lượng đặt mua lớn nhất, </w:t>
      </w:r>
    </w:p>
    <w:p w14:paraId="040C704A" w14:textId="4238FE7F" w:rsidR="00404734" w:rsidRDefault="0064627E" w:rsidP="00F56049">
      <w:pPr>
        <w:pStyle w:val="ListBullet"/>
      </w:pPr>
      <w:r>
        <w:t>T</w:t>
      </w:r>
      <w:r w:rsidR="00404734">
        <w:t xml:space="preserve">op giá đấu cao nhất thấp nhất </w:t>
      </w:r>
    </w:p>
    <w:p w14:paraId="1F88214F" w14:textId="67FE7F97" w:rsidR="0064627E" w:rsidRDefault="0064627E" w:rsidP="00F56049">
      <w:pPr>
        <w:pStyle w:val="ListBullet"/>
      </w:pPr>
      <w:r>
        <w:t>Tổng số cổ phần bán được</w:t>
      </w:r>
    </w:p>
    <w:p w14:paraId="2971AF87" w14:textId="4201CD0C" w:rsidR="0064627E" w:rsidRDefault="0064627E" w:rsidP="00F56049">
      <w:pPr>
        <w:pStyle w:val="ListBullet"/>
      </w:pPr>
      <w:r>
        <w:t>Tổng giá trị bán được</w:t>
      </w:r>
    </w:p>
    <w:p w14:paraId="5A24256B" w14:textId="033B86D0" w:rsidR="004B5B8C" w:rsidRDefault="004B5B8C" w:rsidP="00F56049">
      <w:pPr>
        <w:pStyle w:val="ListBullet"/>
      </w:pPr>
      <w:r>
        <w:t>Giá phân phối (đối với book building)</w:t>
      </w:r>
    </w:p>
    <w:p w14:paraId="1EBB61FF" w14:textId="038F92F7" w:rsidR="00E826FB" w:rsidRDefault="00E826FB" w:rsidP="00E826FB">
      <w:pPr>
        <w:pStyle w:val="Heading3"/>
      </w:pPr>
      <w:bookmarkStart w:id="63" w:name="_Toc14772020"/>
      <w:r w:rsidRPr="00FF7B39">
        <w:lastRenderedPageBreak/>
        <w:t>Quy trình nghiệp vụ</w:t>
      </w:r>
      <w:bookmarkEnd w:id="63"/>
      <w:r w:rsidRPr="00FF7B39">
        <w:t xml:space="preserve"> </w:t>
      </w:r>
    </w:p>
    <w:p w14:paraId="51F3FC25" w14:textId="5374E510" w:rsidR="00D52768" w:rsidRDefault="009276FC" w:rsidP="00D52768">
      <w:pPr>
        <w:pStyle w:val="Heading4"/>
      </w:pPr>
      <w:bookmarkStart w:id="64" w:name="_Toc489536413"/>
      <w:bookmarkStart w:id="65" w:name="_Toc8739581"/>
      <w:r>
        <w:t>Phân hệ đấu giá</w:t>
      </w:r>
    </w:p>
    <w:p w14:paraId="181D03A4" w14:textId="51AAAE54" w:rsidR="00D52768" w:rsidRPr="00D52768" w:rsidRDefault="00D52768" w:rsidP="00D52768">
      <w:pPr>
        <w:pStyle w:val="BodyText"/>
        <w:rPr>
          <w:b/>
        </w:rPr>
      </w:pPr>
      <w:r w:rsidRPr="00662EA2">
        <w:rPr>
          <w:b/>
        </w:rPr>
        <w:t xml:space="preserve">* Quy trình </w:t>
      </w:r>
      <w:bookmarkEnd w:id="64"/>
      <w:bookmarkEnd w:id="65"/>
      <w:r w:rsidR="009276FC">
        <w:rPr>
          <w:b/>
        </w:rPr>
        <w:t>tổ chức đợt đấu giá</w:t>
      </w:r>
    </w:p>
    <w:p w14:paraId="2C216925" w14:textId="17CC6A9E" w:rsidR="00D52768" w:rsidRPr="007B04C9" w:rsidRDefault="00D24BCE" w:rsidP="00EC2D9C">
      <w:pPr>
        <w:pStyle w:val="BodyText"/>
        <w:ind w:firstLine="0"/>
        <w:jc w:val="center"/>
      </w:pPr>
      <w:commentRangeStart w:id="66"/>
      <w:commentRangeEnd w:id="66"/>
      <w:r>
        <w:rPr>
          <w:rStyle w:val="CommentReference"/>
          <w:rFonts w:eastAsia="Times New Roman"/>
          <w:lang w:eastAsia="en-US"/>
        </w:rPr>
        <w:lastRenderedPageBreak/>
        <w:commentReference w:id="66"/>
      </w:r>
      <w:r w:rsidR="00EC2D9C" w:rsidRPr="00EC2D9C">
        <w:rPr>
          <w:rFonts w:eastAsia="Times New Roman"/>
          <w:snapToGrid w:val="0"/>
          <w:color w:val="000000"/>
          <w:w w:val="0"/>
          <w:sz w:val="0"/>
          <w:szCs w:val="0"/>
          <w:u w:color="000000"/>
          <w:bdr w:val="none" w:sz="0" w:space="0" w:color="000000"/>
          <w:shd w:val="clear" w:color="000000" w:fill="000000"/>
          <w:lang w:val="x-none" w:eastAsia="x-none" w:bidi="x-none"/>
        </w:rPr>
        <w:t xml:space="preserve"> </w:t>
      </w:r>
      <w:r w:rsidR="00EC2D9C" w:rsidRPr="00EC2D9C">
        <w:rPr>
          <w:noProof/>
          <w:lang w:eastAsia="en-US"/>
        </w:rPr>
        <w:drawing>
          <wp:inline distT="0" distB="0" distL="0" distR="0" wp14:anchorId="65E0F05F" wp14:editId="26C12F42">
            <wp:extent cx="5760720" cy="7997893"/>
            <wp:effectExtent l="0" t="0" r="0" b="3175"/>
            <wp:docPr id="6" name="Picture 6" descr="C:\Users\Win10-1809\OneDrive\Local_Destop\ASS\Design\Quy trình đấu giá.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Win10-1809\OneDrive\Local_Destop\ASS\Design\Quy trình đấu giá.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7997893"/>
                    </a:xfrm>
                    <a:prstGeom prst="rect">
                      <a:avLst/>
                    </a:prstGeom>
                    <a:noFill/>
                    <a:ln>
                      <a:noFill/>
                    </a:ln>
                  </pic:spPr>
                </pic:pic>
              </a:graphicData>
            </a:graphic>
          </wp:inline>
        </w:drawing>
      </w:r>
    </w:p>
    <w:p w14:paraId="18CB7D9F" w14:textId="7F4F037B" w:rsidR="00D52768" w:rsidRDefault="00D52768" w:rsidP="00D52768">
      <w:pPr>
        <w:pStyle w:val="BodyText"/>
        <w:rPr>
          <w:b/>
          <w:lang w:eastAsia="zh-CN"/>
        </w:rPr>
      </w:pPr>
      <w:r w:rsidRPr="007B04C9">
        <w:rPr>
          <w:b/>
          <w:lang w:eastAsia="zh-CN"/>
        </w:rPr>
        <w:t xml:space="preserve"> Mô tả các bước của quy trình</w:t>
      </w:r>
    </w:p>
    <w:p w14:paraId="21D3ABE9" w14:textId="39F1FFF3" w:rsidR="00737A88" w:rsidRDefault="00737A88" w:rsidP="00737A88">
      <w:pPr>
        <w:pStyle w:val="BodyText"/>
      </w:pPr>
      <w:r>
        <w:t xml:space="preserve">Bước 1: </w:t>
      </w:r>
      <w:r w:rsidR="00890F77">
        <w:t>Quản lý tổ chức phát hành</w:t>
      </w:r>
    </w:p>
    <w:p w14:paraId="5076DC24" w14:textId="7ED78868" w:rsidR="00737A88" w:rsidRDefault="00737A88" w:rsidP="00737A88">
      <w:pPr>
        <w:pStyle w:val="BodyText"/>
      </w:pPr>
      <w:r>
        <w:lastRenderedPageBreak/>
        <w:t xml:space="preserve">Bước </w:t>
      </w:r>
      <w:r w:rsidR="00890F77">
        <w:t>2: Quản lý chứng khoán</w:t>
      </w:r>
    </w:p>
    <w:p w14:paraId="7AE82A64" w14:textId="37D6CD6A" w:rsidR="00737A88" w:rsidRDefault="00737A88" w:rsidP="00737A88">
      <w:pPr>
        <w:pStyle w:val="BodyText"/>
      </w:pPr>
      <w:r>
        <w:t xml:space="preserve">Bước 3: </w:t>
      </w:r>
      <w:r w:rsidR="00890F77">
        <w:t>Quản lý tổ chức sở hữu</w:t>
      </w:r>
    </w:p>
    <w:p w14:paraId="46932FA7" w14:textId="519F0B19" w:rsidR="00890F77" w:rsidRDefault="00890F77" w:rsidP="00737A88">
      <w:pPr>
        <w:pStyle w:val="BodyText"/>
      </w:pPr>
      <w:r>
        <w:t>Bước 4: Quản lý đơn vị tư vấn</w:t>
      </w:r>
      <w:r w:rsidR="00EF1D7D">
        <w:t xml:space="preserve"> và tổ chức bảo lãnh (nếu có)</w:t>
      </w:r>
    </w:p>
    <w:p w14:paraId="37AF2BF3" w14:textId="40E35585" w:rsidR="00737A88" w:rsidRDefault="00737A88" w:rsidP="00737A88">
      <w:pPr>
        <w:pStyle w:val="BodyText"/>
      </w:pPr>
      <w:r>
        <w:t xml:space="preserve">Bước </w:t>
      </w:r>
      <w:r w:rsidR="00890F77">
        <w:t>5</w:t>
      </w:r>
      <w:r>
        <w:t xml:space="preserve">: </w:t>
      </w:r>
      <w:r w:rsidR="00890F77">
        <w:t>Thông báo mời chào đại lý tham dự đợt đấu giá</w:t>
      </w:r>
    </w:p>
    <w:p w14:paraId="500D0E87" w14:textId="4F50AB4E" w:rsidR="00F45FE8" w:rsidRDefault="00737A88" w:rsidP="00F45FE8">
      <w:pPr>
        <w:pStyle w:val="BodyText"/>
        <w:rPr>
          <w:ins w:id="67" w:author="Banh Le Van Anh" w:date="2019-07-09T16:36:00Z"/>
        </w:rPr>
      </w:pPr>
      <w:r>
        <w:t xml:space="preserve">Bước </w:t>
      </w:r>
      <w:r w:rsidR="00890F77">
        <w:t>6</w:t>
      </w:r>
      <w:r>
        <w:t xml:space="preserve">: </w:t>
      </w:r>
      <w:r w:rsidR="00890F77">
        <w:t>Thành viên gửi đăng ký tham dự đợt đấu giá</w:t>
      </w:r>
    </w:p>
    <w:p w14:paraId="64C8C0DA" w14:textId="3FA070F2" w:rsidR="00F45FE8" w:rsidRDefault="008C2460">
      <w:pPr>
        <w:pStyle w:val="BodyText"/>
      </w:pPr>
      <w:r>
        <w:t>Bước 7: Q</w:t>
      </w:r>
      <w:r w:rsidR="00F45FE8">
        <w:t xml:space="preserve">uản lý thành viên tham </w:t>
      </w:r>
      <w:r>
        <w:t>gia</w:t>
      </w:r>
    </w:p>
    <w:p w14:paraId="6ADB58A4" w14:textId="3026A3A4" w:rsidR="00737A88" w:rsidRDefault="00737A88" w:rsidP="00737A88">
      <w:pPr>
        <w:pStyle w:val="BodyText"/>
      </w:pPr>
      <w:r>
        <w:t xml:space="preserve">Bước </w:t>
      </w:r>
      <w:r w:rsidR="008C2460">
        <w:t>8</w:t>
      </w:r>
      <w:r>
        <w:t xml:space="preserve">: </w:t>
      </w:r>
      <w:r w:rsidR="00842E4D">
        <w:t>Tạo đợt đấu giá</w:t>
      </w:r>
    </w:p>
    <w:p w14:paraId="7BE46BDC" w14:textId="57B741F7" w:rsidR="00737A88" w:rsidRDefault="00737A88" w:rsidP="00737A88">
      <w:pPr>
        <w:pStyle w:val="BodyText"/>
      </w:pPr>
      <w:r>
        <w:t xml:space="preserve">Bước </w:t>
      </w:r>
      <w:r w:rsidR="008C2460">
        <w:t>9</w:t>
      </w:r>
      <w:r>
        <w:t xml:space="preserve">: </w:t>
      </w:r>
      <w:r w:rsidR="00842E4D">
        <w:t>Nhà đầu tư đăng ký tham dự đợt đấu giá</w:t>
      </w:r>
    </w:p>
    <w:p w14:paraId="37D45C2A" w14:textId="0EF2BCF9" w:rsidR="00842E4D" w:rsidRDefault="00842E4D" w:rsidP="00842E4D">
      <w:pPr>
        <w:pStyle w:val="BodyText"/>
      </w:pPr>
      <w:r>
        <w:t xml:space="preserve">Bước </w:t>
      </w:r>
      <w:r w:rsidR="008C2460">
        <w:t>10</w:t>
      </w:r>
      <w:r>
        <w:t xml:space="preserve">: </w:t>
      </w:r>
      <w:commentRangeStart w:id="68"/>
      <w:r w:rsidRPr="009B261B">
        <w:rPr>
          <w:strike/>
        </w:rPr>
        <w:t>Cán bộ nghiệp vụ thực hiện chuyển tiến trình sang kết thúc đăng ký tham dự.</w:t>
      </w:r>
      <w:commentRangeEnd w:id="68"/>
      <w:r w:rsidR="009B261B" w:rsidRPr="009B261B">
        <w:rPr>
          <w:rStyle w:val="CommentReference"/>
          <w:rFonts w:eastAsia="Times New Roman"/>
          <w:strike/>
          <w:lang w:eastAsia="en-US"/>
        </w:rPr>
        <w:commentReference w:id="68"/>
      </w:r>
    </w:p>
    <w:p w14:paraId="050AC080" w14:textId="22A103B6" w:rsidR="00737A88" w:rsidRDefault="00737A88" w:rsidP="00737A88">
      <w:pPr>
        <w:pStyle w:val="BodyText"/>
      </w:pPr>
      <w:r>
        <w:t>Bướ</w:t>
      </w:r>
      <w:r w:rsidR="00842E4D">
        <w:t xml:space="preserve">c </w:t>
      </w:r>
      <w:r w:rsidR="00AA0104">
        <w:t>11</w:t>
      </w:r>
      <w:r>
        <w:t xml:space="preserve">: </w:t>
      </w:r>
      <w:r w:rsidR="00842E4D">
        <w:t>Thực hiện đặt lệnh cho nhà đầu tư</w:t>
      </w:r>
    </w:p>
    <w:p w14:paraId="75FD4C12" w14:textId="28FD50EE" w:rsidR="00C759B3" w:rsidRDefault="00C759B3" w:rsidP="00C759B3">
      <w:pPr>
        <w:pStyle w:val="BodyText"/>
      </w:pPr>
      <w:r>
        <w:t xml:space="preserve">Bước </w:t>
      </w:r>
      <w:r w:rsidR="00AA0104">
        <w:t>12</w:t>
      </w:r>
      <w:r>
        <w:t xml:space="preserve">: </w:t>
      </w:r>
      <w:r w:rsidR="008C2460" w:rsidRPr="008C2460">
        <w:t>Cán bộ nghiệp vụ</w:t>
      </w:r>
      <w:r>
        <w:t xml:space="preserve"> thực hiện đối chiếu lệnh đặt cho nhà đầu tư</w:t>
      </w:r>
    </w:p>
    <w:p w14:paraId="08879F6F" w14:textId="6A8025FF" w:rsidR="00737A88" w:rsidRDefault="00737A88" w:rsidP="00737A88">
      <w:pPr>
        <w:pStyle w:val="BodyText"/>
      </w:pPr>
      <w:r>
        <w:t xml:space="preserve">Bước </w:t>
      </w:r>
      <w:r w:rsidR="00842E4D">
        <w:t>1</w:t>
      </w:r>
      <w:r w:rsidR="00AA0104">
        <w:t>3</w:t>
      </w:r>
      <w:r>
        <w:t xml:space="preserve">: </w:t>
      </w:r>
      <w:r w:rsidR="00842E4D">
        <w:t>Cán bộ nghiệp vụ thực hiện chuyển tiến trình sang kết thúc nhập lệnh</w:t>
      </w:r>
    </w:p>
    <w:p w14:paraId="0376EA0B" w14:textId="1C018F24" w:rsidR="00842E4D" w:rsidRDefault="00842E4D" w:rsidP="008F5CD2">
      <w:pPr>
        <w:pStyle w:val="BodyText"/>
      </w:pPr>
      <w:r>
        <w:t>Bước 1</w:t>
      </w:r>
      <w:r w:rsidR="00AA0104">
        <w:t>4</w:t>
      </w:r>
      <w:r>
        <w:t>: Cán bộ nghiệp vụ thực hiện xác định kết quả đấu giá</w:t>
      </w:r>
    </w:p>
    <w:p w14:paraId="55FC09E3" w14:textId="6C7E3F84" w:rsidR="00737A88" w:rsidRDefault="00737A88" w:rsidP="00737A88">
      <w:pPr>
        <w:pStyle w:val="BodyText"/>
      </w:pPr>
      <w:r>
        <w:t xml:space="preserve">Bước </w:t>
      </w:r>
      <w:r w:rsidR="00842E4D">
        <w:t>1</w:t>
      </w:r>
      <w:r w:rsidR="00AA0104">
        <w:t>5</w:t>
      </w:r>
      <w:r>
        <w:t xml:space="preserve">: </w:t>
      </w:r>
      <w:r w:rsidR="008F5CD2">
        <w:t>Cán bộ nghiệp vụ c</w:t>
      </w:r>
      <w:r>
        <w:t>huyển thông tin thanh toán</w:t>
      </w:r>
    </w:p>
    <w:p w14:paraId="41143BE1" w14:textId="276DCF97" w:rsidR="00737A88" w:rsidRDefault="00737A88" w:rsidP="00737A88">
      <w:pPr>
        <w:pStyle w:val="BodyText"/>
      </w:pPr>
      <w:r>
        <w:t xml:space="preserve">Bước </w:t>
      </w:r>
      <w:r w:rsidR="00AA0104">
        <w:t>16</w:t>
      </w:r>
      <w:r>
        <w:t xml:space="preserve">: </w:t>
      </w:r>
      <w:r w:rsidR="008F5CD2">
        <w:t>Thành viên thực hiện t</w:t>
      </w:r>
      <w:r>
        <w:t>hanh toán</w:t>
      </w:r>
      <w:r w:rsidR="008F5CD2">
        <w:t xml:space="preserve"> cho nhà đầu tư trúng giá.</w:t>
      </w:r>
    </w:p>
    <w:p w14:paraId="404A0E97" w14:textId="2181BED5" w:rsidR="00737A88" w:rsidRDefault="00737A88" w:rsidP="00737A88">
      <w:pPr>
        <w:pStyle w:val="BodyText"/>
      </w:pPr>
      <w:r>
        <w:t xml:space="preserve">Bước </w:t>
      </w:r>
      <w:r w:rsidR="00AA0104">
        <w:t>17</w:t>
      </w:r>
      <w:r>
        <w:t xml:space="preserve">: </w:t>
      </w:r>
      <w:r w:rsidR="008F5CD2">
        <w:t>Cán bộ nghiệp vụ c</w:t>
      </w:r>
      <w:r>
        <w:t>hố</w:t>
      </w:r>
      <w:r w:rsidR="008F5CD2">
        <w:t>t thanh toán</w:t>
      </w:r>
    </w:p>
    <w:p w14:paraId="15458AE9" w14:textId="39318E33" w:rsidR="00737A88" w:rsidRPr="007B04C9" w:rsidRDefault="00737A88" w:rsidP="00737A88">
      <w:pPr>
        <w:pStyle w:val="BodyText"/>
        <w:rPr>
          <w:b/>
          <w:lang w:eastAsia="zh-CN"/>
        </w:rPr>
      </w:pPr>
      <w:r>
        <w:t xml:space="preserve">Bước </w:t>
      </w:r>
      <w:r w:rsidR="00AA0104">
        <w:t>18</w:t>
      </w:r>
      <w:r>
        <w:t xml:space="preserve">: Kết thúc đợt </w:t>
      </w:r>
      <w:r w:rsidR="008F5CD2">
        <w:t>đấu giá</w:t>
      </w:r>
    </w:p>
    <w:p w14:paraId="6F0BD062" w14:textId="4057DE43" w:rsidR="00B62DE7" w:rsidRDefault="00AC03FF" w:rsidP="00B62DE7">
      <w:pPr>
        <w:pStyle w:val="Heading4"/>
      </w:pPr>
      <w:bookmarkStart w:id="69" w:name="_Toc489536412"/>
      <w:bookmarkStart w:id="70" w:name="_Toc8739580"/>
      <w:r>
        <w:t>Phân hệ book building</w:t>
      </w:r>
    </w:p>
    <w:p w14:paraId="2FA08FEF" w14:textId="0BAE696C" w:rsidR="00B62DE7" w:rsidRPr="004C51A8" w:rsidRDefault="00B62DE7" w:rsidP="00B62DE7">
      <w:pPr>
        <w:pStyle w:val="BodyText"/>
      </w:pPr>
      <w:r>
        <w:t xml:space="preserve">* </w:t>
      </w:r>
      <w:r w:rsidRPr="00B62DE7">
        <w:rPr>
          <w:b/>
        </w:rPr>
        <w:t>Quy trình</w:t>
      </w:r>
      <w:r w:rsidR="00AC03FF">
        <w:rPr>
          <w:b/>
        </w:rPr>
        <w:t xml:space="preserve"> tổ chức đợt book building</w:t>
      </w:r>
      <w:r w:rsidRPr="00B62DE7">
        <w:rPr>
          <w:b/>
        </w:rPr>
        <w:t xml:space="preserve"> </w:t>
      </w:r>
      <w:bookmarkEnd w:id="69"/>
      <w:bookmarkEnd w:id="70"/>
    </w:p>
    <w:p w14:paraId="0E82598F" w14:textId="7A1DB5D8" w:rsidR="008F5ACE" w:rsidRDefault="007076E1" w:rsidP="007076E1">
      <w:pPr>
        <w:pStyle w:val="BodyText"/>
        <w:ind w:firstLine="0"/>
        <w:jc w:val="center"/>
      </w:pPr>
      <w:r w:rsidRPr="007076E1">
        <w:rPr>
          <w:noProof/>
          <w:lang w:eastAsia="en-US"/>
        </w:rPr>
        <w:lastRenderedPageBreak/>
        <w:drawing>
          <wp:inline distT="0" distB="0" distL="0" distR="0" wp14:anchorId="57DE825F" wp14:editId="5114DFC2">
            <wp:extent cx="5760720" cy="6120203"/>
            <wp:effectExtent l="0" t="0" r="0" b="0"/>
            <wp:docPr id="15" name="Picture 15" descr="C:\Users\Win10-1809\OneDrive\Local_Destop\ASS\Design\Bookbui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Win10-1809\OneDrive\Local_Destop\ASS\Design\Bookbuiding.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6120203"/>
                    </a:xfrm>
                    <a:prstGeom prst="rect">
                      <a:avLst/>
                    </a:prstGeom>
                    <a:noFill/>
                    <a:ln>
                      <a:noFill/>
                    </a:ln>
                  </pic:spPr>
                </pic:pic>
              </a:graphicData>
            </a:graphic>
          </wp:inline>
        </w:drawing>
      </w:r>
    </w:p>
    <w:p w14:paraId="52FE6816" w14:textId="6F073965" w:rsidR="00B62DE7" w:rsidRDefault="00B62DE7" w:rsidP="00B62DE7">
      <w:pPr>
        <w:pStyle w:val="BodyText"/>
        <w:rPr>
          <w:b/>
          <w:lang w:eastAsia="zh-CN"/>
        </w:rPr>
      </w:pPr>
      <w:r w:rsidRPr="00B62DE7">
        <w:rPr>
          <w:b/>
          <w:lang w:eastAsia="zh-CN"/>
        </w:rPr>
        <w:t>Mô tả các bước của quy trình</w:t>
      </w:r>
    </w:p>
    <w:p w14:paraId="6FB34974" w14:textId="57FA1621" w:rsidR="00613CC0" w:rsidRDefault="00613CC0" w:rsidP="00613CC0">
      <w:pPr>
        <w:pStyle w:val="BodyText"/>
      </w:pPr>
    </w:p>
    <w:p w14:paraId="781AF1B3" w14:textId="695A9F53" w:rsidR="007076E1" w:rsidRDefault="007076E1" w:rsidP="007076E1">
      <w:pPr>
        <w:pStyle w:val="BodyText"/>
      </w:pPr>
      <w:commentRangeStart w:id="71"/>
      <w:r>
        <w:t xml:space="preserve">Bước 1: </w:t>
      </w:r>
      <w:r w:rsidR="009E10C6">
        <w:t>Quản lý tổ chức phát hành</w:t>
      </w:r>
    </w:p>
    <w:p w14:paraId="3CB75C2F" w14:textId="302FE2EE" w:rsidR="007076E1" w:rsidRDefault="007076E1" w:rsidP="007076E1">
      <w:pPr>
        <w:pStyle w:val="BodyText"/>
      </w:pPr>
      <w:r>
        <w:t xml:space="preserve">Bước 2: </w:t>
      </w:r>
      <w:r w:rsidR="0092146A">
        <w:t xml:space="preserve">Cán bộ nghiệp vụ quản </w:t>
      </w:r>
      <w:r w:rsidR="00737A88">
        <w:t xml:space="preserve">lý </w:t>
      </w:r>
      <w:r>
        <w:t>chứng khoán loại book building</w:t>
      </w:r>
    </w:p>
    <w:p w14:paraId="7AAC19B2" w14:textId="4F5C653C" w:rsidR="008E1BC1" w:rsidRDefault="008E1BC1" w:rsidP="008E1BC1">
      <w:pPr>
        <w:pStyle w:val="BodyText"/>
      </w:pPr>
      <w:r>
        <w:t xml:space="preserve">Bước 3: </w:t>
      </w:r>
      <w:r w:rsidR="009E10C6">
        <w:t>Thêm đợt book building</w:t>
      </w:r>
    </w:p>
    <w:p w14:paraId="3762C0AB" w14:textId="76B7287D" w:rsidR="008E1BC1" w:rsidRDefault="008E1BC1" w:rsidP="008E1BC1">
      <w:pPr>
        <w:pStyle w:val="BodyText"/>
      </w:pPr>
      <w:r>
        <w:t xml:space="preserve">Bước 4: </w:t>
      </w:r>
      <w:r w:rsidR="009E10C6">
        <w:t>Quản lý thành viên đăng ký và tổ chức bảo lãnh nếu có</w:t>
      </w:r>
    </w:p>
    <w:p w14:paraId="3821905D" w14:textId="565F495F" w:rsidR="008E1BC1" w:rsidRDefault="008E1BC1" w:rsidP="008E1BC1">
      <w:pPr>
        <w:pStyle w:val="BodyText"/>
      </w:pPr>
      <w:r>
        <w:t xml:space="preserve">Bước </w:t>
      </w:r>
      <w:r w:rsidR="00021181">
        <w:t>5</w:t>
      </w:r>
      <w:r>
        <w:t xml:space="preserve">: </w:t>
      </w:r>
      <w:r w:rsidR="009E10C6">
        <w:t>Đăng ký thông tin nhà đầu tư</w:t>
      </w:r>
    </w:p>
    <w:p w14:paraId="19B30031" w14:textId="289D6572" w:rsidR="008E1BC1" w:rsidRDefault="008E1BC1" w:rsidP="007076E1">
      <w:pPr>
        <w:pStyle w:val="BodyText"/>
      </w:pPr>
      <w:r>
        <w:lastRenderedPageBreak/>
        <w:t xml:space="preserve">Bước </w:t>
      </w:r>
      <w:r w:rsidR="00021181">
        <w:t>6</w:t>
      </w:r>
      <w:r>
        <w:t xml:space="preserve">: </w:t>
      </w:r>
      <w:r w:rsidR="009E10C6">
        <w:t>Đặt lệnh mua</w:t>
      </w:r>
    </w:p>
    <w:p w14:paraId="56BAEA7A" w14:textId="1FB4A37A" w:rsidR="00021181" w:rsidRDefault="00021181" w:rsidP="007076E1">
      <w:pPr>
        <w:pStyle w:val="BodyText"/>
      </w:pPr>
      <w:r>
        <w:t xml:space="preserve">Bước 7: </w:t>
      </w:r>
      <w:r w:rsidR="009E10C6">
        <w:t>Xác định giá phân phối</w:t>
      </w:r>
    </w:p>
    <w:p w14:paraId="6158502A" w14:textId="6AFB13FD" w:rsidR="007076E1" w:rsidRDefault="007076E1" w:rsidP="007076E1">
      <w:pPr>
        <w:pStyle w:val="BodyText"/>
      </w:pPr>
      <w:r>
        <w:t xml:space="preserve">Bước </w:t>
      </w:r>
      <w:r w:rsidR="008E1BC1">
        <w:t>8</w:t>
      </w:r>
      <w:r>
        <w:t xml:space="preserve">: </w:t>
      </w:r>
      <w:r w:rsidR="009E10C6">
        <w:t>Phân phối tiếp hoặc bảo lãnh nếu có</w:t>
      </w:r>
    </w:p>
    <w:p w14:paraId="71873411" w14:textId="3DDE3C71" w:rsidR="007076E1" w:rsidRDefault="007076E1" w:rsidP="007076E1">
      <w:pPr>
        <w:pStyle w:val="BodyText"/>
      </w:pPr>
      <w:r>
        <w:t xml:space="preserve">Bước </w:t>
      </w:r>
      <w:r w:rsidR="008E1BC1">
        <w:t>9</w:t>
      </w:r>
      <w:r>
        <w:t xml:space="preserve">: </w:t>
      </w:r>
      <w:r w:rsidR="009E10C6">
        <w:t>Chuyển thông tin thanh toán</w:t>
      </w:r>
    </w:p>
    <w:p w14:paraId="6271EDCF" w14:textId="50F4A1EA" w:rsidR="007076E1" w:rsidRDefault="007076E1" w:rsidP="007076E1">
      <w:pPr>
        <w:pStyle w:val="BodyText"/>
      </w:pPr>
      <w:r>
        <w:t xml:space="preserve">Bước </w:t>
      </w:r>
      <w:r w:rsidR="008E1BC1">
        <w:t>10</w:t>
      </w:r>
      <w:r>
        <w:t xml:space="preserve">: </w:t>
      </w:r>
      <w:r w:rsidR="009E10C6">
        <w:t>Thanh toán tiền mua</w:t>
      </w:r>
    </w:p>
    <w:p w14:paraId="530F9BE8" w14:textId="6EEC873C" w:rsidR="001769ED" w:rsidRDefault="001769ED" w:rsidP="007076E1">
      <w:pPr>
        <w:pStyle w:val="BodyText"/>
      </w:pPr>
      <w:r>
        <w:t xml:space="preserve">Bước 11: </w:t>
      </w:r>
      <w:r w:rsidR="009E10C6">
        <w:t xml:space="preserve">Chốt thanh toán </w:t>
      </w:r>
    </w:p>
    <w:p w14:paraId="0331C072" w14:textId="66D4BECB" w:rsidR="007076E1" w:rsidRPr="007076E1" w:rsidRDefault="007076E1" w:rsidP="007076E1">
      <w:pPr>
        <w:pStyle w:val="BodyText"/>
      </w:pPr>
      <w:r>
        <w:t>Bước 1</w:t>
      </w:r>
      <w:r w:rsidR="009C5948">
        <w:t>2</w:t>
      </w:r>
      <w:r>
        <w:t>: Kết thúc đợt book building</w:t>
      </w:r>
      <w:commentRangeEnd w:id="71"/>
      <w:r w:rsidR="001769ED">
        <w:rPr>
          <w:rStyle w:val="CommentReference"/>
          <w:rFonts w:eastAsia="Times New Roman"/>
          <w:lang w:eastAsia="en-US"/>
        </w:rPr>
        <w:commentReference w:id="71"/>
      </w:r>
    </w:p>
    <w:p w14:paraId="2F6C003E" w14:textId="01684829" w:rsidR="00D52768" w:rsidRPr="004758D2" w:rsidRDefault="00D52768" w:rsidP="00D52768">
      <w:pPr>
        <w:pStyle w:val="Heading4"/>
      </w:pPr>
      <w:commentRangeStart w:id="72"/>
      <w:r w:rsidRPr="004758D2">
        <w:t>Hệ thống Bảng giá</w:t>
      </w:r>
      <w:commentRangeEnd w:id="72"/>
      <w:r w:rsidR="00AF5360">
        <w:rPr>
          <w:rStyle w:val="CommentReference"/>
          <w:rFonts w:eastAsia="Times New Roman"/>
          <w:b w:val="0"/>
          <w:bCs w:val="0"/>
          <w:lang w:eastAsia="en-US"/>
        </w:rPr>
        <w:commentReference w:id="72"/>
      </w:r>
    </w:p>
    <w:p w14:paraId="1F3D37BE" w14:textId="5050FC25" w:rsidR="00B62DE7" w:rsidRDefault="00D52768" w:rsidP="00B62DE7">
      <w:pPr>
        <w:pStyle w:val="BodyText"/>
      </w:pPr>
      <w:r w:rsidRPr="004758D2">
        <w:t xml:space="preserve">* </w:t>
      </w:r>
      <w:r w:rsidR="00B62DE7" w:rsidRPr="004758D2">
        <w:t xml:space="preserve">Quy trình xử lý </w:t>
      </w:r>
      <w:r w:rsidR="007770AE" w:rsidRPr="004758D2">
        <w:t>Hệ thống</w:t>
      </w:r>
      <w:r w:rsidR="00D05378" w:rsidRPr="004758D2">
        <w:t xml:space="preserve"> </w:t>
      </w:r>
      <w:r w:rsidR="000E0BFA" w:rsidRPr="004758D2">
        <w:t>B</w:t>
      </w:r>
      <w:r w:rsidR="00B62DE7" w:rsidRPr="004758D2">
        <w:t>ảng giá</w:t>
      </w:r>
    </w:p>
    <w:p w14:paraId="273321C8" w14:textId="200D1D52" w:rsidR="001B4B20" w:rsidRDefault="001B4B20" w:rsidP="00B62DE7">
      <w:pPr>
        <w:pStyle w:val="BodyText"/>
      </w:pPr>
      <w:r>
        <w:object w:dxaOrig="10249" w:dyaOrig="8629" w14:anchorId="0559ED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45pt;height:381.45pt" o:ole="">
            <v:imagedata r:id="rId15" o:title=""/>
          </v:shape>
          <o:OLEObject Type="Embed" ProgID="Visio.Drawing.15" ShapeID="_x0000_i1025" DrawAspect="Content" ObjectID="_1626876294" r:id="rId16"/>
        </w:object>
      </w:r>
    </w:p>
    <w:p w14:paraId="0A9043C0" w14:textId="3273D1BB" w:rsidR="00B62DE7" w:rsidRPr="005476F2" w:rsidRDefault="00B62DE7" w:rsidP="00B62DE7">
      <w:pPr>
        <w:pStyle w:val="BodyText"/>
      </w:pPr>
      <w:r w:rsidRPr="00D56652">
        <w:lastRenderedPageBreak/>
        <w:t xml:space="preserve">Bước 1: </w:t>
      </w:r>
      <w:r w:rsidR="00057316" w:rsidRPr="00D56652">
        <w:t xml:space="preserve">Hệ thống </w:t>
      </w:r>
      <w:r w:rsidR="001C7238" w:rsidRPr="00D56652">
        <w:t>bảng giá</w:t>
      </w:r>
      <w:r w:rsidRPr="00D56652">
        <w:t xml:space="preserve"> Thực hiện kết nối, yêu cầu dữ liệu từ bảng giá services</w:t>
      </w:r>
    </w:p>
    <w:p w14:paraId="5B83DA6A" w14:textId="064FC6FE" w:rsidR="00B62DE7" w:rsidRDefault="00B62DE7" w:rsidP="00B62DE7">
      <w:pPr>
        <w:pStyle w:val="BodyText"/>
      </w:pPr>
      <w:r w:rsidRPr="005476F2">
        <w:t xml:space="preserve">Bước 2: </w:t>
      </w:r>
      <w:r w:rsidR="007770AE">
        <w:t>Hệ thống bảng giá</w:t>
      </w:r>
      <w:r>
        <w:t xml:space="preserve"> </w:t>
      </w:r>
      <w:r w:rsidRPr="005476F2">
        <w:t>services</w:t>
      </w:r>
      <w:r>
        <w:t xml:space="preserve"> tiếp nhận và thực hiện kết nối </w:t>
      </w:r>
    </w:p>
    <w:p w14:paraId="6C5F0127" w14:textId="5F1B282C" w:rsidR="00B62DE7" w:rsidRDefault="00B62DE7" w:rsidP="00B62DE7">
      <w:pPr>
        <w:pStyle w:val="BodyText"/>
      </w:pPr>
      <w:r w:rsidRPr="005476F2">
        <w:t xml:space="preserve">Bước </w:t>
      </w:r>
      <w:r>
        <w:t>3</w:t>
      </w:r>
      <w:r w:rsidRPr="005476F2">
        <w:t xml:space="preserve">: </w:t>
      </w:r>
      <w:r w:rsidR="007770AE">
        <w:t>Hệ thống bảng giá</w:t>
      </w:r>
      <w:r>
        <w:t xml:space="preserve"> </w:t>
      </w:r>
      <w:r w:rsidRPr="005476F2">
        <w:t>services</w:t>
      </w:r>
      <w:r>
        <w:t xml:space="preserve"> xử lý yêu cầu, trả dữ liệu cần thiết cho </w:t>
      </w:r>
      <w:r w:rsidR="007770AE">
        <w:t>Hệ thống bảng giá</w:t>
      </w:r>
    </w:p>
    <w:p w14:paraId="32C63863" w14:textId="00030EAA" w:rsidR="00B62DE7" w:rsidRDefault="00B62DE7" w:rsidP="00B62DE7">
      <w:pPr>
        <w:pStyle w:val="BodyText"/>
      </w:pPr>
      <w:r w:rsidRPr="005476F2">
        <w:t xml:space="preserve">Bước </w:t>
      </w:r>
      <w:r>
        <w:t>4</w:t>
      </w:r>
      <w:r w:rsidRPr="005476F2">
        <w:t xml:space="preserve">: </w:t>
      </w:r>
      <w:r w:rsidR="007770AE">
        <w:t>Hệ thống bảng giá</w:t>
      </w:r>
      <w:r>
        <w:t xml:space="preserve"> nhận trả dữ liệu trả về và lưu vào bộ nhớ</w:t>
      </w:r>
    </w:p>
    <w:p w14:paraId="796DEE1A" w14:textId="613D6AE1" w:rsidR="00B62DE7" w:rsidRDefault="00B62DE7" w:rsidP="00B62DE7">
      <w:pPr>
        <w:pStyle w:val="BodyText"/>
      </w:pPr>
      <w:r>
        <w:t xml:space="preserve">Bước 5: </w:t>
      </w:r>
      <w:r w:rsidR="007770AE">
        <w:t>Hệ thống bảng giá</w:t>
      </w:r>
      <w:r>
        <w:t xml:space="preserve"> hiển thị dữ liệu cho người sử dụng</w:t>
      </w:r>
    </w:p>
    <w:p w14:paraId="1A7847F3" w14:textId="77777777" w:rsidR="00E826FB" w:rsidRPr="00FF7B39" w:rsidRDefault="00E826FB" w:rsidP="00583729">
      <w:pPr>
        <w:pStyle w:val="Heading3"/>
      </w:pPr>
      <w:bookmarkStart w:id="73" w:name="_Toc14772021"/>
      <w:r w:rsidRPr="00FF7B39">
        <w:t>Danh sách các tác nhân hệ thống</w:t>
      </w:r>
      <w:bookmarkEnd w:id="73"/>
    </w:p>
    <w:tbl>
      <w:tblPr>
        <w:tblW w:w="88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51"/>
        <w:gridCol w:w="3680"/>
        <w:gridCol w:w="2835"/>
        <w:gridCol w:w="1520"/>
      </w:tblGrid>
      <w:tr w:rsidR="00FF7B39" w:rsidRPr="00FF7B39" w14:paraId="2801FCBF" w14:textId="77777777" w:rsidTr="00003E61">
        <w:trPr>
          <w:tblHeader/>
          <w:jc w:val="center"/>
        </w:trPr>
        <w:tc>
          <w:tcPr>
            <w:tcW w:w="851" w:type="dxa"/>
            <w:vAlign w:val="center"/>
          </w:tcPr>
          <w:p w14:paraId="136D0514" w14:textId="77777777" w:rsidR="00043260" w:rsidRPr="00FF7B39" w:rsidRDefault="00043260" w:rsidP="000C32F0">
            <w:pPr>
              <w:pStyle w:val="BodyText"/>
              <w:spacing w:line="312" w:lineRule="auto"/>
              <w:ind w:firstLine="0"/>
              <w:jc w:val="center"/>
              <w:rPr>
                <w:b/>
                <w:bCs/>
                <w:szCs w:val="28"/>
                <w:lang w:eastAsia="zh-CN"/>
              </w:rPr>
            </w:pPr>
            <w:r w:rsidRPr="00FF7B39">
              <w:rPr>
                <w:b/>
                <w:bCs/>
                <w:szCs w:val="28"/>
                <w:lang w:eastAsia="zh-CN"/>
              </w:rPr>
              <w:t>STT</w:t>
            </w:r>
          </w:p>
        </w:tc>
        <w:tc>
          <w:tcPr>
            <w:tcW w:w="3680" w:type="dxa"/>
            <w:vAlign w:val="center"/>
          </w:tcPr>
          <w:p w14:paraId="586894E6" w14:textId="77777777" w:rsidR="00043260" w:rsidRPr="00FF7B39" w:rsidRDefault="00043260" w:rsidP="000C32F0">
            <w:pPr>
              <w:pStyle w:val="BodyText"/>
              <w:spacing w:line="312" w:lineRule="auto"/>
              <w:ind w:firstLine="0"/>
              <w:jc w:val="center"/>
              <w:rPr>
                <w:b/>
                <w:bCs/>
                <w:szCs w:val="28"/>
                <w:lang w:eastAsia="zh-CN"/>
              </w:rPr>
            </w:pPr>
            <w:r w:rsidRPr="00FF7B39">
              <w:rPr>
                <w:b/>
                <w:bCs/>
                <w:szCs w:val="28"/>
                <w:lang w:eastAsia="zh-CN"/>
              </w:rPr>
              <w:t>Tên tác nhân</w:t>
            </w:r>
          </w:p>
        </w:tc>
        <w:tc>
          <w:tcPr>
            <w:tcW w:w="2835" w:type="dxa"/>
            <w:vAlign w:val="center"/>
          </w:tcPr>
          <w:p w14:paraId="3F252414" w14:textId="77777777" w:rsidR="00043260" w:rsidRPr="00FF7B39" w:rsidRDefault="00043260" w:rsidP="000C32F0">
            <w:pPr>
              <w:pStyle w:val="BodyText"/>
              <w:spacing w:line="312" w:lineRule="auto"/>
              <w:ind w:firstLine="0"/>
              <w:jc w:val="center"/>
              <w:rPr>
                <w:b/>
                <w:bCs/>
                <w:szCs w:val="28"/>
                <w:lang w:eastAsia="zh-CN"/>
              </w:rPr>
            </w:pPr>
            <w:r w:rsidRPr="00FF7B39">
              <w:rPr>
                <w:b/>
                <w:bCs/>
                <w:szCs w:val="28"/>
                <w:lang w:eastAsia="zh-CN"/>
              </w:rPr>
              <w:t>Vai trò của tác nhân trong hệ thống</w:t>
            </w:r>
          </w:p>
        </w:tc>
        <w:tc>
          <w:tcPr>
            <w:tcW w:w="1520" w:type="dxa"/>
            <w:vAlign w:val="center"/>
          </w:tcPr>
          <w:p w14:paraId="0EE5FC05" w14:textId="77777777" w:rsidR="00043260" w:rsidRPr="00FF7B39" w:rsidRDefault="00043260" w:rsidP="000C32F0">
            <w:pPr>
              <w:pStyle w:val="BodyText"/>
              <w:spacing w:line="312" w:lineRule="auto"/>
              <w:ind w:firstLine="0"/>
              <w:jc w:val="center"/>
              <w:rPr>
                <w:b/>
                <w:bCs/>
                <w:szCs w:val="28"/>
                <w:lang w:eastAsia="zh-CN"/>
              </w:rPr>
            </w:pPr>
            <w:r w:rsidRPr="00FF7B39">
              <w:rPr>
                <w:b/>
                <w:bCs/>
                <w:szCs w:val="28"/>
                <w:lang w:eastAsia="zh-CN"/>
              </w:rPr>
              <w:t>Ghi chú</w:t>
            </w:r>
          </w:p>
        </w:tc>
      </w:tr>
      <w:tr w:rsidR="00B1175B" w:rsidRPr="00FF7B39" w14:paraId="0B7507CE" w14:textId="77777777" w:rsidTr="00003E61">
        <w:trPr>
          <w:jc w:val="center"/>
        </w:trPr>
        <w:tc>
          <w:tcPr>
            <w:tcW w:w="851" w:type="dxa"/>
            <w:vAlign w:val="center"/>
          </w:tcPr>
          <w:p w14:paraId="6546C2CC" w14:textId="77777777" w:rsidR="00B1175B" w:rsidRPr="00FF7B39" w:rsidRDefault="00B1175B" w:rsidP="00CA5A23">
            <w:pPr>
              <w:pStyle w:val="TableNumber"/>
              <w:ind w:left="0" w:firstLine="284"/>
            </w:pPr>
          </w:p>
        </w:tc>
        <w:tc>
          <w:tcPr>
            <w:tcW w:w="3680" w:type="dxa"/>
          </w:tcPr>
          <w:p w14:paraId="66AC05DE" w14:textId="4A7EED32" w:rsidR="00B1175B" w:rsidRDefault="00B1175B" w:rsidP="0017293C">
            <w:pPr>
              <w:pStyle w:val="TableText"/>
              <w:rPr>
                <w:sz w:val="28"/>
                <w:szCs w:val="28"/>
              </w:rPr>
            </w:pPr>
            <w:r>
              <w:rPr>
                <w:sz w:val="28"/>
                <w:szCs w:val="28"/>
              </w:rPr>
              <w:t>Người dùng</w:t>
            </w:r>
          </w:p>
        </w:tc>
        <w:tc>
          <w:tcPr>
            <w:tcW w:w="2835" w:type="dxa"/>
          </w:tcPr>
          <w:p w14:paraId="7069F5DB" w14:textId="7124E4CE" w:rsidR="00B1175B" w:rsidRDefault="00B1175B" w:rsidP="0017293C">
            <w:pPr>
              <w:pStyle w:val="TableText"/>
              <w:rPr>
                <w:sz w:val="28"/>
                <w:szCs w:val="28"/>
              </w:rPr>
            </w:pPr>
            <w:r>
              <w:rPr>
                <w:sz w:val="28"/>
                <w:szCs w:val="28"/>
              </w:rPr>
              <w:t>Người dùng hệ thống</w:t>
            </w:r>
          </w:p>
        </w:tc>
        <w:tc>
          <w:tcPr>
            <w:tcW w:w="1520" w:type="dxa"/>
            <w:vAlign w:val="center"/>
          </w:tcPr>
          <w:p w14:paraId="2C09B517" w14:textId="77777777" w:rsidR="00B1175B" w:rsidRPr="00FF7B39" w:rsidRDefault="00B1175B" w:rsidP="0017293C">
            <w:pPr>
              <w:pStyle w:val="TableText"/>
              <w:rPr>
                <w:sz w:val="28"/>
                <w:szCs w:val="28"/>
              </w:rPr>
            </w:pPr>
          </w:p>
        </w:tc>
      </w:tr>
      <w:tr w:rsidR="0017293C" w:rsidRPr="00FF7B39" w14:paraId="7294CC0D" w14:textId="77777777" w:rsidTr="00003E61">
        <w:trPr>
          <w:jc w:val="center"/>
        </w:trPr>
        <w:tc>
          <w:tcPr>
            <w:tcW w:w="851" w:type="dxa"/>
            <w:vAlign w:val="center"/>
          </w:tcPr>
          <w:p w14:paraId="43F3B185" w14:textId="77777777" w:rsidR="0017293C" w:rsidRPr="00CA5A23" w:rsidRDefault="0017293C" w:rsidP="00CA5A23">
            <w:pPr>
              <w:pStyle w:val="TableNumber"/>
              <w:ind w:left="0" w:firstLine="284"/>
            </w:pPr>
          </w:p>
        </w:tc>
        <w:tc>
          <w:tcPr>
            <w:tcW w:w="3680" w:type="dxa"/>
          </w:tcPr>
          <w:p w14:paraId="76EE238A" w14:textId="51AFEEFC" w:rsidR="0017293C" w:rsidRPr="00D56652" w:rsidRDefault="00217848" w:rsidP="0017293C">
            <w:pPr>
              <w:pStyle w:val="TableText"/>
              <w:rPr>
                <w:sz w:val="28"/>
                <w:szCs w:val="28"/>
              </w:rPr>
            </w:pPr>
            <w:r>
              <w:rPr>
                <w:sz w:val="28"/>
                <w:szCs w:val="28"/>
              </w:rPr>
              <w:t>Cán bộ nghiệp vụ</w:t>
            </w:r>
          </w:p>
        </w:tc>
        <w:tc>
          <w:tcPr>
            <w:tcW w:w="2835" w:type="dxa"/>
          </w:tcPr>
          <w:p w14:paraId="28D65860" w14:textId="21DB4F7B" w:rsidR="0017293C" w:rsidRPr="00FF7B39" w:rsidRDefault="00217848" w:rsidP="0017293C">
            <w:pPr>
              <w:rPr>
                <w:sz w:val="28"/>
                <w:szCs w:val="28"/>
              </w:rPr>
            </w:pPr>
            <w:r>
              <w:rPr>
                <w:sz w:val="28"/>
                <w:szCs w:val="28"/>
              </w:rPr>
              <w:t>Thực hiện thao tác với hệ thống</w:t>
            </w:r>
          </w:p>
        </w:tc>
        <w:tc>
          <w:tcPr>
            <w:tcW w:w="1520" w:type="dxa"/>
            <w:vAlign w:val="center"/>
          </w:tcPr>
          <w:p w14:paraId="42091C70" w14:textId="77777777" w:rsidR="0017293C" w:rsidRPr="00FF7B39" w:rsidRDefault="0017293C" w:rsidP="0017293C">
            <w:pPr>
              <w:pStyle w:val="TableText"/>
              <w:rPr>
                <w:sz w:val="28"/>
                <w:szCs w:val="28"/>
              </w:rPr>
            </w:pPr>
          </w:p>
        </w:tc>
      </w:tr>
      <w:tr w:rsidR="0017293C" w:rsidRPr="00FF7B39" w14:paraId="0DA9FC5B" w14:textId="77777777" w:rsidTr="00003E61">
        <w:trPr>
          <w:jc w:val="center"/>
        </w:trPr>
        <w:tc>
          <w:tcPr>
            <w:tcW w:w="851" w:type="dxa"/>
            <w:vAlign w:val="center"/>
          </w:tcPr>
          <w:p w14:paraId="516506FB" w14:textId="77777777" w:rsidR="0017293C" w:rsidRPr="00CA5A23" w:rsidRDefault="0017293C" w:rsidP="00CA5A23">
            <w:pPr>
              <w:pStyle w:val="TableNumber"/>
              <w:ind w:left="0" w:firstLine="284"/>
            </w:pPr>
          </w:p>
        </w:tc>
        <w:tc>
          <w:tcPr>
            <w:tcW w:w="3680" w:type="dxa"/>
          </w:tcPr>
          <w:p w14:paraId="2BC9B98E" w14:textId="106F7683" w:rsidR="0017293C" w:rsidRPr="00FF7B39" w:rsidRDefault="00217848" w:rsidP="00495C54">
            <w:pPr>
              <w:pStyle w:val="TableText"/>
              <w:rPr>
                <w:sz w:val="28"/>
                <w:szCs w:val="28"/>
              </w:rPr>
            </w:pPr>
            <w:r>
              <w:rPr>
                <w:sz w:val="28"/>
                <w:szCs w:val="28"/>
              </w:rPr>
              <w:t>Thành viên</w:t>
            </w:r>
          </w:p>
        </w:tc>
        <w:tc>
          <w:tcPr>
            <w:tcW w:w="2835" w:type="dxa"/>
          </w:tcPr>
          <w:p w14:paraId="74E0456A" w14:textId="43139BA9" w:rsidR="0017293C" w:rsidRPr="00FF7B39" w:rsidRDefault="00217848" w:rsidP="0017293C">
            <w:pPr>
              <w:rPr>
                <w:sz w:val="28"/>
                <w:szCs w:val="28"/>
              </w:rPr>
            </w:pPr>
            <w:r>
              <w:rPr>
                <w:sz w:val="28"/>
                <w:szCs w:val="28"/>
              </w:rPr>
              <w:t>Thực hiện thao tác với hệ thống</w:t>
            </w:r>
          </w:p>
        </w:tc>
        <w:tc>
          <w:tcPr>
            <w:tcW w:w="1520" w:type="dxa"/>
            <w:vAlign w:val="center"/>
          </w:tcPr>
          <w:p w14:paraId="5AD3E2A0" w14:textId="77777777" w:rsidR="0017293C" w:rsidRPr="00FF7B39" w:rsidRDefault="0017293C" w:rsidP="0017293C">
            <w:pPr>
              <w:pStyle w:val="TableText"/>
              <w:rPr>
                <w:sz w:val="28"/>
                <w:szCs w:val="28"/>
              </w:rPr>
            </w:pPr>
          </w:p>
        </w:tc>
      </w:tr>
      <w:tr w:rsidR="00217848" w:rsidRPr="00FF7B39" w14:paraId="14923255" w14:textId="77777777" w:rsidTr="002210FE">
        <w:trPr>
          <w:jc w:val="center"/>
        </w:trPr>
        <w:tc>
          <w:tcPr>
            <w:tcW w:w="851" w:type="dxa"/>
            <w:vAlign w:val="center"/>
          </w:tcPr>
          <w:p w14:paraId="33D9F60C" w14:textId="77777777" w:rsidR="00217848" w:rsidRPr="00CA5A23" w:rsidRDefault="00217848" w:rsidP="00217848">
            <w:pPr>
              <w:pStyle w:val="TableNumber"/>
              <w:ind w:left="0" w:firstLine="284"/>
            </w:pPr>
          </w:p>
        </w:tc>
        <w:tc>
          <w:tcPr>
            <w:tcW w:w="3680" w:type="dxa"/>
            <w:vAlign w:val="center"/>
          </w:tcPr>
          <w:p w14:paraId="4BC107CB" w14:textId="6C03F911" w:rsidR="00217848" w:rsidRPr="0017293C" w:rsidRDefault="00217848" w:rsidP="00217848">
            <w:pPr>
              <w:pStyle w:val="TableText"/>
              <w:rPr>
                <w:sz w:val="28"/>
                <w:szCs w:val="28"/>
              </w:rPr>
            </w:pPr>
            <w:r w:rsidRPr="00217848">
              <w:rPr>
                <w:sz w:val="28"/>
                <w:szCs w:val="28"/>
              </w:rPr>
              <w:t>Tiến tình thời gian</w:t>
            </w:r>
          </w:p>
        </w:tc>
        <w:tc>
          <w:tcPr>
            <w:tcW w:w="2835" w:type="dxa"/>
            <w:vAlign w:val="center"/>
          </w:tcPr>
          <w:p w14:paraId="4754E3FE" w14:textId="423226C8" w:rsidR="00217848" w:rsidRPr="00217848" w:rsidRDefault="00217848" w:rsidP="00217848">
            <w:pPr>
              <w:rPr>
                <w:rFonts w:eastAsia="Times New Roman"/>
                <w:sz w:val="28"/>
                <w:szCs w:val="28"/>
                <w:lang w:eastAsia="en-US"/>
              </w:rPr>
            </w:pPr>
            <w:r w:rsidRPr="00217848">
              <w:rPr>
                <w:rFonts w:eastAsia="Times New Roman"/>
                <w:sz w:val="28"/>
                <w:szCs w:val="28"/>
                <w:lang w:eastAsia="en-US"/>
              </w:rPr>
              <w:t>Thực hiện tác động kích hoạt với hệ thống</w:t>
            </w:r>
          </w:p>
        </w:tc>
        <w:tc>
          <w:tcPr>
            <w:tcW w:w="1520" w:type="dxa"/>
            <w:vAlign w:val="center"/>
          </w:tcPr>
          <w:p w14:paraId="1EBB5AAC" w14:textId="77777777" w:rsidR="00217848" w:rsidRPr="00FF7B39" w:rsidRDefault="00217848" w:rsidP="00217848">
            <w:pPr>
              <w:pStyle w:val="TableText"/>
              <w:rPr>
                <w:sz w:val="28"/>
                <w:szCs w:val="28"/>
              </w:rPr>
            </w:pPr>
          </w:p>
        </w:tc>
      </w:tr>
      <w:tr w:rsidR="0017293C" w:rsidRPr="00FF7B39" w14:paraId="1002D4B6" w14:textId="77777777" w:rsidTr="00003E61">
        <w:trPr>
          <w:jc w:val="center"/>
        </w:trPr>
        <w:tc>
          <w:tcPr>
            <w:tcW w:w="851" w:type="dxa"/>
            <w:vAlign w:val="center"/>
          </w:tcPr>
          <w:p w14:paraId="4D42D592" w14:textId="77777777" w:rsidR="0017293C" w:rsidRPr="00CA5A23" w:rsidRDefault="0017293C" w:rsidP="00CA5A23">
            <w:pPr>
              <w:pStyle w:val="TableNumber"/>
              <w:ind w:left="0" w:firstLine="284"/>
            </w:pPr>
          </w:p>
        </w:tc>
        <w:tc>
          <w:tcPr>
            <w:tcW w:w="3680" w:type="dxa"/>
          </w:tcPr>
          <w:p w14:paraId="180829D1" w14:textId="4FA7374A" w:rsidR="0017293C" w:rsidRPr="00FF7B39" w:rsidRDefault="0017293C" w:rsidP="0017293C">
            <w:pPr>
              <w:pStyle w:val="TableText"/>
              <w:rPr>
                <w:sz w:val="28"/>
                <w:szCs w:val="28"/>
              </w:rPr>
            </w:pPr>
            <w:r w:rsidRPr="0017293C">
              <w:rPr>
                <w:sz w:val="28"/>
                <w:szCs w:val="28"/>
              </w:rPr>
              <w:t>Bảng giá Service</w:t>
            </w:r>
          </w:p>
        </w:tc>
        <w:tc>
          <w:tcPr>
            <w:tcW w:w="2835" w:type="dxa"/>
          </w:tcPr>
          <w:p w14:paraId="0C39005C" w14:textId="52B3B0E4" w:rsidR="0017293C" w:rsidRPr="00217848" w:rsidRDefault="0017293C" w:rsidP="0017293C">
            <w:pPr>
              <w:rPr>
                <w:rFonts w:eastAsia="Times New Roman"/>
                <w:sz w:val="28"/>
                <w:szCs w:val="28"/>
                <w:lang w:eastAsia="en-US"/>
              </w:rPr>
            </w:pPr>
            <w:r w:rsidRPr="00217848">
              <w:rPr>
                <w:rFonts w:eastAsia="Times New Roman"/>
                <w:sz w:val="28"/>
                <w:szCs w:val="28"/>
                <w:lang w:eastAsia="en-US"/>
              </w:rPr>
              <w:t>Thực hiện trao đổi thông tin với hệ thống</w:t>
            </w:r>
          </w:p>
        </w:tc>
        <w:tc>
          <w:tcPr>
            <w:tcW w:w="1520" w:type="dxa"/>
            <w:vAlign w:val="center"/>
          </w:tcPr>
          <w:p w14:paraId="01CF7D34" w14:textId="77777777" w:rsidR="0017293C" w:rsidRPr="00FF7B39" w:rsidRDefault="0017293C" w:rsidP="0017293C">
            <w:pPr>
              <w:pStyle w:val="TableText"/>
              <w:rPr>
                <w:sz w:val="28"/>
                <w:szCs w:val="28"/>
              </w:rPr>
            </w:pPr>
          </w:p>
        </w:tc>
      </w:tr>
      <w:tr w:rsidR="00217848" w:rsidRPr="00FF7B39" w14:paraId="7AE64992" w14:textId="77777777" w:rsidTr="002210FE">
        <w:trPr>
          <w:jc w:val="center"/>
        </w:trPr>
        <w:tc>
          <w:tcPr>
            <w:tcW w:w="851" w:type="dxa"/>
            <w:vAlign w:val="center"/>
          </w:tcPr>
          <w:p w14:paraId="57A71306" w14:textId="77777777" w:rsidR="00217848" w:rsidRPr="00CA5A23" w:rsidRDefault="00217848" w:rsidP="00217848">
            <w:pPr>
              <w:pStyle w:val="TableNumber"/>
              <w:ind w:left="0" w:firstLine="284"/>
            </w:pPr>
          </w:p>
        </w:tc>
        <w:tc>
          <w:tcPr>
            <w:tcW w:w="3680" w:type="dxa"/>
            <w:vAlign w:val="center"/>
          </w:tcPr>
          <w:p w14:paraId="3F91B3E8" w14:textId="00FC3C67" w:rsidR="00217848" w:rsidRPr="00FF7B39" w:rsidRDefault="00217848" w:rsidP="00217848">
            <w:pPr>
              <w:pStyle w:val="TableText"/>
              <w:rPr>
                <w:sz w:val="28"/>
                <w:szCs w:val="28"/>
              </w:rPr>
            </w:pPr>
            <w:r w:rsidRPr="00217848">
              <w:rPr>
                <w:sz w:val="28"/>
                <w:szCs w:val="28"/>
              </w:rPr>
              <w:t xml:space="preserve">Hệ thống </w:t>
            </w:r>
            <w:r>
              <w:rPr>
                <w:sz w:val="28"/>
                <w:szCs w:val="28"/>
              </w:rPr>
              <w:t>khác</w:t>
            </w:r>
          </w:p>
        </w:tc>
        <w:tc>
          <w:tcPr>
            <w:tcW w:w="2835" w:type="dxa"/>
            <w:vAlign w:val="center"/>
          </w:tcPr>
          <w:p w14:paraId="53AFA63E" w14:textId="7970FF7C" w:rsidR="00217848" w:rsidRPr="00217848" w:rsidRDefault="00217848" w:rsidP="00217848">
            <w:pPr>
              <w:rPr>
                <w:rFonts w:eastAsia="Times New Roman"/>
                <w:sz w:val="28"/>
                <w:szCs w:val="28"/>
                <w:lang w:eastAsia="en-US"/>
              </w:rPr>
            </w:pPr>
            <w:r w:rsidRPr="00217848">
              <w:rPr>
                <w:rFonts w:eastAsia="Times New Roman"/>
                <w:sz w:val="28"/>
                <w:szCs w:val="28"/>
                <w:lang w:eastAsia="en-US"/>
              </w:rPr>
              <w:t>Thực hiện trao đổi thông tin với hệ thống</w:t>
            </w:r>
          </w:p>
        </w:tc>
        <w:tc>
          <w:tcPr>
            <w:tcW w:w="1520" w:type="dxa"/>
            <w:vAlign w:val="center"/>
          </w:tcPr>
          <w:p w14:paraId="148985FF" w14:textId="77777777" w:rsidR="00217848" w:rsidRPr="00FF7B39" w:rsidRDefault="00217848" w:rsidP="00217848">
            <w:pPr>
              <w:pStyle w:val="TableText"/>
              <w:rPr>
                <w:sz w:val="28"/>
                <w:szCs w:val="28"/>
              </w:rPr>
            </w:pPr>
          </w:p>
        </w:tc>
      </w:tr>
    </w:tbl>
    <w:p w14:paraId="40EA306F" w14:textId="77777777" w:rsidR="00E826FB" w:rsidRPr="00FF7B39" w:rsidRDefault="00E826FB" w:rsidP="00E826FB">
      <w:pPr>
        <w:pStyle w:val="Heading3"/>
      </w:pPr>
      <w:bookmarkStart w:id="74" w:name="_Toc432693381"/>
      <w:bookmarkStart w:id="75" w:name="_Toc433278516"/>
      <w:bookmarkStart w:id="76" w:name="_Toc14772022"/>
      <w:r w:rsidRPr="00FF7B39">
        <w:lastRenderedPageBreak/>
        <w:t>Bảng sắp xếp thứ tự ưu tiên các yêu cầu chức năng</w:t>
      </w:r>
      <w:bookmarkEnd w:id="74"/>
      <w:bookmarkEnd w:id="75"/>
      <w:bookmarkEnd w:id="76"/>
    </w:p>
    <w:tbl>
      <w:tblPr>
        <w:tblW w:w="8760" w:type="dxa"/>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2"/>
        <w:gridCol w:w="4962"/>
        <w:gridCol w:w="1701"/>
        <w:gridCol w:w="1055"/>
      </w:tblGrid>
      <w:tr w:rsidR="00FF7B39" w:rsidRPr="00FF7B39" w14:paraId="305D226B" w14:textId="77777777" w:rsidTr="003973F1">
        <w:trPr>
          <w:trHeight w:val="480"/>
        </w:trPr>
        <w:tc>
          <w:tcPr>
            <w:tcW w:w="1042" w:type="dxa"/>
            <w:shd w:val="clear" w:color="auto" w:fill="auto"/>
            <w:noWrap/>
            <w:vAlign w:val="center"/>
            <w:hideMark/>
          </w:tcPr>
          <w:p w14:paraId="7350ED49" w14:textId="77777777" w:rsidR="00043260" w:rsidRPr="00FF7B39" w:rsidRDefault="00043260" w:rsidP="000C32F0">
            <w:pPr>
              <w:spacing w:before="0" w:after="0"/>
              <w:jc w:val="center"/>
              <w:rPr>
                <w:rFonts w:eastAsia="Times New Roman"/>
                <w:b/>
                <w:bCs/>
                <w:szCs w:val="26"/>
                <w:lang w:eastAsia="en-US"/>
              </w:rPr>
            </w:pPr>
            <w:r w:rsidRPr="00FF7B39">
              <w:rPr>
                <w:rFonts w:eastAsia="Times New Roman"/>
                <w:b/>
                <w:bCs/>
                <w:szCs w:val="26"/>
                <w:lang w:eastAsia="en-US"/>
              </w:rPr>
              <w:t>STT</w:t>
            </w:r>
          </w:p>
        </w:tc>
        <w:tc>
          <w:tcPr>
            <w:tcW w:w="4962" w:type="dxa"/>
            <w:shd w:val="clear" w:color="auto" w:fill="auto"/>
            <w:noWrap/>
            <w:vAlign w:val="center"/>
            <w:hideMark/>
          </w:tcPr>
          <w:p w14:paraId="02ABF6FE" w14:textId="77777777" w:rsidR="00043260" w:rsidRPr="00FF7B39" w:rsidRDefault="00043260" w:rsidP="000C32F0">
            <w:pPr>
              <w:spacing w:before="0" w:after="0"/>
              <w:jc w:val="center"/>
              <w:rPr>
                <w:rFonts w:eastAsia="Times New Roman"/>
                <w:b/>
                <w:bCs/>
                <w:szCs w:val="26"/>
                <w:lang w:eastAsia="en-US"/>
              </w:rPr>
            </w:pPr>
            <w:r w:rsidRPr="00FF7B39">
              <w:rPr>
                <w:rFonts w:eastAsia="Times New Roman"/>
                <w:b/>
                <w:bCs/>
                <w:szCs w:val="26"/>
                <w:lang w:eastAsia="en-US"/>
              </w:rPr>
              <w:t>Mô tả yêu cầu</w:t>
            </w:r>
          </w:p>
        </w:tc>
        <w:tc>
          <w:tcPr>
            <w:tcW w:w="1701" w:type="dxa"/>
            <w:shd w:val="clear" w:color="auto" w:fill="auto"/>
            <w:noWrap/>
            <w:vAlign w:val="center"/>
            <w:hideMark/>
          </w:tcPr>
          <w:p w14:paraId="1A2F304A" w14:textId="77777777" w:rsidR="00043260" w:rsidRPr="00FF7B39" w:rsidRDefault="00043260" w:rsidP="000C32F0">
            <w:pPr>
              <w:spacing w:before="0" w:after="0"/>
              <w:jc w:val="center"/>
              <w:rPr>
                <w:rFonts w:eastAsia="Times New Roman"/>
                <w:b/>
                <w:bCs/>
                <w:szCs w:val="26"/>
                <w:lang w:eastAsia="en-US"/>
              </w:rPr>
            </w:pPr>
            <w:r w:rsidRPr="00FF7B39">
              <w:rPr>
                <w:rFonts w:eastAsia="Times New Roman"/>
                <w:b/>
                <w:bCs/>
                <w:szCs w:val="26"/>
                <w:lang w:eastAsia="en-US"/>
              </w:rPr>
              <w:t>Phân loại</w:t>
            </w:r>
          </w:p>
        </w:tc>
        <w:tc>
          <w:tcPr>
            <w:tcW w:w="1055" w:type="dxa"/>
            <w:shd w:val="clear" w:color="auto" w:fill="auto"/>
            <w:noWrap/>
            <w:vAlign w:val="center"/>
            <w:hideMark/>
          </w:tcPr>
          <w:p w14:paraId="1F5C3B56" w14:textId="77777777" w:rsidR="00043260" w:rsidRPr="00FF7B39" w:rsidRDefault="00043260" w:rsidP="000C32F0">
            <w:pPr>
              <w:spacing w:before="0" w:after="0"/>
              <w:jc w:val="center"/>
              <w:rPr>
                <w:rFonts w:eastAsia="Times New Roman"/>
                <w:b/>
                <w:bCs/>
                <w:szCs w:val="26"/>
                <w:lang w:eastAsia="en-US"/>
              </w:rPr>
            </w:pPr>
            <w:r w:rsidRPr="00FF7B39">
              <w:rPr>
                <w:rFonts w:eastAsia="Times New Roman"/>
                <w:b/>
                <w:bCs/>
                <w:szCs w:val="26"/>
                <w:lang w:eastAsia="en-US"/>
              </w:rPr>
              <w:t>Ghi chú</w:t>
            </w:r>
          </w:p>
        </w:tc>
      </w:tr>
      <w:tr w:rsidR="003973F1" w:rsidRPr="00FF7B39" w14:paraId="1FA44A96" w14:textId="77777777" w:rsidTr="003973F1">
        <w:trPr>
          <w:trHeight w:val="551"/>
        </w:trPr>
        <w:tc>
          <w:tcPr>
            <w:tcW w:w="1042" w:type="dxa"/>
            <w:shd w:val="clear" w:color="auto" w:fill="auto"/>
            <w:noWrap/>
            <w:vAlign w:val="center"/>
          </w:tcPr>
          <w:p w14:paraId="70914D96" w14:textId="4608E473" w:rsidR="003973F1" w:rsidRPr="00FB2FBA" w:rsidRDefault="003973F1" w:rsidP="00C928E4">
            <w:pPr>
              <w:pStyle w:val="ListParagraph"/>
              <w:numPr>
                <w:ilvl w:val="0"/>
                <w:numId w:val="42"/>
              </w:numPr>
              <w:rPr>
                <w:b/>
              </w:rPr>
            </w:pPr>
          </w:p>
        </w:tc>
        <w:tc>
          <w:tcPr>
            <w:tcW w:w="4962" w:type="dxa"/>
            <w:shd w:val="clear" w:color="000000" w:fill="FFFFFF"/>
          </w:tcPr>
          <w:p w14:paraId="115A6EC1" w14:textId="430F27E7" w:rsidR="003973F1" w:rsidRPr="00FB2FBA" w:rsidRDefault="00DF60D9">
            <w:pPr>
              <w:pStyle w:val="TableText"/>
              <w:rPr>
                <w:rFonts w:asciiTheme="majorHAnsi" w:hAnsiTheme="majorHAnsi" w:cstheme="majorHAnsi"/>
                <w:b/>
                <w:sz w:val="24"/>
              </w:rPr>
            </w:pPr>
            <w:r w:rsidRPr="00FB2FBA">
              <w:rPr>
                <w:rFonts w:asciiTheme="majorHAnsi" w:hAnsiTheme="majorHAnsi" w:cstheme="majorHAnsi"/>
                <w:b/>
                <w:sz w:val="24"/>
              </w:rPr>
              <w:t>Quản trị hệ thống</w:t>
            </w:r>
          </w:p>
        </w:tc>
        <w:tc>
          <w:tcPr>
            <w:tcW w:w="1701" w:type="dxa"/>
            <w:shd w:val="clear" w:color="auto" w:fill="auto"/>
            <w:noWrap/>
          </w:tcPr>
          <w:p w14:paraId="55578DF2" w14:textId="77777777" w:rsidR="003973F1" w:rsidRPr="00A34515" w:rsidRDefault="003973F1" w:rsidP="00B80857">
            <w:pPr>
              <w:spacing w:before="0" w:after="0"/>
              <w:rPr>
                <w:rFonts w:eastAsia="Times New Roman"/>
                <w:color w:val="000000"/>
                <w:szCs w:val="26"/>
                <w:lang w:eastAsia="en-US"/>
              </w:rPr>
            </w:pPr>
          </w:p>
        </w:tc>
        <w:tc>
          <w:tcPr>
            <w:tcW w:w="1055" w:type="dxa"/>
            <w:shd w:val="clear" w:color="auto" w:fill="auto"/>
            <w:noWrap/>
            <w:vAlign w:val="center"/>
          </w:tcPr>
          <w:p w14:paraId="1AED60B9" w14:textId="77777777" w:rsidR="003973F1" w:rsidRPr="00FF7B39" w:rsidRDefault="003973F1" w:rsidP="00B80857">
            <w:pPr>
              <w:spacing w:before="0" w:after="0"/>
              <w:rPr>
                <w:rFonts w:eastAsia="Times New Roman"/>
                <w:szCs w:val="26"/>
                <w:lang w:eastAsia="en-US"/>
              </w:rPr>
            </w:pPr>
          </w:p>
        </w:tc>
      </w:tr>
      <w:tr w:rsidR="000B14E8" w:rsidRPr="00FF7B39" w14:paraId="07FDA9D6" w14:textId="77777777" w:rsidTr="008A6E44">
        <w:trPr>
          <w:trHeight w:val="551"/>
        </w:trPr>
        <w:tc>
          <w:tcPr>
            <w:tcW w:w="1042" w:type="dxa"/>
            <w:shd w:val="clear" w:color="auto" w:fill="auto"/>
            <w:noWrap/>
            <w:vAlign w:val="center"/>
          </w:tcPr>
          <w:p w14:paraId="12B588E3"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59512E2D" w14:textId="28922651" w:rsidR="000B14E8" w:rsidRPr="00FA0B67" w:rsidRDefault="000B14E8" w:rsidP="000B14E8">
            <w:pPr>
              <w:pStyle w:val="TableText"/>
              <w:rPr>
                <w:rFonts w:asciiTheme="majorHAnsi" w:hAnsiTheme="majorHAnsi" w:cstheme="majorHAnsi"/>
                <w:sz w:val="28"/>
                <w:szCs w:val="28"/>
              </w:rPr>
            </w:pPr>
            <w:r w:rsidRPr="00FA0B67">
              <w:rPr>
                <w:rFonts w:asciiTheme="majorHAnsi" w:hAnsiTheme="majorHAnsi" w:cstheme="majorHAnsi"/>
                <w:sz w:val="28"/>
                <w:szCs w:val="28"/>
              </w:rPr>
              <w:t>Người sử dụng thực hiện đăng nhập hệ thống, hệ thống kiểm tra dữ liệu và hiển thị chức năng của cán bộ nghiệp vụ</w:t>
            </w:r>
          </w:p>
        </w:tc>
        <w:tc>
          <w:tcPr>
            <w:tcW w:w="1701" w:type="dxa"/>
            <w:shd w:val="clear" w:color="auto" w:fill="auto"/>
            <w:noWrap/>
          </w:tcPr>
          <w:p w14:paraId="1A6559A7" w14:textId="3886BB26"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3D2D2553" w14:textId="77777777" w:rsidR="000B14E8" w:rsidRPr="00FF7B39" w:rsidRDefault="000B14E8" w:rsidP="000B14E8">
            <w:pPr>
              <w:spacing w:before="0" w:after="0"/>
              <w:rPr>
                <w:rFonts w:eastAsia="Times New Roman"/>
                <w:szCs w:val="26"/>
                <w:lang w:eastAsia="en-US"/>
              </w:rPr>
            </w:pPr>
          </w:p>
        </w:tc>
      </w:tr>
      <w:tr w:rsidR="000B14E8" w:rsidRPr="00FF7B39" w14:paraId="6E41FF13" w14:textId="77777777" w:rsidTr="008A6E44">
        <w:trPr>
          <w:trHeight w:val="551"/>
        </w:trPr>
        <w:tc>
          <w:tcPr>
            <w:tcW w:w="1042" w:type="dxa"/>
            <w:shd w:val="clear" w:color="auto" w:fill="auto"/>
            <w:noWrap/>
            <w:vAlign w:val="center"/>
          </w:tcPr>
          <w:p w14:paraId="6D86EAED"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6BEF8134" w14:textId="09D4BF48" w:rsidR="000B14E8" w:rsidRPr="00FA0B67" w:rsidRDefault="000B14E8" w:rsidP="000B14E8">
            <w:pPr>
              <w:pStyle w:val="TableText"/>
              <w:rPr>
                <w:rFonts w:asciiTheme="majorHAnsi" w:hAnsiTheme="majorHAnsi" w:cstheme="majorHAnsi"/>
                <w:sz w:val="28"/>
                <w:szCs w:val="28"/>
              </w:rPr>
            </w:pPr>
            <w:r w:rsidRPr="00FA0B67">
              <w:rPr>
                <w:rFonts w:asciiTheme="majorHAnsi" w:hAnsiTheme="majorHAnsi" w:cstheme="majorHAnsi"/>
                <w:sz w:val="28"/>
                <w:szCs w:val="28"/>
              </w:rPr>
              <w:t>Người dùng thực hiện đăng xuất hệ thống</w:t>
            </w:r>
          </w:p>
        </w:tc>
        <w:tc>
          <w:tcPr>
            <w:tcW w:w="1701" w:type="dxa"/>
            <w:shd w:val="clear" w:color="auto" w:fill="auto"/>
            <w:noWrap/>
          </w:tcPr>
          <w:p w14:paraId="5E3C9283" w14:textId="64C7AFA4"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54CD97B6" w14:textId="77777777" w:rsidR="000B14E8" w:rsidRPr="00FF7B39" w:rsidRDefault="000B14E8" w:rsidP="000B14E8">
            <w:pPr>
              <w:spacing w:before="0" w:after="0"/>
              <w:rPr>
                <w:rFonts w:eastAsia="Times New Roman"/>
                <w:szCs w:val="26"/>
                <w:lang w:eastAsia="en-US"/>
              </w:rPr>
            </w:pPr>
          </w:p>
        </w:tc>
      </w:tr>
      <w:tr w:rsidR="000B14E8" w:rsidRPr="00FF7B39" w14:paraId="2D60DCF8" w14:textId="77777777" w:rsidTr="008A6E44">
        <w:trPr>
          <w:trHeight w:val="551"/>
        </w:trPr>
        <w:tc>
          <w:tcPr>
            <w:tcW w:w="1042" w:type="dxa"/>
            <w:shd w:val="clear" w:color="auto" w:fill="auto"/>
            <w:noWrap/>
            <w:vAlign w:val="center"/>
          </w:tcPr>
          <w:p w14:paraId="44AA5CCA"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56B69782" w14:textId="37B32AC2" w:rsidR="000B14E8" w:rsidRPr="00FA0B67" w:rsidRDefault="000B14E8" w:rsidP="000B14E8">
            <w:pPr>
              <w:pStyle w:val="TableText"/>
              <w:rPr>
                <w:rFonts w:asciiTheme="majorHAnsi" w:hAnsiTheme="majorHAnsi" w:cstheme="majorHAnsi"/>
                <w:sz w:val="28"/>
                <w:szCs w:val="28"/>
              </w:rPr>
            </w:pPr>
            <w:r w:rsidRPr="00FA0B67">
              <w:rPr>
                <w:rFonts w:asciiTheme="majorHAnsi" w:hAnsiTheme="majorHAnsi" w:cstheme="majorHAnsi"/>
                <w:sz w:val="28"/>
                <w:szCs w:val="28"/>
              </w:rPr>
              <w:t>Cán bộ quản lý thêm mới thông tin người sử dụng. Hệ thống cập nhật thông tin vào CSDL</w:t>
            </w:r>
          </w:p>
        </w:tc>
        <w:tc>
          <w:tcPr>
            <w:tcW w:w="1701" w:type="dxa"/>
            <w:shd w:val="clear" w:color="auto" w:fill="auto"/>
            <w:noWrap/>
          </w:tcPr>
          <w:p w14:paraId="35DF462C" w14:textId="4A6C7A98"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5193C7B2" w14:textId="77777777" w:rsidR="000B14E8" w:rsidRPr="00FF7B39" w:rsidRDefault="000B14E8" w:rsidP="000B14E8">
            <w:pPr>
              <w:spacing w:before="0" w:after="0"/>
              <w:rPr>
                <w:rFonts w:eastAsia="Times New Roman"/>
                <w:szCs w:val="26"/>
                <w:lang w:eastAsia="en-US"/>
              </w:rPr>
            </w:pPr>
          </w:p>
        </w:tc>
      </w:tr>
      <w:tr w:rsidR="000B14E8" w:rsidRPr="00FF7B39" w14:paraId="124A74A9" w14:textId="77777777" w:rsidTr="008A6E44">
        <w:trPr>
          <w:trHeight w:val="551"/>
        </w:trPr>
        <w:tc>
          <w:tcPr>
            <w:tcW w:w="1042" w:type="dxa"/>
            <w:shd w:val="clear" w:color="auto" w:fill="auto"/>
            <w:noWrap/>
            <w:vAlign w:val="center"/>
            <w:hideMark/>
          </w:tcPr>
          <w:p w14:paraId="3631925F"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26C9230D" w14:textId="6F7C337C" w:rsidR="000B14E8" w:rsidRPr="00FA0B67" w:rsidRDefault="000B14E8" w:rsidP="000B14E8">
            <w:pPr>
              <w:pStyle w:val="TableText"/>
              <w:rPr>
                <w:rFonts w:asciiTheme="majorHAnsi" w:hAnsiTheme="majorHAnsi" w:cstheme="majorHAnsi"/>
                <w:sz w:val="28"/>
                <w:szCs w:val="28"/>
              </w:rPr>
            </w:pPr>
            <w:r w:rsidRPr="00FA0B67">
              <w:rPr>
                <w:rFonts w:asciiTheme="majorHAnsi" w:hAnsiTheme="majorHAnsi" w:cstheme="majorHAnsi"/>
                <w:sz w:val="28"/>
                <w:szCs w:val="28"/>
              </w:rPr>
              <w:t>Cán bộ quản lý chỉnh sửa thông tin người sử dụng. Hệ thống cập nhật thông tin vào CSDL</w:t>
            </w:r>
          </w:p>
        </w:tc>
        <w:tc>
          <w:tcPr>
            <w:tcW w:w="1701" w:type="dxa"/>
            <w:shd w:val="clear" w:color="auto" w:fill="auto"/>
            <w:noWrap/>
          </w:tcPr>
          <w:p w14:paraId="0D5269B7" w14:textId="34E4CD89"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2DAE499A" w14:textId="5229ED6D" w:rsidR="000B14E8" w:rsidRPr="00FF7B39" w:rsidRDefault="000B14E8" w:rsidP="000B14E8">
            <w:pPr>
              <w:spacing w:before="0" w:after="0"/>
              <w:rPr>
                <w:rFonts w:eastAsia="Times New Roman"/>
                <w:szCs w:val="26"/>
                <w:lang w:eastAsia="en-US"/>
              </w:rPr>
            </w:pPr>
          </w:p>
        </w:tc>
      </w:tr>
      <w:tr w:rsidR="000B14E8" w:rsidRPr="00FF7B39" w14:paraId="2D919B96" w14:textId="77777777" w:rsidTr="008A6E44">
        <w:trPr>
          <w:trHeight w:val="551"/>
        </w:trPr>
        <w:tc>
          <w:tcPr>
            <w:tcW w:w="1042" w:type="dxa"/>
            <w:shd w:val="clear" w:color="auto" w:fill="auto"/>
            <w:noWrap/>
            <w:vAlign w:val="center"/>
          </w:tcPr>
          <w:p w14:paraId="3415BBA1"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40CBD22D" w14:textId="0AD0022D" w:rsidR="000B14E8" w:rsidRPr="00FA0B67" w:rsidRDefault="000B14E8" w:rsidP="000B14E8">
            <w:pPr>
              <w:pStyle w:val="TableText"/>
              <w:rPr>
                <w:rFonts w:asciiTheme="majorHAnsi" w:hAnsiTheme="majorHAnsi" w:cstheme="majorHAnsi"/>
                <w:sz w:val="28"/>
                <w:szCs w:val="28"/>
              </w:rPr>
            </w:pPr>
            <w:r w:rsidRPr="00FA0B67">
              <w:rPr>
                <w:rFonts w:asciiTheme="majorHAnsi" w:hAnsiTheme="majorHAnsi" w:cstheme="majorHAnsi"/>
                <w:sz w:val="28"/>
                <w:szCs w:val="28"/>
              </w:rPr>
              <w:t>Cán bộ quản lý xóa người sử dụng. Hệ thống cập nhật thông tin vào CSDL</w:t>
            </w:r>
          </w:p>
        </w:tc>
        <w:tc>
          <w:tcPr>
            <w:tcW w:w="1701" w:type="dxa"/>
            <w:shd w:val="clear" w:color="auto" w:fill="auto"/>
            <w:noWrap/>
          </w:tcPr>
          <w:p w14:paraId="664AD526" w14:textId="48ADCD45"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5FDFF39C" w14:textId="77777777" w:rsidR="000B14E8" w:rsidRPr="00FF7B39" w:rsidRDefault="000B14E8" w:rsidP="000B14E8">
            <w:pPr>
              <w:spacing w:before="0" w:after="0"/>
              <w:rPr>
                <w:rFonts w:eastAsia="Times New Roman"/>
                <w:szCs w:val="26"/>
                <w:lang w:eastAsia="en-US"/>
              </w:rPr>
            </w:pPr>
          </w:p>
        </w:tc>
      </w:tr>
      <w:tr w:rsidR="000B14E8" w:rsidRPr="00FF7B39" w14:paraId="7FD5C0B3" w14:textId="77777777" w:rsidTr="008A6E44">
        <w:trPr>
          <w:trHeight w:val="551"/>
        </w:trPr>
        <w:tc>
          <w:tcPr>
            <w:tcW w:w="1042" w:type="dxa"/>
            <w:shd w:val="clear" w:color="auto" w:fill="auto"/>
            <w:noWrap/>
            <w:vAlign w:val="center"/>
          </w:tcPr>
          <w:p w14:paraId="558753CA"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43A64B64" w14:textId="68F04200" w:rsidR="000B14E8" w:rsidRPr="00FA0B67" w:rsidRDefault="000B14E8" w:rsidP="000B14E8">
            <w:pPr>
              <w:pStyle w:val="TableText"/>
              <w:rPr>
                <w:rFonts w:asciiTheme="majorHAnsi" w:hAnsiTheme="majorHAnsi" w:cstheme="majorHAnsi"/>
                <w:sz w:val="28"/>
                <w:szCs w:val="28"/>
              </w:rPr>
            </w:pPr>
            <w:r w:rsidRPr="00FA0B67">
              <w:rPr>
                <w:rFonts w:asciiTheme="majorHAnsi" w:hAnsiTheme="majorHAnsi" w:cstheme="majorHAnsi"/>
                <w:sz w:val="28"/>
                <w:szCs w:val="28"/>
              </w:rPr>
              <w:t>Cán bộ quản lý phân quyền cho người sử dụng. Hệ thống cập nhật thông tin vào CSDL</w:t>
            </w:r>
          </w:p>
        </w:tc>
        <w:tc>
          <w:tcPr>
            <w:tcW w:w="1701" w:type="dxa"/>
            <w:shd w:val="clear" w:color="auto" w:fill="auto"/>
            <w:noWrap/>
          </w:tcPr>
          <w:p w14:paraId="5DA72174" w14:textId="4EA8BB5D"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6FBB4F15" w14:textId="77777777" w:rsidR="000B14E8" w:rsidRPr="00FF7B39" w:rsidRDefault="000B14E8" w:rsidP="000B14E8">
            <w:pPr>
              <w:spacing w:before="0" w:after="0"/>
              <w:rPr>
                <w:rFonts w:eastAsia="Times New Roman"/>
                <w:szCs w:val="26"/>
                <w:lang w:eastAsia="en-US"/>
              </w:rPr>
            </w:pPr>
          </w:p>
        </w:tc>
      </w:tr>
      <w:tr w:rsidR="000B14E8" w:rsidRPr="00FF7B39" w14:paraId="3746277F" w14:textId="77777777" w:rsidTr="008A6E44">
        <w:trPr>
          <w:trHeight w:val="551"/>
        </w:trPr>
        <w:tc>
          <w:tcPr>
            <w:tcW w:w="1042" w:type="dxa"/>
            <w:shd w:val="clear" w:color="auto" w:fill="auto"/>
            <w:noWrap/>
            <w:vAlign w:val="center"/>
          </w:tcPr>
          <w:p w14:paraId="4978AD96"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35A833B3" w14:textId="6420E90B" w:rsidR="000B14E8" w:rsidRPr="00FA0B67" w:rsidRDefault="000B14E8" w:rsidP="000B14E8">
            <w:pPr>
              <w:pStyle w:val="TableText"/>
              <w:rPr>
                <w:rFonts w:asciiTheme="majorHAnsi" w:hAnsiTheme="majorHAnsi" w:cstheme="majorHAnsi"/>
                <w:sz w:val="28"/>
                <w:szCs w:val="28"/>
              </w:rPr>
            </w:pPr>
            <w:r w:rsidRPr="00FA0B67">
              <w:rPr>
                <w:rFonts w:asciiTheme="majorHAnsi" w:hAnsiTheme="majorHAnsi" w:cstheme="majorHAnsi"/>
                <w:sz w:val="28"/>
                <w:szCs w:val="28"/>
              </w:rPr>
              <w:t>Cán bộ quản lý xem thông tin của người sử dụng. Hệ thống hiển thị thông tin chi tiết của người sử dụng</w:t>
            </w:r>
          </w:p>
        </w:tc>
        <w:tc>
          <w:tcPr>
            <w:tcW w:w="1701" w:type="dxa"/>
            <w:shd w:val="clear" w:color="auto" w:fill="auto"/>
            <w:noWrap/>
          </w:tcPr>
          <w:p w14:paraId="10D43C90" w14:textId="7C6D92EA"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39240E52" w14:textId="77777777" w:rsidR="000B14E8" w:rsidRPr="00FF7B39" w:rsidRDefault="000B14E8" w:rsidP="000B14E8">
            <w:pPr>
              <w:spacing w:before="0" w:after="0"/>
              <w:rPr>
                <w:rFonts w:eastAsia="Times New Roman"/>
                <w:szCs w:val="26"/>
                <w:lang w:eastAsia="en-US"/>
              </w:rPr>
            </w:pPr>
          </w:p>
        </w:tc>
      </w:tr>
      <w:tr w:rsidR="000B14E8" w:rsidRPr="00FF7B39" w14:paraId="675C1DD8" w14:textId="77777777" w:rsidTr="008A6E44">
        <w:trPr>
          <w:trHeight w:val="551"/>
        </w:trPr>
        <w:tc>
          <w:tcPr>
            <w:tcW w:w="1042" w:type="dxa"/>
            <w:shd w:val="clear" w:color="auto" w:fill="auto"/>
            <w:noWrap/>
            <w:vAlign w:val="center"/>
          </w:tcPr>
          <w:p w14:paraId="6015A75F"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39C2BFA1" w14:textId="5D992C2D" w:rsidR="000B14E8" w:rsidRPr="00FA0B67" w:rsidRDefault="000B14E8" w:rsidP="000B14E8">
            <w:pPr>
              <w:pStyle w:val="TableText"/>
              <w:rPr>
                <w:rFonts w:asciiTheme="majorHAnsi" w:hAnsiTheme="majorHAnsi" w:cstheme="majorHAnsi"/>
                <w:sz w:val="28"/>
                <w:szCs w:val="28"/>
              </w:rPr>
            </w:pPr>
            <w:r w:rsidRPr="00FA0B67">
              <w:rPr>
                <w:rFonts w:asciiTheme="majorHAnsi" w:hAnsiTheme="majorHAnsi" w:cstheme="majorHAnsi"/>
                <w:sz w:val="28"/>
                <w:szCs w:val="28"/>
              </w:rPr>
              <w:t>Cán bộ quản lý tra cứu thông tin của người sử dụng. Hệ thống hiển thị danh sách thông tin người sử dụng.</w:t>
            </w:r>
          </w:p>
        </w:tc>
        <w:tc>
          <w:tcPr>
            <w:tcW w:w="1701" w:type="dxa"/>
            <w:shd w:val="clear" w:color="auto" w:fill="auto"/>
            <w:noWrap/>
          </w:tcPr>
          <w:p w14:paraId="7F3E4E57" w14:textId="58867A4C"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14504B0E" w14:textId="77777777" w:rsidR="000B14E8" w:rsidRPr="00FF7B39" w:rsidRDefault="000B14E8" w:rsidP="000B14E8">
            <w:pPr>
              <w:spacing w:before="0" w:after="0"/>
              <w:rPr>
                <w:rFonts w:eastAsia="Times New Roman"/>
                <w:szCs w:val="26"/>
                <w:lang w:eastAsia="en-US"/>
              </w:rPr>
            </w:pPr>
          </w:p>
        </w:tc>
      </w:tr>
      <w:tr w:rsidR="000B14E8" w:rsidRPr="00FF7B39" w14:paraId="66634E11" w14:textId="77777777" w:rsidTr="008A6E44">
        <w:trPr>
          <w:trHeight w:val="551"/>
        </w:trPr>
        <w:tc>
          <w:tcPr>
            <w:tcW w:w="1042" w:type="dxa"/>
            <w:shd w:val="clear" w:color="auto" w:fill="auto"/>
            <w:noWrap/>
            <w:vAlign w:val="center"/>
          </w:tcPr>
          <w:p w14:paraId="66FADCDA"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40F78A96" w14:textId="5840AABD" w:rsidR="000B14E8" w:rsidRPr="00FA0B67" w:rsidRDefault="000B14E8" w:rsidP="000B14E8">
            <w:pPr>
              <w:pStyle w:val="TableText"/>
              <w:rPr>
                <w:rFonts w:asciiTheme="majorHAnsi" w:hAnsiTheme="majorHAnsi" w:cstheme="majorHAnsi"/>
                <w:sz w:val="28"/>
                <w:szCs w:val="28"/>
              </w:rPr>
            </w:pPr>
            <w:r w:rsidRPr="00FA0B67">
              <w:rPr>
                <w:rFonts w:asciiTheme="majorHAnsi" w:hAnsiTheme="majorHAnsi" w:cstheme="majorHAnsi"/>
                <w:sz w:val="28"/>
                <w:szCs w:val="28"/>
              </w:rPr>
              <w:t>Cán bộ quản lý kết xuất danh sách thông tin của người sử dụng. Hệ thống kết xuất thành file excel danh sách thông tin người sử dụng</w:t>
            </w:r>
          </w:p>
        </w:tc>
        <w:tc>
          <w:tcPr>
            <w:tcW w:w="1701" w:type="dxa"/>
            <w:shd w:val="clear" w:color="auto" w:fill="auto"/>
            <w:noWrap/>
          </w:tcPr>
          <w:p w14:paraId="738C6BD7" w14:textId="6AFAF6DE"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6D11FEA7" w14:textId="77777777" w:rsidR="000B14E8" w:rsidRPr="00FF7B39" w:rsidRDefault="000B14E8" w:rsidP="000B14E8">
            <w:pPr>
              <w:spacing w:before="0" w:after="0"/>
              <w:rPr>
                <w:rFonts w:eastAsia="Times New Roman"/>
                <w:szCs w:val="26"/>
                <w:lang w:eastAsia="en-US"/>
              </w:rPr>
            </w:pPr>
          </w:p>
        </w:tc>
      </w:tr>
      <w:tr w:rsidR="000B14E8" w:rsidRPr="00FF7B39" w14:paraId="4ACE8E66" w14:textId="77777777" w:rsidTr="008A6E44">
        <w:trPr>
          <w:trHeight w:val="551"/>
        </w:trPr>
        <w:tc>
          <w:tcPr>
            <w:tcW w:w="1042" w:type="dxa"/>
            <w:shd w:val="clear" w:color="auto" w:fill="auto"/>
            <w:noWrap/>
            <w:vAlign w:val="center"/>
          </w:tcPr>
          <w:p w14:paraId="1ECC4EFF"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1EFF6175" w14:textId="768AD7A6" w:rsidR="000B14E8" w:rsidRPr="00FA0B67" w:rsidRDefault="000B14E8" w:rsidP="000B14E8">
            <w:pPr>
              <w:pStyle w:val="TableText"/>
              <w:rPr>
                <w:rFonts w:asciiTheme="majorHAnsi" w:hAnsiTheme="majorHAnsi" w:cstheme="majorHAnsi"/>
                <w:sz w:val="28"/>
                <w:szCs w:val="28"/>
              </w:rPr>
            </w:pPr>
            <w:r w:rsidRPr="00FA0B67">
              <w:rPr>
                <w:rFonts w:asciiTheme="majorHAnsi" w:hAnsiTheme="majorHAnsi" w:cstheme="majorHAnsi"/>
                <w:sz w:val="28"/>
                <w:szCs w:val="28"/>
              </w:rPr>
              <w:t>Hệ thống tự động chuyển tiến trình đợt đấu giá sang bắt đầu nhập hồ sơ đăng ký tham dự khi cán bộ quản lý tạo đợt đấu giá</w:t>
            </w:r>
          </w:p>
        </w:tc>
        <w:tc>
          <w:tcPr>
            <w:tcW w:w="1701" w:type="dxa"/>
            <w:shd w:val="clear" w:color="auto" w:fill="auto"/>
            <w:noWrap/>
          </w:tcPr>
          <w:p w14:paraId="464A90A8" w14:textId="0EE2CC61"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359C5DFD" w14:textId="77777777" w:rsidR="000B14E8" w:rsidRPr="00FF7B39" w:rsidRDefault="000B14E8" w:rsidP="000B14E8">
            <w:pPr>
              <w:spacing w:before="0" w:after="0"/>
              <w:rPr>
                <w:rFonts w:eastAsia="Times New Roman"/>
                <w:szCs w:val="26"/>
                <w:lang w:eastAsia="en-US"/>
              </w:rPr>
            </w:pPr>
          </w:p>
        </w:tc>
      </w:tr>
      <w:tr w:rsidR="000B14E8" w:rsidRPr="00FF7B39" w14:paraId="2AAD96C2" w14:textId="77777777" w:rsidTr="008A6E44">
        <w:trPr>
          <w:trHeight w:val="551"/>
        </w:trPr>
        <w:tc>
          <w:tcPr>
            <w:tcW w:w="1042" w:type="dxa"/>
            <w:shd w:val="clear" w:color="auto" w:fill="auto"/>
            <w:noWrap/>
            <w:vAlign w:val="center"/>
          </w:tcPr>
          <w:p w14:paraId="03355A57"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30D7809E" w14:textId="477FED92" w:rsidR="000B14E8" w:rsidRPr="00FA0B67" w:rsidRDefault="000B14E8" w:rsidP="000B14E8">
            <w:pPr>
              <w:pStyle w:val="TableText"/>
              <w:rPr>
                <w:rFonts w:asciiTheme="majorHAnsi" w:hAnsiTheme="majorHAnsi" w:cstheme="majorHAnsi"/>
                <w:sz w:val="28"/>
                <w:szCs w:val="28"/>
              </w:rPr>
            </w:pPr>
            <w:r w:rsidRPr="00FA0B67">
              <w:rPr>
                <w:rFonts w:asciiTheme="majorHAnsi" w:hAnsiTheme="majorHAnsi" w:cstheme="majorHAnsi"/>
                <w:sz w:val="28"/>
                <w:szCs w:val="28"/>
              </w:rPr>
              <w:t>Cán bộ nghiệp vụ thực hiện chuyển tiến trình đợt đấu giá sang kết thúc đăng ký tham dự. Hệ thống cập nhật thông tin vào CSDL</w:t>
            </w:r>
          </w:p>
        </w:tc>
        <w:tc>
          <w:tcPr>
            <w:tcW w:w="1701" w:type="dxa"/>
            <w:shd w:val="clear" w:color="auto" w:fill="auto"/>
            <w:noWrap/>
          </w:tcPr>
          <w:p w14:paraId="566DEC0A" w14:textId="6F09D81B"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520526C8" w14:textId="77777777" w:rsidR="000B14E8" w:rsidRPr="00FF7B39" w:rsidRDefault="000B14E8" w:rsidP="000B14E8">
            <w:pPr>
              <w:spacing w:before="0" w:after="0"/>
              <w:rPr>
                <w:rFonts w:eastAsia="Times New Roman"/>
                <w:szCs w:val="26"/>
                <w:lang w:eastAsia="en-US"/>
              </w:rPr>
            </w:pPr>
          </w:p>
        </w:tc>
      </w:tr>
      <w:tr w:rsidR="000B14E8" w:rsidRPr="00FF7B39" w14:paraId="4B1A3339" w14:textId="77777777" w:rsidTr="008A6E44">
        <w:trPr>
          <w:trHeight w:val="551"/>
        </w:trPr>
        <w:tc>
          <w:tcPr>
            <w:tcW w:w="1042" w:type="dxa"/>
            <w:shd w:val="clear" w:color="auto" w:fill="auto"/>
            <w:noWrap/>
            <w:vAlign w:val="center"/>
          </w:tcPr>
          <w:p w14:paraId="7EA05091"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673FB8E5" w14:textId="11C9D408" w:rsidR="000B14E8" w:rsidRPr="00FA0B67" w:rsidRDefault="000B14E8" w:rsidP="000B14E8">
            <w:pPr>
              <w:pStyle w:val="TableText"/>
              <w:rPr>
                <w:rFonts w:asciiTheme="majorHAnsi" w:hAnsiTheme="majorHAnsi" w:cstheme="majorHAnsi"/>
                <w:sz w:val="28"/>
                <w:szCs w:val="28"/>
              </w:rPr>
            </w:pPr>
            <w:r w:rsidRPr="00FA0B67">
              <w:rPr>
                <w:rFonts w:asciiTheme="majorHAnsi" w:hAnsiTheme="majorHAnsi" w:cstheme="majorHAnsi"/>
                <w:sz w:val="28"/>
                <w:szCs w:val="28"/>
              </w:rPr>
              <w:t>Cán bộ nghiệp vụ thực hiện chuyển tiến trình đợt đấu giá sang bắt đầu nhập lệnh đặt mua. Hệ thống cập nhật thông tin vào CSDL.</w:t>
            </w:r>
          </w:p>
        </w:tc>
        <w:tc>
          <w:tcPr>
            <w:tcW w:w="1701" w:type="dxa"/>
            <w:shd w:val="clear" w:color="auto" w:fill="auto"/>
            <w:noWrap/>
          </w:tcPr>
          <w:p w14:paraId="12A50A87" w14:textId="550A85FC"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60918EA5" w14:textId="77777777" w:rsidR="000B14E8" w:rsidRPr="00FF7B39" w:rsidRDefault="000B14E8" w:rsidP="000B14E8">
            <w:pPr>
              <w:spacing w:before="0" w:after="0"/>
              <w:rPr>
                <w:rFonts w:eastAsia="Times New Roman"/>
                <w:szCs w:val="26"/>
                <w:lang w:eastAsia="en-US"/>
              </w:rPr>
            </w:pPr>
          </w:p>
        </w:tc>
      </w:tr>
      <w:tr w:rsidR="000B14E8" w:rsidRPr="00FF7B39" w14:paraId="0B82E528" w14:textId="77777777" w:rsidTr="008A6E44">
        <w:trPr>
          <w:trHeight w:val="551"/>
        </w:trPr>
        <w:tc>
          <w:tcPr>
            <w:tcW w:w="1042" w:type="dxa"/>
            <w:shd w:val="clear" w:color="auto" w:fill="auto"/>
            <w:noWrap/>
            <w:vAlign w:val="center"/>
          </w:tcPr>
          <w:p w14:paraId="48FF0405"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7A4A0F9A" w14:textId="06D7F028" w:rsidR="000B14E8" w:rsidRPr="00FA0B67" w:rsidRDefault="000B14E8" w:rsidP="000B14E8">
            <w:pPr>
              <w:pStyle w:val="TableText"/>
              <w:rPr>
                <w:rFonts w:asciiTheme="majorHAnsi" w:hAnsiTheme="majorHAnsi" w:cstheme="majorHAnsi"/>
                <w:sz w:val="28"/>
                <w:szCs w:val="28"/>
              </w:rPr>
            </w:pPr>
            <w:r w:rsidRPr="00FA0B67">
              <w:rPr>
                <w:rFonts w:asciiTheme="majorHAnsi" w:hAnsiTheme="majorHAnsi" w:cstheme="majorHAnsi"/>
                <w:sz w:val="28"/>
                <w:szCs w:val="28"/>
              </w:rPr>
              <w:t>Cán bộ nghiệp vụ thực hiện chuyển tiến trình đợt đấu giá sang kết thúc nhập lệnh đặt mua. Hệ thống cập nhật thông tin vào CSDL.</w:t>
            </w:r>
          </w:p>
        </w:tc>
        <w:tc>
          <w:tcPr>
            <w:tcW w:w="1701" w:type="dxa"/>
            <w:shd w:val="clear" w:color="auto" w:fill="auto"/>
            <w:noWrap/>
          </w:tcPr>
          <w:p w14:paraId="06457458" w14:textId="0FC303E5"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318D0EF0" w14:textId="77777777" w:rsidR="000B14E8" w:rsidRPr="00FF7B39" w:rsidRDefault="000B14E8" w:rsidP="000B14E8">
            <w:pPr>
              <w:spacing w:before="0" w:after="0"/>
              <w:rPr>
                <w:rFonts w:eastAsia="Times New Roman"/>
                <w:szCs w:val="26"/>
                <w:lang w:eastAsia="en-US"/>
              </w:rPr>
            </w:pPr>
          </w:p>
        </w:tc>
      </w:tr>
      <w:tr w:rsidR="000B14E8" w:rsidRPr="00FF7B39" w14:paraId="2FC9C04C" w14:textId="77777777" w:rsidTr="008A6E44">
        <w:trPr>
          <w:trHeight w:val="551"/>
        </w:trPr>
        <w:tc>
          <w:tcPr>
            <w:tcW w:w="1042" w:type="dxa"/>
            <w:shd w:val="clear" w:color="auto" w:fill="auto"/>
            <w:noWrap/>
            <w:vAlign w:val="center"/>
          </w:tcPr>
          <w:p w14:paraId="3CED8411"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7EF066E6" w14:textId="2524D951" w:rsidR="000B14E8" w:rsidRPr="00FA0B67" w:rsidRDefault="000B14E8" w:rsidP="000B14E8">
            <w:pPr>
              <w:pStyle w:val="TableText"/>
              <w:rPr>
                <w:rFonts w:asciiTheme="majorHAnsi" w:hAnsiTheme="majorHAnsi" w:cstheme="majorHAnsi"/>
                <w:sz w:val="28"/>
                <w:szCs w:val="28"/>
              </w:rPr>
            </w:pPr>
            <w:r w:rsidRPr="00FA0B67">
              <w:rPr>
                <w:rFonts w:asciiTheme="majorHAnsi" w:hAnsiTheme="majorHAnsi" w:cstheme="majorHAnsi"/>
                <w:sz w:val="28"/>
                <w:szCs w:val="28"/>
              </w:rPr>
              <w:t>Cán bộ nghiệp vụ thực hiện chuyển tiến trình đợt book building bắt đầu dựng sổ. Hệ thống cập nhật thông tin vào CSDL.</w:t>
            </w:r>
          </w:p>
        </w:tc>
        <w:tc>
          <w:tcPr>
            <w:tcW w:w="1701" w:type="dxa"/>
            <w:shd w:val="clear" w:color="auto" w:fill="auto"/>
            <w:noWrap/>
          </w:tcPr>
          <w:p w14:paraId="67A886E1" w14:textId="47791885"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474B535C" w14:textId="77777777" w:rsidR="000B14E8" w:rsidRPr="00FF7B39" w:rsidRDefault="000B14E8" w:rsidP="000B14E8">
            <w:pPr>
              <w:spacing w:before="0" w:after="0"/>
              <w:rPr>
                <w:rFonts w:eastAsia="Times New Roman"/>
                <w:szCs w:val="26"/>
                <w:lang w:eastAsia="en-US"/>
              </w:rPr>
            </w:pPr>
          </w:p>
        </w:tc>
      </w:tr>
      <w:tr w:rsidR="000B14E8" w:rsidRPr="00FF7B39" w14:paraId="207F9B81" w14:textId="77777777" w:rsidTr="008A6E44">
        <w:trPr>
          <w:trHeight w:val="551"/>
        </w:trPr>
        <w:tc>
          <w:tcPr>
            <w:tcW w:w="1042" w:type="dxa"/>
            <w:shd w:val="clear" w:color="auto" w:fill="auto"/>
            <w:noWrap/>
            <w:vAlign w:val="center"/>
          </w:tcPr>
          <w:p w14:paraId="51E5643F" w14:textId="09021A63"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68439B21" w14:textId="11B1C767" w:rsidR="000B14E8" w:rsidRPr="00FA0B67" w:rsidRDefault="000B14E8" w:rsidP="000B14E8">
            <w:pPr>
              <w:rPr>
                <w:rFonts w:asciiTheme="majorHAnsi" w:eastAsia="Times New Roman" w:hAnsiTheme="majorHAnsi" w:cstheme="majorHAnsi"/>
                <w:b/>
                <w:sz w:val="28"/>
                <w:szCs w:val="28"/>
                <w:lang w:eastAsia="en-US"/>
              </w:rPr>
            </w:pPr>
            <w:r w:rsidRPr="00FA0B67">
              <w:rPr>
                <w:rFonts w:asciiTheme="majorHAnsi" w:hAnsiTheme="majorHAnsi" w:cstheme="majorHAnsi"/>
                <w:sz w:val="28"/>
                <w:szCs w:val="28"/>
              </w:rPr>
              <w:t xml:space="preserve">Cán bộ nghiệp vụ thực hiện chuyển tiến trình đợt book building sang kết thúc </w:t>
            </w:r>
            <w:r w:rsidRPr="00FA0B67">
              <w:rPr>
                <w:rFonts w:asciiTheme="majorHAnsi" w:hAnsiTheme="majorHAnsi" w:cstheme="majorHAnsi"/>
                <w:sz w:val="28"/>
                <w:szCs w:val="28"/>
              </w:rPr>
              <w:lastRenderedPageBreak/>
              <w:t>dựng sổ. Hệ thống cập nhật thông tin vào CSDL.</w:t>
            </w:r>
          </w:p>
        </w:tc>
        <w:tc>
          <w:tcPr>
            <w:tcW w:w="1701" w:type="dxa"/>
            <w:shd w:val="clear" w:color="auto" w:fill="auto"/>
            <w:noWrap/>
          </w:tcPr>
          <w:p w14:paraId="04A31D74" w14:textId="0BAE863A"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lastRenderedPageBreak/>
              <w:t>Dữ liệu đầu vào</w:t>
            </w:r>
          </w:p>
        </w:tc>
        <w:tc>
          <w:tcPr>
            <w:tcW w:w="1055" w:type="dxa"/>
            <w:shd w:val="clear" w:color="auto" w:fill="auto"/>
            <w:noWrap/>
            <w:vAlign w:val="center"/>
          </w:tcPr>
          <w:p w14:paraId="00ADA42A" w14:textId="77777777" w:rsidR="000B14E8" w:rsidRPr="00FF7B39" w:rsidRDefault="000B14E8" w:rsidP="000B14E8">
            <w:pPr>
              <w:spacing w:before="0" w:after="0"/>
              <w:rPr>
                <w:rFonts w:eastAsia="Times New Roman"/>
                <w:szCs w:val="26"/>
                <w:lang w:eastAsia="en-US"/>
              </w:rPr>
            </w:pPr>
          </w:p>
        </w:tc>
      </w:tr>
      <w:tr w:rsidR="000B14E8" w:rsidRPr="00FF7B39" w14:paraId="7AC43DE8" w14:textId="77777777" w:rsidTr="008A6E44">
        <w:trPr>
          <w:trHeight w:val="551"/>
        </w:trPr>
        <w:tc>
          <w:tcPr>
            <w:tcW w:w="1042" w:type="dxa"/>
            <w:shd w:val="clear" w:color="auto" w:fill="auto"/>
            <w:noWrap/>
            <w:vAlign w:val="center"/>
          </w:tcPr>
          <w:p w14:paraId="0373E9DF"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10DFB508" w14:textId="6C3B7F20"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thực hiện chuyển tiến trình đợt book building sang kết thúc. Hệ thống cập nhật thông tin vào CSDL.</w:t>
            </w:r>
          </w:p>
        </w:tc>
        <w:tc>
          <w:tcPr>
            <w:tcW w:w="1701" w:type="dxa"/>
            <w:shd w:val="clear" w:color="auto" w:fill="auto"/>
            <w:noWrap/>
          </w:tcPr>
          <w:p w14:paraId="71309D0A" w14:textId="416025BA"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71057E1E" w14:textId="77777777" w:rsidR="000B14E8" w:rsidRPr="00FF7B39" w:rsidRDefault="000B14E8" w:rsidP="000B14E8">
            <w:pPr>
              <w:spacing w:before="0" w:after="0"/>
              <w:rPr>
                <w:rFonts w:eastAsia="Times New Roman"/>
                <w:szCs w:val="26"/>
                <w:lang w:eastAsia="en-US"/>
              </w:rPr>
            </w:pPr>
          </w:p>
        </w:tc>
      </w:tr>
      <w:tr w:rsidR="000B14E8" w:rsidRPr="00FF7B39" w14:paraId="29A5C3D5" w14:textId="77777777" w:rsidTr="008A6E44">
        <w:trPr>
          <w:trHeight w:val="551"/>
        </w:trPr>
        <w:tc>
          <w:tcPr>
            <w:tcW w:w="1042" w:type="dxa"/>
            <w:shd w:val="clear" w:color="auto" w:fill="auto"/>
            <w:noWrap/>
            <w:vAlign w:val="center"/>
          </w:tcPr>
          <w:p w14:paraId="7C0ABDF0" w14:textId="77777777" w:rsidR="000B14E8" w:rsidRPr="00FB2FBA"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4325AAE1" w14:textId="3ABE0987" w:rsidR="000B14E8" w:rsidRPr="00FA0B67" w:rsidRDefault="000B14E8" w:rsidP="00FB2FBA">
            <w:pPr>
              <w:rPr>
                <w:rFonts w:asciiTheme="majorHAnsi" w:eastAsia="Times New Roman" w:hAnsiTheme="majorHAnsi" w:cstheme="majorHAnsi"/>
                <w:sz w:val="28"/>
                <w:szCs w:val="28"/>
                <w:lang w:val="pt-BR" w:eastAsia="en-US"/>
              </w:rPr>
            </w:pPr>
            <w:r w:rsidRPr="00FA0B67">
              <w:rPr>
                <w:rFonts w:asciiTheme="majorHAnsi" w:hAnsiTheme="majorHAnsi" w:cstheme="majorHAnsi"/>
                <w:sz w:val="28"/>
                <w:szCs w:val="28"/>
              </w:rPr>
              <w:t>Cán bộ nghiệp vụ thực hiện nhập thông tin để hủy đợt đấu giá. Hệ thống cập nhật thông tin vào CSDL.</w:t>
            </w:r>
          </w:p>
        </w:tc>
        <w:tc>
          <w:tcPr>
            <w:tcW w:w="1701" w:type="dxa"/>
            <w:shd w:val="clear" w:color="auto" w:fill="auto"/>
            <w:noWrap/>
          </w:tcPr>
          <w:p w14:paraId="17195BF9" w14:textId="2409208E" w:rsidR="000B14E8" w:rsidRPr="00FA0B67" w:rsidRDefault="00FB2FBA"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42EA17F4" w14:textId="77777777" w:rsidR="000B14E8" w:rsidRPr="00FF7B39" w:rsidRDefault="000B14E8" w:rsidP="000B14E8">
            <w:pPr>
              <w:spacing w:before="0" w:after="0"/>
              <w:rPr>
                <w:rFonts w:eastAsia="Times New Roman"/>
                <w:szCs w:val="26"/>
                <w:lang w:eastAsia="en-US"/>
              </w:rPr>
            </w:pPr>
          </w:p>
        </w:tc>
      </w:tr>
      <w:tr w:rsidR="000B14E8" w:rsidRPr="00FF7B39" w14:paraId="1BBFAF6A" w14:textId="77777777" w:rsidTr="008A6E44">
        <w:trPr>
          <w:trHeight w:val="551"/>
        </w:trPr>
        <w:tc>
          <w:tcPr>
            <w:tcW w:w="1042" w:type="dxa"/>
            <w:shd w:val="clear" w:color="auto" w:fill="auto"/>
            <w:noWrap/>
            <w:vAlign w:val="center"/>
          </w:tcPr>
          <w:p w14:paraId="49237957"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70F2D61E" w14:textId="278057B6"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thực hiện nhập thông tin để tạm dừng đợt đấu giá. Hệ thống cập nhật thông tin vào CSDL.</w:t>
            </w:r>
          </w:p>
        </w:tc>
        <w:tc>
          <w:tcPr>
            <w:tcW w:w="1701" w:type="dxa"/>
            <w:shd w:val="clear" w:color="auto" w:fill="auto"/>
            <w:noWrap/>
          </w:tcPr>
          <w:p w14:paraId="2F0D4319" w14:textId="70D25CCE"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2AD3D5D9" w14:textId="77777777" w:rsidR="000B14E8" w:rsidRPr="00FF7B39" w:rsidRDefault="000B14E8" w:rsidP="000B14E8">
            <w:pPr>
              <w:spacing w:before="0" w:after="0"/>
              <w:rPr>
                <w:rFonts w:eastAsia="Times New Roman"/>
                <w:szCs w:val="26"/>
                <w:lang w:eastAsia="en-US"/>
              </w:rPr>
            </w:pPr>
          </w:p>
        </w:tc>
      </w:tr>
      <w:tr w:rsidR="000B14E8" w:rsidRPr="00FF7B39" w14:paraId="4E812A08" w14:textId="77777777" w:rsidTr="008A6E44">
        <w:trPr>
          <w:trHeight w:val="551"/>
        </w:trPr>
        <w:tc>
          <w:tcPr>
            <w:tcW w:w="1042" w:type="dxa"/>
            <w:shd w:val="clear" w:color="auto" w:fill="auto"/>
            <w:noWrap/>
            <w:vAlign w:val="center"/>
          </w:tcPr>
          <w:p w14:paraId="7D135E43" w14:textId="35D72BA6" w:rsidR="000B14E8" w:rsidRPr="00FB2FBA" w:rsidRDefault="000B14E8" w:rsidP="00C928E4">
            <w:pPr>
              <w:pStyle w:val="ListParagraph"/>
              <w:numPr>
                <w:ilvl w:val="0"/>
                <w:numId w:val="42"/>
              </w:numPr>
              <w:rPr>
                <w:b/>
              </w:rPr>
            </w:pPr>
          </w:p>
        </w:tc>
        <w:tc>
          <w:tcPr>
            <w:tcW w:w="4962" w:type="dxa"/>
            <w:shd w:val="clear" w:color="000000" w:fill="FFFFFF"/>
            <w:vAlign w:val="center"/>
          </w:tcPr>
          <w:p w14:paraId="6B143A21" w14:textId="037E6A9D" w:rsidR="000B14E8" w:rsidRPr="00FA0B67" w:rsidRDefault="00FB2FBA" w:rsidP="00FB2FBA">
            <w:pPr>
              <w:rPr>
                <w:rFonts w:asciiTheme="majorHAnsi" w:hAnsiTheme="majorHAnsi" w:cstheme="majorHAnsi"/>
                <w:b/>
                <w:sz w:val="28"/>
                <w:szCs w:val="28"/>
              </w:rPr>
            </w:pPr>
            <w:r w:rsidRPr="00FA0B67">
              <w:rPr>
                <w:rFonts w:asciiTheme="majorHAnsi" w:hAnsiTheme="majorHAnsi" w:cstheme="majorHAnsi"/>
                <w:b/>
                <w:sz w:val="28"/>
                <w:szCs w:val="28"/>
              </w:rPr>
              <w:t>Danh mục</w:t>
            </w:r>
          </w:p>
        </w:tc>
        <w:tc>
          <w:tcPr>
            <w:tcW w:w="1701" w:type="dxa"/>
            <w:shd w:val="clear" w:color="auto" w:fill="auto"/>
            <w:noWrap/>
          </w:tcPr>
          <w:p w14:paraId="020705B1" w14:textId="72862BAF" w:rsidR="000B14E8" w:rsidRPr="00FA0B67" w:rsidRDefault="000B14E8" w:rsidP="000B14E8">
            <w:pPr>
              <w:rPr>
                <w:rFonts w:asciiTheme="majorHAnsi" w:hAnsiTheme="majorHAnsi" w:cstheme="majorHAnsi"/>
                <w:sz w:val="28"/>
                <w:szCs w:val="28"/>
              </w:rPr>
            </w:pPr>
          </w:p>
        </w:tc>
        <w:tc>
          <w:tcPr>
            <w:tcW w:w="1055" w:type="dxa"/>
            <w:shd w:val="clear" w:color="auto" w:fill="auto"/>
            <w:noWrap/>
            <w:vAlign w:val="center"/>
          </w:tcPr>
          <w:p w14:paraId="62721AF6" w14:textId="77777777" w:rsidR="000B14E8" w:rsidRPr="00FF7B39" w:rsidRDefault="000B14E8" w:rsidP="000B14E8">
            <w:pPr>
              <w:spacing w:before="0" w:after="0"/>
              <w:rPr>
                <w:rFonts w:eastAsia="Times New Roman"/>
                <w:szCs w:val="26"/>
                <w:lang w:eastAsia="en-US"/>
              </w:rPr>
            </w:pPr>
          </w:p>
        </w:tc>
      </w:tr>
      <w:tr w:rsidR="000B14E8" w:rsidRPr="00FF7B39" w14:paraId="3749D9CC" w14:textId="77777777" w:rsidTr="008A6E44">
        <w:trPr>
          <w:trHeight w:val="551"/>
        </w:trPr>
        <w:tc>
          <w:tcPr>
            <w:tcW w:w="1042" w:type="dxa"/>
            <w:shd w:val="clear" w:color="auto" w:fill="auto"/>
            <w:noWrap/>
            <w:vAlign w:val="center"/>
          </w:tcPr>
          <w:p w14:paraId="08FA9C67"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114EC767" w14:textId="179AFA7E"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thêm mới thông tin tổ chức phát hành. Hệ thống cập nhật thông tin vào CSDL.</w:t>
            </w:r>
          </w:p>
        </w:tc>
        <w:tc>
          <w:tcPr>
            <w:tcW w:w="1701" w:type="dxa"/>
            <w:shd w:val="clear" w:color="auto" w:fill="auto"/>
            <w:noWrap/>
          </w:tcPr>
          <w:p w14:paraId="164485CC" w14:textId="7F912574"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5DCDB29B" w14:textId="77777777" w:rsidR="000B14E8" w:rsidRPr="00FF7B39" w:rsidRDefault="000B14E8" w:rsidP="000B14E8">
            <w:pPr>
              <w:spacing w:before="0" w:after="0"/>
              <w:rPr>
                <w:rFonts w:eastAsia="Times New Roman"/>
                <w:szCs w:val="26"/>
                <w:lang w:eastAsia="en-US"/>
              </w:rPr>
            </w:pPr>
          </w:p>
        </w:tc>
      </w:tr>
      <w:tr w:rsidR="000B14E8" w:rsidRPr="00FF7B39" w14:paraId="0FD58FDC" w14:textId="77777777" w:rsidTr="008A6E44">
        <w:trPr>
          <w:trHeight w:val="551"/>
        </w:trPr>
        <w:tc>
          <w:tcPr>
            <w:tcW w:w="1042" w:type="dxa"/>
            <w:shd w:val="clear" w:color="auto" w:fill="auto"/>
            <w:noWrap/>
            <w:vAlign w:val="center"/>
          </w:tcPr>
          <w:p w14:paraId="772C72F3"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7F42C14B" w14:textId="2F887723"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chỉnh sửa thông tin tổ chức phát hành. Hệ thống cập nhật thông tin vào CSDL.</w:t>
            </w:r>
          </w:p>
        </w:tc>
        <w:tc>
          <w:tcPr>
            <w:tcW w:w="1701" w:type="dxa"/>
            <w:shd w:val="clear" w:color="auto" w:fill="auto"/>
            <w:noWrap/>
          </w:tcPr>
          <w:p w14:paraId="3EFE658A" w14:textId="2088085B" w:rsidR="000B14E8" w:rsidRPr="00FA0B67" w:rsidRDefault="00EB782A"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408A2C62" w14:textId="77777777" w:rsidR="000B14E8" w:rsidRPr="00FF7B39" w:rsidRDefault="000B14E8" w:rsidP="000B14E8">
            <w:pPr>
              <w:spacing w:before="0" w:after="0"/>
              <w:rPr>
                <w:rFonts w:eastAsia="Times New Roman"/>
                <w:szCs w:val="26"/>
                <w:lang w:eastAsia="en-US"/>
              </w:rPr>
            </w:pPr>
          </w:p>
        </w:tc>
      </w:tr>
      <w:tr w:rsidR="000B14E8" w:rsidRPr="00FF7B39" w14:paraId="03DB4CF2" w14:textId="77777777" w:rsidTr="008A6E44">
        <w:trPr>
          <w:trHeight w:val="551"/>
        </w:trPr>
        <w:tc>
          <w:tcPr>
            <w:tcW w:w="1042" w:type="dxa"/>
            <w:shd w:val="clear" w:color="auto" w:fill="auto"/>
            <w:noWrap/>
            <w:vAlign w:val="center"/>
          </w:tcPr>
          <w:p w14:paraId="5A39924F"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6DAEBF42" w14:textId="214F4F83"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chọn thông tin tổ chức phát hành để xóa. Hệ thống cập nhật thông tin vào CSDL.</w:t>
            </w:r>
          </w:p>
        </w:tc>
        <w:tc>
          <w:tcPr>
            <w:tcW w:w="1701" w:type="dxa"/>
            <w:shd w:val="clear" w:color="auto" w:fill="auto"/>
            <w:noWrap/>
          </w:tcPr>
          <w:p w14:paraId="63EC29A8" w14:textId="141AEABC" w:rsidR="000B14E8" w:rsidRPr="00FA0B67" w:rsidRDefault="00EB782A"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7606F469" w14:textId="77777777" w:rsidR="000B14E8" w:rsidRPr="00FF7B39" w:rsidRDefault="000B14E8" w:rsidP="000B14E8">
            <w:pPr>
              <w:spacing w:before="0" w:after="0"/>
              <w:rPr>
                <w:rFonts w:eastAsia="Times New Roman"/>
                <w:szCs w:val="26"/>
                <w:lang w:eastAsia="en-US"/>
              </w:rPr>
            </w:pPr>
          </w:p>
        </w:tc>
      </w:tr>
      <w:tr w:rsidR="000B14E8" w:rsidRPr="00FF7B39" w14:paraId="53DA9D09" w14:textId="77777777" w:rsidTr="008A6E44">
        <w:trPr>
          <w:trHeight w:val="551"/>
        </w:trPr>
        <w:tc>
          <w:tcPr>
            <w:tcW w:w="1042" w:type="dxa"/>
            <w:shd w:val="clear" w:color="auto" w:fill="auto"/>
            <w:noWrap/>
            <w:vAlign w:val="center"/>
          </w:tcPr>
          <w:p w14:paraId="681235C0"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1DA4E2FD" w14:textId="7AAA073D"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 xml:space="preserve">Cán bộ nghiệp vụ chọn thông tin tổ chức phát hành để xem chi tiết. Hệ thống hiển </w:t>
            </w:r>
            <w:r w:rsidRPr="00FA0B67">
              <w:rPr>
                <w:rFonts w:asciiTheme="majorHAnsi" w:hAnsiTheme="majorHAnsi" w:cstheme="majorHAnsi"/>
                <w:sz w:val="28"/>
                <w:szCs w:val="28"/>
              </w:rPr>
              <w:lastRenderedPageBreak/>
              <w:t>thị thông tin chi tiết của tổ chức phát hành.</w:t>
            </w:r>
          </w:p>
        </w:tc>
        <w:tc>
          <w:tcPr>
            <w:tcW w:w="1701" w:type="dxa"/>
            <w:shd w:val="clear" w:color="auto" w:fill="auto"/>
            <w:noWrap/>
          </w:tcPr>
          <w:p w14:paraId="59A4CE63" w14:textId="761774D5" w:rsidR="000B14E8" w:rsidRPr="00FA0B67" w:rsidRDefault="000B14E8" w:rsidP="00EB782A">
            <w:pPr>
              <w:rPr>
                <w:rFonts w:asciiTheme="majorHAnsi" w:hAnsiTheme="majorHAnsi" w:cstheme="majorHAnsi"/>
                <w:sz w:val="28"/>
                <w:szCs w:val="28"/>
              </w:rPr>
            </w:pPr>
            <w:r w:rsidRPr="00FA0B67">
              <w:rPr>
                <w:rFonts w:asciiTheme="majorHAnsi" w:hAnsiTheme="majorHAnsi" w:cstheme="majorHAnsi"/>
                <w:sz w:val="28"/>
                <w:szCs w:val="28"/>
              </w:rPr>
              <w:lastRenderedPageBreak/>
              <w:t xml:space="preserve">Dữ liệu đầu </w:t>
            </w:r>
            <w:r w:rsidR="00EB782A" w:rsidRPr="00FA0B67">
              <w:rPr>
                <w:rFonts w:asciiTheme="majorHAnsi" w:hAnsiTheme="majorHAnsi" w:cstheme="majorHAnsi"/>
                <w:sz w:val="28"/>
                <w:szCs w:val="28"/>
              </w:rPr>
              <w:t>ra</w:t>
            </w:r>
          </w:p>
        </w:tc>
        <w:tc>
          <w:tcPr>
            <w:tcW w:w="1055" w:type="dxa"/>
            <w:shd w:val="clear" w:color="auto" w:fill="auto"/>
            <w:noWrap/>
            <w:vAlign w:val="center"/>
          </w:tcPr>
          <w:p w14:paraId="228E9AF0" w14:textId="77777777" w:rsidR="000B14E8" w:rsidRPr="00FF7B39" w:rsidRDefault="000B14E8" w:rsidP="000B14E8">
            <w:pPr>
              <w:spacing w:before="0" w:after="0"/>
              <w:rPr>
                <w:rFonts w:eastAsia="Times New Roman"/>
                <w:szCs w:val="26"/>
                <w:lang w:eastAsia="en-US"/>
              </w:rPr>
            </w:pPr>
          </w:p>
        </w:tc>
      </w:tr>
      <w:tr w:rsidR="000B14E8" w:rsidRPr="00FF7B39" w14:paraId="566EAAA7" w14:textId="77777777" w:rsidTr="008A6E44">
        <w:trPr>
          <w:trHeight w:val="551"/>
        </w:trPr>
        <w:tc>
          <w:tcPr>
            <w:tcW w:w="1042" w:type="dxa"/>
            <w:shd w:val="clear" w:color="auto" w:fill="auto"/>
            <w:noWrap/>
            <w:vAlign w:val="center"/>
          </w:tcPr>
          <w:p w14:paraId="2D797F62"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29189810" w14:textId="67E4A745"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xem tra cứu thông tin tổ chức phát hành. Hệ thống trả ra danh sách thông tin tổ chức phát hành theo điều kiện tìm kiếm.</w:t>
            </w:r>
          </w:p>
        </w:tc>
        <w:tc>
          <w:tcPr>
            <w:tcW w:w="1701" w:type="dxa"/>
            <w:shd w:val="clear" w:color="auto" w:fill="auto"/>
            <w:noWrap/>
          </w:tcPr>
          <w:p w14:paraId="2F8E5FE7" w14:textId="31142AF2" w:rsidR="000B14E8" w:rsidRPr="00FA0B67" w:rsidRDefault="000B14E8" w:rsidP="00EB782A">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EB782A" w:rsidRPr="00FA0B67">
              <w:rPr>
                <w:rFonts w:asciiTheme="majorHAnsi" w:hAnsiTheme="majorHAnsi" w:cstheme="majorHAnsi"/>
                <w:sz w:val="28"/>
                <w:szCs w:val="28"/>
              </w:rPr>
              <w:t>ra</w:t>
            </w:r>
          </w:p>
        </w:tc>
        <w:tc>
          <w:tcPr>
            <w:tcW w:w="1055" w:type="dxa"/>
            <w:shd w:val="clear" w:color="auto" w:fill="auto"/>
            <w:noWrap/>
            <w:vAlign w:val="center"/>
          </w:tcPr>
          <w:p w14:paraId="0401DC57" w14:textId="77777777" w:rsidR="000B14E8" w:rsidRPr="00FF7B39" w:rsidRDefault="000B14E8" w:rsidP="000B14E8">
            <w:pPr>
              <w:spacing w:before="0" w:after="0"/>
              <w:rPr>
                <w:rFonts w:eastAsia="Times New Roman"/>
                <w:szCs w:val="26"/>
                <w:lang w:eastAsia="en-US"/>
              </w:rPr>
            </w:pPr>
          </w:p>
        </w:tc>
      </w:tr>
      <w:tr w:rsidR="000B14E8" w:rsidRPr="00FF7B39" w14:paraId="10F82D44" w14:textId="77777777" w:rsidTr="008A6E44">
        <w:trPr>
          <w:trHeight w:val="551"/>
        </w:trPr>
        <w:tc>
          <w:tcPr>
            <w:tcW w:w="1042" w:type="dxa"/>
            <w:shd w:val="clear" w:color="auto" w:fill="auto"/>
            <w:noWrap/>
            <w:vAlign w:val="center"/>
          </w:tcPr>
          <w:p w14:paraId="292F7EA7"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1E1A895D" w14:textId="5F8B1992"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thêm mới thông tin chứng khoán. Hệ thống cập nhật thông tin vào CSDL.</w:t>
            </w:r>
          </w:p>
        </w:tc>
        <w:tc>
          <w:tcPr>
            <w:tcW w:w="1701" w:type="dxa"/>
            <w:shd w:val="clear" w:color="auto" w:fill="auto"/>
            <w:noWrap/>
          </w:tcPr>
          <w:p w14:paraId="7B146D34" w14:textId="0DBD763A" w:rsidR="000B14E8" w:rsidRPr="00FA0B67" w:rsidRDefault="000B14E8" w:rsidP="00EB782A">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EB782A" w:rsidRPr="00FA0B67">
              <w:rPr>
                <w:rFonts w:asciiTheme="majorHAnsi" w:hAnsiTheme="majorHAnsi" w:cstheme="majorHAnsi"/>
                <w:sz w:val="28"/>
                <w:szCs w:val="28"/>
              </w:rPr>
              <w:t>vào</w:t>
            </w:r>
          </w:p>
        </w:tc>
        <w:tc>
          <w:tcPr>
            <w:tcW w:w="1055" w:type="dxa"/>
            <w:shd w:val="clear" w:color="auto" w:fill="auto"/>
            <w:noWrap/>
            <w:vAlign w:val="center"/>
          </w:tcPr>
          <w:p w14:paraId="59AE5B7A" w14:textId="77777777" w:rsidR="000B14E8" w:rsidRPr="00FF7B39" w:rsidRDefault="000B14E8" w:rsidP="000B14E8">
            <w:pPr>
              <w:spacing w:before="0" w:after="0"/>
              <w:rPr>
                <w:rFonts w:eastAsia="Times New Roman"/>
                <w:szCs w:val="26"/>
                <w:lang w:eastAsia="en-US"/>
              </w:rPr>
            </w:pPr>
          </w:p>
        </w:tc>
      </w:tr>
      <w:tr w:rsidR="000B14E8" w:rsidRPr="00FF7B39" w14:paraId="33BB5920" w14:textId="77777777" w:rsidTr="008A6E44">
        <w:trPr>
          <w:trHeight w:val="551"/>
        </w:trPr>
        <w:tc>
          <w:tcPr>
            <w:tcW w:w="1042" w:type="dxa"/>
            <w:shd w:val="clear" w:color="auto" w:fill="auto"/>
            <w:noWrap/>
            <w:vAlign w:val="center"/>
          </w:tcPr>
          <w:p w14:paraId="111FE9E9"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105D5123" w14:textId="7660E468"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sửa thông tin chứng khoán. Hệ thống cập nhật thông tin vào CSDL.</w:t>
            </w:r>
          </w:p>
        </w:tc>
        <w:tc>
          <w:tcPr>
            <w:tcW w:w="1701" w:type="dxa"/>
            <w:shd w:val="clear" w:color="auto" w:fill="auto"/>
            <w:noWrap/>
          </w:tcPr>
          <w:p w14:paraId="66FE55BF" w14:textId="3CEA608A" w:rsidR="000B14E8" w:rsidRPr="00FA0B67" w:rsidRDefault="00EB782A"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462C7CC5" w14:textId="77777777" w:rsidR="000B14E8" w:rsidRPr="00FF7B39" w:rsidRDefault="000B14E8" w:rsidP="000B14E8">
            <w:pPr>
              <w:spacing w:before="0" w:after="0"/>
              <w:rPr>
                <w:rFonts w:eastAsia="Times New Roman"/>
                <w:szCs w:val="26"/>
                <w:lang w:eastAsia="en-US"/>
              </w:rPr>
            </w:pPr>
          </w:p>
        </w:tc>
      </w:tr>
      <w:tr w:rsidR="000B14E8" w:rsidRPr="00FF7B39" w14:paraId="754F9B89" w14:textId="77777777" w:rsidTr="008A6E44">
        <w:trPr>
          <w:trHeight w:val="551"/>
        </w:trPr>
        <w:tc>
          <w:tcPr>
            <w:tcW w:w="1042" w:type="dxa"/>
            <w:shd w:val="clear" w:color="auto" w:fill="auto"/>
            <w:noWrap/>
            <w:vAlign w:val="center"/>
          </w:tcPr>
          <w:p w14:paraId="32171D38"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3BC8BCD8" w14:textId="7E2758F9"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chọn thông tin chứng khoán để xóa. Hệ thống cập nhật thông tin vào CSDL.</w:t>
            </w:r>
          </w:p>
        </w:tc>
        <w:tc>
          <w:tcPr>
            <w:tcW w:w="1701" w:type="dxa"/>
            <w:shd w:val="clear" w:color="auto" w:fill="auto"/>
            <w:noWrap/>
          </w:tcPr>
          <w:p w14:paraId="1F017998" w14:textId="32ED2A86" w:rsidR="000B14E8" w:rsidRPr="00FA0B67" w:rsidRDefault="00EB782A"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16A28EDE" w14:textId="77777777" w:rsidR="000B14E8" w:rsidRPr="00FF7B39" w:rsidRDefault="000B14E8" w:rsidP="000B14E8">
            <w:pPr>
              <w:spacing w:before="0" w:after="0"/>
              <w:rPr>
                <w:rFonts w:eastAsia="Times New Roman"/>
                <w:szCs w:val="26"/>
                <w:lang w:eastAsia="en-US"/>
              </w:rPr>
            </w:pPr>
          </w:p>
        </w:tc>
      </w:tr>
      <w:tr w:rsidR="000B14E8" w:rsidRPr="00FF7B39" w14:paraId="4273F7BB" w14:textId="77777777" w:rsidTr="008A6E44">
        <w:trPr>
          <w:trHeight w:val="551"/>
        </w:trPr>
        <w:tc>
          <w:tcPr>
            <w:tcW w:w="1042" w:type="dxa"/>
            <w:shd w:val="clear" w:color="auto" w:fill="auto"/>
            <w:noWrap/>
            <w:vAlign w:val="center"/>
          </w:tcPr>
          <w:p w14:paraId="30D51C63"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7AAEE22B" w14:textId="468D3793"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chọn thông tin chứng khoán để xem chi tiết. Hệ thống hiển thị thông tin chi tiết chứng khoán.</w:t>
            </w:r>
          </w:p>
        </w:tc>
        <w:tc>
          <w:tcPr>
            <w:tcW w:w="1701" w:type="dxa"/>
            <w:shd w:val="clear" w:color="auto" w:fill="auto"/>
            <w:noWrap/>
          </w:tcPr>
          <w:p w14:paraId="22279484" w14:textId="5D36103E" w:rsidR="000B14E8" w:rsidRPr="00FA0B67" w:rsidRDefault="000B14E8" w:rsidP="00EB782A">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EB782A" w:rsidRPr="00FA0B67">
              <w:rPr>
                <w:rFonts w:asciiTheme="majorHAnsi" w:hAnsiTheme="majorHAnsi" w:cstheme="majorHAnsi"/>
                <w:sz w:val="28"/>
                <w:szCs w:val="28"/>
              </w:rPr>
              <w:t>ra</w:t>
            </w:r>
          </w:p>
        </w:tc>
        <w:tc>
          <w:tcPr>
            <w:tcW w:w="1055" w:type="dxa"/>
            <w:shd w:val="clear" w:color="auto" w:fill="auto"/>
            <w:noWrap/>
            <w:vAlign w:val="center"/>
          </w:tcPr>
          <w:p w14:paraId="63796065" w14:textId="77777777" w:rsidR="000B14E8" w:rsidRPr="00FF7B39" w:rsidRDefault="000B14E8" w:rsidP="000B14E8">
            <w:pPr>
              <w:spacing w:before="0" w:after="0"/>
              <w:rPr>
                <w:rFonts w:eastAsia="Times New Roman"/>
                <w:szCs w:val="26"/>
                <w:lang w:eastAsia="en-US"/>
              </w:rPr>
            </w:pPr>
          </w:p>
        </w:tc>
      </w:tr>
      <w:tr w:rsidR="000B14E8" w:rsidRPr="00FF7B39" w14:paraId="6E7A6907" w14:textId="77777777" w:rsidTr="008A6E44">
        <w:trPr>
          <w:trHeight w:val="551"/>
        </w:trPr>
        <w:tc>
          <w:tcPr>
            <w:tcW w:w="1042" w:type="dxa"/>
            <w:shd w:val="clear" w:color="auto" w:fill="auto"/>
            <w:noWrap/>
            <w:vAlign w:val="center"/>
          </w:tcPr>
          <w:p w14:paraId="456C4969"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6649234C" w14:textId="3299EAA1" w:rsidR="000B14E8" w:rsidRPr="00FA0B67" w:rsidRDefault="000B14E8" w:rsidP="000B14E8">
            <w:pPr>
              <w:spacing w:before="0" w:after="0"/>
              <w:rPr>
                <w:rFonts w:asciiTheme="majorHAnsi" w:hAnsiTheme="majorHAnsi" w:cstheme="majorHAnsi"/>
                <w:sz w:val="28"/>
                <w:szCs w:val="28"/>
                <w:lang w:eastAsia="en-US"/>
              </w:rPr>
            </w:pPr>
            <w:r w:rsidRPr="00FA0B67">
              <w:rPr>
                <w:rFonts w:asciiTheme="majorHAnsi" w:hAnsiTheme="majorHAnsi" w:cstheme="majorHAnsi"/>
                <w:sz w:val="28"/>
                <w:szCs w:val="28"/>
              </w:rPr>
              <w:t>Cán bộ nghiệp vụ xem tra cứu thông tin chứng khoán. Hệ thống hiển thị danh sách thông tin chứng khoán theo điều kiện tìm kiếm.</w:t>
            </w:r>
          </w:p>
        </w:tc>
        <w:tc>
          <w:tcPr>
            <w:tcW w:w="1701" w:type="dxa"/>
            <w:shd w:val="clear" w:color="auto" w:fill="auto"/>
            <w:noWrap/>
          </w:tcPr>
          <w:p w14:paraId="1EDC18DE" w14:textId="5CB09BE1" w:rsidR="000B14E8" w:rsidRPr="00FA0B67" w:rsidRDefault="000B14E8" w:rsidP="00EB782A">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EB782A" w:rsidRPr="00FA0B67">
              <w:rPr>
                <w:rFonts w:asciiTheme="majorHAnsi" w:hAnsiTheme="majorHAnsi" w:cstheme="majorHAnsi"/>
                <w:sz w:val="28"/>
                <w:szCs w:val="28"/>
              </w:rPr>
              <w:t>ra</w:t>
            </w:r>
          </w:p>
        </w:tc>
        <w:tc>
          <w:tcPr>
            <w:tcW w:w="1055" w:type="dxa"/>
            <w:shd w:val="clear" w:color="auto" w:fill="auto"/>
            <w:noWrap/>
            <w:vAlign w:val="center"/>
          </w:tcPr>
          <w:p w14:paraId="7CB2B298" w14:textId="77777777" w:rsidR="000B14E8" w:rsidRPr="00FF7B39" w:rsidRDefault="000B14E8" w:rsidP="000B14E8">
            <w:pPr>
              <w:spacing w:before="0" w:after="0"/>
              <w:rPr>
                <w:rFonts w:eastAsia="Times New Roman"/>
                <w:szCs w:val="26"/>
                <w:lang w:eastAsia="en-US"/>
              </w:rPr>
            </w:pPr>
          </w:p>
        </w:tc>
      </w:tr>
      <w:tr w:rsidR="000B14E8" w:rsidRPr="00FF7B39" w14:paraId="4F27BEB7" w14:textId="77777777" w:rsidTr="008A6E44">
        <w:trPr>
          <w:trHeight w:val="551"/>
        </w:trPr>
        <w:tc>
          <w:tcPr>
            <w:tcW w:w="1042" w:type="dxa"/>
            <w:shd w:val="clear" w:color="auto" w:fill="auto"/>
            <w:noWrap/>
            <w:vAlign w:val="center"/>
          </w:tcPr>
          <w:p w14:paraId="0D327BCC"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64C3FF00" w14:textId="654DAA8F"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thêm mới thông tin tổ chức sở hữu. Hệ thống cập nhật thông tin vào CSDL.</w:t>
            </w:r>
          </w:p>
        </w:tc>
        <w:tc>
          <w:tcPr>
            <w:tcW w:w="1701" w:type="dxa"/>
            <w:shd w:val="clear" w:color="auto" w:fill="auto"/>
            <w:noWrap/>
          </w:tcPr>
          <w:p w14:paraId="4E1A7E30" w14:textId="39CBC303" w:rsidR="000B14E8" w:rsidRPr="00FA0B67" w:rsidRDefault="00EB782A" w:rsidP="00EB782A">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6967D372" w14:textId="77777777" w:rsidR="000B14E8" w:rsidRPr="00FF7B39" w:rsidRDefault="000B14E8" w:rsidP="000B14E8">
            <w:pPr>
              <w:spacing w:before="0" w:after="0"/>
              <w:rPr>
                <w:rFonts w:eastAsia="Times New Roman"/>
                <w:szCs w:val="26"/>
                <w:lang w:eastAsia="en-US"/>
              </w:rPr>
            </w:pPr>
          </w:p>
        </w:tc>
      </w:tr>
      <w:tr w:rsidR="000B14E8" w:rsidRPr="00FF7B39" w14:paraId="14885F77" w14:textId="77777777" w:rsidTr="008A6E44">
        <w:trPr>
          <w:trHeight w:val="551"/>
        </w:trPr>
        <w:tc>
          <w:tcPr>
            <w:tcW w:w="1042" w:type="dxa"/>
            <w:shd w:val="clear" w:color="auto" w:fill="auto"/>
            <w:noWrap/>
            <w:vAlign w:val="center"/>
          </w:tcPr>
          <w:p w14:paraId="25484AAF"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6165CF46" w14:textId="6F951FBD"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sửa thông tin tổ chức sở hữu. Hệ thống cập nhật thông tin vào CSDL.</w:t>
            </w:r>
          </w:p>
        </w:tc>
        <w:tc>
          <w:tcPr>
            <w:tcW w:w="1701" w:type="dxa"/>
            <w:shd w:val="clear" w:color="auto" w:fill="auto"/>
            <w:noWrap/>
          </w:tcPr>
          <w:p w14:paraId="19CD9702" w14:textId="16EBF6BB"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7F26F4C0" w14:textId="77777777" w:rsidR="000B14E8" w:rsidRPr="00FF7B39" w:rsidRDefault="000B14E8" w:rsidP="000B14E8">
            <w:pPr>
              <w:spacing w:before="0" w:after="0"/>
              <w:rPr>
                <w:rFonts w:eastAsia="Times New Roman"/>
                <w:szCs w:val="26"/>
                <w:lang w:eastAsia="en-US"/>
              </w:rPr>
            </w:pPr>
          </w:p>
        </w:tc>
      </w:tr>
      <w:tr w:rsidR="000B14E8" w:rsidRPr="00FF7B39" w14:paraId="74017C5C" w14:textId="77777777" w:rsidTr="008A6E44">
        <w:trPr>
          <w:trHeight w:val="551"/>
        </w:trPr>
        <w:tc>
          <w:tcPr>
            <w:tcW w:w="1042" w:type="dxa"/>
            <w:shd w:val="clear" w:color="auto" w:fill="auto"/>
            <w:noWrap/>
            <w:vAlign w:val="center"/>
          </w:tcPr>
          <w:p w14:paraId="4EC3197E"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2DB5D8A2" w14:textId="46EF9629"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chọn thông tin tổ chức sở hữu để xóa. Hệ thống cập nhật thông tin vào CSDL.</w:t>
            </w:r>
          </w:p>
        </w:tc>
        <w:tc>
          <w:tcPr>
            <w:tcW w:w="1701" w:type="dxa"/>
            <w:shd w:val="clear" w:color="auto" w:fill="auto"/>
            <w:noWrap/>
          </w:tcPr>
          <w:p w14:paraId="34447ADF" w14:textId="6926E50B"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422A8372" w14:textId="77777777" w:rsidR="000B14E8" w:rsidRPr="00FF7B39" w:rsidRDefault="000B14E8" w:rsidP="000B14E8">
            <w:pPr>
              <w:spacing w:before="0" w:after="0"/>
              <w:rPr>
                <w:rFonts w:eastAsia="Times New Roman"/>
                <w:szCs w:val="26"/>
                <w:lang w:eastAsia="en-US"/>
              </w:rPr>
            </w:pPr>
          </w:p>
        </w:tc>
      </w:tr>
      <w:tr w:rsidR="000B14E8" w:rsidRPr="00FF7B39" w14:paraId="42AF85D4" w14:textId="77777777" w:rsidTr="008A6E44">
        <w:trPr>
          <w:trHeight w:val="551"/>
        </w:trPr>
        <w:tc>
          <w:tcPr>
            <w:tcW w:w="1042" w:type="dxa"/>
            <w:shd w:val="clear" w:color="auto" w:fill="auto"/>
            <w:noWrap/>
            <w:vAlign w:val="center"/>
          </w:tcPr>
          <w:p w14:paraId="780CCE5A"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1E55597E" w14:textId="70609083"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chọn thông tin tổ chức sở hữu để xem chi tiết. Hệ thống hiển thị thông tin tổ chức sở hữu.</w:t>
            </w:r>
          </w:p>
        </w:tc>
        <w:tc>
          <w:tcPr>
            <w:tcW w:w="1701" w:type="dxa"/>
            <w:shd w:val="clear" w:color="auto" w:fill="auto"/>
            <w:noWrap/>
          </w:tcPr>
          <w:p w14:paraId="4B5707EC" w14:textId="3DEC7AA0" w:rsidR="000B14E8" w:rsidRPr="00FA0B67" w:rsidRDefault="000B14E8" w:rsidP="00EB782A">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EB782A" w:rsidRPr="00FA0B67">
              <w:rPr>
                <w:rFonts w:asciiTheme="majorHAnsi" w:hAnsiTheme="majorHAnsi" w:cstheme="majorHAnsi"/>
                <w:sz w:val="28"/>
                <w:szCs w:val="28"/>
              </w:rPr>
              <w:t>ra</w:t>
            </w:r>
          </w:p>
        </w:tc>
        <w:tc>
          <w:tcPr>
            <w:tcW w:w="1055" w:type="dxa"/>
            <w:shd w:val="clear" w:color="auto" w:fill="auto"/>
            <w:noWrap/>
            <w:vAlign w:val="center"/>
          </w:tcPr>
          <w:p w14:paraId="64D7B7B5" w14:textId="77777777" w:rsidR="000B14E8" w:rsidRPr="00FF7B39" w:rsidRDefault="000B14E8" w:rsidP="000B14E8">
            <w:pPr>
              <w:spacing w:before="0" w:after="0"/>
              <w:rPr>
                <w:rFonts w:eastAsia="Times New Roman"/>
                <w:szCs w:val="26"/>
                <w:lang w:eastAsia="en-US"/>
              </w:rPr>
            </w:pPr>
          </w:p>
        </w:tc>
      </w:tr>
      <w:tr w:rsidR="000B14E8" w:rsidRPr="00FF7B39" w14:paraId="569AA234" w14:textId="77777777" w:rsidTr="008A6E44">
        <w:trPr>
          <w:trHeight w:val="551"/>
        </w:trPr>
        <w:tc>
          <w:tcPr>
            <w:tcW w:w="1042" w:type="dxa"/>
            <w:shd w:val="clear" w:color="auto" w:fill="auto"/>
            <w:noWrap/>
            <w:vAlign w:val="center"/>
          </w:tcPr>
          <w:p w14:paraId="62ADDF25"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43567312" w14:textId="4394E7D4"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xem tra cứu thông tin tổ chức sở hữu. Hệ thống hiển thị danh sách tổ chức sở hữu theo điều kiện tìm kiếm.</w:t>
            </w:r>
          </w:p>
        </w:tc>
        <w:tc>
          <w:tcPr>
            <w:tcW w:w="1701" w:type="dxa"/>
            <w:shd w:val="clear" w:color="auto" w:fill="auto"/>
            <w:noWrap/>
          </w:tcPr>
          <w:p w14:paraId="66895134" w14:textId="24BFDC46"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3CFD25A9" w14:textId="77777777" w:rsidR="000B14E8" w:rsidRPr="00FF7B39" w:rsidRDefault="000B14E8" w:rsidP="000B14E8">
            <w:pPr>
              <w:spacing w:before="0" w:after="0"/>
              <w:rPr>
                <w:rFonts w:eastAsia="Times New Roman"/>
                <w:szCs w:val="26"/>
                <w:lang w:eastAsia="en-US"/>
              </w:rPr>
            </w:pPr>
          </w:p>
        </w:tc>
      </w:tr>
      <w:tr w:rsidR="000B14E8" w:rsidRPr="00FF7B39" w14:paraId="2F7BC13F" w14:textId="77777777" w:rsidTr="008A6E44">
        <w:trPr>
          <w:trHeight w:val="551"/>
        </w:trPr>
        <w:tc>
          <w:tcPr>
            <w:tcW w:w="1042" w:type="dxa"/>
            <w:shd w:val="clear" w:color="auto" w:fill="auto"/>
            <w:noWrap/>
            <w:vAlign w:val="center"/>
          </w:tcPr>
          <w:p w14:paraId="47F5CE5B" w14:textId="453E42C9"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3BFA6747" w14:textId="6F2F008B" w:rsidR="000B14E8" w:rsidRPr="00FA0B67" w:rsidRDefault="000B14E8" w:rsidP="000B14E8">
            <w:pPr>
              <w:rPr>
                <w:rFonts w:asciiTheme="majorHAnsi" w:hAnsiTheme="majorHAnsi" w:cstheme="majorHAnsi"/>
                <w:b/>
                <w:sz w:val="28"/>
                <w:szCs w:val="28"/>
              </w:rPr>
            </w:pPr>
            <w:r w:rsidRPr="00FA0B67">
              <w:rPr>
                <w:rFonts w:asciiTheme="majorHAnsi" w:hAnsiTheme="majorHAnsi" w:cstheme="majorHAnsi"/>
                <w:sz w:val="28"/>
                <w:szCs w:val="28"/>
              </w:rPr>
              <w:t>Cán bộ nghiệp vụ thêm mới thông tin đơn vị tư vấn. Hệ thống cập nhật thông tin vào CSDL.</w:t>
            </w:r>
          </w:p>
        </w:tc>
        <w:tc>
          <w:tcPr>
            <w:tcW w:w="1701" w:type="dxa"/>
            <w:shd w:val="clear" w:color="auto" w:fill="auto"/>
            <w:noWrap/>
          </w:tcPr>
          <w:p w14:paraId="1058F00E" w14:textId="0886F4EC"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3EFDF3B8" w14:textId="77777777" w:rsidR="000B14E8" w:rsidRPr="00FF7B39" w:rsidRDefault="000B14E8" w:rsidP="000B14E8">
            <w:pPr>
              <w:spacing w:before="0" w:after="0"/>
              <w:rPr>
                <w:rFonts w:eastAsia="Times New Roman"/>
                <w:szCs w:val="26"/>
                <w:lang w:eastAsia="en-US"/>
              </w:rPr>
            </w:pPr>
          </w:p>
        </w:tc>
      </w:tr>
      <w:tr w:rsidR="000B14E8" w:rsidRPr="00FF7B39" w14:paraId="48BDA921" w14:textId="77777777" w:rsidTr="008A6E44">
        <w:trPr>
          <w:trHeight w:val="551"/>
        </w:trPr>
        <w:tc>
          <w:tcPr>
            <w:tcW w:w="1042" w:type="dxa"/>
            <w:shd w:val="clear" w:color="auto" w:fill="auto"/>
            <w:noWrap/>
            <w:vAlign w:val="center"/>
          </w:tcPr>
          <w:p w14:paraId="247CA04B"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5C1E2EFE" w14:textId="7934B560"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sửa thông tin đơn vị tư vấn. Hệ thống cập nhật thông tin vào CSDL.</w:t>
            </w:r>
          </w:p>
        </w:tc>
        <w:tc>
          <w:tcPr>
            <w:tcW w:w="1701" w:type="dxa"/>
            <w:shd w:val="clear" w:color="auto" w:fill="auto"/>
            <w:noWrap/>
          </w:tcPr>
          <w:p w14:paraId="0CFDA6A2" w14:textId="3C6EB01E"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79EE5EF4" w14:textId="77777777" w:rsidR="000B14E8" w:rsidRPr="00FF7B39" w:rsidRDefault="000B14E8" w:rsidP="000B14E8">
            <w:pPr>
              <w:spacing w:before="0" w:after="0"/>
              <w:rPr>
                <w:rFonts w:eastAsia="Times New Roman"/>
                <w:szCs w:val="26"/>
                <w:lang w:eastAsia="en-US"/>
              </w:rPr>
            </w:pPr>
          </w:p>
        </w:tc>
      </w:tr>
      <w:tr w:rsidR="000B14E8" w:rsidRPr="00FF7B39" w14:paraId="398DB14F" w14:textId="77777777" w:rsidTr="008A6E44">
        <w:trPr>
          <w:trHeight w:val="551"/>
        </w:trPr>
        <w:tc>
          <w:tcPr>
            <w:tcW w:w="1042" w:type="dxa"/>
            <w:shd w:val="clear" w:color="auto" w:fill="auto"/>
            <w:noWrap/>
            <w:vAlign w:val="center"/>
          </w:tcPr>
          <w:p w14:paraId="0D4C0714"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38B83833" w14:textId="3FA3ED35"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chọn thông tin đơn vị tư vấn</w:t>
            </w:r>
            <w:r w:rsidR="00EB782A" w:rsidRPr="00FA0B67">
              <w:rPr>
                <w:rFonts w:asciiTheme="majorHAnsi" w:hAnsiTheme="majorHAnsi" w:cstheme="majorHAnsi"/>
                <w:sz w:val="28"/>
                <w:szCs w:val="28"/>
              </w:rPr>
              <w:t xml:space="preserve"> để xóa</w:t>
            </w:r>
            <w:r w:rsidRPr="00FA0B67">
              <w:rPr>
                <w:rFonts w:asciiTheme="majorHAnsi" w:hAnsiTheme="majorHAnsi" w:cstheme="majorHAnsi"/>
                <w:sz w:val="28"/>
                <w:szCs w:val="28"/>
              </w:rPr>
              <w:t>. Hệ thống cập nhật thông tin vào CSDL.</w:t>
            </w:r>
          </w:p>
        </w:tc>
        <w:tc>
          <w:tcPr>
            <w:tcW w:w="1701" w:type="dxa"/>
            <w:shd w:val="clear" w:color="auto" w:fill="auto"/>
            <w:noWrap/>
          </w:tcPr>
          <w:p w14:paraId="0E50BD45" w14:textId="7D673314"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4A79B125" w14:textId="77777777" w:rsidR="000B14E8" w:rsidRPr="00FF7B39" w:rsidRDefault="000B14E8" w:rsidP="000B14E8">
            <w:pPr>
              <w:spacing w:before="0" w:after="0"/>
              <w:rPr>
                <w:rFonts w:eastAsia="Times New Roman"/>
                <w:szCs w:val="26"/>
                <w:lang w:eastAsia="en-US"/>
              </w:rPr>
            </w:pPr>
          </w:p>
        </w:tc>
      </w:tr>
      <w:tr w:rsidR="000B14E8" w:rsidRPr="00FF7B39" w14:paraId="58C2FC62" w14:textId="77777777" w:rsidTr="008A6E44">
        <w:trPr>
          <w:trHeight w:val="551"/>
        </w:trPr>
        <w:tc>
          <w:tcPr>
            <w:tcW w:w="1042" w:type="dxa"/>
            <w:shd w:val="clear" w:color="auto" w:fill="auto"/>
            <w:noWrap/>
            <w:vAlign w:val="center"/>
          </w:tcPr>
          <w:p w14:paraId="19249950"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2C1A4D55" w14:textId="22EEAE11" w:rsidR="000B14E8" w:rsidRPr="00FA0B67" w:rsidRDefault="000B14E8" w:rsidP="000B14E8">
            <w:pPr>
              <w:spacing w:before="0" w:after="0"/>
              <w:rPr>
                <w:rFonts w:asciiTheme="majorHAnsi" w:hAnsiTheme="majorHAnsi" w:cstheme="majorHAnsi"/>
                <w:sz w:val="28"/>
                <w:szCs w:val="28"/>
                <w:lang w:eastAsia="en-US"/>
              </w:rPr>
            </w:pPr>
            <w:r w:rsidRPr="00FA0B67">
              <w:rPr>
                <w:rFonts w:asciiTheme="majorHAnsi" w:hAnsiTheme="majorHAnsi" w:cstheme="majorHAnsi"/>
                <w:sz w:val="28"/>
                <w:szCs w:val="28"/>
              </w:rPr>
              <w:t>Cán bộ nghiệp vụ chọn thông tin đơn vị tư vấn để xem chi tiết. Hệ thống hiển thị thông tin chi tiết đơn vị tư vấn</w:t>
            </w:r>
          </w:p>
        </w:tc>
        <w:tc>
          <w:tcPr>
            <w:tcW w:w="1701" w:type="dxa"/>
            <w:shd w:val="clear" w:color="auto" w:fill="auto"/>
            <w:noWrap/>
          </w:tcPr>
          <w:p w14:paraId="0815835C" w14:textId="005C1E85"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3C5D0CDB" w14:textId="77777777" w:rsidR="000B14E8" w:rsidRPr="00FF7B39" w:rsidRDefault="000B14E8" w:rsidP="000B14E8">
            <w:pPr>
              <w:spacing w:before="0" w:after="0"/>
              <w:rPr>
                <w:rFonts w:eastAsia="Times New Roman"/>
                <w:szCs w:val="26"/>
                <w:lang w:eastAsia="en-US"/>
              </w:rPr>
            </w:pPr>
          </w:p>
        </w:tc>
      </w:tr>
      <w:tr w:rsidR="000B14E8" w:rsidRPr="00FF7B39" w14:paraId="2D3151D5" w14:textId="77777777" w:rsidTr="008A6E44">
        <w:trPr>
          <w:trHeight w:val="551"/>
        </w:trPr>
        <w:tc>
          <w:tcPr>
            <w:tcW w:w="1042" w:type="dxa"/>
            <w:shd w:val="clear" w:color="auto" w:fill="auto"/>
            <w:noWrap/>
            <w:vAlign w:val="center"/>
          </w:tcPr>
          <w:p w14:paraId="45A45401"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4C3784A7" w14:textId="3998902D"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xem tra cứu thông tin đơn vị tư vấn. Hệ thống hiển thị danh sách đơn vị tư vấn theo điều kiện tìm kiếm.</w:t>
            </w:r>
          </w:p>
        </w:tc>
        <w:tc>
          <w:tcPr>
            <w:tcW w:w="1701" w:type="dxa"/>
            <w:shd w:val="clear" w:color="auto" w:fill="auto"/>
            <w:noWrap/>
          </w:tcPr>
          <w:p w14:paraId="08E8CFCA" w14:textId="4EBFAEC2"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6678390B" w14:textId="77777777" w:rsidR="000B14E8" w:rsidRPr="00FF7B39" w:rsidRDefault="000B14E8" w:rsidP="000B14E8">
            <w:pPr>
              <w:spacing w:before="0" w:after="0"/>
              <w:rPr>
                <w:rFonts w:eastAsia="Times New Roman"/>
                <w:szCs w:val="26"/>
                <w:lang w:eastAsia="en-US"/>
              </w:rPr>
            </w:pPr>
          </w:p>
        </w:tc>
      </w:tr>
      <w:tr w:rsidR="000B14E8" w:rsidRPr="00FF7B39" w14:paraId="35F0607D" w14:textId="77777777" w:rsidTr="008A6E44">
        <w:trPr>
          <w:trHeight w:val="551"/>
        </w:trPr>
        <w:tc>
          <w:tcPr>
            <w:tcW w:w="1042" w:type="dxa"/>
            <w:shd w:val="clear" w:color="auto" w:fill="auto"/>
            <w:noWrap/>
            <w:vAlign w:val="center"/>
          </w:tcPr>
          <w:p w14:paraId="65B86AED"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6EEAF3A4" w14:textId="255CA54B"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thêm mới thông tin thành viên. Hệ thống cập nhật thông tin vào CSDL.</w:t>
            </w:r>
          </w:p>
        </w:tc>
        <w:tc>
          <w:tcPr>
            <w:tcW w:w="1701" w:type="dxa"/>
            <w:shd w:val="clear" w:color="auto" w:fill="auto"/>
            <w:noWrap/>
          </w:tcPr>
          <w:p w14:paraId="4691C9D9" w14:textId="10A8A4A4"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61F959A1" w14:textId="77777777" w:rsidR="000B14E8" w:rsidRPr="00FF7B39" w:rsidRDefault="000B14E8" w:rsidP="000B14E8">
            <w:pPr>
              <w:spacing w:before="0" w:after="0"/>
              <w:rPr>
                <w:rFonts w:eastAsia="Times New Roman"/>
                <w:szCs w:val="26"/>
                <w:lang w:eastAsia="en-US"/>
              </w:rPr>
            </w:pPr>
          </w:p>
        </w:tc>
      </w:tr>
      <w:tr w:rsidR="000B14E8" w:rsidRPr="00FF7B39" w14:paraId="3C959896" w14:textId="77777777" w:rsidTr="008A6E44">
        <w:trPr>
          <w:trHeight w:val="551"/>
        </w:trPr>
        <w:tc>
          <w:tcPr>
            <w:tcW w:w="1042" w:type="dxa"/>
            <w:shd w:val="clear" w:color="auto" w:fill="auto"/>
            <w:noWrap/>
            <w:vAlign w:val="center"/>
          </w:tcPr>
          <w:p w14:paraId="70F2EAD1"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32274AB0" w14:textId="6E3DE7A4"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sửa thông tin thành viên. Hệ thống cập nhật thông tin vào CSDL.</w:t>
            </w:r>
          </w:p>
        </w:tc>
        <w:tc>
          <w:tcPr>
            <w:tcW w:w="1701" w:type="dxa"/>
            <w:shd w:val="clear" w:color="auto" w:fill="auto"/>
            <w:noWrap/>
          </w:tcPr>
          <w:p w14:paraId="28691808" w14:textId="087D3C8B" w:rsidR="000B14E8" w:rsidRPr="00FA0B67" w:rsidRDefault="00EB782A"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62CBB96E" w14:textId="77777777" w:rsidR="000B14E8" w:rsidRPr="00FF7B39" w:rsidRDefault="000B14E8" w:rsidP="000B14E8">
            <w:pPr>
              <w:spacing w:before="0" w:after="0"/>
              <w:rPr>
                <w:rFonts w:eastAsia="Times New Roman"/>
                <w:szCs w:val="26"/>
                <w:lang w:eastAsia="en-US"/>
              </w:rPr>
            </w:pPr>
          </w:p>
        </w:tc>
      </w:tr>
      <w:tr w:rsidR="000B14E8" w:rsidRPr="00FF7B39" w14:paraId="33921793" w14:textId="77777777" w:rsidTr="008A6E44">
        <w:trPr>
          <w:trHeight w:val="551"/>
        </w:trPr>
        <w:tc>
          <w:tcPr>
            <w:tcW w:w="1042" w:type="dxa"/>
            <w:shd w:val="clear" w:color="auto" w:fill="auto"/>
            <w:noWrap/>
            <w:vAlign w:val="center"/>
          </w:tcPr>
          <w:p w14:paraId="520B9459"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2146FCB7" w14:textId="57EC5DA9"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chọn thông tin thành viên để xóa. Hệ thống cập nhật thông tin vào CSDL.</w:t>
            </w:r>
          </w:p>
        </w:tc>
        <w:tc>
          <w:tcPr>
            <w:tcW w:w="1701" w:type="dxa"/>
            <w:shd w:val="clear" w:color="auto" w:fill="auto"/>
            <w:noWrap/>
          </w:tcPr>
          <w:p w14:paraId="3B59BEEA" w14:textId="3ED93822" w:rsidR="000B14E8" w:rsidRPr="00FA0B67" w:rsidRDefault="00EB782A"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7CFDE6F4" w14:textId="77777777" w:rsidR="000B14E8" w:rsidRPr="00FF7B39" w:rsidRDefault="000B14E8" w:rsidP="000B14E8">
            <w:pPr>
              <w:spacing w:before="0" w:after="0"/>
              <w:rPr>
                <w:rFonts w:eastAsia="Times New Roman"/>
                <w:szCs w:val="26"/>
                <w:lang w:eastAsia="en-US"/>
              </w:rPr>
            </w:pPr>
          </w:p>
        </w:tc>
      </w:tr>
      <w:tr w:rsidR="000B14E8" w:rsidRPr="00FF7B39" w14:paraId="2E6301B0" w14:textId="77777777" w:rsidTr="008A6E44">
        <w:trPr>
          <w:trHeight w:val="551"/>
        </w:trPr>
        <w:tc>
          <w:tcPr>
            <w:tcW w:w="1042" w:type="dxa"/>
            <w:shd w:val="clear" w:color="auto" w:fill="auto"/>
            <w:noWrap/>
            <w:vAlign w:val="center"/>
          </w:tcPr>
          <w:p w14:paraId="16FBD3D2"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55F9ED70" w14:textId="21D20991"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chọn thông tin thành viên để xem chi tiết. Hệ thống hiển thị thông tin thành viên.</w:t>
            </w:r>
          </w:p>
        </w:tc>
        <w:tc>
          <w:tcPr>
            <w:tcW w:w="1701" w:type="dxa"/>
            <w:shd w:val="clear" w:color="auto" w:fill="auto"/>
            <w:noWrap/>
          </w:tcPr>
          <w:p w14:paraId="7016CCD5" w14:textId="749A69CD" w:rsidR="000B14E8" w:rsidRPr="00FA0B67" w:rsidRDefault="000B14E8" w:rsidP="00EB782A">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EB782A" w:rsidRPr="00FA0B67">
              <w:rPr>
                <w:rFonts w:asciiTheme="majorHAnsi" w:hAnsiTheme="majorHAnsi" w:cstheme="majorHAnsi"/>
                <w:sz w:val="28"/>
                <w:szCs w:val="28"/>
              </w:rPr>
              <w:t>ra</w:t>
            </w:r>
          </w:p>
        </w:tc>
        <w:tc>
          <w:tcPr>
            <w:tcW w:w="1055" w:type="dxa"/>
            <w:shd w:val="clear" w:color="auto" w:fill="auto"/>
            <w:noWrap/>
            <w:vAlign w:val="center"/>
          </w:tcPr>
          <w:p w14:paraId="35BCFDD7" w14:textId="77777777" w:rsidR="000B14E8" w:rsidRPr="00FF7B39" w:rsidRDefault="000B14E8" w:rsidP="000B14E8">
            <w:pPr>
              <w:spacing w:before="0" w:after="0"/>
              <w:rPr>
                <w:rFonts w:eastAsia="Times New Roman"/>
                <w:szCs w:val="26"/>
                <w:lang w:eastAsia="en-US"/>
              </w:rPr>
            </w:pPr>
          </w:p>
        </w:tc>
      </w:tr>
      <w:tr w:rsidR="000B14E8" w:rsidRPr="00FF7B39" w14:paraId="5522EDF6" w14:textId="77777777" w:rsidTr="008A6E44">
        <w:trPr>
          <w:trHeight w:val="551"/>
        </w:trPr>
        <w:tc>
          <w:tcPr>
            <w:tcW w:w="1042" w:type="dxa"/>
            <w:shd w:val="clear" w:color="auto" w:fill="auto"/>
            <w:noWrap/>
            <w:vAlign w:val="center"/>
          </w:tcPr>
          <w:p w14:paraId="2248828B"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52C4DFB8" w14:textId="11C5CC1B"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xem tra cứu thông tin thành viên. Hệ thống hiển thị danh sách thành viên theo điều kiện tìm kiếm.</w:t>
            </w:r>
          </w:p>
        </w:tc>
        <w:tc>
          <w:tcPr>
            <w:tcW w:w="1701" w:type="dxa"/>
            <w:shd w:val="clear" w:color="auto" w:fill="auto"/>
            <w:noWrap/>
          </w:tcPr>
          <w:p w14:paraId="65C76BC9" w14:textId="6DAEF1AF" w:rsidR="000B14E8" w:rsidRPr="00FA0B67" w:rsidRDefault="000B14E8" w:rsidP="00EB782A">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EB782A" w:rsidRPr="00FA0B67">
              <w:rPr>
                <w:rFonts w:asciiTheme="majorHAnsi" w:hAnsiTheme="majorHAnsi" w:cstheme="majorHAnsi"/>
                <w:sz w:val="28"/>
                <w:szCs w:val="28"/>
              </w:rPr>
              <w:t>ra</w:t>
            </w:r>
          </w:p>
        </w:tc>
        <w:tc>
          <w:tcPr>
            <w:tcW w:w="1055" w:type="dxa"/>
            <w:shd w:val="clear" w:color="auto" w:fill="auto"/>
            <w:noWrap/>
            <w:vAlign w:val="center"/>
          </w:tcPr>
          <w:p w14:paraId="2E7EE4F9" w14:textId="77777777" w:rsidR="000B14E8" w:rsidRPr="00FF7B39" w:rsidRDefault="000B14E8" w:rsidP="000B14E8">
            <w:pPr>
              <w:spacing w:before="0" w:after="0"/>
              <w:rPr>
                <w:rFonts w:eastAsia="Times New Roman"/>
                <w:szCs w:val="26"/>
                <w:lang w:eastAsia="en-US"/>
              </w:rPr>
            </w:pPr>
          </w:p>
        </w:tc>
      </w:tr>
      <w:tr w:rsidR="000B14E8" w:rsidRPr="00FF7B39" w14:paraId="0E1DB4C3" w14:textId="77777777" w:rsidTr="008A6E44">
        <w:trPr>
          <w:trHeight w:val="551"/>
        </w:trPr>
        <w:tc>
          <w:tcPr>
            <w:tcW w:w="1042" w:type="dxa"/>
            <w:shd w:val="clear" w:color="auto" w:fill="auto"/>
            <w:noWrap/>
            <w:vAlign w:val="center"/>
          </w:tcPr>
          <w:p w14:paraId="712FD681"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534513BD" w14:textId="6C33E5C6"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kết xuất được thành viên đang có trong hệ thống. Hệ thống kết xuất thành file excel danh sách thành viên.</w:t>
            </w:r>
          </w:p>
        </w:tc>
        <w:tc>
          <w:tcPr>
            <w:tcW w:w="1701" w:type="dxa"/>
            <w:shd w:val="clear" w:color="auto" w:fill="auto"/>
            <w:noWrap/>
          </w:tcPr>
          <w:p w14:paraId="1C1323B0" w14:textId="35F6C615"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254CCB3D" w14:textId="77777777" w:rsidR="000B14E8" w:rsidRPr="00FF7B39" w:rsidRDefault="000B14E8" w:rsidP="000B14E8">
            <w:pPr>
              <w:spacing w:before="0" w:after="0"/>
              <w:rPr>
                <w:rFonts w:eastAsia="Times New Roman"/>
                <w:szCs w:val="26"/>
                <w:lang w:eastAsia="en-US"/>
              </w:rPr>
            </w:pPr>
          </w:p>
        </w:tc>
      </w:tr>
      <w:tr w:rsidR="00EB782A" w:rsidRPr="00FF7B39" w14:paraId="715BFDD7" w14:textId="77777777" w:rsidTr="008A6E44">
        <w:trPr>
          <w:trHeight w:val="551"/>
        </w:trPr>
        <w:tc>
          <w:tcPr>
            <w:tcW w:w="1042" w:type="dxa"/>
            <w:shd w:val="clear" w:color="auto" w:fill="auto"/>
            <w:noWrap/>
            <w:vAlign w:val="center"/>
          </w:tcPr>
          <w:p w14:paraId="56096FDD" w14:textId="77777777" w:rsidR="00EB782A" w:rsidRPr="00EB782A" w:rsidRDefault="00EB782A" w:rsidP="00C928E4">
            <w:pPr>
              <w:pStyle w:val="ListParagraph"/>
              <w:numPr>
                <w:ilvl w:val="0"/>
                <w:numId w:val="42"/>
              </w:numPr>
              <w:rPr>
                <w:b/>
              </w:rPr>
            </w:pPr>
          </w:p>
        </w:tc>
        <w:tc>
          <w:tcPr>
            <w:tcW w:w="4962" w:type="dxa"/>
            <w:shd w:val="clear" w:color="auto" w:fill="auto"/>
            <w:vAlign w:val="center"/>
          </w:tcPr>
          <w:p w14:paraId="431566B3" w14:textId="45B44B8A" w:rsidR="00EB782A" w:rsidRPr="00FA0B67" w:rsidRDefault="00EB782A" w:rsidP="00EB782A">
            <w:pPr>
              <w:jc w:val="both"/>
              <w:rPr>
                <w:rFonts w:asciiTheme="majorHAnsi" w:eastAsia="SimSun" w:hAnsiTheme="majorHAnsi" w:cstheme="majorHAnsi"/>
                <w:b/>
                <w:sz w:val="28"/>
                <w:szCs w:val="28"/>
                <w:lang w:val="pt-BR" w:eastAsia="en-US"/>
              </w:rPr>
            </w:pPr>
            <w:r w:rsidRPr="00FA0B67">
              <w:rPr>
                <w:rFonts w:asciiTheme="majorHAnsi" w:eastAsia="SimSun" w:hAnsiTheme="majorHAnsi" w:cstheme="majorHAnsi"/>
                <w:b/>
                <w:sz w:val="28"/>
                <w:szCs w:val="28"/>
                <w:lang w:val="pt-BR" w:eastAsia="en-US"/>
              </w:rPr>
              <w:t>Đấu giá</w:t>
            </w:r>
          </w:p>
        </w:tc>
        <w:tc>
          <w:tcPr>
            <w:tcW w:w="1701" w:type="dxa"/>
            <w:shd w:val="clear" w:color="auto" w:fill="auto"/>
            <w:noWrap/>
          </w:tcPr>
          <w:p w14:paraId="2711ACB5" w14:textId="77777777" w:rsidR="00EB782A" w:rsidRPr="00FA0B67" w:rsidRDefault="00EB782A" w:rsidP="00EB782A">
            <w:pPr>
              <w:rPr>
                <w:rFonts w:asciiTheme="majorHAnsi" w:hAnsiTheme="majorHAnsi" w:cstheme="majorHAnsi"/>
                <w:sz w:val="28"/>
                <w:szCs w:val="28"/>
              </w:rPr>
            </w:pPr>
          </w:p>
        </w:tc>
        <w:tc>
          <w:tcPr>
            <w:tcW w:w="1055" w:type="dxa"/>
            <w:shd w:val="clear" w:color="auto" w:fill="auto"/>
            <w:noWrap/>
            <w:vAlign w:val="center"/>
          </w:tcPr>
          <w:p w14:paraId="6C1B60C3" w14:textId="77777777" w:rsidR="00EB782A" w:rsidRPr="00FF7B39" w:rsidRDefault="00EB782A" w:rsidP="000B14E8">
            <w:pPr>
              <w:spacing w:before="0" w:after="0"/>
              <w:rPr>
                <w:rFonts w:eastAsia="Times New Roman"/>
                <w:szCs w:val="26"/>
                <w:lang w:eastAsia="en-US"/>
              </w:rPr>
            </w:pPr>
          </w:p>
        </w:tc>
      </w:tr>
      <w:tr w:rsidR="000B14E8" w:rsidRPr="00FF7B39" w14:paraId="1A0EF8BC" w14:textId="77777777" w:rsidTr="008A6E44">
        <w:trPr>
          <w:trHeight w:val="551"/>
        </w:trPr>
        <w:tc>
          <w:tcPr>
            <w:tcW w:w="1042" w:type="dxa"/>
            <w:shd w:val="clear" w:color="auto" w:fill="auto"/>
            <w:noWrap/>
            <w:vAlign w:val="center"/>
          </w:tcPr>
          <w:p w14:paraId="4F152BA3"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7A37E5AD" w14:textId="6A698708"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nhập các thông tin thông báo đại lý để thêm mới. Hệ thống cập nhật thông tin vào CSDL.</w:t>
            </w:r>
          </w:p>
        </w:tc>
        <w:tc>
          <w:tcPr>
            <w:tcW w:w="1701" w:type="dxa"/>
            <w:shd w:val="clear" w:color="auto" w:fill="auto"/>
            <w:noWrap/>
          </w:tcPr>
          <w:p w14:paraId="4D731967" w14:textId="124EB5CD" w:rsidR="000B14E8" w:rsidRPr="00FA0B67" w:rsidRDefault="000B14E8" w:rsidP="00EB782A">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EB782A" w:rsidRPr="00FA0B67">
              <w:rPr>
                <w:rFonts w:asciiTheme="majorHAnsi" w:hAnsiTheme="majorHAnsi" w:cstheme="majorHAnsi"/>
                <w:sz w:val="28"/>
                <w:szCs w:val="28"/>
              </w:rPr>
              <w:t>vào</w:t>
            </w:r>
          </w:p>
        </w:tc>
        <w:tc>
          <w:tcPr>
            <w:tcW w:w="1055" w:type="dxa"/>
            <w:shd w:val="clear" w:color="auto" w:fill="auto"/>
            <w:noWrap/>
            <w:vAlign w:val="center"/>
          </w:tcPr>
          <w:p w14:paraId="53A2727D" w14:textId="77777777" w:rsidR="000B14E8" w:rsidRPr="00FF7B39" w:rsidRDefault="000B14E8" w:rsidP="000B14E8">
            <w:pPr>
              <w:spacing w:before="0" w:after="0"/>
              <w:rPr>
                <w:rFonts w:eastAsia="Times New Roman"/>
                <w:szCs w:val="26"/>
                <w:lang w:eastAsia="en-US"/>
              </w:rPr>
            </w:pPr>
          </w:p>
        </w:tc>
      </w:tr>
      <w:tr w:rsidR="000B14E8" w:rsidRPr="00FF7B39" w14:paraId="013877E3" w14:textId="77777777" w:rsidTr="008A6E44">
        <w:trPr>
          <w:trHeight w:val="551"/>
        </w:trPr>
        <w:tc>
          <w:tcPr>
            <w:tcW w:w="1042" w:type="dxa"/>
            <w:shd w:val="clear" w:color="auto" w:fill="auto"/>
            <w:noWrap/>
            <w:vAlign w:val="center"/>
          </w:tcPr>
          <w:p w14:paraId="7C0EB585"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5B56BA28" w14:textId="6D6E2827"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xem thông tin danh sách các thông báo đại lý đang hoạt động trên hệ thống. Hệ thống hiển thị danh sách thông báo đại lý.</w:t>
            </w:r>
          </w:p>
        </w:tc>
        <w:tc>
          <w:tcPr>
            <w:tcW w:w="1701" w:type="dxa"/>
            <w:shd w:val="clear" w:color="auto" w:fill="auto"/>
            <w:noWrap/>
          </w:tcPr>
          <w:p w14:paraId="293080B3" w14:textId="3D97E104" w:rsidR="000B14E8" w:rsidRPr="00FA0B67" w:rsidRDefault="000B14E8" w:rsidP="00EB782A">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EB782A" w:rsidRPr="00FA0B67">
              <w:rPr>
                <w:rFonts w:asciiTheme="majorHAnsi" w:hAnsiTheme="majorHAnsi" w:cstheme="majorHAnsi"/>
                <w:sz w:val="28"/>
                <w:szCs w:val="28"/>
              </w:rPr>
              <w:t>ra</w:t>
            </w:r>
          </w:p>
        </w:tc>
        <w:tc>
          <w:tcPr>
            <w:tcW w:w="1055" w:type="dxa"/>
            <w:shd w:val="clear" w:color="auto" w:fill="auto"/>
            <w:noWrap/>
            <w:vAlign w:val="center"/>
          </w:tcPr>
          <w:p w14:paraId="44C629A5" w14:textId="77777777" w:rsidR="000B14E8" w:rsidRPr="00FF7B39" w:rsidRDefault="000B14E8" w:rsidP="000B14E8">
            <w:pPr>
              <w:spacing w:before="0" w:after="0"/>
              <w:rPr>
                <w:rFonts w:eastAsia="Times New Roman"/>
                <w:szCs w:val="26"/>
                <w:lang w:eastAsia="en-US"/>
              </w:rPr>
            </w:pPr>
          </w:p>
        </w:tc>
      </w:tr>
      <w:tr w:rsidR="000B14E8" w:rsidRPr="00FF7B39" w14:paraId="04924708" w14:textId="77777777" w:rsidTr="008A6E44">
        <w:trPr>
          <w:trHeight w:val="551"/>
        </w:trPr>
        <w:tc>
          <w:tcPr>
            <w:tcW w:w="1042" w:type="dxa"/>
            <w:shd w:val="clear" w:color="auto" w:fill="auto"/>
            <w:noWrap/>
            <w:vAlign w:val="center"/>
          </w:tcPr>
          <w:p w14:paraId="66FAF31C"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444D781A" w14:textId="518ACAF8"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nhập thông tin đợt đấu giá để thêm mới. Hệ thống cập nhật thông tin vào CSDL.</w:t>
            </w:r>
          </w:p>
        </w:tc>
        <w:tc>
          <w:tcPr>
            <w:tcW w:w="1701" w:type="dxa"/>
            <w:shd w:val="clear" w:color="auto" w:fill="auto"/>
            <w:noWrap/>
          </w:tcPr>
          <w:p w14:paraId="6B054BBE" w14:textId="3EEA3930"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4537B11C" w14:textId="77777777" w:rsidR="000B14E8" w:rsidRPr="00FF7B39" w:rsidRDefault="000B14E8" w:rsidP="000B14E8">
            <w:pPr>
              <w:spacing w:before="0" w:after="0"/>
              <w:rPr>
                <w:rFonts w:eastAsia="Times New Roman"/>
                <w:szCs w:val="26"/>
                <w:lang w:eastAsia="en-US"/>
              </w:rPr>
            </w:pPr>
          </w:p>
        </w:tc>
      </w:tr>
      <w:tr w:rsidR="000B14E8" w:rsidRPr="00FF7B39" w14:paraId="63A84120" w14:textId="77777777" w:rsidTr="008A6E44">
        <w:trPr>
          <w:trHeight w:val="551"/>
        </w:trPr>
        <w:tc>
          <w:tcPr>
            <w:tcW w:w="1042" w:type="dxa"/>
            <w:shd w:val="clear" w:color="auto" w:fill="auto"/>
            <w:noWrap/>
            <w:vAlign w:val="center"/>
          </w:tcPr>
          <w:p w14:paraId="7ABBB8CC"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0EAD6179" w14:textId="5499669B"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thực hiện sửa thông tin đợt đấu giá. Hệ thống cập nhật thông tin vào CSDL.</w:t>
            </w:r>
          </w:p>
        </w:tc>
        <w:tc>
          <w:tcPr>
            <w:tcW w:w="1701" w:type="dxa"/>
            <w:shd w:val="clear" w:color="auto" w:fill="auto"/>
            <w:noWrap/>
          </w:tcPr>
          <w:p w14:paraId="2C812012" w14:textId="5AB73652"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70B82675" w14:textId="77777777" w:rsidR="000B14E8" w:rsidRPr="00FF7B39" w:rsidRDefault="000B14E8" w:rsidP="000B14E8">
            <w:pPr>
              <w:spacing w:before="0" w:after="0"/>
              <w:rPr>
                <w:rFonts w:eastAsia="Times New Roman"/>
                <w:szCs w:val="26"/>
                <w:lang w:eastAsia="en-US"/>
              </w:rPr>
            </w:pPr>
          </w:p>
        </w:tc>
      </w:tr>
      <w:tr w:rsidR="000B14E8" w:rsidRPr="00FF7B39" w14:paraId="762D2C26" w14:textId="77777777" w:rsidTr="008A6E44">
        <w:trPr>
          <w:trHeight w:val="551"/>
        </w:trPr>
        <w:tc>
          <w:tcPr>
            <w:tcW w:w="1042" w:type="dxa"/>
            <w:shd w:val="clear" w:color="auto" w:fill="auto"/>
            <w:noWrap/>
            <w:vAlign w:val="center"/>
          </w:tcPr>
          <w:p w14:paraId="46CDA66B"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5A763B6C" w14:textId="1C023256"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thực hiện xóa đợt đấu giá. Hệ thống cập nhật thông tin vào CSDL.</w:t>
            </w:r>
          </w:p>
        </w:tc>
        <w:tc>
          <w:tcPr>
            <w:tcW w:w="1701" w:type="dxa"/>
            <w:shd w:val="clear" w:color="auto" w:fill="auto"/>
            <w:noWrap/>
          </w:tcPr>
          <w:p w14:paraId="04D2954D" w14:textId="289B7609"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1DB65024" w14:textId="77777777" w:rsidR="000B14E8" w:rsidRPr="00FF7B39" w:rsidRDefault="000B14E8" w:rsidP="000B14E8">
            <w:pPr>
              <w:spacing w:before="0" w:after="0"/>
              <w:rPr>
                <w:rFonts w:eastAsia="Times New Roman"/>
                <w:szCs w:val="26"/>
                <w:lang w:eastAsia="en-US"/>
              </w:rPr>
            </w:pPr>
          </w:p>
        </w:tc>
      </w:tr>
      <w:tr w:rsidR="000B14E8" w:rsidRPr="00FF7B39" w14:paraId="0CAB8101" w14:textId="77777777" w:rsidTr="008A6E44">
        <w:trPr>
          <w:trHeight w:val="551"/>
        </w:trPr>
        <w:tc>
          <w:tcPr>
            <w:tcW w:w="1042" w:type="dxa"/>
            <w:shd w:val="clear" w:color="auto" w:fill="auto"/>
            <w:noWrap/>
            <w:vAlign w:val="center"/>
          </w:tcPr>
          <w:p w14:paraId="6B177CAC"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7F16CFC3" w14:textId="1B51C18B" w:rsidR="000B14E8" w:rsidRPr="00FA0B67" w:rsidRDefault="000B14E8" w:rsidP="000B14E8">
            <w:pPr>
              <w:rPr>
                <w:rFonts w:asciiTheme="majorHAnsi" w:eastAsia="Times New Roman" w:hAnsiTheme="majorHAnsi" w:cstheme="majorHAnsi"/>
                <w:sz w:val="28"/>
                <w:szCs w:val="28"/>
                <w:lang w:eastAsia="en-US"/>
              </w:rPr>
            </w:pPr>
            <w:r w:rsidRPr="00FA0B67">
              <w:rPr>
                <w:rFonts w:asciiTheme="majorHAnsi" w:hAnsiTheme="majorHAnsi" w:cstheme="majorHAnsi"/>
                <w:sz w:val="28"/>
                <w:szCs w:val="28"/>
              </w:rPr>
              <w:t>Cán bộ nghiệp vụ thực hiện xem thông tin đợt đấu giá. Hệ thống hiển thị thông tin chi tiết đợt đấu giá.</w:t>
            </w:r>
          </w:p>
        </w:tc>
        <w:tc>
          <w:tcPr>
            <w:tcW w:w="1701" w:type="dxa"/>
            <w:shd w:val="clear" w:color="auto" w:fill="auto"/>
            <w:noWrap/>
          </w:tcPr>
          <w:p w14:paraId="292D60A8" w14:textId="2450CF4D"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4CE1C766" w14:textId="77777777" w:rsidR="000B14E8" w:rsidRPr="00FF7B39" w:rsidRDefault="000B14E8" w:rsidP="000B14E8">
            <w:pPr>
              <w:spacing w:before="0" w:after="0"/>
              <w:rPr>
                <w:rFonts w:eastAsia="Times New Roman"/>
                <w:szCs w:val="26"/>
                <w:lang w:eastAsia="en-US"/>
              </w:rPr>
            </w:pPr>
          </w:p>
        </w:tc>
      </w:tr>
      <w:tr w:rsidR="000B14E8" w:rsidRPr="00FF7B39" w14:paraId="273BF462" w14:textId="77777777" w:rsidTr="008A6E44">
        <w:trPr>
          <w:trHeight w:val="551"/>
        </w:trPr>
        <w:tc>
          <w:tcPr>
            <w:tcW w:w="1042" w:type="dxa"/>
            <w:shd w:val="clear" w:color="auto" w:fill="auto"/>
            <w:noWrap/>
            <w:vAlign w:val="center"/>
          </w:tcPr>
          <w:p w14:paraId="3E039B0D"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2B601545" w14:textId="2A7AC318"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xem tra cứu thông tin đợt đấu giá. Hệ thống hiển thị danh sách đợt đấu giá theo điều kiện tìm kiếm.</w:t>
            </w:r>
          </w:p>
        </w:tc>
        <w:tc>
          <w:tcPr>
            <w:tcW w:w="1701" w:type="dxa"/>
            <w:shd w:val="clear" w:color="auto" w:fill="auto"/>
            <w:noWrap/>
          </w:tcPr>
          <w:p w14:paraId="201CBFDA" w14:textId="7272D6AC" w:rsidR="000B14E8" w:rsidRPr="00FA0B67" w:rsidRDefault="000B14E8" w:rsidP="00EB782A">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EB782A" w:rsidRPr="00FA0B67">
              <w:rPr>
                <w:rFonts w:asciiTheme="majorHAnsi" w:hAnsiTheme="majorHAnsi" w:cstheme="majorHAnsi"/>
                <w:sz w:val="28"/>
                <w:szCs w:val="28"/>
              </w:rPr>
              <w:t>ra</w:t>
            </w:r>
          </w:p>
        </w:tc>
        <w:tc>
          <w:tcPr>
            <w:tcW w:w="1055" w:type="dxa"/>
            <w:shd w:val="clear" w:color="auto" w:fill="auto"/>
            <w:noWrap/>
            <w:vAlign w:val="center"/>
          </w:tcPr>
          <w:p w14:paraId="09F8C220" w14:textId="77777777" w:rsidR="000B14E8" w:rsidRPr="00FF7B39" w:rsidRDefault="000B14E8" w:rsidP="000B14E8">
            <w:pPr>
              <w:spacing w:before="0" w:after="0"/>
              <w:rPr>
                <w:rFonts w:eastAsia="Times New Roman"/>
                <w:szCs w:val="26"/>
                <w:lang w:eastAsia="en-US"/>
              </w:rPr>
            </w:pPr>
          </w:p>
        </w:tc>
      </w:tr>
      <w:tr w:rsidR="000B14E8" w:rsidRPr="00FF7B39" w14:paraId="03006236" w14:textId="77777777" w:rsidTr="008A6E44">
        <w:trPr>
          <w:trHeight w:val="551"/>
        </w:trPr>
        <w:tc>
          <w:tcPr>
            <w:tcW w:w="1042" w:type="dxa"/>
            <w:shd w:val="clear" w:color="auto" w:fill="auto"/>
            <w:noWrap/>
            <w:vAlign w:val="center"/>
          </w:tcPr>
          <w:p w14:paraId="5EA1CC61" w14:textId="19062B3F" w:rsidR="000B14E8" w:rsidRPr="00EB782A"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002A7DE2" w14:textId="429B4224" w:rsidR="000B14E8" w:rsidRPr="00FA0B67" w:rsidRDefault="000B14E8" w:rsidP="00EB782A">
            <w:pPr>
              <w:rPr>
                <w:rFonts w:asciiTheme="majorHAnsi" w:eastAsia="Times New Roman" w:hAnsiTheme="majorHAnsi" w:cstheme="majorHAnsi"/>
                <w:sz w:val="28"/>
                <w:szCs w:val="28"/>
                <w:lang w:val="pt-BR" w:eastAsia="en-US"/>
              </w:rPr>
            </w:pPr>
            <w:r w:rsidRPr="00FA0B67">
              <w:rPr>
                <w:rFonts w:asciiTheme="majorHAnsi" w:hAnsiTheme="majorHAnsi" w:cstheme="majorHAnsi"/>
                <w:sz w:val="28"/>
                <w:szCs w:val="28"/>
              </w:rPr>
              <w:t>Cán bộ nghiệp vụ kết xuất danh sách đợt đấu giá. Hệ thống kết xuất file excel danh sách đợt đấu giá.</w:t>
            </w:r>
            <w:r w:rsidRPr="00FA0B67">
              <w:rPr>
                <w:rFonts w:asciiTheme="majorHAnsi" w:eastAsia="Times New Roman" w:hAnsiTheme="majorHAnsi" w:cstheme="majorHAnsi"/>
                <w:sz w:val="28"/>
                <w:szCs w:val="28"/>
                <w:lang w:val="pt-BR" w:eastAsia="en-US"/>
              </w:rPr>
              <w:t xml:space="preserve"> </w:t>
            </w:r>
          </w:p>
        </w:tc>
        <w:tc>
          <w:tcPr>
            <w:tcW w:w="1701" w:type="dxa"/>
            <w:shd w:val="clear" w:color="auto" w:fill="auto"/>
            <w:noWrap/>
          </w:tcPr>
          <w:p w14:paraId="792BF601" w14:textId="74890405" w:rsidR="000B14E8" w:rsidRPr="00FA0B67" w:rsidRDefault="00EB782A"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26897954" w14:textId="77777777" w:rsidR="000B14E8" w:rsidRPr="00FF7B39" w:rsidRDefault="000B14E8" w:rsidP="000B14E8">
            <w:pPr>
              <w:spacing w:before="0" w:after="0"/>
              <w:rPr>
                <w:rFonts w:eastAsia="Times New Roman"/>
                <w:szCs w:val="26"/>
                <w:lang w:eastAsia="en-US"/>
              </w:rPr>
            </w:pPr>
          </w:p>
        </w:tc>
      </w:tr>
      <w:tr w:rsidR="000B14E8" w:rsidRPr="00FF7B39" w14:paraId="21CE6B96" w14:textId="77777777" w:rsidTr="008A6E44">
        <w:trPr>
          <w:trHeight w:val="551"/>
        </w:trPr>
        <w:tc>
          <w:tcPr>
            <w:tcW w:w="1042" w:type="dxa"/>
            <w:shd w:val="clear" w:color="auto" w:fill="auto"/>
            <w:noWrap/>
            <w:vAlign w:val="center"/>
          </w:tcPr>
          <w:p w14:paraId="68DC7803"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6CF4F376" w14:textId="5945316C"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nhập thông tin thời gian đăng ký đợt đấu giá để sửa. Hệ thống cập nhật thông tin vào CSDL</w:t>
            </w:r>
          </w:p>
        </w:tc>
        <w:tc>
          <w:tcPr>
            <w:tcW w:w="1701" w:type="dxa"/>
            <w:shd w:val="clear" w:color="auto" w:fill="auto"/>
            <w:noWrap/>
          </w:tcPr>
          <w:p w14:paraId="0C2CF70C" w14:textId="2358BF57" w:rsidR="000B14E8" w:rsidRPr="00FA0B67" w:rsidRDefault="000B14E8" w:rsidP="003943B6">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3943B6" w:rsidRPr="00FA0B67">
              <w:rPr>
                <w:rFonts w:asciiTheme="majorHAnsi" w:hAnsiTheme="majorHAnsi" w:cstheme="majorHAnsi"/>
                <w:sz w:val="28"/>
                <w:szCs w:val="28"/>
              </w:rPr>
              <w:t>vào</w:t>
            </w:r>
          </w:p>
        </w:tc>
        <w:tc>
          <w:tcPr>
            <w:tcW w:w="1055" w:type="dxa"/>
            <w:shd w:val="clear" w:color="auto" w:fill="auto"/>
            <w:noWrap/>
            <w:vAlign w:val="center"/>
          </w:tcPr>
          <w:p w14:paraId="340E4088" w14:textId="77777777" w:rsidR="000B14E8" w:rsidRPr="00FF7B39" w:rsidRDefault="000B14E8" w:rsidP="000B14E8">
            <w:pPr>
              <w:spacing w:before="0" w:after="0"/>
              <w:rPr>
                <w:rFonts w:eastAsia="Times New Roman"/>
                <w:szCs w:val="26"/>
                <w:lang w:eastAsia="en-US"/>
              </w:rPr>
            </w:pPr>
          </w:p>
        </w:tc>
      </w:tr>
      <w:tr w:rsidR="000B14E8" w:rsidRPr="00FF7B39" w14:paraId="30DC1CD4" w14:textId="77777777" w:rsidTr="008A6E44">
        <w:trPr>
          <w:trHeight w:val="551"/>
        </w:trPr>
        <w:tc>
          <w:tcPr>
            <w:tcW w:w="1042" w:type="dxa"/>
            <w:shd w:val="clear" w:color="auto" w:fill="auto"/>
            <w:noWrap/>
            <w:vAlign w:val="center"/>
          </w:tcPr>
          <w:p w14:paraId="0BA813C2"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4A0ABEDC" w14:textId="03075F53"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chọn thành viên để chỉ định tham dự đợt đấu giá, book building. Hệ thống cập nhật thông tin vào CSDL.</w:t>
            </w:r>
          </w:p>
        </w:tc>
        <w:tc>
          <w:tcPr>
            <w:tcW w:w="1701" w:type="dxa"/>
            <w:shd w:val="clear" w:color="auto" w:fill="auto"/>
            <w:noWrap/>
          </w:tcPr>
          <w:p w14:paraId="1948DF68" w14:textId="3E018BC2"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1BAF5853" w14:textId="77777777" w:rsidR="000B14E8" w:rsidRPr="00FF7B39" w:rsidRDefault="000B14E8" w:rsidP="000B14E8">
            <w:pPr>
              <w:spacing w:before="0" w:after="0"/>
              <w:rPr>
                <w:rFonts w:eastAsia="Times New Roman"/>
                <w:szCs w:val="26"/>
                <w:lang w:eastAsia="en-US"/>
              </w:rPr>
            </w:pPr>
          </w:p>
        </w:tc>
      </w:tr>
      <w:tr w:rsidR="000B14E8" w:rsidRPr="00FF7B39" w14:paraId="33A157E5" w14:textId="77777777" w:rsidTr="008A6E44">
        <w:trPr>
          <w:trHeight w:val="551"/>
        </w:trPr>
        <w:tc>
          <w:tcPr>
            <w:tcW w:w="1042" w:type="dxa"/>
            <w:shd w:val="clear" w:color="auto" w:fill="auto"/>
            <w:noWrap/>
            <w:vAlign w:val="center"/>
          </w:tcPr>
          <w:p w14:paraId="1EFCC046"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61690582" w14:textId="4CE09BEA"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chọn thành viên để đình chỉ tư cách tham dự đợt đấu giá, book building. Hệ thống cập nhật thông tin vào CSDL.</w:t>
            </w:r>
          </w:p>
        </w:tc>
        <w:tc>
          <w:tcPr>
            <w:tcW w:w="1701" w:type="dxa"/>
            <w:shd w:val="clear" w:color="auto" w:fill="auto"/>
            <w:noWrap/>
          </w:tcPr>
          <w:p w14:paraId="15054264" w14:textId="0DFDD2C7" w:rsidR="000B14E8" w:rsidRPr="00FA0B67" w:rsidRDefault="003943B6"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05D0BAF7" w14:textId="77777777" w:rsidR="000B14E8" w:rsidRPr="00FF7B39" w:rsidRDefault="000B14E8" w:rsidP="000B14E8">
            <w:pPr>
              <w:spacing w:before="0" w:after="0"/>
              <w:rPr>
                <w:rFonts w:eastAsia="Times New Roman"/>
                <w:szCs w:val="26"/>
                <w:lang w:eastAsia="en-US"/>
              </w:rPr>
            </w:pPr>
          </w:p>
        </w:tc>
      </w:tr>
      <w:tr w:rsidR="000B14E8" w:rsidRPr="00FF7B39" w14:paraId="486A034C" w14:textId="77777777" w:rsidTr="008A6E44">
        <w:trPr>
          <w:trHeight w:val="551"/>
        </w:trPr>
        <w:tc>
          <w:tcPr>
            <w:tcW w:w="1042" w:type="dxa"/>
            <w:shd w:val="clear" w:color="auto" w:fill="auto"/>
            <w:noWrap/>
            <w:vAlign w:val="center"/>
          </w:tcPr>
          <w:p w14:paraId="389A85E5"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1B0F7A62" w14:textId="5FCA32A8"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chọn thành viên để khóa thanh toán của thành viên của đợt đấu giá, book building. Hệ thống cập nhật thông tin vào CSDL.</w:t>
            </w:r>
          </w:p>
        </w:tc>
        <w:tc>
          <w:tcPr>
            <w:tcW w:w="1701" w:type="dxa"/>
            <w:shd w:val="clear" w:color="auto" w:fill="auto"/>
            <w:noWrap/>
          </w:tcPr>
          <w:p w14:paraId="3BD6D36D" w14:textId="58A3FB95" w:rsidR="000B14E8" w:rsidRPr="00FA0B67" w:rsidRDefault="003943B6"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3B79BD90" w14:textId="77777777" w:rsidR="000B14E8" w:rsidRPr="00FF7B39" w:rsidRDefault="000B14E8" w:rsidP="000B14E8">
            <w:pPr>
              <w:spacing w:before="0" w:after="0"/>
              <w:rPr>
                <w:rFonts w:eastAsia="Times New Roman"/>
                <w:szCs w:val="26"/>
                <w:lang w:eastAsia="en-US"/>
              </w:rPr>
            </w:pPr>
          </w:p>
        </w:tc>
      </w:tr>
      <w:tr w:rsidR="000B14E8" w:rsidRPr="00FF7B39" w14:paraId="023AC5E8" w14:textId="77777777" w:rsidTr="008A6E44">
        <w:trPr>
          <w:trHeight w:val="551"/>
        </w:trPr>
        <w:tc>
          <w:tcPr>
            <w:tcW w:w="1042" w:type="dxa"/>
            <w:shd w:val="clear" w:color="auto" w:fill="auto"/>
            <w:noWrap/>
            <w:vAlign w:val="center"/>
          </w:tcPr>
          <w:p w14:paraId="260D471D"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666DE878" w14:textId="6B062EEB"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chọn thành viên để mở khóa thanh toán của thành viên của đợt đấu giá, book building. Hệ thống cập nhật thông tin vào CSDL.</w:t>
            </w:r>
          </w:p>
        </w:tc>
        <w:tc>
          <w:tcPr>
            <w:tcW w:w="1701" w:type="dxa"/>
            <w:shd w:val="clear" w:color="auto" w:fill="auto"/>
            <w:noWrap/>
          </w:tcPr>
          <w:p w14:paraId="217C21A2" w14:textId="41B287CC" w:rsidR="000B14E8" w:rsidRPr="00FA0B67" w:rsidRDefault="003943B6"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3222F5C1" w14:textId="77777777" w:rsidR="000B14E8" w:rsidRPr="00FF7B39" w:rsidRDefault="000B14E8" w:rsidP="000B14E8">
            <w:pPr>
              <w:spacing w:before="0" w:after="0"/>
              <w:rPr>
                <w:rFonts w:eastAsia="Times New Roman"/>
                <w:szCs w:val="26"/>
                <w:lang w:eastAsia="en-US"/>
              </w:rPr>
            </w:pPr>
          </w:p>
        </w:tc>
      </w:tr>
      <w:tr w:rsidR="000B14E8" w:rsidRPr="00FF7B39" w14:paraId="0416D998" w14:textId="77777777" w:rsidTr="008A6E44">
        <w:trPr>
          <w:trHeight w:val="551"/>
        </w:trPr>
        <w:tc>
          <w:tcPr>
            <w:tcW w:w="1042" w:type="dxa"/>
            <w:shd w:val="clear" w:color="auto" w:fill="auto"/>
            <w:noWrap/>
            <w:vAlign w:val="center"/>
          </w:tcPr>
          <w:p w14:paraId="2B5C623D"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12317CA7" w14:textId="6742F00B"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 xml:space="preserve">Cán bộ nghiệp tìm kiếm thông tin thành viên tham dự/không tham dự đợt đấu giá, book building. Hệ thống hiển thị danh </w:t>
            </w:r>
            <w:r w:rsidRPr="00FA0B67">
              <w:rPr>
                <w:rFonts w:asciiTheme="majorHAnsi" w:hAnsiTheme="majorHAnsi" w:cstheme="majorHAnsi"/>
                <w:sz w:val="28"/>
                <w:szCs w:val="28"/>
              </w:rPr>
              <w:lastRenderedPageBreak/>
              <w:t>sách thành viên tham dự/không tham dự đơt book building.</w:t>
            </w:r>
          </w:p>
        </w:tc>
        <w:tc>
          <w:tcPr>
            <w:tcW w:w="1701" w:type="dxa"/>
            <w:shd w:val="clear" w:color="auto" w:fill="auto"/>
            <w:noWrap/>
          </w:tcPr>
          <w:p w14:paraId="0F87D8E1" w14:textId="6516F8E1" w:rsidR="000B14E8" w:rsidRPr="00FA0B67" w:rsidRDefault="000B14E8" w:rsidP="003943B6">
            <w:pPr>
              <w:rPr>
                <w:rFonts w:asciiTheme="majorHAnsi" w:hAnsiTheme="majorHAnsi" w:cstheme="majorHAnsi"/>
                <w:sz w:val="28"/>
                <w:szCs w:val="28"/>
              </w:rPr>
            </w:pPr>
            <w:r w:rsidRPr="00FA0B67">
              <w:rPr>
                <w:rFonts w:asciiTheme="majorHAnsi" w:hAnsiTheme="majorHAnsi" w:cstheme="majorHAnsi"/>
                <w:sz w:val="28"/>
                <w:szCs w:val="28"/>
              </w:rPr>
              <w:lastRenderedPageBreak/>
              <w:t xml:space="preserve">Dữ liệu đầu </w:t>
            </w:r>
            <w:r w:rsidR="003943B6" w:rsidRPr="00FA0B67">
              <w:rPr>
                <w:rFonts w:asciiTheme="majorHAnsi" w:hAnsiTheme="majorHAnsi" w:cstheme="majorHAnsi"/>
                <w:sz w:val="28"/>
                <w:szCs w:val="28"/>
              </w:rPr>
              <w:t>ra</w:t>
            </w:r>
          </w:p>
        </w:tc>
        <w:tc>
          <w:tcPr>
            <w:tcW w:w="1055" w:type="dxa"/>
            <w:shd w:val="clear" w:color="auto" w:fill="auto"/>
            <w:noWrap/>
            <w:vAlign w:val="center"/>
          </w:tcPr>
          <w:p w14:paraId="6997EAC8" w14:textId="77777777" w:rsidR="000B14E8" w:rsidRPr="00FF7B39" w:rsidRDefault="000B14E8" w:rsidP="000B14E8">
            <w:pPr>
              <w:spacing w:before="0" w:after="0"/>
              <w:rPr>
                <w:rFonts w:eastAsia="Times New Roman"/>
                <w:szCs w:val="26"/>
                <w:lang w:eastAsia="en-US"/>
              </w:rPr>
            </w:pPr>
          </w:p>
        </w:tc>
      </w:tr>
      <w:tr w:rsidR="000B14E8" w:rsidRPr="00FF7B39" w14:paraId="414E221C" w14:textId="77777777" w:rsidTr="008A6E44">
        <w:trPr>
          <w:trHeight w:val="551"/>
        </w:trPr>
        <w:tc>
          <w:tcPr>
            <w:tcW w:w="1042" w:type="dxa"/>
            <w:shd w:val="clear" w:color="auto" w:fill="auto"/>
            <w:noWrap/>
            <w:vAlign w:val="center"/>
          </w:tcPr>
          <w:p w14:paraId="7BA65503"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37184828" w14:textId="0DFFCDCF"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kết xuất danh sách thành viên tham dự đợt đấu giá, book building. Hệ thống kết xuất file excel thành viên tham dự đợt đấu giá</w:t>
            </w:r>
          </w:p>
        </w:tc>
        <w:tc>
          <w:tcPr>
            <w:tcW w:w="1701" w:type="dxa"/>
            <w:shd w:val="clear" w:color="auto" w:fill="auto"/>
            <w:noWrap/>
          </w:tcPr>
          <w:p w14:paraId="3994E7F2" w14:textId="406C9F91"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2092F859" w14:textId="77777777" w:rsidR="000B14E8" w:rsidRPr="00FF7B39" w:rsidRDefault="000B14E8" w:rsidP="000B14E8">
            <w:pPr>
              <w:spacing w:before="0" w:after="0"/>
              <w:rPr>
                <w:rFonts w:eastAsia="Times New Roman"/>
                <w:szCs w:val="26"/>
                <w:lang w:eastAsia="en-US"/>
              </w:rPr>
            </w:pPr>
          </w:p>
        </w:tc>
      </w:tr>
      <w:tr w:rsidR="000B14E8" w:rsidRPr="00FF7B39" w14:paraId="31D22094" w14:textId="77777777" w:rsidTr="008A6E44">
        <w:trPr>
          <w:trHeight w:val="551"/>
        </w:trPr>
        <w:tc>
          <w:tcPr>
            <w:tcW w:w="1042" w:type="dxa"/>
            <w:shd w:val="clear" w:color="auto" w:fill="auto"/>
            <w:noWrap/>
            <w:vAlign w:val="center"/>
          </w:tcPr>
          <w:p w14:paraId="7C16D647" w14:textId="70AB3649"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13275F73" w14:textId="45160E2A" w:rsidR="000B14E8" w:rsidRPr="00FA0B67" w:rsidRDefault="000B14E8" w:rsidP="000B14E8">
            <w:pPr>
              <w:rPr>
                <w:rFonts w:asciiTheme="majorHAnsi" w:hAnsiTheme="majorHAnsi" w:cstheme="majorHAnsi"/>
                <w:b/>
                <w:sz w:val="28"/>
                <w:szCs w:val="28"/>
              </w:rPr>
            </w:pPr>
            <w:r w:rsidRPr="00FA0B67">
              <w:rPr>
                <w:rFonts w:asciiTheme="majorHAnsi" w:hAnsiTheme="majorHAnsi" w:cstheme="majorHAnsi"/>
                <w:sz w:val="28"/>
                <w:szCs w:val="28"/>
              </w:rPr>
              <w:t>Thành viên nhập các thông tin nhà đầu tư cá nhân/tổ chức để đăng ký tham dự đợt đấu giá. Hệ thống cập nhật thông tin vào CSDL.</w:t>
            </w:r>
          </w:p>
        </w:tc>
        <w:tc>
          <w:tcPr>
            <w:tcW w:w="1701" w:type="dxa"/>
            <w:shd w:val="clear" w:color="auto" w:fill="auto"/>
            <w:noWrap/>
          </w:tcPr>
          <w:p w14:paraId="688589C7" w14:textId="0EB95C79" w:rsidR="000B14E8" w:rsidRPr="00FA0B67" w:rsidRDefault="000B14E8" w:rsidP="00BD5B0D">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BD5B0D" w:rsidRPr="00FA0B67">
              <w:rPr>
                <w:rFonts w:asciiTheme="majorHAnsi" w:hAnsiTheme="majorHAnsi" w:cstheme="majorHAnsi"/>
                <w:sz w:val="28"/>
                <w:szCs w:val="28"/>
              </w:rPr>
              <w:t>vào</w:t>
            </w:r>
          </w:p>
        </w:tc>
        <w:tc>
          <w:tcPr>
            <w:tcW w:w="1055" w:type="dxa"/>
            <w:shd w:val="clear" w:color="auto" w:fill="auto"/>
            <w:noWrap/>
            <w:vAlign w:val="center"/>
          </w:tcPr>
          <w:p w14:paraId="660390AD" w14:textId="77777777" w:rsidR="000B14E8" w:rsidRPr="00FF7B39" w:rsidRDefault="000B14E8" w:rsidP="000B14E8">
            <w:pPr>
              <w:spacing w:before="0" w:after="0"/>
              <w:rPr>
                <w:rFonts w:eastAsia="Times New Roman"/>
                <w:szCs w:val="26"/>
                <w:lang w:eastAsia="en-US"/>
              </w:rPr>
            </w:pPr>
          </w:p>
        </w:tc>
      </w:tr>
      <w:tr w:rsidR="000B14E8" w:rsidRPr="00FF7B39" w14:paraId="02959617" w14:textId="77777777" w:rsidTr="008A6E44">
        <w:trPr>
          <w:trHeight w:val="551"/>
        </w:trPr>
        <w:tc>
          <w:tcPr>
            <w:tcW w:w="1042" w:type="dxa"/>
            <w:shd w:val="clear" w:color="auto" w:fill="auto"/>
            <w:noWrap/>
            <w:vAlign w:val="center"/>
          </w:tcPr>
          <w:p w14:paraId="7C857F88"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287A8E0D" w14:textId="7A2A2BE2"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Thành viên chỉnh sửa thông tin nhà đầu tư trong đợt đấu giá. Hệ thống cập nhật thông tin vào CSDL.</w:t>
            </w:r>
          </w:p>
        </w:tc>
        <w:tc>
          <w:tcPr>
            <w:tcW w:w="1701" w:type="dxa"/>
            <w:shd w:val="clear" w:color="auto" w:fill="auto"/>
            <w:noWrap/>
          </w:tcPr>
          <w:p w14:paraId="00A85621" w14:textId="6A204D9A"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54FCD574" w14:textId="77777777" w:rsidR="000B14E8" w:rsidRPr="00FF7B39" w:rsidRDefault="000B14E8" w:rsidP="000B14E8">
            <w:pPr>
              <w:spacing w:before="0" w:after="0"/>
              <w:rPr>
                <w:rFonts w:eastAsia="Times New Roman"/>
                <w:szCs w:val="26"/>
                <w:lang w:eastAsia="en-US"/>
              </w:rPr>
            </w:pPr>
          </w:p>
        </w:tc>
      </w:tr>
      <w:tr w:rsidR="000B14E8" w:rsidRPr="00FF7B39" w14:paraId="79CBC721" w14:textId="77777777" w:rsidTr="008A6E44">
        <w:trPr>
          <w:trHeight w:val="551"/>
        </w:trPr>
        <w:tc>
          <w:tcPr>
            <w:tcW w:w="1042" w:type="dxa"/>
            <w:shd w:val="clear" w:color="auto" w:fill="auto"/>
            <w:noWrap/>
            <w:vAlign w:val="center"/>
          </w:tcPr>
          <w:p w14:paraId="19BFC201"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6C824E24" w14:textId="3EE27A02"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Thành viên chọn nhà đầu tư trong đợt đấu giá để xóa. Hệ thống cập nhật thông tin vào CSDL.</w:t>
            </w:r>
          </w:p>
        </w:tc>
        <w:tc>
          <w:tcPr>
            <w:tcW w:w="1701" w:type="dxa"/>
            <w:shd w:val="clear" w:color="auto" w:fill="auto"/>
            <w:noWrap/>
          </w:tcPr>
          <w:p w14:paraId="5DFCBA9B" w14:textId="18E102CA"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438FAC24" w14:textId="77777777" w:rsidR="000B14E8" w:rsidRPr="00FF7B39" w:rsidRDefault="000B14E8" w:rsidP="000B14E8">
            <w:pPr>
              <w:spacing w:before="0" w:after="0"/>
              <w:rPr>
                <w:rFonts w:eastAsia="Times New Roman"/>
                <w:szCs w:val="26"/>
                <w:lang w:eastAsia="en-US"/>
              </w:rPr>
            </w:pPr>
          </w:p>
        </w:tc>
      </w:tr>
      <w:tr w:rsidR="000B14E8" w:rsidRPr="00FF7B39" w14:paraId="56765157" w14:textId="77777777" w:rsidTr="008A6E44">
        <w:trPr>
          <w:trHeight w:val="551"/>
        </w:trPr>
        <w:tc>
          <w:tcPr>
            <w:tcW w:w="1042" w:type="dxa"/>
            <w:shd w:val="clear" w:color="auto" w:fill="auto"/>
            <w:noWrap/>
            <w:vAlign w:val="center"/>
          </w:tcPr>
          <w:p w14:paraId="53838C30"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78A5EC25" w14:textId="116F70C7"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vụ/thành viên tra cứu thông tin nhà đầu tư trong đợt đấu giá. Hệ thống hiển thị danh sách thông tin nhà đầu tư theo điều kiện tìm kiếm.</w:t>
            </w:r>
          </w:p>
        </w:tc>
        <w:tc>
          <w:tcPr>
            <w:tcW w:w="1701" w:type="dxa"/>
            <w:shd w:val="clear" w:color="auto" w:fill="auto"/>
            <w:noWrap/>
          </w:tcPr>
          <w:p w14:paraId="10614F11" w14:textId="52222C43" w:rsidR="000B14E8" w:rsidRPr="00FA0B67" w:rsidRDefault="000B14E8" w:rsidP="00BD5B0D">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BD5B0D" w:rsidRPr="00FA0B67">
              <w:rPr>
                <w:rFonts w:asciiTheme="majorHAnsi" w:hAnsiTheme="majorHAnsi" w:cstheme="majorHAnsi"/>
                <w:sz w:val="28"/>
                <w:szCs w:val="28"/>
              </w:rPr>
              <w:t>ra</w:t>
            </w:r>
          </w:p>
        </w:tc>
        <w:tc>
          <w:tcPr>
            <w:tcW w:w="1055" w:type="dxa"/>
            <w:shd w:val="clear" w:color="auto" w:fill="auto"/>
            <w:noWrap/>
            <w:vAlign w:val="center"/>
          </w:tcPr>
          <w:p w14:paraId="0022E9F7" w14:textId="77777777" w:rsidR="000B14E8" w:rsidRPr="00FF7B39" w:rsidRDefault="000B14E8" w:rsidP="000B14E8">
            <w:pPr>
              <w:spacing w:before="0" w:after="0"/>
              <w:rPr>
                <w:rFonts w:eastAsia="Times New Roman"/>
                <w:szCs w:val="26"/>
                <w:lang w:eastAsia="en-US"/>
              </w:rPr>
            </w:pPr>
          </w:p>
        </w:tc>
      </w:tr>
      <w:tr w:rsidR="000B14E8" w:rsidRPr="00FF7B39" w14:paraId="5DED5BDE" w14:textId="77777777" w:rsidTr="008A6E44">
        <w:trPr>
          <w:trHeight w:val="551"/>
        </w:trPr>
        <w:tc>
          <w:tcPr>
            <w:tcW w:w="1042" w:type="dxa"/>
            <w:shd w:val="clear" w:color="auto" w:fill="auto"/>
            <w:noWrap/>
            <w:vAlign w:val="center"/>
          </w:tcPr>
          <w:p w14:paraId="00430A01"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26E383EF" w14:textId="7B4631CB"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vụ/thành viên chọn nhà đầu tư trong đợt đấu giá để xem thông tin. Hệ thống hiển thị thông tin chi tiết nhà đầu tư.</w:t>
            </w:r>
          </w:p>
        </w:tc>
        <w:tc>
          <w:tcPr>
            <w:tcW w:w="1701" w:type="dxa"/>
            <w:shd w:val="clear" w:color="auto" w:fill="auto"/>
            <w:noWrap/>
          </w:tcPr>
          <w:p w14:paraId="01492AD1" w14:textId="3FC65D89"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6EFC3E42" w14:textId="77777777" w:rsidR="000B14E8" w:rsidRPr="00FF7B39" w:rsidRDefault="000B14E8" w:rsidP="000B14E8">
            <w:pPr>
              <w:spacing w:before="0" w:after="0"/>
              <w:rPr>
                <w:rFonts w:eastAsia="Times New Roman"/>
                <w:szCs w:val="26"/>
                <w:lang w:eastAsia="en-US"/>
              </w:rPr>
            </w:pPr>
          </w:p>
        </w:tc>
      </w:tr>
      <w:tr w:rsidR="000B14E8" w:rsidRPr="00FF7B39" w14:paraId="79693B1B" w14:textId="77777777" w:rsidTr="008A6E44">
        <w:trPr>
          <w:trHeight w:val="551"/>
        </w:trPr>
        <w:tc>
          <w:tcPr>
            <w:tcW w:w="1042" w:type="dxa"/>
            <w:shd w:val="clear" w:color="auto" w:fill="auto"/>
            <w:noWrap/>
            <w:vAlign w:val="center"/>
          </w:tcPr>
          <w:p w14:paraId="1CD0E2F5"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000000" w:fill="FFFFFF"/>
            <w:vAlign w:val="center"/>
          </w:tcPr>
          <w:p w14:paraId="149FA274" w14:textId="59413C5C" w:rsidR="000B14E8" w:rsidRPr="00FA0B67" w:rsidRDefault="000B14E8" w:rsidP="000B14E8">
            <w:pPr>
              <w:rPr>
                <w:rFonts w:asciiTheme="majorHAnsi" w:hAnsiTheme="majorHAnsi" w:cstheme="majorHAnsi"/>
                <w:sz w:val="28"/>
                <w:szCs w:val="28"/>
              </w:rPr>
            </w:pPr>
            <w:commentRangeStart w:id="77"/>
            <w:r w:rsidRPr="00FA0B67">
              <w:rPr>
                <w:rFonts w:asciiTheme="majorHAnsi" w:hAnsiTheme="majorHAnsi" w:cstheme="majorHAnsi"/>
                <w:sz w:val="28"/>
                <w:szCs w:val="28"/>
              </w:rPr>
              <w:t>Cán bộ nghiệp vụ/thành viên kết xuất danh sách nhà đầu tư trong đợt đấu giá</w:t>
            </w:r>
            <w:r w:rsidR="00411F9D" w:rsidRPr="00FA0B67">
              <w:rPr>
                <w:rFonts w:asciiTheme="majorHAnsi" w:hAnsiTheme="majorHAnsi" w:cstheme="majorHAnsi"/>
                <w:sz w:val="28"/>
                <w:szCs w:val="28"/>
              </w:rPr>
              <w:t xml:space="preserve"> theo phân quyền dữ liệu</w:t>
            </w:r>
            <w:r w:rsidRPr="00FA0B67">
              <w:rPr>
                <w:rFonts w:asciiTheme="majorHAnsi" w:hAnsiTheme="majorHAnsi" w:cstheme="majorHAnsi"/>
                <w:sz w:val="28"/>
                <w:szCs w:val="28"/>
              </w:rPr>
              <w:t>. Hệ thống kết xuất thành file excel danh sách nhà đầu tư.</w:t>
            </w:r>
          </w:p>
        </w:tc>
        <w:tc>
          <w:tcPr>
            <w:tcW w:w="1701" w:type="dxa"/>
            <w:shd w:val="clear" w:color="auto" w:fill="auto"/>
            <w:noWrap/>
          </w:tcPr>
          <w:p w14:paraId="4B2800A0" w14:textId="5D399751"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commentRangeEnd w:id="77"/>
            <w:r w:rsidR="00350168" w:rsidRPr="00FA0B67">
              <w:rPr>
                <w:rStyle w:val="CommentReference"/>
                <w:rFonts w:asciiTheme="majorHAnsi" w:eastAsia="Times New Roman" w:hAnsiTheme="majorHAnsi" w:cstheme="majorHAnsi"/>
                <w:sz w:val="28"/>
                <w:szCs w:val="28"/>
                <w:lang w:eastAsia="en-US"/>
              </w:rPr>
              <w:commentReference w:id="77"/>
            </w:r>
          </w:p>
        </w:tc>
        <w:tc>
          <w:tcPr>
            <w:tcW w:w="1055" w:type="dxa"/>
            <w:shd w:val="clear" w:color="auto" w:fill="auto"/>
            <w:noWrap/>
            <w:vAlign w:val="center"/>
          </w:tcPr>
          <w:p w14:paraId="58ACD4B6" w14:textId="77777777" w:rsidR="000B14E8" w:rsidRPr="00FF7B39" w:rsidRDefault="000B14E8" w:rsidP="000B14E8">
            <w:pPr>
              <w:spacing w:before="0" w:after="0"/>
              <w:rPr>
                <w:rFonts w:eastAsia="Times New Roman"/>
                <w:szCs w:val="26"/>
                <w:lang w:eastAsia="en-US"/>
              </w:rPr>
            </w:pPr>
          </w:p>
        </w:tc>
      </w:tr>
      <w:tr w:rsidR="000B14E8" w:rsidRPr="00FF7B39" w14:paraId="35DEB598" w14:textId="77777777" w:rsidTr="008A6E44">
        <w:trPr>
          <w:trHeight w:val="551"/>
        </w:trPr>
        <w:tc>
          <w:tcPr>
            <w:tcW w:w="1042" w:type="dxa"/>
            <w:shd w:val="clear" w:color="auto" w:fill="auto"/>
            <w:noWrap/>
            <w:vAlign w:val="center"/>
          </w:tcPr>
          <w:p w14:paraId="65389E89"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4826E6A1" w14:textId="77237592"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Thành viên thêm mới thông tin ủy thác của nhà đầu tư. Hệ thống cập nhật cơ sở dữ liệu</w:t>
            </w:r>
          </w:p>
        </w:tc>
        <w:tc>
          <w:tcPr>
            <w:tcW w:w="1701" w:type="dxa"/>
            <w:shd w:val="clear" w:color="auto" w:fill="auto"/>
            <w:noWrap/>
          </w:tcPr>
          <w:p w14:paraId="176A87CE" w14:textId="0B2467F0"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6CE8B117" w14:textId="77777777" w:rsidR="000B14E8" w:rsidRPr="00FF7B39" w:rsidRDefault="000B14E8" w:rsidP="000B14E8">
            <w:pPr>
              <w:spacing w:before="0" w:after="0"/>
              <w:rPr>
                <w:rFonts w:eastAsia="Times New Roman"/>
                <w:szCs w:val="26"/>
                <w:lang w:eastAsia="en-US"/>
              </w:rPr>
            </w:pPr>
          </w:p>
        </w:tc>
      </w:tr>
      <w:tr w:rsidR="000B14E8" w:rsidRPr="00FF7B39" w14:paraId="0653F374" w14:textId="77777777" w:rsidTr="008A6E44">
        <w:trPr>
          <w:trHeight w:val="551"/>
        </w:trPr>
        <w:tc>
          <w:tcPr>
            <w:tcW w:w="1042" w:type="dxa"/>
            <w:shd w:val="clear" w:color="auto" w:fill="auto"/>
            <w:noWrap/>
            <w:vAlign w:val="center"/>
          </w:tcPr>
          <w:p w14:paraId="592DFEE7"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5498C4CD" w14:textId="26624ADE"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Thành viên sửa thông tin ủy thác của nhà đầu tư. Hệ thống cập nhật cơ sở dữ liệu</w:t>
            </w:r>
          </w:p>
        </w:tc>
        <w:tc>
          <w:tcPr>
            <w:tcW w:w="1701" w:type="dxa"/>
            <w:shd w:val="clear" w:color="auto" w:fill="auto"/>
            <w:noWrap/>
          </w:tcPr>
          <w:p w14:paraId="03C2C0FF" w14:textId="0DAA99AE"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BD5B0D" w:rsidRPr="00FA0B67">
              <w:rPr>
                <w:rFonts w:asciiTheme="majorHAnsi" w:hAnsiTheme="majorHAnsi" w:cstheme="majorHAnsi"/>
                <w:sz w:val="28"/>
                <w:szCs w:val="28"/>
              </w:rPr>
              <w:t>vào</w:t>
            </w:r>
          </w:p>
        </w:tc>
        <w:tc>
          <w:tcPr>
            <w:tcW w:w="1055" w:type="dxa"/>
            <w:shd w:val="clear" w:color="auto" w:fill="auto"/>
            <w:noWrap/>
            <w:vAlign w:val="center"/>
          </w:tcPr>
          <w:p w14:paraId="6172A5EA" w14:textId="77777777" w:rsidR="000B14E8" w:rsidRPr="00FF7B39" w:rsidRDefault="000B14E8" w:rsidP="000B14E8">
            <w:pPr>
              <w:spacing w:before="0" w:after="0"/>
              <w:rPr>
                <w:rFonts w:eastAsia="Times New Roman"/>
                <w:szCs w:val="26"/>
                <w:lang w:eastAsia="en-US"/>
              </w:rPr>
            </w:pPr>
          </w:p>
        </w:tc>
      </w:tr>
      <w:tr w:rsidR="000B14E8" w:rsidRPr="00FF7B39" w14:paraId="001D96A6" w14:textId="77777777" w:rsidTr="008A6E44">
        <w:trPr>
          <w:trHeight w:val="551"/>
        </w:trPr>
        <w:tc>
          <w:tcPr>
            <w:tcW w:w="1042" w:type="dxa"/>
            <w:shd w:val="clear" w:color="auto" w:fill="auto"/>
            <w:noWrap/>
            <w:vAlign w:val="center"/>
          </w:tcPr>
          <w:p w14:paraId="02E9412C"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4975D3EE" w14:textId="23DEDE9F"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Thành viên xóa thông tin ủy thác của nhà đầu tư. Hệ thống cập nhật cơ sở dữ liệu</w:t>
            </w:r>
          </w:p>
        </w:tc>
        <w:tc>
          <w:tcPr>
            <w:tcW w:w="1701" w:type="dxa"/>
            <w:shd w:val="clear" w:color="auto" w:fill="auto"/>
            <w:noWrap/>
          </w:tcPr>
          <w:p w14:paraId="48502BFA" w14:textId="6AA171ED"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46B3F07C" w14:textId="77777777" w:rsidR="000B14E8" w:rsidRPr="00FF7B39" w:rsidRDefault="000B14E8" w:rsidP="000B14E8">
            <w:pPr>
              <w:spacing w:before="0" w:after="0"/>
              <w:rPr>
                <w:rFonts w:eastAsia="Times New Roman"/>
                <w:szCs w:val="26"/>
                <w:lang w:eastAsia="en-US"/>
              </w:rPr>
            </w:pPr>
          </w:p>
        </w:tc>
      </w:tr>
      <w:tr w:rsidR="000B14E8" w:rsidRPr="00FF7B39" w14:paraId="2ABB83FE" w14:textId="77777777" w:rsidTr="008A6E44">
        <w:trPr>
          <w:trHeight w:val="551"/>
        </w:trPr>
        <w:tc>
          <w:tcPr>
            <w:tcW w:w="1042" w:type="dxa"/>
            <w:shd w:val="clear" w:color="auto" w:fill="auto"/>
            <w:noWrap/>
            <w:vAlign w:val="center"/>
          </w:tcPr>
          <w:p w14:paraId="737D192D"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213BBA00" w14:textId="380F478A"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Thành viên xem thông tin ủy thác của nhà đầu tư. Hệ thống hiển thị thông tin chi tiết ủy thác của nhà đầu tư</w:t>
            </w:r>
          </w:p>
        </w:tc>
        <w:tc>
          <w:tcPr>
            <w:tcW w:w="1701" w:type="dxa"/>
            <w:shd w:val="clear" w:color="auto" w:fill="auto"/>
            <w:noWrap/>
          </w:tcPr>
          <w:p w14:paraId="0B5B6626" w14:textId="2B9CAA67" w:rsidR="000B14E8" w:rsidRPr="00FA0B67" w:rsidRDefault="000B14E8" w:rsidP="00BD5B0D">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BD5B0D" w:rsidRPr="00FA0B67">
              <w:rPr>
                <w:rFonts w:asciiTheme="majorHAnsi" w:hAnsiTheme="majorHAnsi" w:cstheme="majorHAnsi"/>
                <w:sz w:val="28"/>
                <w:szCs w:val="28"/>
              </w:rPr>
              <w:t>ra</w:t>
            </w:r>
          </w:p>
        </w:tc>
        <w:tc>
          <w:tcPr>
            <w:tcW w:w="1055" w:type="dxa"/>
            <w:shd w:val="clear" w:color="auto" w:fill="auto"/>
            <w:noWrap/>
            <w:vAlign w:val="center"/>
          </w:tcPr>
          <w:p w14:paraId="4C6A729B" w14:textId="77777777" w:rsidR="000B14E8" w:rsidRPr="00FF7B39" w:rsidRDefault="000B14E8" w:rsidP="000B14E8">
            <w:pPr>
              <w:spacing w:before="0" w:after="0"/>
              <w:rPr>
                <w:rFonts w:eastAsia="Times New Roman"/>
                <w:szCs w:val="26"/>
                <w:lang w:eastAsia="en-US"/>
              </w:rPr>
            </w:pPr>
          </w:p>
        </w:tc>
      </w:tr>
      <w:tr w:rsidR="000B14E8" w:rsidRPr="00FF7B39" w14:paraId="40D01754" w14:textId="77777777" w:rsidTr="008A6E44">
        <w:trPr>
          <w:trHeight w:val="551"/>
        </w:trPr>
        <w:tc>
          <w:tcPr>
            <w:tcW w:w="1042" w:type="dxa"/>
            <w:shd w:val="clear" w:color="auto" w:fill="auto"/>
            <w:noWrap/>
            <w:vAlign w:val="center"/>
          </w:tcPr>
          <w:p w14:paraId="665FACCE"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7F754528" w14:textId="3D384170"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Thành viên tra cứu thông tin ủy thác của nhà đầu tư trong đợt đấu giá. Hệ thống hiển thị danh sách thông tin ủy thác của nhà đầu tư theo điều kiện tìm kiếm.</w:t>
            </w:r>
          </w:p>
        </w:tc>
        <w:tc>
          <w:tcPr>
            <w:tcW w:w="1701" w:type="dxa"/>
            <w:shd w:val="clear" w:color="auto" w:fill="auto"/>
            <w:noWrap/>
          </w:tcPr>
          <w:p w14:paraId="50EB0611" w14:textId="5D9A9573"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6354A1CD" w14:textId="77777777" w:rsidR="000B14E8" w:rsidRPr="00FF7B39" w:rsidRDefault="000B14E8" w:rsidP="000B14E8">
            <w:pPr>
              <w:spacing w:before="0" w:after="0"/>
              <w:rPr>
                <w:rFonts w:eastAsia="Times New Roman"/>
                <w:szCs w:val="26"/>
                <w:lang w:eastAsia="en-US"/>
              </w:rPr>
            </w:pPr>
          </w:p>
        </w:tc>
      </w:tr>
      <w:tr w:rsidR="000B14E8" w:rsidRPr="00FF7B39" w14:paraId="65D58B44" w14:textId="77777777" w:rsidTr="008A6E44">
        <w:trPr>
          <w:trHeight w:val="551"/>
        </w:trPr>
        <w:tc>
          <w:tcPr>
            <w:tcW w:w="1042" w:type="dxa"/>
            <w:shd w:val="clear" w:color="auto" w:fill="auto"/>
            <w:noWrap/>
            <w:vAlign w:val="center"/>
          </w:tcPr>
          <w:p w14:paraId="0A290A5E"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637F6422" w14:textId="32334A64"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Thành viên kết xuất danh sách thông tin ủy thác nhà đầu tư trong đợt đấu giá. Hệ thống kết xuất thành file excel danh sách thông tin ủy thác của nhà đầu tư.</w:t>
            </w:r>
          </w:p>
        </w:tc>
        <w:tc>
          <w:tcPr>
            <w:tcW w:w="1701" w:type="dxa"/>
            <w:shd w:val="clear" w:color="auto" w:fill="auto"/>
            <w:noWrap/>
          </w:tcPr>
          <w:p w14:paraId="2931461C" w14:textId="682798C6"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625B5B97" w14:textId="77777777" w:rsidR="000B14E8" w:rsidRPr="00FF7B39" w:rsidRDefault="000B14E8" w:rsidP="000B14E8">
            <w:pPr>
              <w:spacing w:before="0" w:after="0"/>
              <w:rPr>
                <w:rFonts w:eastAsia="Times New Roman"/>
                <w:szCs w:val="26"/>
                <w:lang w:eastAsia="en-US"/>
              </w:rPr>
            </w:pPr>
          </w:p>
        </w:tc>
      </w:tr>
      <w:tr w:rsidR="000B14E8" w:rsidRPr="00FF7B39" w14:paraId="1073DF59" w14:textId="77777777" w:rsidTr="008A6E44">
        <w:trPr>
          <w:trHeight w:val="551"/>
        </w:trPr>
        <w:tc>
          <w:tcPr>
            <w:tcW w:w="1042" w:type="dxa"/>
            <w:shd w:val="clear" w:color="auto" w:fill="auto"/>
            <w:noWrap/>
            <w:vAlign w:val="center"/>
          </w:tcPr>
          <w:p w14:paraId="17BBDDF3"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1D3E7644" w14:textId="14931305"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chọn thông tin đợt đấu giá, nhập thông tin lệnh đặt mua của NĐT để đặt lệnh. Hệ thống hiện thị thông tin chi tiết lệnh và cập nhật thông tin vào CSDL.</w:t>
            </w:r>
          </w:p>
        </w:tc>
        <w:tc>
          <w:tcPr>
            <w:tcW w:w="1701" w:type="dxa"/>
            <w:shd w:val="clear" w:color="auto" w:fill="auto"/>
            <w:noWrap/>
          </w:tcPr>
          <w:p w14:paraId="004BD105" w14:textId="31CDD1F5"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BD5B0D" w:rsidRPr="00FA0B67">
              <w:rPr>
                <w:rFonts w:asciiTheme="majorHAnsi" w:hAnsiTheme="majorHAnsi" w:cstheme="majorHAnsi"/>
                <w:sz w:val="28"/>
                <w:szCs w:val="28"/>
              </w:rPr>
              <w:t>vào</w:t>
            </w:r>
          </w:p>
        </w:tc>
        <w:tc>
          <w:tcPr>
            <w:tcW w:w="1055" w:type="dxa"/>
            <w:shd w:val="clear" w:color="auto" w:fill="auto"/>
            <w:noWrap/>
            <w:vAlign w:val="center"/>
          </w:tcPr>
          <w:p w14:paraId="779E56C6" w14:textId="77777777" w:rsidR="000B14E8" w:rsidRPr="00FF7B39" w:rsidRDefault="000B14E8" w:rsidP="000B14E8">
            <w:pPr>
              <w:spacing w:before="0" w:after="0"/>
              <w:rPr>
                <w:rFonts w:eastAsia="Times New Roman"/>
                <w:szCs w:val="26"/>
                <w:lang w:eastAsia="en-US"/>
              </w:rPr>
            </w:pPr>
          </w:p>
        </w:tc>
      </w:tr>
      <w:tr w:rsidR="000B14E8" w:rsidRPr="00FF7B39" w14:paraId="43756A2C" w14:textId="77777777" w:rsidTr="008A6E44">
        <w:trPr>
          <w:trHeight w:val="551"/>
        </w:trPr>
        <w:tc>
          <w:tcPr>
            <w:tcW w:w="1042" w:type="dxa"/>
            <w:shd w:val="clear" w:color="auto" w:fill="auto"/>
            <w:noWrap/>
            <w:vAlign w:val="center"/>
          </w:tcPr>
          <w:p w14:paraId="484C0D1B"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289FB25B" w14:textId="694D5EC9"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kiểm tra lại thông tin lệnh vừa nhập để đẩy lệnh vào hệ thống. Hệ thống hiện thị thông tin chi tiết lệnh và cập nhật thông tin vào CSDL.</w:t>
            </w:r>
          </w:p>
        </w:tc>
        <w:tc>
          <w:tcPr>
            <w:tcW w:w="1701" w:type="dxa"/>
            <w:shd w:val="clear" w:color="auto" w:fill="auto"/>
            <w:noWrap/>
          </w:tcPr>
          <w:p w14:paraId="118A15F8" w14:textId="4DDF3E41"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BD5B0D" w:rsidRPr="00FA0B67">
              <w:rPr>
                <w:rFonts w:asciiTheme="majorHAnsi" w:hAnsiTheme="majorHAnsi" w:cstheme="majorHAnsi"/>
                <w:sz w:val="28"/>
                <w:szCs w:val="28"/>
              </w:rPr>
              <w:t>vào</w:t>
            </w:r>
          </w:p>
        </w:tc>
        <w:tc>
          <w:tcPr>
            <w:tcW w:w="1055" w:type="dxa"/>
            <w:shd w:val="clear" w:color="auto" w:fill="auto"/>
            <w:noWrap/>
            <w:vAlign w:val="center"/>
          </w:tcPr>
          <w:p w14:paraId="79797473" w14:textId="77777777" w:rsidR="000B14E8" w:rsidRPr="00FF7B39" w:rsidRDefault="000B14E8" w:rsidP="000B14E8">
            <w:pPr>
              <w:spacing w:before="0" w:after="0"/>
              <w:rPr>
                <w:rFonts w:eastAsia="Times New Roman"/>
                <w:szCs w:val="26"/>
                <w:lang w:eastAsia="en-US"/>
              </w:rPr>
            </w:pPr>
          </w:p>
        </w:tc>
      </w:tr>
      <w:tr w:rsidR="000B14E8" w:rsidRPr="00FF7B39" w14:paraId="5CFB26AB" w14:textId="77777777" w:rsidTr="008A6E44">
        <w:trPr>
          <w:trHeight w:val="551"/>
        </w:trPr>
        <w:tc>
          <w:tcPr>
            <w:tcW w:w="1042" w:type="dxa"/>
            <w:shd w:val="clear" w:color="auto" w:fill="auto"/>
            <w:noWrap/>
            <w:vAlign w:val="center"/>
          </w:tcPr>
          <w:p w14:paraId="2D18AFBF"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271AFFA4" w14:textId="583A3928"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nhập thông tin mã số NĐT để xem thông tin lệnh vừa đặt. Hệ thống hiển thị thông tin chi tiết lệnh.</w:t>
            </w:r>
          </w:p>
        </w:tc>
        <w:tc>
          <w:tcPr>
            <w:tcW w:w="1701" w:type="dxa"/>
            <w:shd w:val="clear" w:color="auto" w:fill="auto"/>
            <w:noWrap/>
          </w:tcPr>
          <w:p w14:paraId="51CDF478" w14:textId="4C76B85C"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65287AC8" w14:textId="77777777" w:rsidR="000B14E8" w:rsidRPr="00FF7B39" w:rsidRDefault="000B14E8" w:rsidP="000B14E8">
            <w:pPr>
              <w:spacing w:before="0" w:after="0"/>
              <w:rPr>
                <w:rFonts w:eastAsia="Times New Roman"/>
                <w:szCs w:val="26"/>
                <w:lang w:eastAsia="en-US"/>
              </w:rPr>
            </w:pPr>
          </w:p>
        </w:tc>
      </w:tr>
      <w:tr w:rsidR="000B14E8" w:rsidRPr="00FF7B39" w14:paraId="219476BD" w14:textId="77777777" w:rsidTr="008A6E44">
        <w:trPr>
          <w:trHeight w:val="551"/>
        </w:trPr>
        <w:tc>
          <w:tcPr>
            <w:tcW w:w="1042" w:type="dxa"/>
            <w:shd w:val="clear" w:color="auto" w:fill="auto"/>
            <w:noWrap/>
            <w:vAlign w:val="center"/>
          </w:tcPr>
          <w:p w14:paraId="2A074A0F"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74B0F66A" w14:textId="4CAFA233"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đối chiếu lệnh đặt của nhà đầu tư. Hệ thống hiển thị thông tin chi tiết lệnh và cập nhật trạng thái đối chiếu lệnh vào CSDL.</w:t>
            </w:r>
          </w:p>
        </w:tc>
        <w:tc>
          <w:tcPr>
            <w:tcW w:w="1701" w:type="dxa"/>
            <w:shd w:val="clear" w:color="auto" w:fill="auto"/>
            <w:noWrap/>
          </w:tcPr>
          <w:p w14:paraId="43EA3FF6" w14:textId="75E01C71"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BD5B0D" w:rsidRPr="00FA0B67">
              <w:rPr>
                <w:rFonts w:asciiTheme="majorHAnsi" w:hAnsiTheme="majorHAnsi" w:cstheme="majorHAnsi"/>
                <w:sz w:val="28"/>
                <w:szCs w:val="28"/>
              </w:rPr>
              <w:t>vào</w:t>
            </w:r>
          </w:p>
        </w:tc>
        <w:tc>
          <w:tcPr>
            <w:tcW w:w="1055" w:type="dxa"/>
            <w:shd w:val="clear" w:color="auto" w:fill="auto"/>
            <w:noWrap/>
            <w:vAlign w:val="center"/>
          </w:tcPr>
          <w:p w14:paraId="0CA49929" w14:textId="77777777" w:rsidR="000B14E8" w:rsidRPr="00FF7B39" w:rsidRDefault="000B14E8" w:rsidP="000B14E8">
            <w:pPr>
              <w:spacing w:before="0" w:after="0"/>
              <w:rPr>
                <w:rFonts w:eastAsia="Times New Roman"/>
                <w:szCs w:val="26"/>
                <w:lang w:eastAsia="en-US"/>
              </w:rPr>
            </w:pPr>
          </w:p>
        </w:tc>
      </w:tr>
      <w:tr w:rsidR="000B14E8" w:rsidRPr="00FF7B39" w14:paraId="03CFC993" w14:textId="77777777" w:rsidTr="008A6E44">
        <w:trPr>
          <w:trHeight w:val="551"/>
        </w:trPr>
        <w:tc>
          <w:tcPr>
            <w:tcW w:w="1042" w:type="dxa"/>
            <w:shd w:val="clear" w:color="auto" w:fill="auto"/>
            <w:noWrap/>
            <w:vAlign w:val="center"/>
          </w:tcPr>
          <w:p w14:paraId="2BABB9D5"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7604E695" w14:textId="08EE633C"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tra cứu thông tin lệnh đặt của nhà đầu tư trong đợt đấu giá. Hệ thống hiển thị danh sách lệnh đặt của nhà đầu tư theo điều kiện tìm kiếm.</w:t>
            </w:r>
          </w:p>
        </w:tc>
        <w:tc>
          <w:tcPr>
            <w:tcW w:w="1701" w:type="dxa"/>
            <w:shd w:val="clear" w:color="auto" w:fill="auto"/>
            <w:noWrap/>
          </w:tcPr>
          <w:p w14:paraId="350EE9E6" w14:textId="43A3D3D8"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182FFB7E" w14:textId="77777777" w:rsidR="000B14E8" w:rsidRPr="00FF7B39" w:rsidRDefault="000B14E8" w:rsidP="000B14E8">
            <w:pPr>
              <w:spacing w:before="0" w:after="0"/>
              <w:rPr>
                <w:rFonts w:eastAsia="Times New Roman"/>
                <w:szCs w:val="26"/>
                <w:lang w:eastAsia="en-US"/>
              </w:rPr>
            </w:pPr>
          </w:p>
        </w:tc>
      </w:tr>
      <w:tr w:rsidR="000B14E8" w:rsidRPr="00FF7B39" w14:paraId="30B3127C" w14:textId="77777777" w:rsidTr="008A6E44">
        <w:trPr>
          <w:trHeight w:val="551"/>
        </w:trPr>
        <w:tc>
          <w:tcPr>
            <w:tcW w:w="1042" w:type="dxa"/>
            <w:shd w:val="clear" w:color="auto" w:fill="auto"/>
            <w:noWrap/>
            <w:vAlign w:val="center"/>
          </w:tcPr>
          <w:p w14:paraId="5574B3BD"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7920415C" w14:textId="3C61AD12"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kết xuất danh sách lệnh đặt của nhà đầu tư. Hệ thống kết xuất thành file excel danh sách lệnh đặt của nhà đầu tư.</w:t>
            </w:r>
          </w:p>
        </w:tc>
        <w:tc>
          <w:tcPr>
            <w:tcW w:w="1701" w:type="dxa"/>
            <w:shd w:val="clear" w:color="auto" w:fill="auto"/>
            <w:noWrap/>
          </w:tcPr>
          <w:p w14:paraId="65784F3F" w14:textId="6EB77123"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53850238" w14:textId="77777777" w:rsidR="000B14E8" w:rsidRPr="00FF7B39" w:rsidRDefault="000B14E8" w:rsidP="000B14E8">
            <w:pPr>
              <w:spacing w:before="0" w:after="0"/>
              <w:rPr>
                <w:rFonts w:eastAsia="Times New Roman"/>
                <w:szCs w:val="26"/>
                <w:lang w:eastAsia="en-US"/>
              </w:rPr>
            </w:pPr>
          </w:p>
        </w:tc>
      </w:tr>
      <w:tr w:rsidR="000B14E8" w:rsidRPr="00FF7B39" w14:paraId="43550C28" w14:textId="77777777" w:rsidTr="008A6E44">
        <w:trPr>
          <w:trHeight w:val="551"/>
        </w:trPr>
        <w:tc>
          <w:tcPr>
            <w:tcW w:w="1042" w:type="dxa"/>
            <w:shd w:val="clear" w:color="auto" w:fill="auto"/>
            <w:noWrap/>
            <w:vAlign w:val="center"/>
          </w:tcPr>
          <w:p w14:paraId="602565F5" w14:textId="2EEDB890" w:rsidR="000B14E8" w:rsidRPr="00BD5B0D"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15C55062" w14:textId="0A394ED4" w:rsidR="000B14E8" w:rsidRPr="00FA0B67" w:rsidRDefault="000B14E8" w:rsidP="00BD5B0D">
            <w:pPr>
              <w:rPr>
                <w:rFonts w:asciiTheme="majorHAnsi" w:eastAsia="Times New Roman" w:hAnsiTheme="majorHAnsi" w:cstheme="majorHAnsi"/>
                <w:strike/>
                <w:sz w:val="28"/>
                <w:szCs w:val="28"/>
                <w:lang w:val="pt-BR" w:eastAsia="en-US"/>
              </w:rPr>
            </w:pPr>
            <w:r w:rsidRPr="00FA0B67">
              <w:rPr>
                <w:rFonts w:asciiTheme="majorHAnsi" w:hAnsiTheme="majorHAnsi" w:cstheme="majorHAnsi"/>
                <w:strike/>
                <w:sz w:val="28"/>
                <w:szCs w:val="28"/>
              </w:rPr>
              <w:t>Thành viên đối chiếu lệnh đặt của nhà đầu tư. Hệ thống hiển thị thông tin chi tiết lệnh và cập nhật trạng thái đối chiếu lệnh vào CSDL.</w:t>
            </w:r>
          </w:p>
        </w:tc>
        <w:tc>
          <w:tcPr>
            <w:tcW w:w="1701" w:type="dxa"/>
            <w:shd w:val="clear" w:color="auto" w:fill="auto"/>
            <w:noWrap/>
          </w:tcPr>
          <w:p w14:paraId="4DA9740D" w14:textId="2E9B2987" w:rsidR="000B14E8" w:rsidRPr="00FA0B67" w:rsidRDefault="00BD5B0D" w:rsidP="000B14E8">
            <w:pPr>
              <w:rPr>
                <w:rFonts w:asciiTheme="majorHAnsi" w:hAnsiTheme="majorHAnsi" w:cstheme="majorHAnsi"/>
                <w:strike/>
                <w:sz w:val="28"/>
                <w:szCs w:val="28"/>
              </w:rPr>
            </w:pPr>
            <w:r w:rsidRPr="00FA0B67">
              <w:rPr>
                <w:rFonts w:asciiTheme="majorHAnsi" w:hAnsiTheme="majorHAnsi" w:cstheme="majorHAnsi"/>
                <w:strike/>
                <w:sz w:val="28"/>
                <w:szCs w:val="28"/>
              </w:rPr>
              <w:t>Dữ liệu đầu ra</w:t>
            </w:r>
          </w:p>
        </w:tc>
        <w:tc>
          <w:tcPr>
            <w:tcW w:w="1055" w:type="dxa"/>
            <w:shd w:val="clear" w:color="auto" w:fill="auto"/>
            <w:noWrap/>
            <w:vAlign w:val="center"/>
          </w:tcPr>
          <w:p w14:paraId="78D5F641" w14:textId="77777777" w:rsidR="000B14E8" w:rsidRPr="00FF7B39" w:rsidRDefault="000B14E8" w:rsidP="000B14E8">
            <w:pPr>
              <w:spacing w:before="0" w:after="0"/>
              <w:rPr>
                <w:rFonts w:eastAsia="Times New Roman"/>
                <w:szCs w:val="26"/>
                <w:lang w:eastAsia="en-US"/>
              </w:rPr>
            </w:pPr>
          </w:p>
        </w:tc>
      </w:tr>
      <w:tr w:rsidR="000B14E8" w:rsidRPr="00FF7B39" w14:paraId="55DFBD17" w14:textId="77777777" w:rsidTr="008A6E44">
        <w:trPr>
          <w:trHeight w:val="551"/>
        </w:trPr>
        <w:tc>
          <w:tcPr>
            <w:tcW w:w="1042" w:type="dxa"/>
            <w:shd w:val="clear" w:color="auto" w:fill="auto"/>
            <w:noWrap/>
            <w:vAlign w:val="center"/>
          </w:tcPr>
          <w:p w14:paraId="12DA4175"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5A0DE38B" w14:textId="1C5241F2" w:rsidR="000B14E8" w:rsidRPr="00FA0B67" w:rsidRDefault="000B14E8" w:rsidP="000B14E8">
            <w:pPr>
              <w:rPr>
                <w:rFonts w:asciiTheme="majorHAnsi" w:hAnsiTheme="majorHAnsi" w:cstheme="majorHAnsi"/>
                <w:strike/>
                <w:sz w:val="28"/>
                <w:szCs w:val="28"/>
              </w:rPr>
            </w:pPr>
            <w:r w:rsidRPr="00FA0B67">
              <w:rPr>
                <w:rFonts w:asciiTheme="majorHAnsi" w:hAnsiTheme="majorHAnsi" w:cstheme="majorHAnsi"/>
                <w:strike/>
                <w:sz w:val="28"/>
                <w:szCs w:val="28"/>
              </w:rPr>
              <w:t>Thành viên đăng ký tham dự đợt đấu giá, book building. Hệ thống cập nhật thông tin vào CSDL.</w:t>
            </w:r>
          </w:p>
        </w:tc>
        <w:tc>
          <w:tcPr>
            <w:tcW w:w="1701" w:type="dxa"/>
            <w:shd w:val="clear" w:color="auto" w:fill="auto"/>
            <w:noWrap/>
          </w:tcPr>
          <w:p w14:paraId="61DF349E" w14:textId="380202C4" w:rsidR="000B14E8" w:rsidRPr="00FA0B67" w:rsidRDefault="000B14E8" w:rsidP="000B14E8">
            <w:pPr>
              <w:rPr>
                <w:rFonts w:asciiTheme="majorHAnsi" w:hAnsiTheme="majorHAnsi" w:cstheme="majorHAnsi"/>
                <w:strike/>
                <w:sz w:val="28"/>
                <w:szCs w:val="28"/>
              </w:rPr>
            </w:pPr>
            <w:r w:rsidRPr="00FA0B67">
              <w:rPr>
                <w:rFonts w:asciiTheme="majorHAnsi" w:hAnsiTheme="majorHAnsi" w:cstheme="majorHAnsi"/>
                <w:strike/>
                <w:sz w:val="28"/>
                <w:szCs w:val="28"/>
              </w:rPr>
              <w:t xml:space="preserve">Dữ liệu đầu </w:t>
            </w:r>
            <w:r w:rsidR="008A6E44" w:rsidRPr="00FA0B67">
              <w:rPr>
                <w:rFonts w:asciiTheme="majorHAnsi" w:hAnsiTheme="majorHAnsi" w:cstheme="majorHAnsi"/>
                <w:strike/>
                <w:sz w:val="28"/>
                <w:szCs w:val="28"/>
              </w:rPr>
              <w:t>vào</w:t>
            </w:r>
          </w:p>
        </w:tc>
        <w:tc>
          <w:tcPr>
            <w:tcW w:w="1055" w:type="dxa"/>
            <w:shd w:val="clear" w:color="auto" w:fill="auto"/>
            <w:noWrap/>
            <w:vAlign w:val="center"/>
          </w:tcPr>
          <w:p w14:paraId="4AF28B88" w14:textId="77777777" w:rsidR="000B14E8" w:rsidRPr="00FF7B39" w:rsidRDefault="000B14E8" w:rsidP="000B14E8">
            <w:pPr>
              <w:spacing w:before="0" w:after="0"/>
              <w:rPr>
                <w:rFonts w:eastAsia="Times New Roman"/>
                <w:szCs w:val="26"/>
                <w:lang w:eastAsia="en-US"/>
              </w:rPr>
            </w:pPr>
          </w:p>
        </w:tc>
      </w:tr>
      <w:tr w:rsidR="000B14E8" w:rsidRPr="00FF7B39" w14:paraId="4AF3EC50" w14:textId="77777777" w:rsidTr="008A6E44">
        <w:trPr>
          <w:trHeight w:val="551"/>
        </w:trPr>
        <w:tc>
          <w:tcPr>
            <w:tcW w:w="1042" w:type="dxa"/>
            <w:shd w:val="clear" w:color="auto" w:fill="auto"/>
            <w:noWrap/>
            <w:vAlign w:val="center"/>
          </w:tcPr>
          <w:p w14:paraId="6E5BC20C"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51303122" w14:textId="1AB8B177" w:rsidR="000B14E8" w:rsidRPr="00FA0B67" w:rsidRDefault="000B14E8" w:rsidP="000B14E8">
            <w:pPr>
              <w:rPr>
                <w:rFonts w:asciiTheme="majorHAnsi" w:hAnsiTheme="majorHAnsi" w:cstheme="majorHAnsi"/>
                <w:strike/>
                <w:sz w:val="28"/>
                <w:szCs w:val="28"/>
              </w:rPr>
            </w:pPr>
            <w:r w:rsidRPr="00FA0B67">
              <w:rPr>
                <w:rFonts w:asciiTheme="majorHAnsi" w:hAnsiTheme="majorHAnsi" w:cstheme="majorHAnsi"/>
                <w:strike/>
                <w:sz w:val="28"/>
                <w:szCs w:val="28"/>
              </w:rPr>
              <w:t>Thành viên hủy thông tin đăng ký tham dự đợt đấu giá, book building. Hệ thống cập nhật thông tin vào CSDL.</w:t>
            </w:r>
          </w:p>
        </w:tc>
        <w:tc>
          <w:tcPr>
            <w:tcW w:w="1701" w:type="dxa"/>
            <w:shd w:val="clear" w:color="auto" w:fill="auto"/>
            <w:noWrap/>
          </w:tcPr>
          <w:p w14:paraId="40D9B90C" w14:textId="48A0EEE9" w:rsidR="000B14E8" w:rsidRPr="00FA0B67" w:rsidRDefault="000B14E8" w:rsidP="00254F56">
            <w:pPr>
              <w:rPr>
                <w:rFonts w:asciiTheme="majorHAnsi" w:hAnsiTheme="majorHAnsi" w:cstheme="majorHAnsi"/>
                <w:strike/>
                <w:sz w:val="28"/>
                <w:szCs w:val="28"/>
              </w:rPr>
            </w:pPr>
            <w:r w:rsidRPr="00FA0B67">
              <w:rPr>
                <w:rFonts w:asciiTheme="majorHAnsi" w:hAnsiTheme="majorHAnsi" w:cstheme="majorHAnsi"/>
                <w:strike/>
                <w:sz w:val="28"/>
                <w:szCs w:val="28"/>
              </w:rPr>
              <w:t xml:space="preserve">Dữ liệu đầu </w:t>
            </w:r>
            <w:r w:rsidR="00254F56" w:rsidRPr="00FA0B67">
              <w:rPr>
                <w:rFonts w:asciiTheme="majorHAnsi" w:hAnsiTheme="majorHAnsi" w:cstheme="majorHAnsi"/>
                <w:strike/>
                <w:sz w:val="28"/>
                <w:szCs w:val="28"/>
              </w:rPr>
              <w:t>vào</w:t>
            </w:r>
          </w:p>
        </w:tc>
        <w:tc>
          <w:tcPr>
            <w:tcW w:w="1055" w:type="dxa"/>
            <w:shd w:val="clear" w:color="auto" w:fill="auto"/>
            <w:noWrap/>
            <w:vAlign w:val="center"/>
          </w:tcPr>
          <w:p w14:paraId="7B9CD713" w14:textId="77777777" w:rsidR="000B14E8" w:rsidRPr="00FF7B39" w:rsidRDefault="000B14E8" w:rsidP="000B14E8">
            <w:pPr>
              <w:spacing w:before="0" w:after="0"/>
              <w:rPr>
                <w:rFonts w:eastAsia="Times New Roman"/>
                <w:szCs w:val="26"/>
                <w:lang w:eastAsia="en-US"/>
              </w:rPr>
            </w:pPr>
          </w:p>
        </w:tc>
      </w:tr>
      <w:tr w:rsidR="000B14E8" w:rsidRPr="00FF7B39" w14:paraId="03062818" w14:textId="77777777" w:rsidTr="008A6E44">
        <w:trPr>
          <w:trHeight w:val="551"/>
        </w:trPr>
        <w:tc>
          <w:tcPr>
            <w:tcW w:w="1042" w:type="dxa"/>
            <w:shd w:val="clear" w:color="auto" w:fill="auto"/>
            <w:noWrap/>
            <w:vAlign w:val="center"/>
          </w:tcPr>
          <w:p w14:paraId="0CC3C3AC"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4D364DE3" w14:textId="3A7CDFD2" w:rsidR="000B14E8" w:rsidRPr="00FA0B67" w:rsidRDefault="000B14E8" w:rsidP="000B14E8">
            <w:pPr>
              <w:rPr>
                <w:rFonts w:asciiTheme="majorHAnsi" w:hAnsiTheme="majorHAnsi" w:cstheme="majorHAnsi"/>
                <w:strike/>
                <w:sz w:val="28"/>
                <w:szCs w:val="28"/>
              </w:rPr>
            </w:pPr>
            <w:r w:rsidRPr="00FA0B67">
              <w:rPr>
                <w:rFonts w:asciiTheme="majorHAnsi" w:hAnsiTheme="majorHAnsi" w:cstheme="majorHAnsi"/>
                <w:strike/>
                <w:sz w:val="28"/>
                <w:szCs w:val="28"/>
              </w:rPr>
              <w:t>Thành viên tra cứu kết quả đăng ký tham dự đợt đấu giá, book building. Hệ thông hiển thị thông tin kết quả đăng ký tham dự đợt đấu giá, book building</w:t>
            </w:r>
          </w:p>
        </w:tc>
        <w:tc>
          <w:tcPr>
            <w:tcW w:w="1701" w:type="dxa"/>
            <w:shd w:val="clear" w:color="auto" w:fill="auto"/>
            <w:noWrap/>
          </w:tcPr>
          <w:p w14:paraId="3756E458" w14:textId="6EF7BEFF" w:rsidR="000B14E8" w:rsidRPr="00FA0B67" w:rsidRDefault="000B14E8" w:rsidP="000B14E8">
            <w:pPr>
              <w:rPr>
                <w:rFonts w:asciiTheme="majorHAnsi" w:hAnsiTheme="majorHAnsi" w:cstheme="majorHAnsi"/>
                <w:strike/>
                <w:sz w:val="28"/>
                <w:szCs w:val="28"/>
              </w:rPr>
            </w:pPr>
            <w:r w:rsidRPr="00FA0B67">
              <w:rPr>
                <w:rFonts w:asciiTheme="majorHAnsi" w:hAnsiTheme="majorHAnsi" w:cstheme="majorHAnsi"/>
                <w:strike/>
                <w:sz w:val="28"/>
                <w:szCs w:val="28"/>
              </w:rPr>
              <w:t>Dữ liệu đầu ra</w:t>
            </w:r>
          </w:p>
        </w:tc>
        <w:tc>
          <w:tcPr>
            <w:tcW w:w="1055" w:type="dxa"/>
            <w:shd w:val="clear" w:color="auto" w:fill="auto"/>
            <w:noWrap/>
            <w:vAlign w:val="center"/>
          </w:tcPr>
          <w:p w14:paraId="1B82C682" w14:textId="77777777" w:rsidR="000B14E8" w:rsidRPr="00FF7B39" w:rsidRDefault="000B14E8" w:rsidP="000B14E8">
            <w:pPr>
              <w:spacing w:before="0" w:after="0"/>
              <w:rPr>
                <w:rFonts w:eastAsia="Times New Roman"/>
                <w:szCs w:val="26"/>
                <w:lang w:eastAsia="en-US"/>
              </w:rPr>
            </w:pPr>
          </w:p>
        </w:tc>
      </w:tr>
      <w:tr w:rsidR="000B14E8" w:rsidRPr="00FF7B39" w14:paraId="6AC41961" w14:textId="77777777" w:rsidTr="008A6E44">
        <w:trPr>
          <w:trHeight w:val="551"/>
        </w:trPr>
        <w:tc>
          <w:tcPr>
            <w:tcW w:w="1042" w:type="dxa"/>
            <w:shd w:val="clear" w:color="auto" w:fill="auto"/>
            <w:noWrap/>
            <w:vAlign w:val="center"/>
          </w:tcPr>
          <w:p w14:paraId="09D0F187"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2FCE85EF" w14:textId="0DCBD03B"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chọn đợt đấu giá để xác định giá tạm khớp của 1 đợt đấu giá. Hệ thống hiển thị thông tin giá khớp vừa tính được.</w:t>
            </w:r>
          </w:p>
        </w:tc>
        <w:tc>
          <w:tcPr>
            <w:tcW w:w="1701" w:type="dxa"/>
            <w:shd w:val="clear" w:color="auto" w:fill="auto"/>
            <w:noWrap/>
          </w:tcPr>
          <w:p w14:paraId="20F4FD04" w14:textId="3C33830B"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719B3819" w14:textId="77777777" w:rsidR="000B14E8" w:rsidRPr="00FF7B39" w:rsidRDefault="000B14E8" w:rsidP="000B14E8">
            <w:pPr>
              <w:spacing w:before="0" w:after="0"/>
              <w:rPr>
                <w:rFonts w:eastAsia="Times New Roman"/>
                <w:szCs w:val="26"/>
                <w:lang w:eastAsia="en-US"/>
              </w:rPr>
            </w:pPr>
          </w:p>
        </w:tc>
      </w:tr>
      <w:tr w:rsidR="000B14E8" w:rsidRPr="00FF7B39" w14:paraId="4B9CE101" w14:textId="77777777" w:rsidTr="008A6E44">
        <w:trPr>
          <w:trHeight w:val="551"/>
        </w:trPr>
        <w:tc>
          <w:tcPr>
            <w:tcW w:w="1042" w:type="dxa"/>
            <w:shd w:val="clear" w:color="auto" w:fill="auto"/>
            <w:noWrap/>
            <w:vAlign w:val="center"/>
          </w:tcPr>
          <w:p w14:paraId="02B11D2D"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5FB8FA72" w14:textId="5F001B82"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chọn thông tin đợt đấu giá để xác định kết quả đợt đấu giá. Hệ thống hiển thị thông tin đợt đấu giá.</w:t>
            </w:r>
          </w:p>
        </w:tc>
        <w:tc>
          <w:tcPr>
            <w:tcW w:w="1701" w:type="dxa"/>
            <w:shd w:val="clear" w:color="auto" w:fill="auto"/>
            <w:noWrap/>
          </w:tcPr>
          <w:p w14:paraId="566CE2F9" w14:textId="295DF614"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2A4C4918" w14:textId="77777777" w:rsidR="000B14E8" w:rsidRPr="00FF7B39" w:rsidRDefault="000B14E8" w:rsidP="000B14E8">
            <w:pPr>
              <w:spacing w:before="0" w:after="0"/>
              <w:rPr>
                <w:rFonts w:eastAsia="Times New Roman"/>
                <w:szCs w:val="26"/>
                <w:lang w:eastAsia="en-US"/>
              </w:rPr>
            </w:pPr>
          </w:p>
        </w:tc>
      </w:tr>
      <w:tr w:rsidR="000B14E8" w:rsidRPr="00FF7B39" w14:paraId="5A108BE4" w14:textId="77777777" w:rsidTr="008A6E44">
        <w:trPr>
          <w:trHeight w:val="551"/>
        </w:trPr>
        <w:tc>
          <w:tcPr>
            <w:tcW w:w="1042" w:type="dxa"/>
            <w:shd w:val="clear" w:color="auto" w:fill="auto"/>
            <w:noWrap/>
            <w:vAlign w:val="center"/>
          </w:tcPr>
          <w:p w14:paraId="1014DED2"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0BB4C8B4" w14:textId="222C2D49"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thực hiện xác định kết quả đấu giá. Hệ thống tính toán thông tin kết quả và hiển thị thông báo trạng thái xác định kết quả của đợt đấu giá.</w:t>
            </w:r>
          </w:p>
        </w:tc>
        <w:tc>
          <w:tcPr>
            <w:tcW w:w="1701" w:type="dxa"/>
            <w:shd w:val="clear" w:color="auto" w:fill="auto"/>
            <w:noWrap/>
          </w:tcPr>
          <w:p w14:paraId="31844D86" w14:textId="2B421171"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3B9EE6FF" w14:textId="77777777" w:rsidR="000B14E8" w:rsidRPr="00FF7B39" w:rsidRDefault="000B14E8" w:rsidP="000B14E8">
            <w:pPr>
              <w:spacing w:before="0" w:after="0"/>
              <w:rPr>
                <w:rFonts w:eastAsia="Times New Roman"/>
                <w:szCs w:val="26"/>
                <w:lang w:eastAsia="en-US"/>
              </w:rPr>
            </w:pPr>
          </w:p>
        </w:tc>
      </w:tr>
      <w:tr w:rsidR="000B14E8" w:rsidRPr="00FF7B39" w14:paraId="36C20F57" w14:textId="77777777" w:rsidTr="008A6E44">
        <w:trPr>
          <w:trHeight w:val="551"/>
        </w:trPr>
        <w:tc>
          <w:tcPr>
            <w:tcW w:w="1042" w:type="dxa"/>
            <w:shd w:val="clear" w:color="auto" w:fill="auto"/>
            <w:noWrap/>
            <w:vAlign w:val="center"/>
          </w:tcPr>
          <w:p w14:paraId="4B4301D6"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64AA4ECC" w14:textId="18E4C0E0"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tra cứu thông tin kết quả của đợt đấu giá. Hệ thống hiển thị danh sách kết quả theo nhà đầu tư.</w:t>
            </w:r>
          </w:p>
        </w:tc>
        <w:tc>
          <w:tcPr>
            <w:tcW w:w="1701" w:type="dxa"/>
            <w:shd w:val="clear" w:color="auto" w:fill="auto"/>
            <w:noWrap/>
          </w:tcPr>
          <w:p w14:paraId="749DE310" w14:textId="39F733F9"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681CDFC9" w14:textId="77777777" w:rsidR="000B14E8" w:rsidRPr="00FF7B39" w:rsidRDefault="000B14E8" w:rsidP="000B14E8">
            <w:pPr>
              <w:spacing w:before="0" w:after="0"/>
              <w:rPr>
                <w:rFonts w:eastAsia="Times New Roman"/>
                <w:szCs w:val="26"/>
                <w:lang w:eastAsia="en-US"/>
              </w:rPr>
            </w:pPr>
          </w:p>
        </w:tc>
      </w:tr>
      <w:tr w:rsidR="000B14E8" w:rsidRPr="00FF7B39" w14:paraId="35547132" w14:textId="77777777" w:rsidTr="008A6E44">
        <w:trPr>
          <w:trHeight w:val="551"/>
        </w:trPr>
        <w:tc>
          <w:tcPr>
            <w:tcW w:w="1042" w:type="dxa"/>
            <w:shd w:val="clear" w:color="auto" w:fill="auto"/>
            <w:noWrap/>
            <w:vAlign w:val="center"/>
          </w:tcPr>
          <w:p w14:paraId="21C4C2F7"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147845BD" w14:textId="1AC8120A"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kết xuất danh sách kết quả của đợt đấu giá. Hệ thống kết xuất thành file excel danh sách kết quả.</w:t>
            </w:r>
          </w:p>
        </w:tc>
        <w:tc>
          <w:tcPr>
            <w:tcW w:w="1701" w:type="dxa"/>
            <w:shd w:val="clear" w:color="auto" w:fill="auto"/>
            <w:noWrap/>
          </w:tcPr>
          <w:p w14:paraId="65182C7D" w14:textId="5D0145AB"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6B6FA687" w14:textId="77777777" w:rsidR="000B14E8" w:rsidRPr="00FF7B39" w:rsidRDefault="000B14E8" w:rsidP="000B14E8">
            <w:pPr>
              <w:spacing w:before="0" w:after="0"/>
              <w:rPr>
                <w:rFonts w:eastAsia="Times New Roman"/>
                <w:szCs w:val="26"/>
                <w:lang w:eastAsia="en-US"/>
              </w:rPr>
            </w:pPr>
          </w:p>
        </w:tc>
      </w:tr>
      <w:tr w:rsidR="00151E4E" w:rsidRPr="00FF7B39" w14:paraId="752C6920" w14:textId="77777777" w:rsidTr="008A6E44">
        <w:trPr>
          <w:trHeight w:val="551"/>
        </w:trPr>
        <w:tc>
          <w:tcPr>
            <w:tcW w:w="1042" w:type="dxa"/>
            <w:shd w:val="clear" w:color="auto" w:fill="auto"/>
            <w:noWrap/>
            <w:vAlign w:val="center"/>
          </w:tcPr>
          <w:p w14:paraId="731ED189" w14:textId="77777777" w:rsidR="00151E4E" w:rsidRPr="00B80857" w:rsidRDefault="00151E4E"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00595EF2" w14:textId="333917DE" w:rsidR="00151E4E" w:rsidRPr="00FA0B67" w:rsidRDefault="00151E4E" w:rsidP="00151E4E">
            <w:pPr>
              <w:rPr>
                <w:rFonts w:asciiTheme="majorHAnsi" w:hAnsiTheme="majorHAnsi" w:cstheme="majorHAnsi"/>
                <w:sz w:val="28"/>
                <w:szCs w:val="28"/>
              </w:rPr>
            </w:pPr>
            <w:r w:rsidRPr="00FA0B67">
              <w:rPr>
                <w:rFonts w:asciiTheme="majorHAnsi" w:hAnsiTheme="majorHAnsi" w:cstheme="majorHAnsi"/>
                <w:sz w:val="28"/>
                <w:szCs w:val="28"/>
              </w:rPr>
              <w:t>Cán bộ nghiệp vụ xem kết quả của đợt đấu giá chi tiết của nhà đầu tư. Hệ thống hiển thị chi tiết kết quả của đợt đấu giá chi tiết của nhà đầu tư</w:t>
            </w:r>
          </w:p>
        </w:tc>
        <w:tc>
          <w:tcPr>
            <w:tcW w:w="1701" w:type="dxa"/>
            <w:shd w:val="clear" w:color="auto" w:fill="auto"/>
            <w:noWrap/>
          </w:tcPr>
          <w:p w14:paraId="7F9C2C39" w14:textId="167A48BB" w:rsidR="00151E4E" w:rsidRPr="00FA0B67" w:rsidRDefault="007A2B3D"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25597D66" w14:textId="77777777" w:rsidR="00151E4E" w:rsidRPr="00FF7B39" w:rsidRDefault="00151E4E" w:rsidP="000B14E8">
            <w:pPr>
              <w:spacing w:before="0" w:after="0"/>
              <w:rPr>
                <w:rFonts w:eastAsia="Times New Roman"/>
                <w:szCs w:val="26"/>
                <w:lang w:eastAsia="en-US"/>
              </w:rPr>
            </w:pPr>
          </w:p>
        </w:tc>
      </w:tr>
      <w:tr w:rsidR="000B14E8" w:rsidRPr="00FF7B39" w14:paraId="1DABE8EE" w14:textId="77777777" w:rsidTr="008A6E44">
        <w:trPr>
          <w:trHeight w:val="551"/>
        </w:trPr>
        <w:tc>
          <w:tcPr>
            <w:tcW w:w="1042" w:type="dxa"/>
            <w:shd w:val="clear" w:color="auto" w:fill="auto"/>
            <w:noWrap/>
            <w:vAlign w:val="center"/>
          </w:tcPr>
          <w:p w14:paraId="1C90C708"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79304589" w14:textId="0868DA1C"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tra cứu thông tin nhà đầu tư vi phạm quy chế. Hệ thống hiển thị danh sách nhà đầu tư vi phạm quy chế.</w:t>
            </w:r>
          </w:p>
        </w:tc>
        <w:tc>
          <w:tcPr>
            <w:tcW w:w="1701" w:type="dxa"/>
            <w:shd w:val="clear" w:color="auto" w:fill="auto"/>
            <w:noWrap/>
          </w:tcPr>
          <w:p w14:paraId="4BE88B7C" w14:textId="32045916"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333BF17C" w14:textId="77777777" w:rsidR="000B14E8" w:rsidRPr="00FF7B39" w:rsidRDefault="000B14E8" w:rsidP="000B14E8">
            <w:pPr>
              <w:spacing w:before="0" w:after="0"/>
              <w:rPr>
                <w:rFonts w:eastAsia="Times New Roman"/>
                <w:szCs w:val="26"/>
                <w:lang w:eastAsia="en-US"/>
              </w:rPr>
            </w:pPr>
          </w:p>
        </w:tc>
      </w:tr>
      <w:tr w:rsidR="000B14E8" w:rsidRPr="00FF7B39" w14:paraId="0E625DFA" w14:textId="77777777" w:rsidTr="008A6E44">
        <w:trPr>
          <w:trHeight w:val="551"/>
        </w:trPr>
        <w:tc>
          <w:tcPr>
            <w:tcW w:w="1042" w:type="dxa"/>
            <w:shd w:val="clear" w:color="auto" w:fill="auto"/>
            <w:noWrap/>
            <w:vAlign w:val="center"/>
          </w:tcPr>
          <w:p w14:paraId="60023FAE"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5151CDE0" w14:textId="39841ACC"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kết xuất danh sách nhà đầu tư vi phạm quy chế. Hệ thống kết xuất danh sách nhà đầu tư vi phạm quy chế.</w:t>
            </w:r>
          </w:p>
        </w:tc>
        <w:tc>
          <w:tcPr>
            <w:tcW w:w="1701" w:type="dxa"/>
            <w:shd w:val="clear" w:color="auto" w:fill="auto"/>
            <w:noWrap/>
          </w:tcPr>
          <w:p w14:paraId="4A53F825" w14:textId="234A16C2"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12638141" w14:textId="77777777" w:rsidR="000B14E8" w:rsidRPr="00FF7B39" w:rsidRDefault="000B14E8" w:rsidP="000B14E8">
            <w:pPr>
              <w:spacing w:before="0" w:after="0"/>
              <w:rPr>
                <w:rFonts w:eastAsia="Times New Roman"/>
                <w:szCs w:val="26"/>
                <w:lang w:eastAsia="en-US"/>
              </w:rPr>
            </w:pPr>
          </w:p>
        </w:tc>
      </w:tr>
      <w:tr w:rsidR="000B14E8" w:rsidRPr="00FF7B39" w14:paraId="196A2A4C" w14:textId="77777777" w:rsidTr="008A6E44">
        <w:trPr>
          <w:trHeight w:val="551"/>
        </w:trPr>
        <w:tc>
          <w:tcPr>
            <w:tcW w:w="1042" w:type="dxa"/>
            <w:shd w:val="clear" w:color="auto" w:fill="auto"/>
            <w:noWrap/>
            <w:vAlign w:val="center"/>
          </w:tcPr>
          <w:p w14:paraId="4ABB0EED"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053889BF" w14:textId="7E680B9D"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đối chiếu thông tin tổng khối lượng đặt mua của từng thành viên. Hệ thống hiển thị thông tin tổng khối lượng đặt mua của từng thành viên để đối chiếu.</w:t>
            </w:r>
          </w:p>
        </w:tc>
        <w:tc>
          <w:tcPr>
            <w:tcW w:w="1701" w:type="dxa"/>
            <w:shd w:val="clear" w:color="auto" w:fill="auto"/>
            <w:noWrap/>
          </w:tcPr>
          <w:p w14:paraId="65090A39" w14:textId="49F786D8"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26DA227F" w14:textId="77777777" w:rsidR="000B14E8" w:rsidRPr="00FF7B39" w:rsidRDefault="000B14E8" w:rsidP="000B14E8">
            <w:pPr>
              <w:spacing w:before="0" w:after="0"/>
              <w:rPr>
                <w:rFonts w:eastAsia="Times New Roman"/>
                <w:szCs w:val="26"/>
                <w:lang w:eastAsia="en-US"/>
              </w:rPr>
            </w:pPr>
          </w:p>
        </w:tc>
      </w:tr>
      <w:tr w:rsidR="00E63C01" w:rsidRPr="00FF7B39" w14:paraId="223AD4A6" w14:textId="77777777" w:rsidTr="008A6E44">
        <w:trPr>
          <w:trHeight w:val="551"/>
        </w:trPr>
        <w:tc>
          <w:tcPr>
            <w:tcW w:w="1042" w:type="dxa"/>
            <w:shd w:val="clear" w:color="auto" w:fill="auto"/>
            <w:noWrap/>
            <w:vAlign w:val="center"/>
          </w:tcPr>
          <w:p w14:paraId="5FE42606" w14:textId="77777777" w:rsidR="00E63C01" w:rsidRPr="00E63C01" w:rsidRDefault="00E63C01" w:rsidP="00C928E4">
            <w:pPr>
              <w:pStyle w:val="ListParagraph"/>
              <w:numPr>
                <w:ilvl w:val="0"/>
                <w:numId w:val="42"/>
              </w:numPr>
              <w:rPr>
                <w:b/>
              </w:rPr>
            </w:pPr>
          </w:p>
        </w:tc>
        <w:tc>
          <w:tcPr>
            <w:tcW w:w="4962" w:type="dxa"/>
            <w:shd w:val="clear" w:color="auto" w:fill="auto"/>
            <w:vAlign w:val="center"/>
          </w:tcPr>
          <w:p w14:paraId="4E939210" w14:textId="140AE887" w:rsidR="00E63C01" w:rsidRPr="00FA0B67" w:rsidRDefault="00E63C01" w:rsidP="00E63C01">
            <w:pPr>
              <w:rPr>
                <w:rFonts w:asciiTheme="majorHAnsi" w:hAnsiTheme="majorHAnsi" w:cstheme="majorHAnsi"/>
                <w:b/>
                <w:sz w:val="28"/>
                <w:szCs w:val="28"/>
              </w:rPr>
            </w:pPr>
            <w:r w:rsidRPr="00FA0B67">
              <w:rPr>
                <w:rFonts w:asciiTheme="majorHAnsi" w:hAnsiTheme="majorHAnsi" w:cstheme="majorHAnsi"/>
                <w:b/>
                <w:sz w:val="28"/>
                <w:szCs w:val="28"/>
              </w:rPr>
              <w:t>Book building</w:t>
            </w:r>
          </w:p>
        </w:tc>
        <w:tc>
          <w:tcPr>
            <w:tcW w:w="1701" w:type="dxa"/>
            <w:shd w:val="clear" w:color="auto" w:fill="auto"/>
            <w:noWrap/>
          </w:tcPr>
          <w:p w14:paraId="0E576082" w14:textId="77777777" w:rsidR="00E63C01" w:rsidRPr="00FA0B67" w:rsidRDefault="00E63C01" w:rsidP="00FF7131">
            <w:pPr>
              <w:rPr>
                <w:rFonts w:asciiTheme="majorHAnsi" w:hAnsiTheme="majorHAnsi" w:cstheme="majorHAnsi"/>
                <w:sz w:val="28"/>
                <w:szCs w:val="28"/>
              </w:rPr>
            </w:pPr>
          </w:p>
        </w:tc>
        <w:tc>
          <w:tcPr>
            <w:tcW w:w="1055" w:type="dxa"/>
            <w:shd w:val="clear" w:color="auto" w:fill="auto"/>
            <w:noWrap/>
            <w:vAlign w:val="center"/>
          </w:tcPr>
          <w:p w14:paraId="491E15E5" w14:textId="77777777" w:rsidR="00E63C01" w:rsidRPr="00FF7B39" w:rsidRDefault="00E63C01" w:rsidP="000B14E8">
            <w:pPr>
              <w:spacing w:before="0" w:after="0"/>
              <w:rPr>
                <w:rFonts w:eastAsia="Times New Roman"/>
                <w:szCs w:val="26"/>
                <w:lang w:eastAsia="en-US"/>
              </w:rPr>
            </w:pPr>
          </w:p>
        </w:tc>
      </w:tr>
      <w:tr w:rsidR="000B14E8" w:rsidRPr="00FF7B39" w14:paraId="1B9B6AED" w14:textId="77777777" w:rsidTr="008A6E44">
        <w:trPr>
          <w:trHeight w:val="551"/>
        </w:trPr>
        <w:tc>
          <w:tcPr>
            <w:tcW w:w="1042" w:type="dxa"/>
            <w:shd w:val="clear" w:color="auto" w:fill="auto"/>
            <w:noWrap/>
            <w:vAlign w:val="center"/>
          </w:tcPr>
          <w:p w14:paraId="4D7E5813"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0305A5CD" w14:textId="28D2BCDF"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thực hiện nhập thông tin để thêm mới đợt book building. Hệ thống cập nhật thông tin vào CSDL.</w:t>
            </w:r>
          </w:p>
        </w:tc>
        <w:tc>
          <w:tcPr>
            <w:tcW w:w="1701" w:type="dxa"/>
            <w:shd w:val="clear" w:color="auto" w:fill="auto"/>
            <w:noWrap/>
          </w:tcPr>
          <w:p w14:paraId="0AB6553C" w14:textId="0952E7CA" w:rsidR="000B14E8" w:rsidRPr="00FA0B67" w:rsidRDefault="000B14E8" w:rsidP="00FF7131">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FF7131" w:rsidRPr="00FA0B67">
              <w:rPr>
                <w:rFonts w:asciiTheme="majorHAnsi" w:hAnsiTheme="majorHAnsi" w:cstheme="majorHAnsi"/>
                <w:sz w:val="28"/>
                <w:szCs w:val="28"/>
              </w:rPr>
              <w:t>vào</w:t>
            </w:r>
          </w:p>
        </w:tc>
        <w:tc>
          <w:tcPr>
            <w:tcW w:w="1055" w:type="dxa"/>
            <w:shd w:val="clear" w:color="auto" w:fill="auto"/>
            <w:noWrap/>
            <w:vAlign w:val="center"/>
          </w:tcPr>
          <w:p w14:paraId="0FF09546" w14:textId="77777777" w:rsidR="000B14E8" w:rsidRPr="00FF7B39" w:rsidRDefault="000B14E8" w:rsidP="000B14E8">
            <w:pPr>
              <w:spacing w:before="0" w:after="0"/>
              <w:rPr>
                <w:rFonts w:eastAsia="Times New Roman"/>
                <w:szCs w:val="26"/>
                <w:lang w:eastAsia="en-US"/>
              </w:rPr>
            </w:pPr>
          </w:p>
        </w:tc>
      </w:tr>
      <w:tr w:rsidR="000B14E8" w:rsidRPr="00FF7B39" w14:paraId="244939CD" w14:textId="77777777" w:rsidTr="008A6E44">
        <w:trPr>
          <w:trHeight w:val="551"/>
        </w:trPr>
        <w:tc>
          <w:tcPr>
            <w:tcW w:w="1042" w:type="dxa"/>
            <w:shd w:val="clear" w:color="auto" w:fill="auto"/>
            <w:noWrap/>
            <w:vAlign w:val="center"/>
          </w:tcPr>
          <w:p w14:paraId="6FB84F18"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0CBF493A" w14:textId="37A47B92"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thực hiện nhập thông tin để sửa thông tin đợt book building. Hệ thống cập nhật thông tin vào CSDL.</w:t>
            </w:r>
          </w:p>
        </w:tc>
        <w:tc>
          <w:tcPr>
            <w:tcW w:w="1701" w:type="dxa"/>
            <w:shd w:val="clear" w:color="auto" w:fill="auto"/>
            <w:noWrap/>
          </w:tcPr>
          <w:p w14:paraId="2168F324" w14:textId="64CE5555"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FF7131" w:rsidRPr="00FA0B67">
              <w:rPr>
                <w:rFonts w:asciiTheme="majorHAnsi" w:hAnsiTheme="majorHAnsi" w:cstheme="majorHAnsi"/>
                <w:sz w:val="28"/>
                <w:szCs w:val="28"/>
              </w:rPr>
              <w:t>vào</w:t>
            </w:r>
          </w:p>
        </w:tc>
        <w:tc>
          <w:tcPr>
            <w:tcW w:w="1055" w:type="dxa"/>
            <w:shd w:val="clear" w:color="auto" w:fill="auto"/>
            <w:noWrap/>
            <w:vAlign w:val="center"/>
          </w:tcPr>
          <w:p w14:paraId="524460FA" w14:textId="77777777" w:rsidR="000B14E8" w:rsidRPr="00FF7B39" w:rsidRDefault="000B14E8" w:rsidP="000B14E8">
            <w:pPr>
              <w:spacing w:before="0" w:after="0"/>
              <w:rPr>
                <w:rFonts w:eastAsia="Times New Roman"/>
                <w:szCs w:val="26"/>
                <w:lang w:eastAsia="en-US"/>
              </w:rPr>
            </w:pPr>
          </w:p>
        </w:tc>
      </w:tr>
      <w:tr w:rsidR="000B14E8" w:rsidRPr="00FF7B39" w14:paraId="5ADF60AA" w14:textId="77777777" w:rsidTr="008A6E44">
        <w:trPr>
          <w:trHeight w:val="551"/>
        </w:trPr>
        <w:tc>
          <w:tcPr>
            <w:tcW w:w="1042" w:type="dxa"/>
            <w:shd w:val="clear" w:color="auto" w:fill="auto"/>
            <w:noWrap/>
            <w:vAlign w:val="center"/>
          </w:tcPr>
          <w:p w14:paraId="3FA6350D"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664E19D9" w14:textId="3C257199"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thực hiện chọn đợt book building để xóa. Hệ thống cập nhật thông tin vào CSDL.</w:t>
            </w:r>
          </w:p>
        </w:tc>
        <w:tc>
          <w:tcPr>
            <w:tcW w:w="1701" w:type="dxa"/>
            <w:shd w:val="clear" w:color="auto" w:fill="auto"/>
            <w:noWrap/>
          </w:tcPr>
          <w:p w14:paraId="5D4289C6" w14:textId="1AADA01E"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FF7131" w:rsidRPr="00FA0B67">
              <w:rPr>
                <w:rFonts w:asciiTheme="majorHAnsi" w:hAnsiTheme="majorHAnsi" w:cstheme="majorHAnsi"/>
                <w:sz w:val="28"/>
                <w:szCs w:val="28"/>
              </w:rPr>
              <w:t>vào</w:t>
            </w:r>
          </w:p>
        </w:tc>
        <w:tc>
          <w:tcPr>
            <w:tcW w:w="1055" w:type="dxa"/>
            <w:shd w:val="clear" w:color="auto" w:fill="auto"/>
            <w:noWrap/>
            <w:vAlign w:val="center"/>
          </w:tcPr>
          <w:p w14:paraId="5CAC5901" w14:textId="77777777" w:rsidR="000B14E8" w:rsidRPr="00FF7B39" w:rsidRDefault="000B14E8" w:rsidP="000B14E8">
            <w:pPr>
              <w:spacing w:before="0" w:after="0"/>
              <w:rPr>
                <w:rFonts w:eastAsia="Times New Roman"/>
                <w:szCs w:val="26"/>
                <w:lang w:eastAsia="en-US"/>
              </w:rPr>
            </w:pPr>
          </w:p>
        </w:tc>
      </w:tr>
      <w:tr w:rsidR="000B14E8" w:rsidRPr="00FF7B39" w14:paraId="5B31030E" w14:textId="77777777" w:rsidTr="008A6E44">
        <w:trPr>
          <w:trHeight w:val="551"/>
        </w:trPr>
        <w:tc>
          <w:tcPr>
            <w:tcW w:w="1042" w:type="dxa"/>
            <w:shd w:val="clear" w:color="auto" w:fill="auto"/>
            <w:noWrap/>
            <w:vAlign w:val="center"/>
          </w:tcPr>
          <w:p w14:paraId="665779CD"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44E89A1E" w14:textId="0383C118"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thực hiện xem thông tin đợt book building. Hệ thống hiển thị thông tin chi tiết đợt book building.</w:t>
            </w:r>
          </w:p>
        </w:tc>
        <w:tc>
          <w:tcPr>
            <w:tcW w:w="1701" w:type="dxa"/>
            <w:shd w:val="clear" w:color="auto" w:fill="auto"/>
            <w:noWrap/>
          </w:tcPr>
          <w:p w14:paraId="2A6D5946" w14:textId="7E2C9B74"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4006AD3E" w14:textId="77777777" w:rsidR="000B14E8" w:rsidRPr="00FF7B39" w:rsidRDefault="000B14E8" w:rsidP="000B14E8">
            <w:pPr>
              <w:spacing w:before="0" w:after="0"/>
              <w:rPr>
                <w:rFonts w:eastAsia="Times New Roman"/>
                <w:szCs w:val="26"/>
                <w:lang w:eastAsia="en-US"/>
              </w:rPr>
            </w:pPr>
          </w:p>
        </w:tc>
      </w:tr>
      <w:tr w:rsidR="000B14E8" w:rsidRPr="00FF7B39" w14:paraId="4A8EEC87" w14:textId="77777777" w:rsidTr="008A6E44">
        <w:trPr>
          <w:trHeight w:val="551"/>
        </w:trPr>
        <w:tc>
          <w:tcPr>
            <w:tcW w:w="1042" w:type="dxa"/>
            <w:shd w:val="clear" w:color="auto" w:fill="auto"/>
            <w:noWrap/>
            <w:vAlign w:val="center"/>
          </w:tcPr>
          <w:p w14:paraId="6878D0E6"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7DF305A8" w14:textId="70936645"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thực hiện tra cứu thông tin book building. Hệ thống hiển thị danh sách thông tin book building.</w:t>
            </w:r>
          </w:p>
        </w:tc>
        <w:tc>
          <w:tcPr>
            <w:tcW w:w="1701" w:type="dxa"/>
            <w:shd w:val="clear" w:color="auto" w:fill="auto"/>
            <w:noWrap/>
          </w:tcPr>
          <w:p w14:paraId="6F2CF2C4" w14:textId="2E7BC340"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2A6A4968" w14:textId="77777777" w:rsidR="000B14E8" w:rsidRPr="00FF7B39" w:rsidRDefault="000B14E8" w:rsidP="000B14E8">
            <w:pPr>
              <w:spacing w:before="0" w:after="0"/>
              <w:rPr>
                <w:rFonts w:eastAsia="Times New Roman"/>
                <w:szCs w:val="26"/>
                <w:lang w:eastAsia="en-US"/>
              </w:rPr>
            </w:pPr>
          </w:p>
        </w:tc>
      </w:tr>
      <w:tr w:rsidR="000B14E8" w:rsidRPr="00FF7B39" w14:paraId="5E4ABFDD" w14:textId="77777777" w:rsidTr="008A6E44">
        <w:trPr>
          <w:trHeight w:val="551"/>
        </w:trPr>
        <w:tc>
          <w:tcPr>
            <w:tcW w:w="1042" w:type="dxa"/>
            <w:shd w:val="clear" w:color="auto" w:fill="auto"/>
            <w:noWrap/>
            <w:vAlign w:val="center"/>
          </w:tcPr>
          <w:p w14:paraId="40E3B100"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7A0A24AA" w14:textId="61C759E1"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kết xuất danh sách thông tin book building. Hệ thống kết xuất file excel danh sách thông tin đợt book building.</w:t>
            </w:r>
          </w:p>
        </w:tc>
        <w:tc>
          <w:tcPr>
            <w:tcW w:w="1701" w:type="dxa"/>
            <w:shd w:val="clear" w:color="auto" w:fill="auto"/>
            <w:noWrap/>
          </w:tcPr>
          <w:p w14:paraId="722D7B86" w14:textId="59EC5341"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55E8C7ED" w14:textId="77777777" w:rsidR="000B14E8" w:rsidRPr="00FF7B39" w:rsidRDefault="000B14E8" w:rsidP="000B14E8">
            <w:pPr>
              <w:spacing w:before="0" w:after="0"/>
              <w:rPr>
                <w:rFonts w:eastAsia="Times New Roman"/>
                <w:szCs w:val="26"/>
                <w:lang w:eastAsia="en-US"/>
              </w:rPr>
            </w:pPr>
          </w:p>
        </w:tc>
      </w:tr>
      <w:tr w:rsidR="000B14E8" w:rsidRPr="00FF7B39" w14:paraId="63B95EAC" w14:textId="77777777" w:rsidTr="008A6E44">
        <w:trPr>
          <w:trHeight w:val="551"/>
        </w:trPr>
        <w:tc>
          <w:tcPr>
            <w:tcW w:w="1042" w:type="dxa"/>
            <w:shd w:val="clear" w:color="auto" w:fill="auto"/>
            <w:noWrap/>
            <w:vAlign w:val="center"/>
          </w:tcPr>
          <w:p w14:paraId="5461305A"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2F88DC1D" w14:textId="37CFED79"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nhập thông tin thời gian đăng ký đợt book buidling để sửa. Hệ thống cập nhật thông tin vào CSDL</w:t>
            </w:r>
          </w:p>
        </w:tc>
        <w:tc>
          <w:tcPr>
            <w:tcW w:w="1701" w:type="dxa"/>
            <w:shd w:val="clear" w:color="auto" w:fill="auto"/>
            <w:noWrap/>
          </w:tcPr>
          <w:p w14:paraId="30712232" w14:textId="4DE0D526"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FF7131" w:rsidRPr="00FA0B67">
              <w:rPr>
                <w:rFonts w:asciiTheme="majorHAnsi" w:hAnsiTheme="majorHAnsi" w:cstheme="majorHAnsi"/>
                <w:sz w:val="28"/>
                <w:szCs w:val="28"/>
              </w:rPr>
              <w:t>vào</w:t>
            </w:r>
          </w:p>
        </w:tc>
        <w:tc>
          <w:tcPr>
            <w:tcW w:w="1055" w:type="dxa"/>
            <w:shd w:val="clear" w:color="auto" w:fill="auto"/>
            <w:noWrap/>
            <w:vAlign w:val="center"/>
          </w:tcPr>
          <w:p w14:paraId="7F39B3F3" w14:textId="77777777" w:rsidR="000B14E8" w:rsidRPr="00FF7B39" w:rsidRDefault="000B14E8" w:rsidP="000B14E8">
            <w:pPr>
              <w:spacing w:before="0" w:after="0"/>
              <w:rPr>
                <w:rFonts w:eastAsia="Times New Roman"/>
                <w:szCs w:val="26"/>
                <w:lang w:eastAsia="en-US"/>
              </w:rPr>
            </w:pPr>
          </w:p>
        </w:tc>
      </w:tr>
      <w:tr w:rsidR="000B14E8" w:rsidRPr="00FF7B39" w14:paraId="1B4145FD" w14:textId="77777777" w:rsidTr="008A6E44">
        <w:trPr>
          <w:trHeight w:val="551"/>
        </w:trPr>
        <w:tc>
          <w:tcPr>
            <w:tcW w:w="1042" w:type="dxa"/>
            <w:shd w:val="clear" w:color="auto" w:fill="auto"/>
            <w:noWrap/>
            <w:vAlign w:val="center"/>
          </w:tcPr>
          <w:p w14:paraId="514A0645"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1FDF7097" w14:textId="3305E905"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thực hiện thêm mới tổ chức bảo lãnh. Hệ thống cập nhật thông tin vào CSDL.</w:t>
            </w:r>
          </w:p>
        </w:tc>
        <w:tc>
          <w:tcPr>
            <w:tcW w:w="1701" w:type="dxa"/>
            <w:shd w:val="clear" w:color="auto" w:fill="auto"/>
            <w:noWrap/>
          </w:tcPr>
          <w:p w14:paraId="59EF1D6E" w14:textId="587379F1"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4548F73A" w14:textId="77777777" w:rsidR="000B14E8" w:rsidRPr="00FF7B39" w:rsidRDefault="000B14E8" w:rsidP="000B14E8">
            <w:pPr>
              <w:spacing w:before="0" w:after="0"/>
              <w:rPr>
                <w:rFonts w:eastAsia="Times New Roman"/>
                <w:szCs w:val="26"/>
                <w:lang w:eastAsia="en-US"/>
              </w:rPr>
            </w:pPr>
          </w:p>
        </w:tc>
      </w:tr>
      <w:tr w:rsidR="000B14E8" w:rsidRPr="00FF7B39" w14:paraId="6C92059A" w14:textId="77777777" w:rsidTr="008A6E44">
        <w:trPr>
          <w:trHeight w:val="551"/>
        </w:trPr>
        <w:tc>
          <w:tcPr>
            <w:tcW w:w="1042" w:type="dxa"/>
            <w:shd w:val="clear" w:color="auto" w:fill="auto"/>
            <w:noWrap/>
            <w:vAlign w:val="center"/>
          </w:tcPr>
          <w:p w14:paraId="77DDD8BA"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14D04BB6" w14:textId="04C92F26"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thực hiện sửa thông tin tổ chức bảo lãnh. Hệ thống cập nhật thông tin vào CSDL.</w:t>
            </w:r>
          </w:p>
        </w:tc>
        <w:tc>
          <w:tcPr>
            <w:tcW w:w="1701" w:type="dxa"/>
            <w:shd w:val="clear" w:color="auto" w:fill="auto"/>
            <w:noWrap/>
          </w:tcPr>
          <w:p w14:paraId="15F54D93" w14:textId="77925099"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7EADCCAD" w14:textId="77777777" w:rsidR="000B14E8" w:rsidRPr="00FF7B39" w:rsidRDefault="000B14E8" w:rsidP="000B14E8">
            <w:pPr>
              <w:spacing w:before="0" w:after="0"/>
              <w:rPr>
                <w:rFonts w:eastAsia="Times New Roman"/>
                <w:szCs w:val="26"/>
                <w:lang w:eastAsia="en-US"/>
              </w:rPr>
            </w:pPr>
          </w:p>
        </w:tc>
      </w:tr>
      <w:tr w:rsidR="000B14E8" w:rsidRPr="00FF7B39" w14:paraId="3EE91BD1" w14:textId="77777777" w:rsidTr="008A6E44">
        <w:trPr>
          <w:trHeight w:val="551"/>
        </w:trPr>
        <w:tc>
          <w:tcPr>
            <w:tcW w:w="1042" w:type="dxa"/>
            <w:shd w:val="clear" w:color="auto" w:fill="auto"/>
            <w:noWrap/>
            <w:vAlign w:val="center"/>
          </w:tcPr>
          <w:p w14:paraId="5721EC27"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4B6D7D97" w14:textId="35227F79"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thực hiện chọn tổ chức bảo lãnh để xóa. Hệ thống cập nhật thông tin vào CSDL.</w:t>
            </w:r>
          </w:p>
        </w:tc>
        <w:tc>
          <w:tcPr>
            <w:tcW w:w="1701" w:type="dxa"/>
            <w:shd w:val="clear" w:color="auto" w:fill="auto"/>
            <w:noWrap/>
          </w:tcPr>
          <w:p w14:paraId="4277F980" w14:textId="28BE3423"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0FAB6FB5" w14:textId="77777777" w:rsidR="000B14E8" w:rsidRPr="00FF7B39" w:rsidRDefault="000B14E8" w:rsidP="000B14E8">
            <w:pPr>
              <w:spacing w:before="0" w:after="0"/>
              <w:rPr>
                <w:rFonts w:eastAsia="Times New Roman"/>
                <w:szCs w:val="26"/>
                <w:lang w:eastAsia="en-US"/>
              </w:rPr>
            </w:pPr>
          </w:p>
        </w:tc>
      </w:tr>
      <w:tr w:rsidR="000B14E8" w:rsidRPr="00FF7B39" w14:paraId="3311C1C0" w14:textId="77777777" w:rsidTr="008A6E44">
        <w:trPr>
          <w:trHeight w:val="551"/>
        </w:trPr>
        <w:tc>
          <w:tcPr>
            <w:tcW w:w="1042" w:type="dxa"/>
            <w:shd w:val="clear" w:color="auto" w:fill="auto"/>
            <w:noWrap/>
            <w:vAlign w:val="center"/>
          </w:tcPr>
          <w:p w14:paraId="20EF6262"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1A9E1C66" w14:textId="0781276B"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thực hiện xem thông tin tổ chức bảo lãnh. Hệ thống hiển thị thông tin tổ chức bảo lãnh.</w:t>
            </w:r>
          </w:p>
        </w:tc>
        <w:tc>
          <w:tcPr>
            <w:tcW w:w="1701" w:type="dxa"/>
            <w:shd w:val="clear" w:color="auto" w:fill="auto"/>
            <w:noWrap/>
          </w:tcPr>
          <w:p w14:paraId="3EB443E1" w14:textId="65382F88"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249CEBE0" w14:textId="77777777" w:rsidR="000B14E8" w:rsidRPr="00FF7B39" w:rsidRDefault="000B14E8" w:rsidP="000B14E8">
            <w:pPr>
              <w:spacing w:before="0" w:after="0"/>
              <w:rPr>
                <w:rFonts w:eastAsia="Times New Roman"/>
                <w:szCs w:val="26"/>
                <w:lang w:eastAsia="en-US"/>
              </w:rPr>
            </w:pPr>
          </w:p>
        </w:tc>
      </w:tr>
      <w:tr w:rsidR="000B14E8" w:rsidRPr="00FF7B39" w14:paraId="174D46AA" w14:textId="77777777" w:rsidTr="008A6E44">
        <w:trPr>
          <w:trHeight w:val="551"/>
        </w:trPr>
        <w:tc>
          <w:tcPr>
            <w:tcW w:w="1042" w:type="dxa"/>
            <w:shd w:val="clear" w:color="auto" w:fill="auto"/>
            <w:noWrap/>
            <w:vAlign w:val="center"/>
          </w:tcPr>
          <w:p w14:paraId="4C0A5E8A"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44D9A116" w14:textId="00D1DAEA"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thực hiện tra cứu thông tin tổ chức bảo lãnh. Hệ thống hiển thị danh sách thông tin tổ chức bảo lãnh.</w:t>
            </w:r>
          </w:p>
        </w:tc>
        <w:tc>
          <w:tcPr>
            <w:tcW w:w="1701" w:type="dxa"/>
            <w:shd w:val="clear" w:color="auto" w:fill="auto"/>
            <w:noWrap/>
          </w:tcPr>
          <w:p w14:paraId="6C05915F" w14:textId="4BB1AC8A"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2CA6D52F" w14:textId="77777777" w:rsidR="000B14E8" w:rsidRPr="00FF7B39" w:rsidRDefault="000B14E8" w:rsidP="000B14E8">
            <w:pPr>
              <w:spacing w:before="0" w:after="0"/>
              <w:rPr>
                <w:rFonts w:eastAsia="Times New Roman"/>
                <w:szCs w:val="26"/>
                <w:lang w:eastAsia="en-US"/>
              </w:rPr>
            </w:pPr>
          </w:p>
        </w:tc>
      </w:tr>
      <w:tr w:rsidR="000B14E8" w:rsidRPr="00FF7B39" w14:paraId="587DB55D" w14:textId="77777777" w:rsidTr="008A6E44">
        <w:trPr>
          <w:trHeight w:val="551"/>
        </w:trPr>
        <w:tc>
          <w:tcPr>
            <w:tcW w:w="1042" w:type="dxa"/>
            <w:shd w:val="clear" w:color="auto" w:fill="auto"/>
            <w:noWrap/>
            <w:vAlign w:val="center"/>
          </w:tcPr>
          <w:p w14:paraId="26EF305B"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411EDE96" w14:textId="0DC7E87A"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kết xuất danh sách thông tin tổ chức bảo lãnh. Hệ thống kết xuất file excel thông tin tổ chức bảo lãnh.</w:t>
            </w:r>
          </w:p>
        </w:tc>
        <w:tc>
          <w:tcPr>
            <w:tcW w:w="1701" w:type="dxa"/>
            <w:shd w:val="clear" w:color="auto" w:fill="auto"/>
            <w:noWrap/>
          </w:tcPr>
          <w:p w14:paraId="584DFDED" w14:textId="3808EB8F"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43135A58" w14:textId="77777777" w:rsidR="000B14E8" w:rsidRPr="00FF7B39" w:rsidRDefault="000B14E8" w:rsidP="000B14E8">
            <w:pPr>
              <w:spacing w:before="0" w:after="0"/>
              <w:rPr>
                <w:rFonts w:eastAsia="Times New Roman"/>
                <w:szCs w:val="26"/>
                <w:lang w:eastAsia="en-US"/>
              </w:rPr>
            </w:pPr>
          </w:p>
        </w:tc>
      </w:tr>
      <w:tr w:rsidR="000B14E8" w:rsidRPr="00FF7B39" w14:paraId="2F8D5069" w14:textId="77777777" w:rsidTr="008A6E44">
        <w:trPr>
          <w:trHeight w:val="551"/>
        </w:trPr>
        <w:tc>
          <w:tcPr>
            <w:tcW w:w="1042" w:type="dxa"/>
            <w:shd w:val="clear" w:color="auto" w:fill="auto"/>
            <w:noWrap/>
            <w:vAlign w:val="center"/>
          </w:tcPr>
          <w:p w14:paraId="3A1A9C62"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29EE301F" w14:textId="0DE3522F"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Thành viên nhập các thông tin nhà đầu tư để đăng ký tham gia đợt book building. Hệ thống cập nhật thông tin vào CSDL.</w:t>
            </w:r>
          </w:p>
        </w:tc>
        <w:tc>
          <w:tcPr>
            <w:tcW w:w="1701" w:type="dxa"/>
            <w:shd w:val="clear" w:color="auto" w:fill="auto"/>
            <w:noWrap/>
          </w:tcPr>
          <w:p w14:paraId="31B8EAE8" w14:textId="7508D275"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1E18915D" w14:textId="77777777" w:rsidR="000B14E8" w:rsidRPr="00FF7B39" w:rsidRDefault="000B14E8" w:rsidP="000B14E8">
            <w:pPr>
              <w:spacing w:before="0" w:after="0"/>
              <w:rPr>
                <w:rFonts w:eastAsia="Times New Roman"/>
                <w:szCs w:val="26"/>
                <w:lang w:eastAsia="en-US"/>
              </w:rPr>
            </w:pPr>
          </w:p>
        </w:tc>
      </w:tr>
      <w:tr w:rsidR="000B14E8" w:rsidRPr="00FF7B39" w14:paraId="046AB1E6" w14:textId="77777777" w:rsidTr="008A6E44">
        <w:trPr>
          <w:trHeight w:val="551"/>
        </w:trPr>
        <w:tc>
          <w:tcPr>
            <w:tcW w:w="1042" w:type="dxa"/>
            <w:shd w:val="clear" w:color="auto" w:fill="auto"/>
            <w:noWrap/>
            <w:vAlign w:val="center"/>
          </w:tcPr>
          <w:p w14:paraId="7A3B9BDD"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5BD76DC9" w14:textId="64D49237"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Thành viên chỉnh sửa thông tin nhà đầu tư trong đợt book building. Hệ thống cập nhật thông tin vào CSDL.</w:t>
            </w:r>
          </w:p>
        </w:tc>
        <w:tc>
          <w:tcPr>
            <w:tcW w:w="1701" w:type="dxa"/>
            <w:shd w:val="clear" w:color="auto" w:fill="auto"/>
            <w:noWrap/>
          </w:tcPr>
          <w:p w14:paraId="729BA5A3" w14:textId="0F3DBD57"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582E5473" w14:textId="77777777" w:rsidR="000B14E8" w:rsidRPr="00FF7B39" w:rsidRDefault="000B14E8" w:rsidP="000B14E8">
            <w:pPr>
              <w:spacing w:before="0" w:after="0"/>
              <w:rPr>
                <w:rFonts w:eastAsia="Times New Roman"/>
                <w:szCs w:val="26"/>
                <w:lang w:eastAsia="en-US"/>
              </w:rPr>
            </w:pPr>
          </w:p>
        </w:tc>
      </w:tr>
      <w:tr w:rsidR="000B14E8" w:rsidRPr="00FF7B39" w14:paraId="3D3AFDCE" w14:textId="77777777" w:rsidTr="008A6E44">
        <w:trPr>
          <w:trHeight w:val="551"/>
        </w:trPr>
        <w:tc>
          <w:tcPr>
            <w:tcW w:w="1042" w:type="dxa"/>
            <w:shd w:val="clear" w:color="auto" w:fill="auto"/>
            <w:noWrap/>
            <w:vAlign w:val="center"/>
          </w:tcPr>
          <w:p w14:paraId="534129FE"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05F4E05A" w14:textId="49FA2A36"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Thành viên chọn nhà đầu tư trong đợt book building để xóa. Hệ thống cập nhật thông tin vào CSDL.</w:t>
            </w:r>
          </w:p>
        </w:tc>
        <w:tc>
          <w:tcPr>
            <w:tcW w:w="1701" w:type="dxa"/>
            <w:shd w:val="clear" w:color="auto" w:fill="auto"/>
            <w:noWrap/>
          </w:tcPr>
          <w:p w14:paraId="1E4F7F77" w14:textId="35943C37"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6AD9B67E" w14:textId="77777777" w:rsidR="000B14E8" w:rsidRPr="00FF7B39" w:rsidRDefault="000B14E8" w:rsidP="000B14E8">
            <w:pPr>
              <w:spacing w:before="0" w:after="0"/>
              <w:rPr>
                <w:rFonts w:eastAsia="Times New Roman"/>
                <w:szCs w:val="26"/>
                <w:lang w:eastAsia="en-US"/>
              </w:rPr>
            </w:pPr>
          </w:p>
        </w:tc>
      </w:tr>
      <w:tr w:rsidR="000B14E8" w:rsidRPr="00FF7B39" w14:paraId="454639DE" w14:textId="77777777" w:rsidTr="008A6E44">
        <w:trPr>
          <w:trHeight w:val="551"/>
        </w:trPr>
        <w:tc>
          <w:tcPr>
            <w:tcW w:w="1042" w:type="dxa"/>
            <w:shd w:val="clear" w:color="auto" w:fill="auto"/>
            <w:noWrap/>
            <w:vAlign w:val="center"/>
          </w:tcPr>
          <w:p w14:paraId="7F66D134"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2674AAC2" w14:textId="1D32387B"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vụ/thành viên chọn nhà đầu tư trong đợt book building để xem thông tin. Hệ thống hiển thị thông tin chi tiết nhà đầu tư.</w:t>
            </w:r>
          </w:p>
        </w:tc>
        <w:tc>
          <w:tcPr>
            <w:tcW w:w="1701" w:type="dxa"/>
            <w:shd w:val="clear" w:color="auto" w:fill="auto"/>
            <w:noWrap/>
          </w:tcPr>
          <w:p w14:paraId="64C7997C" w14:textId="1741416E"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58580F0D" w14:textId="77777777" w:rsidR="000B14E8" w:rsidRPr="00FF7B39" w:rsidRDefault="000B14E8" w:rsidP="000B14E8">
            <w:pPr>
              <w:spacing w:before="0" w:after="0"/>
              <w:rPr>
                <w:rFonts w:eastAsia="Times New Roman"/>
                <w:szCs w:val="26"/>
                <w:lang w:eastAsia="en-US"/>
              </w:rPr>
            </w:pPr>
          </w:p>
        </w:tc>
      </w:tr>
      <w:tr w:rsidR="000B14E8" w:rsidRPr="00FF7B39" w14:paraId="4AD5CD92" w14:textId="77777777" w:rsidTr="008A6E44">
        <w:trPr>
          <w:trHeight w:val="551"/>
        </w:trPr>
        <w:tc>
          <w:tcPr>
            <w:tcW w:w="1042" w:type="dxa"/>
            <w:shd w:val="clear" w:color="auto" w:fill="auto"/>
            <w:noWrap/>
            <w:vAlign w:val="center"/>
          </w:tcPr>
          <w:p w14:paraId="0EBA1700"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14110C15" w14:textId="2AAD7883"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vụ/thành viên tra cứu thông tin nhà đầu tư trong đợt book building. Hệ thống hiển thị danh sách thông tin nhà đầu tư trong đợt book building.</w:t>
            </w:r>
          </w:p>
        </w:tc>
        <w:tc>
          <w:tcPr>
            <w:tcW w:w="1701" w:type="dxa"/>
            <w:shd w:val="clear" w:color="auto" w:fill="auto"/>
            <w:noWrap/>
          </w:tcPr>
          <w:p w14:paraId="6D093421" w14:textId="11BA4E6E"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1521C02A" w14:textId="77777777" w:rsidR="000B14E8" w:rsidRPr="00FF7B39" w:rsidRDefault="000B14E8" w:rsidP="000B14E8">
            <w:pPr>
              <w:spacing w:before="0" w:after="0"/>
              <w:rPr>
                <w:rFonts w:eastAsia="Times New Roman"/>
                <w:szCs w:val="26"/>
                <w:lang w:eastAsia="en-US"/>
              </w:rPr>
            </w:pPr>
          </w:p>
        </w:tc>
      </w:tr>
      <w:tr w:rsidR="000B14E8" w:rsidRPr="00FF7B39" w14:paraId="0EC3A976" w14:textId="77777777" w:rsidTr="008A6E44">
        <w:trPr>
          <w:trHeight w:val="551"/>
        </w:trPr>
        <w:tc>
          <w:tcPr>
            <w:tcW w:w="1042" w:type="dxa"/>
            <w:shd w:val="clear" w:color="auto" w:fill="auto"/>
            <w:noWrap/>
            <w:vAlign w:val="center"/>
          </w:tcPr>
          <w:p w14:paraId="350B2D71"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08DB11C9" w14:textId="5BF50B69"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vụ/thành viên kết xuất danh sách nhà đầu tư trong đợt book building. Hệ thống kết xuất file excel danh sách nhà đầu tư trong đợt book building.</w:t>
            </w:r>
          </w:p>
        </w:tc>
        <w:tc>
          <w:tcPr>
            <w:tcW w:w="1701" w:type="dxa"/>
            <w:shd w:val="clear" w:color="auto" w:fill="auto"/>
            <w:noWrap/>
          </w:tcPr>
          <w:p w14:paraId="5745F54E" w14:textId="44BCFC02"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31E08E66" w14:textId="77777777" w:rsidR="000B14E8" w:rsidRPr="00FF7B39" w:rsidRDefault="000B14E8" w:rsidP="000B14E8">
            <w:pPr>
              <w:spacing w:before="0" w:after="0"/>
              <w:rPr>
                <w:rFonts w:eastAsia="Times New Roman"/>
                <w:szCs w:val="26"/>
                <w:lang w:eastAsia="en-US"/>
              </w:rPr>
            </w:pPr>
          </w:p>
        </w:tc>
      </w:tr>
      <w:tr w:rsidR="000B14E8" w:rsidRPr="00FF7B39" w14:paraId="2EB4CB2B" w14:textId="77777777" w:rsidTr="008A6E44">
        <w:trPr>
          <w:trHeight w:val="551"/>
        </w:trPr>
        <w:tc>
          <w:tcPr>
            <w:tcW w:w="1042" w:type="dxa"/>
            <w:shd w:val="clear" w:color="auto" w:fill="auto"/>
            <w:noWrap/>
            <w:vAlign w:val="center"/>
          </w:tcPr>
          <w:p w14:paraId="4297E4ED"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5836341C" w14:textId="063CC1F2"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Thành viên thực hiện đặt lệnh cho nhà đầu tư. Hệ thống cập nhật thông tin vào CSDL.</w:t>
            </w:r>
          </w:p>
        </w:tc>
        <w:tc>
          <w:tcPr>
            <w:tcW w:w="1701" w:type="dxa"/>
            <w:shd w:val="clear" w:color="auto" w:fill="auto"/>
            <w:noWrap/>
          </w:tcPr>
          <w:p w14:paraId="3279F21C" w14:textId="167CDCE4"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0B49F125" w14:textId="77777777" w:rsidR="000B14E8" w:rsidRPr="00FF7B39" w:rsidRDefault="000B14E8" w:rsidP="000B14E8">
            <w:pPr>
              <w:spacing w:before="0" w:after="0"/>
              <w:rPr>
                <w:rFonts w:eastAsia="Times New Roman"/>
                <w:szCs w:val="26"/>
                <w:lang w:eastAsia="en-US"/>
              </w:rPr>
            </w:pPr>
          </w:p>
        </w:tc>
      </w:tr>
      <w:tr w:rsidR="000B14E8" w:rsidRPr="00FF7B39" w14:paraId="1666896A" w14:textId="77777777" w:rsidTr="008A6E44">
        <w:trPr>
          <w:trHeight w:val="551"/>
        </w:trPr>
        <w:tc>
          <w:tcPr>
            <w:tcW w:w="1042" w:type="dxa"/>
            <w:shd w:val="clear" w:color="auto" w:fill="auto"/>
            <w:noWrap/>
            <w:vAlign w:val="center"/>
          </w:tcPr>
          <w:p w14:paraId="473B10FE"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4007BB50" w14:textId="63E9070D"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Thành viên duyệt lệnh đặt cho nhà đầu tư. Hệ thống cập nhật thông tin vào CSDL.</w:t>
            </w:r>
          </w:p>
        </w:tc>
        <w:tc>
          <w:tcPr>
            <w:tcW w:w="1701" w:type="dxa"/>
            <w:shd w:val="clear" w:color="auto" w:fill="auto"/>
            <w:noWrap/>
          </w:tcPr>
          <w:p w14:paraId="03A9BA24" w14:textId="55DCAF33"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2156B4E5" w14:textId="77777777" w:rsidR="000B14E8" w:rsidRPr="00FF7B39" w:rsidRDefault="000B14E8" w:rsidP="000B14E8">
            <w:pPr>
              <w:spacing w:before="0" w:after="0"/>
              <w:rPr>
                <w:rFonts w:eastAsia="Times New Roman"/>
                <w:szCs w:val="26"/>
                <w:lang w:eastAsia="en-US"/>
              </w:rPr>
            </w:pPr>
          </w:p>
        </w:tc>
      </w:tr>
      <w:tr w:rsidR="000B14E8" w:rsidRPr="00FF7B39" w14:paraId="7246F7DD" w14:textId="77777777" w:rsidTr="008A6E44">
        <w:trPr>
          <w:trHeight w:val="551"/>
        </w:trPr>
        <w:tc>
          <w:tcPr>
            <w:tcW w:w="1042" w:type="dxa"/>
            <w:shd w:val="clear" w:color="auto" w:fill="auto"/>
            <w:noWrap/>
            <w:vAlign w:val="center"/>
          </w:tcPr>
          <w:p w14:paraId="048647A9"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2E77CA14" w14:textId="7DC06904"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Thành viên thực hiện sửa lệnh cho nhà đầu tư. Hệ thống cập nhật thông tin vào CSDL.</w:t>
            </w:r>
          </w:p>
        </w:tc>
        <w:tc>
          <w:tcPr>
            <w:tcW w:w="1701" w:type="dxa"/>
            <w:shd w:val="clear" w:color="auto" w:fill="auto"/>
            <w:noWrap/>
          </w:tcPr>
          <w:p w14:paraId="44903722" w14:textId="667DD9F2"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6B9FF355" w14:textId="77777777" w:rsidR="000B14E8" w:rsidRPr="00FF7B39" w:rsidRDefault="000B14E8" w:rsidP="000B14E8">
            <w:pPr>
              <w:spacing w:before="0" w:after="0"/>
              <w:rPr>
                <w:rFonts w:eastAsia="Times New Roman"/>
                <w:szCs w:val="26"/>
                <w:lang w:eastAsia="en-US"/>
              </w:rPr>
            </w:pPr>
          </w:p>
        </w:tc>
      </w:tr>
      <w:tr w:rsidR="000B14E8" w:rsidRPr="00FF7B39" w14:paraId="2215472F" w14:textId="77777777" w:rsidTr="008A6E44">
        <w:trPr>
          <w:trHeight w:val="551"/>
        </w:trPr>
        <w:tc>
          <w:tcPr>
            <w:tcW w:w="1042" w:type="dxa"/>
            <w:shd w:val="clear" w:color="auto" w:fill="auto"/>
            <w:noWrap/>
            <w:vAlign w:val="center"/>
          </w:tcPr>
          <w:p w14:paraId="51F32DFA"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79379F17" w14:textId="5989C2DA"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Thành viên thực hiện hủy lệnh cho nhà đầu tư. Hệ thống cập nhật thông tin vào CSDL.</w:t>
            </w:r>
          </w:p>
        </w:tc>
        <w:tc>
          <w:tcPr>
            <w:tcW w:w="1701" w:type="dxa"/>
            <w:shd w:val="clear" w:color="auto" w:fill="auto"/>
            <w:noWrap/>
          </w:tcPr>
          <w:p w14:paraId="65DF3C4D" w14:textId="104AF054"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4019350F" w14:textId="77777777" w:rsidR="000B14E8" w:rsidRPr="00FF7B39" w:rsidRDefault="000B14E8" w:rsidP="000B14E8">
            <w:pPr>
              <w:spacing w:before="0" w:after="0"/>
              <w:rPr>
                <w:rFonts w:eastAsia="Times New Roman"/>
                <w:szCs w:val="26"/>
                <w:lang w:eastAsia="en-US"/>
              </w:rPr>
            </w:pPr>
          </w:p>
        </w:tc>
      </w:tr>
      <w:tr w:rsidR="000B14E8" w:rsidRPr="00FF7B39" w14:paraId="333719DE" w14:textId="77777777" w:rsidTr="008A6E44">
        <w:trPr>
          <w:trHeight w:val="551"/>
        </w:trPr>
        <w:tc>
          <w:tcPr>
            <w:tcW w:w="1042" w:type="dxa"/>
            <w:shd w:val="clear" w:color="auto" w:fill="auto"/>
            <w:noWrap/>
            <w:vAlign w:val="center"/>
          </w:tcPr>
          <w:p w14:paraId="1F50BE20"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779AA46B" w14:textId="1504FD8A"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nghiệp/thành viên tra cứu thông tin đặt lệnh của nhà đầu tư. Hệ thống hiển thị thông tin lệnh đặt của nhà đầu tư.</w:t>
            </w:r>
          </w:p>
        </w:tc>
        <w:tc>
          <w:tcPr>
            <w:tcW w:w="1701" w:type="dxa"/>
            <w:shd w:val="clear" w:color="auto" w:fill="auto"/>
            <w:noWrap/>
          </w:tcPr>
          <w:p w14:paraId="02A29210" w14:textId="78564B6A"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31CA2696" w14:textId="77777777" w:rsidR="000B14E8" w:rsidRPr="00FF7B39" w:rsidRDefault="000B14E8" w:rsidP="000B14E8">
            <w:pPr>
              <w:spacing w:before="0" w:after="0"/>
              <w:rPr>
                <w:rFonts w:eastAsia="Times New Roman"/>
                <w:szCs w:val="26"/>
                <w:lang w:eastAsia="en-US"/>
              </w:rPr>
            </w:pPr>
          </w:p>
        </w:tc>
      </w:tr>
      <w:tr w:rsidR="000B14E8" w:rsidRPr="00FF7B39" w14:paraId="013EDC5A" w14:textId="77777777" w:rsidTr="008A6E44">
        <w:trPr>
          <w:trHeight w:val="551"/>
        </w:trPr>
        <w:tc>
          <w:tcPr>
            <w:tcW w:w="1042" w:type="dxa"/>
            <w:shd w:val="clear" w:color="auto" w:fill="auto"/>
            <w:noWrap/>
            <w:vAlign w:val="center"/>
          </w:tcPr>
          <w:p w14:paraId="48CF20D3"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4D2B1AD0" w14:textId="7B7F5086"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nghiệp/thành viên kết xuất thông tin đặt lệnh của nhà đầu tư. Hệ thống kết xuất file excel hiển thị thông tin lệnh đặt của nhà đầu tư.</w:t>
            </w:r>
          </w:p>
        </w:tc>
        <w:tc>
          <w:tcPr>
            <w:tcW w:w="1701" w:type="dxa"/>
            <w:shd w:val="clear" w:color="auto" w:fill="auto"/>
            <w:noWrap/>
          </w:tcPr>
          <w:p w14:paraId="09B08771" w14:textId="31D67772"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5448A06A" w14:textId="77777777" w:rsidR="000B14E8" w:rsidRPr="00FF7B39" w:rsidRDefault="000B14E8" w:rsidP="000B14E8">
            <w:pPr>
              <w:spacing w:before="0" w:after="0"/>
              <w:rPr>
                <w:rFonts w:eastAsia="Times New Roman"/>
                <w:szCs w:val="26"/>
                <w:lang w:eastAsia="en-US"/>
              </w:rPr>
            </w:pPr>
          </w:p>
        </w:tc>
      </w:tr>
      <w:tr w:rsidR="000B14E8" w:rsidRPr="00FF7B39" w14:paraId="0CCD3CFD" w14:textId="77777777" w:rsidTr="008A6E44">
        <w:trPr>
          <w:trHeight w:val="551"/>
        </w:trPr>
        <w:tc>
          <w:tcPr>
            <w:tcW w:w="1042" w:type="dxa"/>
            <w:shd w:val="clear" w:color="auto" w:fill="auto"/>
            <w:noWrap/>
            <w:vAlign w:val="center"/>
          </w:tcPr>
          <w:p w14:paraId="2D7E2834"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5BD93053" w14:textId="5E412A20"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chọn đợt book building để xem báo cáo đồ thị thông tin đặt mua. Hệ thống hiển thị báo cáo đồ thị thông tin đặt mua.</w:t>
            </w:r>
          </w:p>
        </w:tc>
        <w:tc>
          <w:tcPr>
            <w:tcW w:w="1701" w:type="dxa"/>
            <w:shd w:val="clear" w:color="auto" w:fill="auto"/>
            <w:noWrap/>
          </w:tcPr>
          <w:p w14:paraId="361FCD66" w14:textId="5D9C8980" w:rsidR="000B14E8" w:rsidRPr="00FA0B67" w:rsidRDefault="000B14E8" w:rsidP="00703EDF">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703EDF" w:rsidRPr="00FA0B67">
              <w:rPr>
                <w:rFonts w:asciiTheme="majorHAnsi" w:hAnsiTheme="majorHAnsi" w:cstheme="majorHAnsi"/>
                <w:sz w:val="28"/>
                <w:szCs w:val="28"/>
              </w:rPr>
              <w:t>ra</w:t>
            </w:r>
          </w:p>
        </w:tc>
        <w:tc>
          <w:tcPr>
            <w:tcW w:w="1055" w:type="dxa"/>
            <w:shd w:val="clear" w:color="auto" w:fill="auto"/>
            <w:noWrap/>
            <w:vAlign w:val="center"/>
          </w:tcPr>
          <w:p w14:paraId="7D179572" w14:textId="77777777" w:rsidR="000B14E8" w:rsidRPr="00FF7B39" w:rsidRDefault="000B14E8" w:rsidP="000B14E8">
            <w:pPr>
              <w:spacing w:before="0" w:after="0"/>
              <w:rPr>
                <w:rFonts w:eastAsia="Times New Roman"/>
                <w:szCs w:val="26"/>
                <w:lang w:eastAsia="en-US"/>
              </w:rPr>
            </w:pPr>
          </w:p>
        </w:tc>
      </w:tr>
      <w:tr w:rsidR="000B14E8" w:rsidRPr="00FF7B39" w14:paraId="4AF78D0B" w14:textId="77777777" w:rsidTr="008A6E44">
        <w:trPr>
          <w:trHeight w:val="551"/>
        </w:trPr>
        <w:tc>
          <w:tcPr>
            <w:tcW w:w="1042" w:type="dxa"/>
            <w:shd w:val="clear" w:color="auto" w:fill="auto"/>
            <w:noWrap/>
            <w:vAlign w:val="center"/>
          </w:tcPr>
          <w:p w14:paraId="0BAD8E84"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1C411C9D" w14:textId="0517308A"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thực hiện chọn đợt book building để xác định giá phân bổ của đợt book building. Hệ thống hiển thị thông tin chi tiết, thông tin đăng ký đợt book building</w:t>
            </w:r>
          </w:p>
        </w:tc>
        <w:tc>
          <w:tcPr>
            <w:tcW w:w="1701" w:type="dxa"/>
            <w:shd w:val="clear" w:color="auto" w:fill="auto"/>
            <w:noWrap/>
          </w:tcPr>
          <w:p w14:paraId="08F37F56" w14:textId="318CE523" w:rsidR="000B14E8" w:rsidRPr="00FA0B67" w:rsidRDefault="000B14E8" w:rsidP="00703EDF">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703EDF" w:rsidRPr="00FA0B67">
              <w:rPr>
                <w:rFonts w:asciiTheme="majorHAnsi" w:hAnsiTheme="majorHAnsi" w:cstheme="majorHAnsi"/>
                <w:sz w:val="28"/>
                <w:szCs w:val="28"/>
              </w:rPr>
              <w:t>ra</w:t>
            </w:r>
          </w:p>
        </w:tc>
        <w:tc>
          <w:tcPr>
            <w:tcW w:w="1055" w:type="dxa"/>
            <w:shd w:val="clear" w:color="auto" w:fill="auto"/>
            <w:noWrap/>
            <w:vAlign w:val="center"/>
          </w:tcPr>
          <w:p w14:paraId="0068AE68" w14:textId="77777777" w:rsidR="000B14E8" w:rsidRPr="00FF7B39" w:rsidRDefault="000B14E8" w:rsidP="000B14E8">
            <w:pPr>
              <w:spacing w:before="0" w:after="0"/>
              <w:rPr>
                <w:rFonts w:eastAsia="Times New Roman"/>
                <w:szCs w:val="26"/>
                <w:lang w:eastAsia="en-US"/>
              </w:rPr>
            </w:pPr>
          </w:p>
        </w:tc>
      </w:tr>
      <w:tr w:rsidR="000B14E8" w:rsidRPr="00FF7B39" w14:paraId="62FB4077" w14:textId="77777777" w:rsidTr="008A6E44">
        <w:trPr>
          <w:trHeight w:val="551"/>
        </w:trPr>
        <w:tc>
          <w:tcPr>
            <w:tcW w:w="1042" w:type="dxa"/>
            <w:shd w:val="clear" w:color="auto" w:fill="auto"/>
            <w:noWrap/>
            <w:vAlign w:val="center"/>
          </w:tcPr>
          <w:p w14:paraId="092D4224"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284F2151" w14:textId="65ADDC19"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thực hiện xác định giá phân bổ của đợt book building. Hệ thống tính toán giá phân phối cho đợt book building.</w:t>
            </w:r>
          </w:p>
        </w:tc>
        <w:tc>
          <w:tcPr>
            <w:tcW w:w="1701" w:type="dxa"/>
            <w:shd w:val="clear" w:color="auto" w:fill="auto"/>
            <w:noWrap/>
          </w:tcPr>
          <w:p w14:paraId="7EBDE9C7" w14:textId="29E3F7A7" w:rsidR="000B14E8" w:rsidRPr="00FA0B67" w:rsidRDefault="000B14E8" w:rsidP="00703EDF">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703EDF" w:rsidRPr="00FA0B67">
              <w:rPr>
                <w:rFonts w:asciiTheme="majorHAnsi" w:hAnsiTheme="majorHAnsi" w:cstheme="majorHAnsi"/>
                <w:sz w:val="28"/>
                <w:szCs w:val="28"/>
              </w:rPr>
              <w:t>vào</w:t>
            </w:r>
          </w:p>
        </w:tc>
        <w:tc>
          <w:tcPr>
            <w:tcW w:w="1055" w:type="dxa"/>
            <w:shd w:val="clear" w:color="auto" w:fill="auto"/>
            <w:noWrap/>
            <w:vAlign w:val="center"/>
          </w:tcPr>
          <w:p w14:paraId="56BE70D3" w14:textId="77777777" w:rsidR="000B14E8" w:rsidRPr="00FF7B39" w:rsidRDefault="000B14E8" w:rsidP="000B14E8">
            <w:pPr>
              <w:spacing w:before="0" w:after="0"/>
              <w:rPr>
                <w:rFonts w:eastAsia="Times New Roman"/>
                <w:szCs w:val="26"/>
                <w:lang w:eastAsia="en-US"/>
              </w:rPr>
            </w:pPr>
          </w:p>
        </w:tc>
      </w:tr>
      <w:tr w:rsidR="000B14E8" w:rsidRPr="00FF7B39" w14:paraId="2D6608F8" w14:textId="77777777" w:rsidTr="008A6E44">
        <w:trPr>
          <w:trHeight w:val="551"/>
        </w:trPr>
        <w:tc>
          <w:tcPr>
            <w:tcW w:w="1042" w:type="dxa"/>
            <w:shd w:val="clear" w:color="auto" w:fill="auto"/>
            <w:noWrap/>
            <w:vAlign w:val="center"/>
          </w:tcPr>
          <w:p w14:paraId="7AE8ED44"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54E33B25" w14:textId="59E18D3D"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 xml:space="preserve">Cán bộ nghiệp vụ/thành viên tra cứu thông tin trúng giá của nhà đầu tư trong </w:t>
            </w:r>
            <w:r w:rsidRPr="00FA0B67">
              <w:rPr>
                <w:rFonts w:asciiTheme="majorHAnsi" w:hAnsiTheme="majorHAnsi" w:cstheme="majorHAnsi"/>
                <w:sz w:val="28"/>
                <w:szCs w:val="28"/>
              </w:rPr>
              <w:lastRenderedPageBreak/>
              <w:t>đợt book building. Hệ thống hiển thị danh sách thông tin trúng giá của nhà đầu tư.</w:t>
            </w:r>
          </w:p>
        </w:tc>
        <w:tc>
          <w:tcPr>
            <w:tcW w:w="1701" w:type="dxa"/>
            <w:shd w:val="clear" w:color="auto" w:fill="auto"/>
            <w:noWrap/>
          </w:tcPr>
          <w:p w14:paraId="2C60D495" w14:textId="0B8709BB"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lastRenderedPageBreak/>
              <w:t>Dữ liệu đầu ra</w:t>
            </w:r>
          </w:p>
        </w:tc>
        <w:tc>
          <w:tcPr>
            <w:tcW w:w="1055" w:type="dxa"/>
            <w:shd w:val="clear" w:color="auto" w:fill="auto"/>
            <w:noWrap/>
            <w:vAlign w:val="center"/>
          </w:tcPr>
          <w:p w14:paraId="19C81F50" w14:textId="77777777" w:rsidR="000B14E8" w:rsidRPr="00FF7B39" w:rsidRDefault="000B14E8" w:rsidP="000B14E8">
            <w:pPr>
              <w:spacing w:before="0" w:after="0"/>
              <w:rPr>
                <w:rFonts w:eastAsia="Times New Roman"/>
                <w:szCs w:val="26"/>
                <w:lang w:eastAsia="en-US"/>
              </w:rPr>
            </w:pPr>
          </w:p>
        </w:tc>
      </w:tr>
      <w:tr w:rsidR="000B14E8" w:rsidRPr="00FF7B39" w14:paraId="3F512116" w14:textId="77777777" w:rsidTr="008A6E44">
        <w:trPr>
          <w:trHeight w:val="551"/>
        </w:trPr>
        <w:tc>
          <w:tcPr>
            <w:tcW w:w="1042" w:type="dxa"/>
            <w:shd w:val="clear" w:color="auto" w:fill="auto"/>
            <w:noWrap/>
            <w:vAlign w:val="center"/>
          </w:tcPr>
          <w:p w14:paraId="75E4DADE"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67AD7221" w14:textId="3CF4350D"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vụ/thành viên kết xuất thông tin trúng giá của nhà đầu tư trong đợt book building. Hệ thống kết xuất file excel danh sách thông tin trúng giá của nhà đầu tư.</w:t>
            </w:r>
          </w:p>
        </w:tc>
        <w:tc>
          <w:tcPr>
            <w:tcW w:w="1701" w:type="dxa"/>
            <w:shd w:val="clear" w:color="auto" w:fill="auto"/>
            <w:noWrap/>
          </w:tcPr>
          <w:p w14:paraId="04004305" w14:textId="11D11C3B"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1917C0EE" w14:textId="77777777" w:rsidR="000B14E8" w:rsidRPr="00FF7B39" w:rsidRDefault="000B14E8" w:rsidP="000B14E8">
            <w:pPr>
              <w:spacing w:before="0" w:after="0"/>
              <w:rPr>
                <w:rFonts w:eastAsia="Times New Roman"/>
                <w:szCs w:val="26"/>
                <w:lang w:eastAsia="en-US"/>
              </w:rPr>
            </w:pPr>
          </w:p>
        </w:tc>
      </w:tr>
      <w:tr w:rsidR="000B14E8" w:rsidRPr="00FF7B39" w14:paraId="01BE748F" w14:textId="77777777" w:rsidTr="008A6E44">
        <w:trPr>
          <w:trHeight w:val="551"/>
        </w:trPr>
        <w:tc>
          <w:tcPr>
            <w:tcW w:w="1042" w:type="dxa"/>
            <w:shd w:val="clear" w:color="auto" w:fill="auto"/>
            <w:noWrap/>
            <w:vAlign w:val="center"/>
          </w:tcPr>
          <w:p w14:paraId="49BB4012"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2F95D36C" w14:textId="5407FAB7"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tra cứu thông tin kết quả chưa phân bổ hết. Hệ thống hiển thị thông tin kết quả chưa phân bổ hết.</w:t>
            </w:r>
          </w:p>
        </w:tc>
        <w:tc>
          <w:tcPr>
            <w:tcW w:w="1701" w:type="dxa"/>
            <w:shd w:val="clear" w:color="auto" w:fill="auto"/>
            <w:noWrap/>
          </w:tcPr>
          <w:p w14:paraId="21DCAAC1" w14:textId="7CF0BF21"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298F83C2" w14:textId="77777777" w:rsidR="000B14E8" w:rsidRPr="00FF7B39" w:rsidRDefault="000B14E8" w:rsidP="000B14E8">
            <w:pPr>
              <w:spacing w:before="0" w:after="0"/>
              <w:rPr>
                <w:rFonts w:eastAsia="Times New Roman"/>
                <w:szCs w:val="26"/>
                <w:lang w:eastAsia="en-US"/>
              </w:rPr>
            </w:pPr>
          </w:p>
        </w:tc>
      </w:tr>
      <w:tr w:rsidR="000B14E8" w:rsidRPr="00FF7B39" w14:paraId="115A5443" w14:textId="77777777" w:rsidTr="008A6E44">
        <w:trPr>
          <w:trHeight w:val="551"/>
        </w:trPr>
        <w:tc>
          <w:tcPr>
            <w:tcW w:w="1042" w:type="dxa"/>
            <w:shd w:val="clear" w:color="auto" w:fill="auto"/>
            <w:noWrap/>
            <w:vAlign w:val="center"/>
          </w:tcPr>
          <w:p w14:paraId="6CF5B8A3"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29B93A41" w14:textId="512A2967"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kết xuất thông tin kết quả chưa phân bổ hết. Hệ thống kết xuất file excel thông tin kết quả chưa phân bổ hết.</w:t>
            </w:r>
          </w:p>
        </w:tc>
        <w:tc>
          <w:tcPr>
            <w:tcW w:w="1701" w:type="dxa"/>
            <w:shd w:val="clear" w:color="auto" w:fill="auto"/>
            <w:noWrap/>
          </w:tcPr>
          <w:p w14:paraId="41FC9EF6" w14:textId="327D3F28" w:rsidR="000B14E8" w:rsidRPr="00FA0B67" w:rsidRDefault="000B14E8" w:rsidP="00176E96">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176E96" w:rsidRPr="00FA0B67">
              <w:rPr>
                <w:rFonts w:asciiTheme="majorHAnsi" w:hAnsiTheme="majorHAnsi" w:cstheme="majorHAnsi"/>
                <w:sz w:val="28"/>
                <w:szCs w:val="28"/>
              </w:rPr>
              <w:t>ra</w:t>
            </w:r>
          </w:p>
        </w:tc>
        <w:tc>
          <w:tcPr>
            <w:tcW w:w="1055" w:type="dxa"/>
            <w:shd w:val="clear" w:color="auto" w:fill="auto"/>
            <w:noWrap/>
            <w:vAlign w:val="center"/>
          </w:tcPr>
          <w:p w14:paraId="136B2AEC" w14:textId="77777777" w:rsidR="000B14E8" w:rsidRPr="00FF7B39" w:rsidRDefault="000B14E8" w:rsidP="000B14E8">
            <w:pPr>
              <w:spacing w:before="0" w:after="0"/>
              <w:rPr>
                <w:rFonts w:eastAsia="Times New Roman"/>
                <w:szCs w:val="26"/>
                <w:lang w:eastAsia="en-US"/>
              </w:rPr>
            </w:pPr>
          </w:p>
        </w:tc>
      </w:tr>
      <w:tr w:rsidR="000B14E8" w:rsidRPr="00FF7B39" w14:paraId="704375EC" w14:textId="77777777" w:rsidTr="008A6E44">
        <w:trPr>
          <w:trHeight w:val="551"/>
        </w:trPr>
        <w:tc>
          <w:tcPr>
            <w:tcW w:w="1042" w:type="dxa"/>
            <w:shd w:val="clear" w:color="auto" w:fill="auto"/>
            <w:noWrap/>
            <w:vAlign w:val="center"/>
          </w:tcPr>
          <w:p w14:paraId="57DAF5C5"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06135D90" w14:textId="598335F9"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chuyển thông tin số lượng cổ phần được phép mua thêm cho đại lý theo chi tiết lệnh đặt của nhà đầu tư. Hệ thống gửi thông báo tới đại lý số lượng cổ phần được phép mua thêm.</w:t>
            </w:r>
          </w:p>
        </w:tc>
        <w:tc>
          <w:tcPr>
            <w:tcW w:w="1701" w:type="dxa"/>
            <w:shd w:val="clear" w:color="auto" w:fill="auto"/>
            <w:noWrap/>
          </w:tcPr>
          <w:p w14:paraId="2FF90C5E" w14:textId="3B4C6F5D"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005C4EB0" w14:textId="77777777" w:rsidR="000B14E8" w:rsidRPr="00FF7B39" w:rsidRDefault="000B14E8" w:rsidP="000B14E8">
            <w:pPr>
              <w:spacing w:before="0" w:after="0"/>
              <w:rPr>
                <w:rFonts w:eastAsia="Times New Roman"/>
                <w:szCs w:val="26"/>
                <w:lang w:eastAsia="en-US"/>
              </w:rPr>
            </w:pPr>
          </w:p>
        </w:tc>
      </w:tr>
      <w:tr w:rsidR="000B14E8" w:rsidRPr="00FF7B39" w14:paraId="2A66EAEB" w14:textId="77777777" w:rsidTr="008A6E44">
        <w:trPr>
          <w:trHeight w:val="551"/>
        </w:trPr>
        <w:tc>
          <w:tcPr>
            <w:tcW w:w="1042" w:type="dxa"/>
            <w:shd w:val="clear" w:color="auto" w:fill="auto"/>
            <w:noWrap/>
            <w:vAlign w:val="center"/>
          </w:tcPr>
          <w:p w14:paraId="206D0894"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11EEE737" w14:textId="19BA7E55"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vụ/thành viên kết xuất thông tin danh sách nhà đầu tư mua thêm cổ phần. Hệ thống kết xuất file excel thông tin danh sách nhà đầu tư mua thêm cổ phần.</w:t>
            </w:r>
          </w:p>
        </w:tc>
        <w:tc>
          <w:tcPr>
            <w:tcW w:w="1701" w:type="dxa"/>
            <w:shd w:val="clear" w:color="auto" w:fill="auto"/>
            <w:noWrap/>
          </w:tcPr>
          <w:p w14:paraId="1528ED78" w14:textId="62B907E9" w:rsidR="000B14E8" w:rsidRPr="00FA0B67" w:rsidRDefault="000B14E8" w:rsidP="00176E96">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176E96" w:rsidRPr="00FA0B67">
              <w:rPr>
                <w:rFonts w:asciiTheme="majorHAnsi" w:hAnsiTheme="majorHAnsi" w:cstheme="majorHAnsi"/>
                <w:sz w:val="28"/>
                <w:szCs w:val="28"/>
              </w:rPr>
              <w:t>ra</w:t>
            </w:r>
          </w:p>
        </w:tc>
        <w:tc>
          <w:tcPr>
            <w:tcW w:w="1055" w:type="dxa"/>
            <w:shd w:val="clear" w:color="auto" w:fill="auto"/>
            <w:noWrap/>
            <w:vAlign w:val="center"/>
          </w:tcPr>
          <w:p w14:paraId="5E2AC8D1" w14:textId="77777777" w:rsidR="000B14E8" w:rsidRPr="00FF7B39" w:rsidRDefault="000B14E8" w:rsidP="000B14E8">
            <w:pPr>
              <w:spacing w:before="0" w:after="0"/>
              <w:rPr>
                <w:rFonts w:eastAsia="Times New Roman"/>
                <w:szCs w:val="26"/>
                <w:lang w:eastAsia="en-US"/>
              </w:rPr>
            </w:pPr>
          </w:p>
        </w:tc>
      </w:tr>
      <w:tr w:rsidR="000B14E8" w:rsidRPr="00FF7B39" w14:paraId="2ECD88DA" w14:textId="77777777" w:rsidTr="008A6E44">
        <w:trPr>
          <w:trHeight w:val="551"/>
        </w:trPr>
        <w:tc>
          <w:tcPr>
            <w:tcW w:w="1042" w:type="dxa"/>
            <w:shd w:val="clear" w:color="auto" w:fill="auto"/>
            <w:noWrap/>
            <w:vAlign w:val="center"/>
          </w:tcPr>
          <w:p w14:paraId="477CBB19"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17227E2F" w14:textId="1DFAF7C7"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phân bổ khối lượng không phân phối hết cho tổ chức bảo lãnh. Hệ thống cập nhật thông tin vào CSDL.</w:t>
            </w:r>
          </w:p>
        </w:tc>
        <w:tc>
          <w:tcPr>
            <w:tcW w:w="1701" w:type="dxa"/>
            <w:shd w:val="clear" w:color="auto" w:fill="auto"/>
            <w:noWrap/>
          </w:tcPr>
          <w:p w14:paraId="214F8B39" w14:textId="4A0A5608"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039CBB63" w14:textId="77777777" w:rsidR="000B14E8" w:rsidRPr="00FF7B39" w:rsidRDefault="000B14E8" w:rsidP="000B14E8">
            <w:pPr>
              <w:spacing w:before="0" w:after="0"/>
              <w:rPr>
                <w:rFonts w:eastAsia="Times New Roman"/>
                <w:szCs w:val="26"/>
                <w:lang w:eastAsia="en-US"/>
              </w:rPr>
            </w:pPr>
          </w:p>
        </w:tc>
      </w:tr>
      <w:tr w:rsidR="00E63C01" w:rsidRPr="00FF7B39" w14:paraId="2FB46C00" w14:textId="77777777" w:rsidTr="008A6E44">
        <w:trPr>
          <w:trHeight w:val="551"/>
        </w:trPr>
        <w:tc>
          <w:tcPr>
            <w:tcW w:w="1042" w:type="dxa"/>
            <w:shd w:val="clear" w:color="auto" w:fill="auto"/>
            <w:noWrap/>
            <w:vAlign w:val="center"/>
          </w:tcPr>
          <w:p w14:paraId="0725B96D" w14:textId="77777777" w:rsidR="00E63C01" w:rsidRPr="00E63C01" w:rsidRDefault="00E63C01" w:rsidP="00C928E4">
            <w:pPr>
              <w:pStyle w:val="ListParagraph"/>
              <w:numPr>
                <w:ilvl w:val="0"/>
                <w:numId w:val="42"/>
              </w:numPr>
              <w:rPr>
                <w:b/>
              </w:rPr>
            </w:pPr>
          </w:p>
        </w:tc>
        <w:tc>
          <w:tcPr>
            <w:tcW w:w="4962" w:type="dxa"/>
            <w:shd w:val="clear" w:color="auto" w:fill="auto"/>
            <w:vAlign w:val="center"/>
          </w:tcPr>
          <w:p w14:paraId="4D473ED2" w14:textId="24DA74C2" w:rsidR="00E63C01" w:rsidRPr="00FA0B67" w:rsidRDefault="00E63C01" w:rsidP="00E63C01">
            <w:pPr>
              <w:rPr>
                <w:rFonts w:asciiTheme="majorHAnsi" w:hAnsiTheme="majorHAnsi" w:cstheme="majorHAnsi"/>
                <w:b/>
                <w:sz w:val="28"/>
                <w:szCs w:val="28"/>
              </w:rPr>
            </w:pPr>
            <w:r w:rsidRPr="00FA0B67">
              <w:rPr>
                <w:rFonts w:asciiTheme="majorHAnsi" w:hAnsiTheme="majorHAnsi" w:cstheme="majorHAnsi"/>
                <w:b/>
                <w:sz w:val="28"/>
                <w:szCs w:val="28"/>
              </w:rPr>
              <w:t>Thanh toán</w:t>
            </w:r>
          </w:p>
        </w:tc>
        <w:tc>
          <w:tcPr>
            <w:tcW w:w="1701" w:type="dxa"/>
            <w:shd w:val="clear" w:color="auto" w:fill="auto"/>
            <w:noWrap/>
          </w:tcPr>
          <w:p w14:paraId="4141EF48" w14:textId="77777777" w:rsidR="00E63C01" w:rsidRPr="00FA0B67" w:rsidRDefault="00E63C01" w:rsidP="000B14E8">
            <w:pPr>
              <w:rPr>
                <w:rFonts w:asciiTheme="majorHAnsi" w:hAnsiTheme="majorHAnsi" w:cstheme="majorHAnsi"/>
                <w:sz w:val="28"/>
                <w:szCs w:val="28"/>
              </w:rPr>
            </w:pPr>
          </w:p>
        </w:tc>
        <w:tc>
          <w:tcPr>
            <w:tcW w:w="1055" w:type="dxa"/>
            <w:shd w:val="clear" w:color="auto" w:fill="auto"/>
            <w:noWrap/>
            <w:vAlign w:val="center"/>
          </w:tcPr>
          <w:p w14:paraId="198573B3" w14:textId="77777777" w:rsidR="00E63C01" w:rsidRPr="00FF7B39" w:rsidRDefault="00E63C01" w:rsidP="000B14E8">
            <w:pPr>
              <w:spacing w:before="0" w:after="0"/>
              <w:rPr>
                <w:rFonts w:eastAsia="Times New Roman"/>
                <w:szCs w:val="26"/>
                <w:lang w:eastAsia="en-US"/>
              </w:rPr>
            </w:pPr>
          </w:p>
        </w:tc>
      </w:tr>
      <w:tr w:rsidR="000B14E8" w:rsidRPr="00FF7B39" w14:paraId="1EE6670A" w14:textId="77777777" w:rsidTr="008A6E44">
        <w:trPr>
          <w:trHeight w:val="551"/>
        </w:trPr>
        <w:tc>
          <w:tcPr>
            <w:tcW w:w="1042" w:type="dxa"/>
            <w:shd w:val="clear" w:color="auto" w:fill="auto"/>
            <w:noWrap/>
            <w:vAlign w:val="center"/>
          </w:tcPr>
          <w:p w14:paraId="38DCC4ED"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087B7AF0" w14:textId="40004796"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Thành viên cập nhật số lượng mua thêm theo mức giá của nhà đầu tư. Hệ thống cập nhật CSDL và gửi thông báo cho cán bộ nghiệp vụ.</w:t>
            </w:r>
          </w:p>
        </w:tc>
        <w:tc>
          <w:tcPr>
            <w:tcW w:w="1701" w:type="dxa"/>
            <w:shd w:val="clear" w:color="auto" w:fill="auto"/>
            <w:noWrap/>
          </w:tcPr>
          <w:p w14:paraId="0427FD91" w14:textId="530CD909"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0D3755E2" w14:textId="77777777" w:rsidR="000B14E8" w:rsidRPr="00FF7B39" w:rsidRDefault="000B14E8" w:rsidP="000B14E8">
            <w:pPr>
              <w:spacing w:before="0" w:after="0"/>
              <w:rPr>
                <w:rFonts w:eastAsia="Times New Roman"/>
                <w:szCs w:val="26"/>
                <w:lang w:eastAsia="en-US"/>
              </w:rPr>
            </w:pPr>
          </w:p>
        </w:tc>
      </w:tr>
      <w:tr w:rsidR="000B14E8" w:rsidRPr="00FF7B39" w14:paraId="1B3F07A5" w14:textId="77777777" w:rsidTr="008A6E44">
        <w:trPr>
          <w:trHeight w:val="551"/>
        </w:trPr>
        <w:tc>
          <w:tcPr>
            <w:tcW w:w="1042" w:type="dxa"/>
            <w:shd w:val="clear" w:color="auto" w:fill="auto"/>
            <w:noWrap/>
            <w:vAlign w:val="center"/>
          </w:tcPr>
          <w:p w14:paraId="5391A33B"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152FF517" w14:textId="24DB7C9A"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Thành viên thực hiện thanh toán cho nhà đầu tư trúng giá. Hệ thống cập nhật thông tin vào CSDL.</w:t>
            </w:r>
          </w:p>
        </w:tc>
        <w:tc>
          <w:tcPr>
            <w:tcW w:w="1701" w:type="dxa"/>
            <w:shd w:val="clear" w:color="auto" w:fill="auto"/>
            <w:noWrap/>
          </w:tcPr>
          <w:p w14:paraId="6BDA20FC" w14:textId="53AD9654"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176E96" w:rsidRPr="00FA0B67">
              <w:rPr>
                <w:rFonts w:asciiTheme="majorHAnsi" w:hAnsiTheme="majorHAnsi" w:cstheme="majorHAnsi"/>
                <w:sz w:val="28"/>
                <w:szCs w:val="28"/>
              </w:rPr>
              <w:t>vào</w:t>
            </w:r>
          </w:p>
        </w:tc>
        <w:tc>
          <w:tcPr>
            <w:tcW w:w="1055" w:type="dxa"/>
            <w:shd w:val="clear" w:color="auto" w:fill="auto"/>
            <w:noWrap/>
            <w:vAlign w:val="center"/>
          </w:tcPr>
          <w:p w14:paraId="2A305524" w14:textId="77777777" w:rsidR="000B14E8" w:rsidRPr="00FF7B39" w:rsidRDefault="000B14E8" w:rsidP="000B14E8">
            <w:pPr>
              <w:spacing w:before="0" w:after="0"/>
              <w:rPr>
                <w:rFonts w:eastAsia="Times New Roman"/>
                <w:szCs w:val="26"/>
                <w:lang w:eastAsia="en-US"/>
              </w:rPr>
            </w:pPr>
          </w:p>
        </w:tc>
      </w:tr>
      <w:tr w:rsidR="000B14E8" w:rsidRPr="00FF7B39" w14:paraId="3B550B70" w14:textId="77777777" w:rsidTr="008A6E44">
        <w:trPr>
          <w:trHeight w:val="551"/>
        </w:trPr>
        <w:tc>
          <w:tcPr>
            <w:tcW w:w="1042" w:type="dxa"/>
            <w:shd w:val="clear" w:color="auto" w:fill="auto"/>
            <w:noWrap/>
            <w:vAlign w:val="center"/>
          </w:tcPr>
          <w:p w14:paraId="549EB6F1"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67DD1D1B" w14:textId="1347E9E7"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Thành viên thực hiện sửa thông tin thanh toán cho nhà đầu tư. Hệ thống cập nhật thông tin vào CSDL.</w:t>
            </w:r>
          </w:p>
        </w:tc>
        <w:tc>
          <w:tcPr>
            <w:tcW w:w="1701" w:type="dxa"/>
            <w:shd w:val="clear" w:color="auto" w:fill="auto"/>
            <w:noWrap/>
          </w:tcPr>
          <w:p w14:paraId="28B281AE" w14:textId="0CCAED43"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6325C720" w14:textId="77777777" w:rsidR="000B14E8" w:rsidRPr="00FF7B39" w:rsidRDefault="000B14E8" w:rsidP="000B14E8">
            <w:pPr>
              <w:spacing w:before="0" w:after="0"/>
              <w:rPr>
                <w:rFonts w:eastAsia="Times New Roman"/>
                <w:szCs w:val="26"/>
                <w:lang w:eastAsia="en-US"/>
              </w:rPr>
            </w:pPr>
          </w:p>
        </w:tc>
      </w:tr>
      <w:tr w:rsidR="000B14E8" w:rsidRPr="00FF7B39" w14:paraId="6404B167" w14:textId="77777777" w:rsidTr="008A6E44">
        <w:trPr>
          <w:trHeight w:val="551"/>
        </w:trPr>
        <w:tc>
          <w:tcPr>
            <w:tcW w:w="1042" w:type="dxa"/>
            <w:shd w:val="clear" w:color="auto" w:fill="auto"/>
            <w:noWrap/>
            <w:vAlign w:val="center"/>
          </w:tcPr>
          <w:p w14:paraId="43760650"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21DD0CC5" w14:textId="48E5011C"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Thành viên thực hiện xóa thông tin thanh toán của nhà đầu tư. Hệ thống cập nhật thông tin vào CSDL.</w:t>
            </w:r>
          </w:p>
        </w:tc>
        <w:tc>
          <w:tcPr>
            <w:tcW w:w="1701" w:type="dxa"/>
            <w:shd w:val="clear" w:color="auto" w:fill="auto"/>
            <w:noWrap/>
          </w:tcPr>
          <w:p w14:paraId="383FB603" w14:textId="2A498868"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176E96" w:rsidRPr="00FA0B67">
              <w:rPr>
                <w:rFonts w:asciiTheme="majorHAnsi" w:hAnsiTheme="majorHAnsi" w:cstheme="majorHAnsi"/>
                <w:sz w:val="28"/>
                <w:szCs w:val="28"/>
              </w:rPr>
              <w:t>vào</w:t>
            </w:r>
          </w:p>
        </w:tc>
        <w:tc>
          <w:tcPr>
            <w:tcW w:w="1055" w:type="dxa"/>
            <w:shd w:val="clear" w:color="auto" w:fill="auto"/>
            <w:noWrap/>
            <w:vAlign w:val="center"/>
          </w:tcPr>
          <w:p w14:paraId="7F365FC3" w14:textId="77777777" w:rsidR="000B14E8" w:rsidRPr="00FF7B39" w:rsidRDefault="000B14E8" w:rsidP="000B14E8">
            <w:pPr>
              <w:spacing w:before="0" w:after="0"/>
              <w:rPr>
                <w:rFonts w:eastAsia="Times New Roman"/>
                <w:szCs w:val="26"/>
                <w:lang w:eastAsia="en-US"/>
              </w:rPr>
            </w:pPr>
          </w:p>
        </w:tc>
      </w:tr>
      <w:tr w:rsidR="000B14E8" w:rsidRPr="00FF7B39" w14:paraId="58057548" w14:textId="77777777" w:rsidTr="008A6E44">
        <w:trPr>
          <w:trHeight w:val="551"/>
        </w:trPr>
        <w:tc>
          <w:tcPr>
            <w:tcW w:w="1042" w:type="dxa"/>
            <w:shd w:val="clear" w:color="auto" w:fill="auto"/>
            <w:noWrap/>
            <w:vAlign w:val="center"/>
          </w:tcPr>
          <w:p w14:paraId="63216915"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13C94344" w14:textId="14685FDF"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Thành viên thực hiện xem thông tin thanh toán của nhà đầu tư. Hệ thống hiển thị thông tin chi tiết thanh toán của nhà đầu tư.</w:t>
            </w:r>
          </w:p>
        </w:tc>
        <w:tc>
          <w:tcPr>
            <w:tcW w:w="1701" w:type="dxa"/>
            <w:shd w:val="clear" w:color="auto" w:fill="auto"/>
            <w:noWrap/>
          </w:tcPr>
          <w:p w14:paraId="2B264C1D" w14:textId="663417E0"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7742C827" w14:textId="77777777" w:rsidR="000B14E8" w:rsidRPr="00FF7B39" w:rsidRDefault="000B14E8" w:rsidP="000B14E8">
            <w:pPr>
              <w:spacing w:before="0" w:after="0"/>
              <w:rPr>
                <w:rFonts w:eastAsia="Times New Roman"/>
                <w:szCs w:val="26"/>
                <w:lang w:eastAsia="en-US"/>
              </w:rPr>
            </w:pPr>
          </w:p>
        </w:tc>
      </w:tr>
      <w:tr w:rsidR="000B14E8" w:rsidRPr="00FF7B39" w14:paraId="30BEC6D4" w14:textId="77777777" w:rsidTr="008A6E44">
        <w:trPr>
          <w:trHeight w:val="551"/>
        </w:trPr>
        <w:tc>
          <w:tcPr>
            <w:tcW w:w="1042" w:type="dxa"/>
            <w:shd w:val="clear" w:color="auto" w:fill="auto"/>
            <w:noWrap/>
            <w:vAlign w:val="center"/>
          </w:tcPr>
          <w:p w14:paraId="420AF44A"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394A9313" w14:textId="0332B98B"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 xml:space="preserve">Cán bộ nghiệp vụ/thành viên thực hiện tra cứu thông tin thanh toán của nhà đầu tư. </w:t>
            </w:r>
            <w:r w:rsidRPr="00FA0B67">
              <w:rPr>
                <w:rFonts w:asciiTheme="majorHAnsi" w:hAnsiTheme="majorHAnsi" w:cstheme="majorHAnsi"/>
                <w:sz w:val="28"/>
                <w:szCs w:val="28"/>
              </w:rPr>
              <w:lastRenderedPageBreak/>
              <w:t>Hệ thống hiển thị thông tin danh sách thanh toán của nhà đầu tư.</w:t>
            </w:r>
          </w:p>
        </w:tc>
        <w:tc>
          <w:tcPr>
            <w:tcW w:w="1701" w:type="dxa"/>
            <w:shd w:val="clear" w:color="auto" w:fill="auto"/>
            <w:noWrap/>
          </w:tcPr>
          <w:p w14:paraId="7CF911B8" w14:textId="19815A25"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lastRenderedPageBreak/>
              <w:t>Dữ liệu đầu ra</w:t>
            </w:r>
          </w:p>
        </w:tc>
        <w:tc>
          <w:tcPr>
            <w:tcW w:w="1055" w:type="dxa"/>
            <w:shd w:val="clear" w:color="auto" w:fill="auto"/>
            <w:noWrap/>
            <w:vAlign w:val="center"/>
          </w:tcPr>
          <w:p w14:paraId="7A29CD88" w14:textId="77777777" w:rsidR="000B14E8" w:rsidRPr="00FF7B39" w:rsidRDefault="000B14E8" w:rsidP="000B14E8">
            <w:pPr>
              <w:spacing w:before="0" w:after="0"/>
              <w:rPr>
                <w:rFonts w:eastAsia="Times New Roman"/>
                <w:szCs w:val="26"/>
                <w:lang w:eastAsia="en-US"/>
              </w:rPr>
            </w:pPr>
          </w:p>
        </w:tc>
      </w:tr>
      <w:tr w:rsidR="000B14E8" w:rsidRPr="00FF7B39" w14:paraId="1EDD618D" w14:textId="77777777" w:rsidTr="008A6E44">
        <w:trPr>
          <w:trHeight w:val="551"/>
        </w:trPr>
        <w:tc>
          <w:tcPr>
            <w:tcW w:w="1042" w:type="dxa"/>
            <w:shd w:val="clear" w:color="auto" w:fill="auto"/>
            <w:noWrap/>
            <w:vAlign w:val="center"/>
          </w:tcPr>
          <w:p w14:paraId="0A83F24F"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02F380C4" w14:textId="4C04C091"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vụ/thành viên thực hiện kết xuất thông tin thanh toán của nhà đầu tư. Hệ thống kết xuất file excel thông tin danh sách thanh toán.</w:t>
            </w:r>
          </w:p>
        </w:tc>
        <w:tc>
          <w:tcPr>
            <w:tcW w:w="1701" w:type="dxa"/>
            <w:shd w:val="clear" w:color="auto" w:fill="auto"/>
            <w:noWrap/>
          </w:tcPr>
          <w:p w14:paraId="529F9E4B" w14:textId="6ED17C69"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50887AD7" w14:textId="77777777" w:rsidR="000B14E8" w:rsidRPr="00FF7B39" w:rsidRDefault="000B14E8" w:rsidP="000B14E8">
            <w:pPr>
              <w:spacing w:before="0" w:after="0"/>
              <w:rPr>
                <w:rFonts w:eastAsia="Times New Roman"/>
                <w:szCs w:val="26"/>
                <w:lang w:eastAsia="en-US"/>
              </w:rPr>
            </w:pPr>
          </w:p>
        </w:tc>
      </w:tr>
      <w:tr w:rsidR="000B14E8" w:rsidRPr="00FF7B39" w14:paraId="4B120988" w14:textId="77777777" w:rsidTr="008A6E44">
        <w:trPr>
          <w:trHeight w:val="551"/>
        </w:trPr>
        <w:tc>
          <w:tcPr>
            <w:tcW w:w="1042" w:type="dxa"/>
            <w:shd w:val="clear" w:color="auto" w:fill="auto"/>
            <w:noWrap/>
            <w:vAlign w:val="center"/>
          </w:tcPr>
          <w:p w14:paraId="350E953C"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0B7FFC9C" w14:textId="6D5C67EC"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duyệt/từ chối duyệt thông tin thanh toán của thành viên. Hệ thống cập nhật thông tin vào CSDL</w:t>
            </w:r>
          </w:p>
        </w:tc>
        <w:tc>
          <w:tcPr>
            <w:tcW w:w="1701" w:type="dxa"/>
            <w:shd w:val="clear" w:color="auto" w:fill="auto"/>
            <w:noWrap/>
          </w:tcPr>
          <w:p w14:paraId="480AB008" w14:textId="5B1087B3"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5D10080F" w14:textId="77777777" w:rsidR="000B14E8" w:rsidRPr="00FF7B39" w:rsidRDefault="000B14E8" w:rsidP="000B14E8">
            <w:pPr>
              <w:spacing w:before="0" w:after="0"/>
              <w:rPr>
                <w:rFonts w:eastAsia="Times New Roman"/>
                <w:szCs w:val="26"/>
                <w:lang w:eastAsia="en-US"/>
              </w:rPr>
            </w:pPr>
          </w:p>
        </w:tc>
      </w:tr>
      <w:tr w:rsidR="00176E96" w:rsidRPr="00FF7B39" w14:paraId="6B6144E6" w14:textId="77777777" w:rsidTr="008A6E44">
        <w:trPr>
          <w:trHeight w:val="551"/>
        </w:trPr>
        <w:tc>
          <w:tcPr>
            <w:tcW w:w="1042" w:type="dxa"/>
            <w:shd w:val="clear" w:color="auto" w:fill="auto"/>
            <w:noWrap/>
            <w:vAlign w:val="center"/>
          </w:tcPr>
          <w:p w14:paraId="6108B870" w14:textId="77777777" w:rsidR="00176E96" w:rsidRPr="00E63C01" w:rsidRDefault="00176E96" w:rsidP="00C928E4">
            <w:pPr>
              <w:pStyle w:val="ListParagraph"/>
              <w:numPr>
                <w:ilvl w:val="0"/>
                <w:numId w:val="42"/>
              </w:numPr>
              <w:rPr>
                <w:b/>
              </w:rPr>
            </w:pPr>
          </w:p>
        </w:tc>
        <w:tc>
          <w:tcPr>
            <w:tcW w:w="4962" w:type="dxa"/>
            <w:shd w:val="clear" w:color="auto" w:fill="auto"/>
            <w:vAlign w:val="center"/>
          </w:tcPr>
          <w:p w14:paraId="26989CC5" w14:textId="5DE63A89" w:rsidR="00176E96" w:rsidRPr="00FA0B67" w:rsidRDefault="00176E96" w:rsidP="00E63C01">
            <w:pPr>
              <w:rPr>
                <w:rFonts w:asciiTheme="majorHAnsi" w:eastAsia="SimSun" w:hAnsiTheme="majorHAnsi" w:cstheme="majorHAnsi"/>
                <w:b/>
                <w:sz w:val="28"/>
                <w:szCs w:val="28"/>
                <w:lang w:val="pt-BR" w:eastAsia="en-US"/>
              </w:rPr>
            </w:pPr>
            <w:r w:rsidRPr="00FA0B67">
              <w:rPr>
                <w:rFonts w:asciiTheme="majorHAnsi" w:eastAsia="SimSun" w:hAnsiTheme="majorHAnsi" w:cstheme="majorHAnsi"/>
                <w:b/>
                <w:sz w:val="28"/>
                <w:szCs w:val="28"/>
                <w:lang w:val="pt-BR" w:eastAsia="en-US"/>
              </w:rPr>
              <w:t>Bảng giá, hệ thống khác</w:t>
            </w:r>
          </w:p>
        </w:tc>
        <w:tc>
          <w:tcPr>
            <w:tcW w:w="1701" w:type="dxa"/>
            <w:shd w:val="clear" w:color="auto" w:fill="auto"/>
            <w:noWrap/>
          </w:tcPr>
          <w:p w14:paraId="47C3039D" w14:textId="77777777" w:rsidR="00176E96" w:rsidRPr="00FA0B67" w:rsidRDefault="00176E96" w:rsidP="000B14E8">
            <w:pPr>
              <w:rPr>
                <w:rFonts w:asciiTheme="majorHAnsi" w:hAnsiTheme="majorHAnsi" w:cstheme="majorHAnsi"/>
                <w:sz w:val="28"/>
                <w:szCs w:val="28"/>
              </w:rPr>
            </w:pPr>
          </w:p>
        </w:tc>
        <w:tc>
          <w:tcPr>
            <w:tcW w:w="1055" w:type="dxa"/>
            <w:shd w:val="clear" w:color="auto" w:fill="auto"/>
            <w:noWrap/>
            <w:vAlign w:val="center"/>
          </w:tcPr>
          <w:p w14:paraId="1F6E73E8" w14:textId="77777777" w:rsidR="00176E96" w:rsidRPr="00FF7B39" w:rsidRDefault="00176E96" w:rsidP="000B14E8">
            <w:pPr>
              <w:spacing w:before="0" w:after="0"/>
              <w:rPr>
                <w:rFonts w:eastAsia="Times New Roman"/>
                <w:szCs w:val="26"/>
                <w:lang w:eastAsia="en-US"/>
              </w:rPr>
            </w:pPr>
          </w:p>
        </w:tc>
      </w:tr>
      <w:tr w:rsidR="000B14E8" w:rsidRPr="00FF7B39" w14:paraId="039C9DE5" w14:textId="77777777" w:rsidTr="008A6E44">
        <w:trPr>
          <w:trHeight w:val="551"/>
        </w:trPr>
        <w:tc>
          <w:tcPr>
            <w:tcW w:w="1042" w:type="dxa"/>
            <w:shd w:val="clear" w:color="auto" w:fill="auto"/>
            <w:noWrap/>
            <w:vAlign w:val="center"/>
          </w:tcPr>
          <w:p w14:paraId="312A3803"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3BB39C9D" w14:textId="14E3F67F"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Tiến trình thời gian của hệ thống đọc thông tin đợt đấu giá,book building để gửi dữ liệu cho trang đấu giá trực tuyến</w:t>
            </w:r>
          </w:p>
        </w:tc>
        <w:tc>
          <w:tcPr>
            <w:tcW w:w="1701" w:type="dxa"/>
            <w:shd w:val="clear" w:color="auto" w:fill="auto"/>
            <w:noWrap/>
          </w:tcPr>
          <w:p w14:paraId="748BFE7C" w14:textId="3F67885D"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176E96" w:rsidRPr="00FA0B67">
              <w:rPr>
                <w:rFonts w:asciiTheme="majorHAnsi" w:hAnsiTheme="majorHAnsi" w:cstheme="majorHAnsi"/>
                <w:sz w:val="28"/>
                <w:szCs w:val="28"/>
              </w:rPr>
              <w:t>vào</w:t>
            </w:r>
          </w:p>
        </w:tc>
        <w:tc>
          <w:tcPr>
            <w:tcW w:w="1055" w:type="dxa"/>
            <w:shd w:val="clear" w:color="auto" w:fill="auto"/>
            <w:noWrap/>
            <w:vAlign w:val="center"/>
          </w:tcPr>
          <w:p w14:paraId="39AED7E1" w14:textId="77777777" w:rsidR="000B14E8" w:rsidRPr="00FF7B39" w:rsidRDefault="000B14E8" w:rsidP="000B14E8">
            <w:pPr>
              <w:spacing w:before="0" w:after="0"/>
              <w:rPr>
                <w:rFonts w:eastAsia="Times New Roman"/>
                <w:szCs w:val="26"/>
                <w:lang w:eastAsia="en-US"/>
              </w:rPr>
            </w:pPr>
          </w:p>
        </w:tc>
      </w:tr>
      <w:tr w:rsidR="000B14E8" w:rsidRPr="00FF7B39" w14:paraId="2D819F75" w14:textId="77777777" w:rsidTr="008A6E44">
        <w:trPr>
          <w:trHeight w:val="551"/>
        </w:trPr>
        <w:tc>
          <w:tcPr>
            <w:tcW w:w="1042" w:type="dxa"/>
            <w:shd w:val="clear" w:color="auto" w:fill="auto"/>
            <w:noWrap/>
            <w:vAlign w:val="center"/>
          </w:tcPr>
          <w:p w14:paraId="200E639D"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63103EEC" w14:textId="08742322"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Tiến trình thời gian của hệ thống đọc thông tin nhà đầu tư đăng ký đợt đấu giá,book building để gửi dữ liệu cho trang đấu giá trực tuyến</w:t>
            </w:r>
          </w:p>
        </w:tc>
        <w:tc>
          <w:tcPr>
            <w:tcW w:w="1701" w:type="dxa"/>
            <w:shd w:val="clear" w:color="auto" w:fill="auto"/>
            <w:noWrap/>
          </w:tcPr>
          <w:p w14:paraId="014AC91E" w14:textId="711A41B3"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2D122E29" w14:textId="77777777" w:rsidR="000B14E8" w:rsidRPr="00FF7B39" w:rsidRDefault="000B14E8" w:rsidP="000B14E8">
            <w:pPr>
              <w:spacing w:before="0" w:after="0"/>
              <w:rPr>
                <w:rFonts w:eastAsia="Times New Roman"/>
                <w:szCs w:val="26"/>
                <w:lang w:eastAsia="en-US"/>
              </w:rPr>
            </w:pPr>
          </w:p>
        </w:tc>
      </w:tr>
      <w:tr w:rsidR="000B14E8" w:rsidRPr="00FF7B39" w14:paraId="4F447475" w14:textId="77777777" w:rsidTr="008A6E44">
        <w:trPr>
          <w:trHeight w:val="551"/>
        </w:trPr>
        <w:tc>
          <w:tcPr>
            <w:tcW w:w="1042" w:type="dxa"/>
            <w:shd w:val="clear" w:color="auto" w:fill="auto"/>
            <w:noWrap/>
            <w:vAlign w:val="center"/>
          </w:tcPr>
          <w:p w14:paraId="6F457C2D"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57B9C574" w14:textId="6A747D48"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Tiến trình thời gian của hệ thống đọc thông tin lệnh đặt mua đợt đấu giá,book building để gửi dữ liệu cho trang đấu giá trực tuyến</w:t>
            </w:r>
          </w:p>
        </w:tc>
        <w:tc>
          <w:tcPr>
            <w:tcW w:w="1701" w:type="dxa"/>
            <w:shd w:val="clear" w:color="auto" w:fill="auto"/>
            <w:noWrap/>
          </w:tcPr>
          <w:p w14:paraId="0CD8DDC4" w14:textId="1C4B3210"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76C06DE2" w14:textId="77777777" w:rsidR="000B14E8" w:rsidRPr="00FF7B39" w:rsidRDefault="000B14E8" w:rsidP="000B14E8">
            <w:pPr>
              <w:spacing w:before="0" w:after="0"/>
              <w:rPr>
                <w:rFonts w:eastAsia="Times New Roman"/>
                <w:szCs w:val="26"/>
                <w:lang w:eastAsia="en-US"/>
              </w:rPr>
            </w:pPr>
          </w:p>
        </w:tc>
      </w:tr>
      <w:tr w:rsidR="000B14E8" w:rsidRPr="00FF7B39" w14:paraId="724823B3" w14:textId="77777777" w:rsidTr="008A6E44">
        <w:trPr>
          <w:trHeight w:val="551"/>
        </w:trPr>
        <w:tc>
          <w:tcPr>
            <w:tcW w:w="1042" w:type="dxa"/>
            <w:shd w:val="clear" w:color="auto" w:fill="auto"/>
            <w:noWrap/>
            <w:vAlign w:val="center"/>
          </w:tcPr>
          <w:p w14:paraId="0A9CB264" w14:textId="1CF69508" w:rsidR="000B14E8" w:rsidRPr="00176E96"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38745682" w14:textId="11F71A43" w:rsidR="000B14E8" w:rsidRPr="00FA0B67" w:rsidRDefault="000B14E8" w:rsidP="00176E96">
            <w:pPr>
              <w:rPr>
                <w:rFonts w:asciiTheme="majorHAnsi" w:eastAsia="Times New Roman" w:hAnsiTheme="majorHAnsi" w:cstheme="majorHAnsi"/>
                <w:sz w:val="28"/>
                <w:szCs w:val="28"/>
                <w:lang w:val="pt-BR" w:eastAsia="en-US"/>
              </w:rPr>
            </w:pPr>
            <w:r w:rsidRPr="00FA0B67">
              <w:rPr>
                <w:rFonts w:asciiTheme="majorHAnsi" w:hAnsiTheme="majorHAnsi" w:cstheme="majorHAnsi"/>
                <w:sz w:val="28"/>
                <w:szCs w:val="28"/>
              </w:rPr>
              <w:t xml:space="preserve">Tiến trình thời gian của hệ thống đọc thông tin kết quả đợt đấu giá,book </w:t>
            </w:r>
            <w:r w:rsidRPr="00FA0B67">
              <w:rPr>
                <w:rFonts w:asciiTheme="majorHAnsi" w:hAnsiTheme="majorHAnsi" w:cstheme="majorHAnsi"/>
                <w:sz w:val="28"/>
                <w:szCs w:val="28"/>
              </w:rPr>
              <w:lastRenderedPageBreak/>
              <w:t>building để gửi dữ liệu cho trang đấu giá trực tuyến</w:t>
            </w:r>
          </w:p>
        </w:tc>
        <w:tc>
          <w:tcPr>
            <w:tcW w:w="1701" w:type="dxa"/>
            <w:shd w:val="clear" w:color="auto" w:fill="auto"/>
            <w:noWrap/>
          </w:tcPr>
          <w:p w14:paraId="62278B32" w14:textId="506FBE07" w:rsidR="000B14E8" w:rsidRPr="00FA0B67" w:rsidRDefault="00176E96" w:rsidP="000B14E8">
            <w:pPr>
              <w:rPr>
                <w:rFonts w:asciiTheme="majorHAnsi" w:hAnsiTheme="majorHAnsi" w:cstheme="majorHAnsi"/>
                <w:sz w:val="28"/>
                <w:szCs w:val="28"/>
              </w:rPr>
            </w:pPr>
            <w:r w:rsidRPr="00FA0B67">
              <w:rPr>
                <w:rFonts w:asciiTheme="majorHAnsi" w:hAnsiTheme="majorHAnsi" w:cstheme="majorHAnsi"/>
                <w:sz w:val="28"/>
                <w:szCs w:val="28"/>
              </w:rPr>
              <w:lastRenderedPageBreak/>
              <w:t>Dữ liệu đầu vào</w:t>
            </w:r>
          </w:p>
        </w:tc>
        <w:tc>
          <w:tcPr>
            <w:tcW w:w="1055" w:type="dxa"/>
            <w:shd w:val="clear" w:color="auto" w:fill="auto"/>
            <w:noWrap/>
            <w:vAlign w:val="center"/>
          </w:tcPr>
          <w:p w14:paraId="2213F26E" w14:textId="77777777" w:rsidR="000B14E8" w:rsidRPr="003973F1" w:rsidRDefault="000B14E8" w:rsidP="000B14E8">
            <w:pPr>
              <w:spacing w:before="0" w:after="0"/>
              <w:rPr>
                <w:rFonts w:eastAsia="Times New Roman"/>
                <w:b/>
                <w:szCs w:val="26"/>
                <w:lang w:eastAsia="en-US"/>
              </w:rPr>
            </w:pPr>
          </w:p>
        </w:tc>
      </w:tr>
      <w:tr w:rsidR="000B14E8" w:rsidRPr="00FF7B39" w14:paraId="7561C39D" w14:textId="77777777" w:rsidTr="008A6E44">
        <w:trPr>
          <w:trHeight w:val="551"/>
        </w:trPr>
        <w:tc>
          <w:tcPr>
            <w:tcW w:w="1042" w:type="dxa"/>
            <w:shd w:val="clear" w:color="auto" w:fill="auto"/>
            <w:noWrap/>
            <w:vAlign w:val="center"/>
          </w:tcPr>
          <w:p w14:paraId="18A0BB67"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6942260C" w14:textId="41563ABC"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Tiến trình thời gian của hệ thống đọc thông tin đợt đấu giá, book building để gửi dữ liệu cho bảng giá service</w:t>
            </w:r>
          </w:p>
        </w:tc>
        <w:tc>
          <w:tcPr>
            <w:tcW w:w="1701" w:type="dxa"/>
            <w:shd w:val="clear" w:color="auto" w:fill="auto"/>
            <w:noWrap/>
          </w:tcPr>
          <w:p w14:paraId="29BA8D14" w14:textId="1CEF989E"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74C2EF43" w14:textId="77777777" w:rsidR="000B14E8" w:rsidRPr="00FF7B39" w:rsidRDefault="000B14E8" w:rsidP="000B14E8">
            <w:pPr>
              <w:spacing w:before="0" w:after="0"/>
              <w:rPr>
                <w:rFonts w:eastAsia="Times New Roman"/>
                <w:szCs w:val="26"/>
                <w:lang w:eastAsia="en-US"/>
              </w:rPr>
            </w:pPr>
          </w:p>
        </w:tc>
      </w:tr>
      <w:tr w:rsidR="000B14E8" w:rsidRPr="00FF7B39" w14:paraId="739B5ED0" w14:textId="77777777" w:rsidTr="008A6E44">
        <w:trPr>
          <w:trHeight w:val="551"/>
        </w:trPr>
        <w:tc>
          <w:tcPr>
            <w:tcW w:w="1042" w:type="dxa"/>
            <w:shd w:val="clear" w:color="auto" w:fill="auto"/>
            <w:noWrap/>
            <w:vAlign w:val="center"/>
          </w:tcPr>
          <w:p w14:paraId="0F016BF0"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44969C78" w14:textId="24182879"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Tiến trình thời gian của hệ thống đọc thông tin đăng ký của nhà đầu tư đợt đấu giá, book building để gửi dữ liệu cho bảng giá service</w:t>
            </w:r>
          </w:p>
        </w:tc>
        <w:tc>
          <w:tcPr>
            <w:tcW w:w="1701" w:type="dxa"/>
            <w:shd w:val="clear" w:color="auto" w:fill="auto"/>
            <w:noWrap/>
          </w:tcPr>
          <w:p w14:paraId="60FD8FF8" w14:textId="3D4548DF"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7A88F7E7" w14:textId="77777777" w:rsidR="000B14E8" w:rsidRPr="00FF7B39" w:rsidRDefault="000B14E8" w:rsidP="000B14E8">
            <w:pPr>
              <w:spacing w:before="0" w:after="0"/>
              <w:rPr>
                <w:rFonts w:eastAsia="Times New Roman"/>
                <w:szCs w:val="26"/>
                <w:lang w:eastAsia="en-US"/>
              </w:rPr>
            </w:pPr>
          </w:p>
        </w:tc>
      </w:tr>
      <w:tr w:rsidR="000B14E8" w:rsidRPr="00FF7B39" w14:paraId="2397250A" w14:textId="77777777" w:rsidTr="008A6E44">
        <w:trPr>
          <w:trHeight w:val="551"/>
        </w:trPr>
        <w:tc>
          <w:tcPr>
            <w:tcW w:w="1042" w:type="dxa"/>
            <w:shd w:val="clear" w:color="auto" w:fill="auto"/>
            <w:noWrap/>
            <w:vAlign w:val="center"/>
          </w:tcPr>
          <w:p w14:paraId="539E17B3"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730008B0" w14:textId="4DD56C31"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Tiến trình thời gian của hệ thống đọc thông tin lệnh đặt của đợt đấu giá, book building để gửi dữ liệu cho bảng giá service</w:t>
            </w:r>
          </w:p>
        </w:tc>
        <w:tc>
          <w:tcPr>
            <w:tcW w:w="1701" w:type="dxa"/>
            <w:shd w:val="clear" w:color="auto" w:fill="auto"/>
            <w:noWrap/>
          </w:tcPr>
          <w:p w14:paraId="635A3FE5" w14:textId="3DDC7279"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18522D0E" w14:textId="77777777" w:rsidR="000B14E8" w:rsidRPr="00FF7B39" w:rsidRDefault="000B14E8" w:rsidP="000B14E8">
            <w:pPr>
              <w:spacing w:before="0" w:after="0"/>
              <w:rPr>
                <w:rFonts w:eastAsia="Times New Roman"/>
                <w:szCs w:val="26"/>
                <w:lang w:eastAsia="en-US"/>
              </w:rPr>
            </w:pPr>
          </w:p>
        </w:tc>
      </w:tr>
      <w:tr w:rsidR="000B14E8" w:rsidRPr="00FF7B39" w14:paraId="1A24D47E" w14:textId="77777777" w:rsidTr="008A6E44">
        <w:trPr>
          <w:trHeight w:val="551"/>
        </w:trPr>
        <w:tc>
          <w:tcPr>
            <w:tcW w:w="1042" w:type="dxa"/>
            <w:shd w:val="clear" w:color="auto" w:fill="auto"/>
            <w:noWrap/>
            <w:vAlign w:val="center"/>
          </w:tcPr>
          <w:p w14:paraId="22C6314A"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285DA4B3" w14:textId="0FA48386"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Tiến trình thời gian của hệ thống đọc thông tin kết quả của đợt đấu giá, book building để gửi dữ liệu cho bảng giá service</w:t>
            </w:r>
          </w:p>
        </w:tc>
        <w:tc>
          <w:tcPr>
            <w:tcW w:w="1701" w:type="dxa"/>
            <w:shd w:val="clear" w:color="auto" w:fill="auto"/>
            <w:noWrap/>
          </w:tcPr>
          <w:p w14:paraId="2B841F13" w14:textId="4E995F18"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vào</w:t>
            </w:r>
          </w:p>
        </w:tc>
        <w:tc>
          <w:tcPr>
            <w:tcW w:w="1055" w:type="dxa"/>
            <w:shd w:val="clear" w:color="auto" w:fill="auto"/>
            <w:noWrap/>
            <w:vAlign w:val="center"/>
          </w:tcPr>
          <w:p w14:paraId="06A8F0A6" w14:textId="77777777" w:rsidR="000B14E8" w:rsidRPr="00FF7B39" w:rsidRDefault="000B14E8" w:rsidP="000B14E8">
            <w:pPr>
              <w:spacing w:before="0" w:after="0"/>
              <w:rPr>
                <w:rFonts w:eastAsia="Times New Roman"/>
                <w:szCs w:val="26"/>
                <w:lang w:eastAsia="en-US"/>
              </w:rPr>
            </w:pPr>
          </w:p>
        </w:tc>
      </w:tr>
      <w:tr w:rsidR="000B14E8" w:rsidRPr="00FF7B39" w14:paraId="76D8DCA1" w14:textId="77777777" w:rsidTr="008A6E44">
        <w:trPr>
          <w:trHeight w:val="551"/>
        </w:trPr>
        <w:tc>
          <w:tcPr>
            <w:tcW w:w="1042" w:type="dxa"/>
            <w:shd w:val="clear" w:color="auto" w:fill="auto"/>
            <w:noWrap/>
            <w:vAlign w:val="center"/>
          </w:tcPr>
          <w:p w14:paraId="429A5BFD"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36C7DFCA" w14:textId="3556587D"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Service bảng giá nhận thông tin đấu giá từ hệ thống đấu giá, book building và lưu vào bộ đệm của phần mềm. Hệ thống bảng giá hiển thị thông tin đợt đấu giá, book building từ bộ đệm</w:t>
            </w:r>
          </w:p>
        </w:tc>
        <w:tc>
          <w:tcPr>
            <w:tcW w:w="1701" w:type="dxa"/>
            <w:shd w:val="clear" w:color="auto" w:fill="auto"/>
            <w:noWrap/>
          </w:tcPr>
          <w:p w14:paraId="2CE10AEC" w14:textId="65813A85"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506CBE99" w14:textId="77777777" w:rsidR="000B14E8" w:rsidRPr="00FF7B39" w:rsidRDefault="000B14E8" w:rsidP="000B14E8">
            <w:pPr>
              <w:spacing w:before="0" w:after="0"/>
              <w:rPr>
                <w:rFonts w:eastAsia="Times New Roman"/>
                <w:szCs w:val="26"/>
                <w:lang w:eastAsia="en-US"/>
              </w:rPr>
            </w:pPr>
          </w:p>
        </w:tc>
      </w:tr>
      <w:tr w:rsidR="000B14E8" w:rsidRPr="00FF7B39" w14:paraId="00FF3A18" w14:textId="77777777" w:rsidTr="008A6E44">
        <w:trPr>
          <w:trHeight w:val="551"/>
        </w:trPr>
        <w:tc>
          <w:tcPr>
            <w:tcW w:w="1042" w:type="dxa"/>
            <w:shd w:val="clear" w:color="auto" w:fill="auto"/>
            <w:noWrap/>
            <w:vAlign w:val="center"/>
          </w:tcPr>
          <w:p w14:paraId="7894FFA6" w14:textId="77777777" w:rsidR="000B14E8" w:rsidRPr="00E63C01" w:rsidRDefault="000B14E8" w:rsidP="00C928E4">
            <w:pPr>
              <w:pStyle w:val="ListParagraph"/>
              <w:numPr>
                <w:ilvl w:val="0"/>
                <w:numId w:val="42"/>
              </w:numPr>
              <w:rPr>
                <w:b/>
              </w:rPr>
            </w:pPr>
          </w:p>
        </w:tc>
        <w:tc>
          <w:tcPr>
            <w:tcW w:w="4962" w:type="dxa"/>
            <w:shd w:val="clear" w:color="auto" w:fill="auto"/>
            <w:vAlign w:val="center"/>
          </w:tcPr>
          <w:p w14:paraId="07208A8E" w14:textId="439A174A" w:rsidR="000B14E8" w:rsidRPr="00FA0B67" w:rsidRDefault="00E63C01" w:rsidP="00E63C01">
            <w:pPr>
              <w:rPr>
                <w:rFonts w:asciiTheme="majorHAnsi" w:hAnsiTheme="majorHAnsi" w:cstheme="majorHAnsi"/>
                <w:b/>
                <w:sz w:val="28"/>
                <w:szCs w:val="28"/>
              </w:rPr>
            </w:pPr>
            <w:r w:rsidRPr="00FA0B67">
              <w:rPr>
                <w:rFonts w:asciiTheme="majorHAnsi" w:hAnsiTheme="majorHAnsi" w:cstheme="majorHAnsi"/>
                <w:b/>
                <w:sz w:val="28"/>
                <w:szCs w:val="28"/>
              </w:rPr>
              <w:t>Báo cáo</w:t>
            </w:r>
          </w:p>
        </w:tc>
        <w:tc>
          <w:tcPr>
            <w:tcW w:w="1701" w:type="dxa"/>
            <w:shd w:val="clear" w:color="auto" w:fill="auto"/>
            <w:noWrap/>
          </w:tcPr>
          <w:p w14:paraId="067017D2" w14:textId="321485EF" w:rsidR="000B14E8" w:rsidRPr="00FA0B67" w:rsidRDefault="000B14E8" w:rsidP="000B14E8">
            <w:pPr>
              <w:rPr>
                <w:rFonts w:asciiTheme="majorHAnsi" w:hAnsiTheme="majorHAnsi" w:cstheme="majorHAnsi"/>
                <w:sz w:val="28"/>
                <w:szCs w:val="28"/>
              </w:rPr>
            </w:pPr>
          </w:p>
        </w:tc>
        <w:tc>
          <w:tcPr>
            <w:tcW w:w="1055" w:type="dxa"/>
            <w:shd w:val="clear" w:color="auto" w:fill="auto"/>
            <w:noWrap/>
            <w:vAlign w:val="center"/>
          </w:tcPr>
          <w:p w14:paraId="154E898A" w14:textId="77777777" w:rsidR="000B14E8" w:rsidRPr="00FF7B39" w:rsidRDefault="000B14E8" w:rsidP="000B14E8">
            <w:pPr>
              <w:spacing w:before="0" w:after="0"/>
              <w:rPr>
                <w:rFonts w:eastAsia="Times New Roman"/>
                <w:szCs w:val="26"/>
                <w:lang w:eastAsia="en-US"/>
              </w:rPr>
            </w:pPr>
          </w:p>
        </w:tc>
      </w:tr>
      <w:tr w:rsidR="000B14E8" w:rsidRPr="00FF7B39" w14:paraId="6A173662" w14:textId="77777777" w:rsidTr="001905A3">
        <w:trPr>
          <w:trHeight w:val="551"/>
        </w:trPr>
        <w:tc>
          <w:tcPr>
            <w:tcW w:w="1042" w:type="dxa"/>
            <w:shd w:val="clear" w:color="auto" w:fill="auto"/>
            <w:noWrap/>
            <w:vAlign w:val="center"/>
          </w:tcPr>
          <w:p w14:paraId="0672484C"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694C3305" w14:textId="6B42FB02"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thực hiện xem báo cáo Thông báo kết quả đấu giá cổ phần. Hệ thống hiển thị thông tin kết quả đấu giá cổ phần.</w:t>
            </w:r>
          </w:p>
        </w:tc>
        <w:tc>
          <w:tcPr>
            <w:tcW w:w="1701" w:type="dxa"/>
            <w:shd w:val="clear" w:color="auto" w:fill="auto"/>
            <w:noWrap/>
          </w:tcPr>
          <w:p w14:paraId="2B4E357D" w14:textId="63049DE7" w:rsidR="000B14E8" w:rsidRPr="00FA0B67" w:rsidRDefault="000B14E8" w:rsidP="00E63C01">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E63C01" w:rsidRPr="00FA0B67">
              <w:rPr>
                <w:rFonts w:asciiTheme="majorHAnsi" w:hAnsiTheme="majorHAnsi" w:cstheme="majorHAnsi"/>
                <w:sz w:val="28"/>
                <w:szCs w:val="28"/>
              </w:rPr>
              <w:t>ra</w:t>
            </w:r>
          </w:p>
        </w:tc>
        <w:tc>
          <w:tcPr>
            <w:tcW w:w="1055" w:type="dxa"/>
            <w:shd w:val="clear" w:color="auto" w:fill="auto"/>
            <w:noWrap/>
            <w:vAlign w:val="center"/>
          </w:tcPr>
          <w:p w14:paraId="7266BABF" w14:textId="77777777" w:rsidR="000B14E8" w:rsidRPr="00FF7B39" w:rsidRDefault="000B14E8" w:rsidP="000B14E8">
            <w:pPr>
              <w:spacing w:before="0" w:after="0"/>
              <w:rPr>
                <w:rFonts w:eastAsia="Times New Roman"/>
                <w:szCs w:val="26"/>
                <w:lang w:eastAsia="en-US"/>
              </w:rPr>
            </w:pPr>
          </w:p>
        </w:tc>
      </w:tr>
      <w:tr w:rsidR="000B14E8" w:rsidRPr="00FF7B39" w14:paraId="691FEFE9" w14:textId="77777777" w:rsidTr="008A6E44">
        <w:trPr>
          <w:trHeight w:val="551"/>
        </w:trPr>
        <w:tc>
          <w:tcPr>
            <w:tcW w:w="1042" w:type="dxa"/>
            <w:shd w:val="clear" w:color="auto" w:fill="auto"/>
            <w:noWrap/>
            <w:vAlign w:val="center"/>
          </w:tcPr>
          <w:p w14:paraId="636C9608" w14:textId="77777777" w:rsidR="000B14E8" w:rsidRPr="00E63C01"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57C4AABD" w14:textId="57363696" w:rsidR="000B14E8" w:rsidRPr="00FA0B67" w:rsidRDefault="00CE5B56" w:rsidP="00E63C01">
            <w:pPr>
              <w:rPr>
                <w:rFonts w:asciiTheme="majorHAnsi" w:eastAsia="Times New Roman" w:hAnsiTheme="majorHAnsi" w:cstheme="majorHAnsi"/>
                <w:sz w:val="28"/>
                <w:szCs w:val="28"/>
                <w:lang w:eastAsia="en-US"/>
              </w:rPr>
            </w:pPr>
            <w:hyperlink r:id="rId17" w:history="1">
              <w:r w:rsidR="000B14E8" w:rsidRPr="00FA0B67">
                <w:rPr>
                  <w:rFonts w:asciiTheme="majorHAnsi" w:hAnsiTheme="majorHAnsi" w:cstheme="majorHAnsi"/>
                  <w:sz w:val="28"/>
                  <w:szCs w:val="28"/>
                </w:rPr>
                <w:t>Cán bộ nghiệp vụ thực hiện xem báo cáo sổ đăng ký tham gia đấu giá. Hệ thống hiển thị mẫu báo cáo sổ đăng ký tham dự đấu giá tổng hợp.</w:t>
              </w:r>
            </w:hyperlink>
          </w:p>
        </w:tc>
        <w:tc>
          <w:tcPr>
            <w:tcW w:w="1701" w:type="dxa"/>
            <w:shd w:val="clear" w:color="auto" w:fill="auto"/>
            <w:noWrap/>
          </w:tcPr>
          <w:p w14:paraId="2ED6FBD6" w14:textId="0A69E2C7" w:rsidR="000B14E8" w:rsidRPr="00FA0B67" w:rsidRDefault="00E63C01"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08881F28" w14:textId="77777777" w:rsidR="000B14E8" w:rsidRPr="00FF7B39" w:rsidRDefault="000B14E8" w:rsidP="000B14E8">
            <w:pPr>
              <w:spacing w:before="0" w:after="0"/>
              <w:rPr>
                <w:rFonts w:eastAsia="Times New Roman"/>
                <w:szCs w:val="26"/>
                <w:lang w:eastAsia="en-US"/>
              </w:rPr>
            </w:pPr>
          </w:p>
        </w:tc>
      </w:tr>
      <w:tr w:rsidR="000B14E8" w:rsidRPr="00FF7B39" w14:paraId="530ED466" w14:textId="77777777" w:rsidTr="00983F52">
        <w:trPr>
          <w:trHeight w:val="551"/>
        </w:trPr>
        <w:tc>
          <w:tcPr>
            <w:tcW w:w="1042" w:type="dxa"/>
            <w:shd w:val="clear" w:color="auto" w:fill="auto"/>
            <w:noWrap/>
            <w:vAlign w:val="center"/>
          </w:tcPr>
          <w:p w14:paraId="487564CE"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5AA90D33" w14:textId="55D90A3B" w:rsidR="000B14E8" w:rsidRPr="00FA0B67" w:rsidRDefault="00CE5B56" w:rsidP="000B14E8">
            <w:pPr>
              <w:rPr>
                <w:rFonts w:asciiTheme="majorHAnsi" w:hAnsiTheme="majorHAnsi" w:cstheme="majorHAnsi"/>
                <w:sz w:val="28"/>
                <w:szCs w:val="28"/>
              </w:rPr>
            </w:pPr>
            <w:hyperlink r:id="rId18" w:history="1">
              <w:r w:rsidR="000B14E8" w:rsidRPr="00FA0B67">
                <w:rPr>
                  <w:rFonts w:asciiTheme="majorHAnsi" w:hAnsiTheme="majorHAnsi" w:cstheme="majorHAnsi"/>
                  <w:sz w:val="28"/>
                  <w:szCs w:val="28"/>
                </w:rPr>
                <w:t>Cán bộ nghiệp vụ thực hiện xem báo cáo sổ đăng ký tham gia đấu giá chi tiết. Hệ thống hiển thị mẫu báo cáo sổ đăng ký tham dự đấu giá chi tiết.</w:t>
              </w:r>
            </w:hyperlink>
          </w:p>
        </w:tc>
        <w:tc>
          <w:tcPr>
            <w:tcW w:w="1701" w:type="dxa"/>
            <w:shd w:val="clear" w:color="auto" w:fill="auto"/>
            <w:noWrap/>
          </w:tcPr>
          <w:p w14:paraId="226C399E" w14:textId="317947A5" w:rsidR="000B14E8" w:rsidRPr="00FA0B67" w:rsidRDefault="000B14E8" w:rsidP="00E63C01">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E63C01" w:rsidRPr="00FA0B67">
              <w:rPr>
                <w:rFonts w:asciiTheme="majorHAnsi" w:hAnsiTheme="majorHAnsi" w:cstheme="majorHAnsi"/>
                <w:sz w:val="28"/>
                <w:szCs w:val="28"/>
              </w:rPr>
              <w:t>ra</w:t>
            </w:r>
          </w:p>
        </w:tc>
        <w:tc>
          <w:tcPr>
            <w:tcW w:w="1055" w:type="dxa"/>
            <w:shd w:val="clear" w:color="auto" w:fill="auto"/>
            <w:noWrap/>
            <w:vAlign w:val="center"/>
          </w:tcPr>
          <w:p w14:paraId="2CEB1EF1" w14:textId="77777777" w:rsidR="000B14E8" w:rsidRPr="00FF7B39" w:rsidRDefault="000B14E8" w:rsidP="000B14E8">
            <w:pPr>
              <w:spacing w:before="0" w:after="0"/>
              <w:rPr>
                <w:rFonts w:eastAsia="Times New Roman"/>
                <w:szCs w:val="26"/>
                <w:lang w:eastAsia="en-US"/>
              </w:rPr>
            </w:pPr>
          </w:p>
        </w:tc>
      </w:tr>
      <w:tr w:rsidR="000B14E8" w:rsidRPr="00FF7B39" w14:paraId="15B967A4" w14:textId="77777777" w:rsidTr="00983F52">
        <w:trPr>
          <w:trHeight w:val="551"/>
        </w:trPr>
        <w:tc>
          <w:tcPr>
            <w:tcW w:w="1042" w:type="dxa"/>
            <w:shd w:val="clear" w:color="auto" w:fill="auto"/>
            <w:noWrap/>
            <w:vAlign w:val="center"/>
          </w:tcPr>
          <w:p w14:paraId="03B9357A"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73452F9B" w14:textId="483C85BC"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thực hiện xem báo cáo bảng tổng hợp kết quả đăng ký tham dự đấu giá. Hệ thống hiển thị mẫu báo cáo bảng tổng hợp kết quả đăng ký.</w:t>
            </w:r>
          </w:p>
        </w:tc>
        <w:tc>
          <w:tcPr>
            <w:tcW w:w="1701" w:type="dxa"/>
            <w:shd w:val="clear" w:color="auto" w:fill="auto"/>
            <w:noWrap/>
          </w:tcPr>
          <w:p w14:paraId="4040468B" w14:textId="1A4E2708" w:rsidR="000B14E8" w:rsidRPr="00FA0B67" w:rsidRDefault="000B14E8" w:rsidP="00E63C01">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E63C01" w:rsidRPr="00FA0B67">
              <w:rPr>
                <w:rFonts w:asciiTheme="majorHAnsi" w:hAnsiTheme="majorHAnsi" w:cstheme="majorHAnsi"/>
                <w:sz w:val="28"/>
                <w:szCs w:val="28"/>
              </w:rPr>
              <w:t>ra</w:t>
            </w:r>
          </w:p>
        </w:tc>
        <w:tc>
          <w:tcPr>
            <w:tcW w:w="1055" w:type="dxa"/>
            <w:shd w:val="clear" w:color="auto" w:fill="auto"/>
            <w:noWrap/>
            <w:vAlign w:val="center"/>
          </w:tcPr>
          <w:p w14:paraId="7CDF186F" w14:textId="77777777" w:rsidR="000B14E8" w:rsidRPr="00FF7B39" w:rsidRDefault="000B14E8" w:rsidP="000B14E8">
            <w:pPr>
              <w:spacing w:before="0" w:after="0"/>
              <w:rPr>
                <w:rFonts w:eastAsia="Times New Roman"/>
                <w:szCs w:val="26"/>
                <w:lang w:eastAsia="en-US"/>
              </w:rPr>
            </w:pPr>
          </w:p>
        </w:tc>
      </w:tr>
      <w:tr w:rsidR="000B14E8" w:rsidRPr="00FF7B39" w14:paraId="056BCF5A" w14:textId="77777777" w:rsidTr="00983F52">
        <w:trPr>
          <w:trHeight w:val="551"/>
        </w:trPr>
        <w:tc>
          <w:tcPr>
            <w:tcW w:w="1042" w:type="dxa"/>
            <w:shd w:val="clear" w:color="auto" w:fill="auto"/>
            <w:noWrap/>
            <w:vAlign w:val="center"/>
          </w:tcPr>
          <w:p w14:paraId="4CADBEA7"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4077DBDE" w14:textId="2F7ECECE" w:rsidR="000B14E8" w:rsidRPr="00FA0B67" w:rsidRDefault="00CE5B56" w:rsidP="000B14E8">
            <w:pPr>
              <w:rPr>
                <w:rFonts w:asciiTheme="majorHAnsi" w:hAnsiTheme="majorHAnsi" w:cstheme="majorHAnsi"/>
                <w:sz w:val="28"/>
                <w:szCs w:val="28"/>
              </w:rPr>
            </w:pPr>
            <w:hyperlink r:id="rId19" w:history="1">
              <w:r w:rsidR="000B14E8" w:rsidRPr="00FA0B67">
                <w:rPr>
                  <w:rFonts w:asciiTheme="majorHAnsi" w:hAnsiTheme="majorHAnsi" w:cstheme="majorHAnsi"/>
                  <w:sz w:val="28"/>
                  <w:szCs w:val="28"/>
                </w:rPr>
                <w:t>Cán bộ nghiệp vụ thực hiện xem báo cáo thông báo kết quả đấu giá cổ phần. Hệ thống hiển thị mẫu báo cáo thông báo kết quả đấu giá cổ phần.</w:t>
              </w:r>
            </w:hyperlink>
          </w:p>
        </w:tc>
        <w:tc>
          <w:tcPr>
            <w:tcW w:w="1701" w:type="dxa"/>
            <w:shd w:val="clear" w:color="auto" w:fill="auto"/>
            <w:noWrap/>
          </w:tcPr>
          <w:p w14:paraId="513AAD43" w14:textId="31B3D7B2" w:rsidR="000B14E8" w:rsidRPr="00FA0B67" w:rsidRDefault="000B14E8" w:rsidP="00E63C01">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E63C01" w:rsidRPr="00FA0B67">
              <w:rPr>
                <w:rFonts w:asciiTheme="majorHAnsi" w:hAnsiTheme="majorHAnsi" w:cstheme="majorHAnsi"/>
                <w:sz w:val="28"/>
                <w:szCs w:val="28"/>
              </w:rPr>
              <w:t>ra</w:t>
            </w:r>
          </w:p>
        </w:tc>
        <w:tc>
          <w:tcPr>
            <w:tcW w:w="1055" w:type="dxa"/>
            <w:shd w:val="clear" w:color="auto" w:fill="auto"/>
            <w:noWrap/>
            <w:vAlign w:val="center"/>
          </w:tcPr>
          <w:p w14:paraId="5315C678" w14:textId="77777777" w:rsidR="000B14E8" w:rsidRPr="00FF7B39" w:rsidRDefault="000B14E8" w:rsidP="000B14E8">
            <w:pPr>
              <w:spacing w:before="0" w:after="0"/>
              <w:rPr>
                <w:rFonts w:eastAsia="Times New Roman"/>
                <w:szCs w:val="26"/>
                <w:lang w:eastAsia="en-US"/>
              </w:rPr>
            </w:pPr>
          </w:p>
        </w:tc>
      </w:tr>
      <w:tr w:rsidR="000B14E8" w:rsidRPr="00FF7B39" w14:paraId="02661724" w14:textId="77777777" w:rsidTr="00983F52">
        <w:trPr>
          <w:trHeight w:val="551"/>
        </w:trPr>
        <w:tc>
          <w:tcPr>
            <w:tcW w:w="1042" w:type="dxa"/>
            <w:shd w:val="clear" w:color="auto" w:fill="auto"/>
            <w:noWrap/>
            <w:vAlign w:val="center"/>
          </w:tcPr>
          <w:p w14:paraId="7A98E89C"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5720AAD2" w14:textId="2ED09126" w:rsidR="000B14E8" w:rsidRPr="00FA0B67" w:rsidRDefault="00CE5B56" w:rsidP="000B14E8">
            <w:pPr>
              <w:rPr>
                <w:rFonts w:asciiTheme="majorHAnsi" w:hAnsiTheme="majorHAnsi" w:cstheme="majorHAnsi"/>
                <w:sz w:val="28"/>
                <w:szCs w:val="28"/>
              </w:rPr>
            </w:pPr>
            <w:hyperlink r:id="rId20" w:history="1">
              <w:r w:rsidR="000B14E8" w:rsidRPr="00FA0B67">
                <w:rPr>
                  <w:rFonts w:asciiTheme="majorHAnsi" w:hAnsiTheme="majorHAnsi" w:cstheme="majorHAnsi"/>
                  <w:sz w:val="28"/>
                  <w:szCs w:val="28"/>
                </w:rPr>
                <w:t>Cán bộ nghiệp vụ thực hiện xem báo cáo kết quả đấu giá cổ phần. Hệ thống hiển thị mẫu báo cáo kết quả đấu giá cổ phần</w:t>
              </w:r>
            </w:hyperlink>
          </w:p>
        </w:tc>
        <w:tc>
          <w:tcPr>
            <w:tcW w:w="1701" w:type="dxa"/>
            <w:shd w:val="clear" w:color="auto" w:fill="auto"/>
            <w:noWrap/>
          </w:tcPr>
          <w:p w14:paraId="1B4627C3" w14:textId="03E86BED" w:rsidR="000B14E8" w:rsidRPr="00FA0B67" w:rsidRDefault="000B14E8" w:rsidP="00E63C01">
            <w:pPr>
              <w:rPr>
                <w:rFonts w:asciiTheme="majorHAnsi" w:hAnsiTheme="majorHAnsi" w:cstheme="majorHAnsi"/>
                <w:sz w:val="28"/>
                <w:szCs w:val="28"/>
              </w:rPr>
            </w:pPr>
            <w:r w:rsidRPr="00FA0B67">
              <w:rPr>
                <w:rFonts w:asciiTheme="majorHAnsi" w:hAnsiTheme="majorHAnsi" w:cstheme="majorHAnsi"/>
                <w:sz w:val="28"/>
                <w:szCs w:val="28"/>
              </w:rPr>
              <w:t>Dữ liệu đầ</w:t>
            </w:r>
            <w:r w:rsidR="00E63C01" w:rsidRPr="00FA0B67">
              <w:rPr>
                <w:rFonts w:asciiTheme="majorHAnsi" w:hAnsiTheme="majorHAnsi" w:cstheme="majorHAnsi"/>
                <w:sz w:val="28"/>
                <w:szCs w:val="28"/>
              </w:rPr>
              <w:t>u ra</w:t>
            </w:r>
          </w:p>
        </w:tc>
        <w:tc>
          <w:tcPr>
            <w:tcW w:w="1055" w:type="dxa"/>
            <w:shd w:val="clear" w:color="auto" w:fill="auto"/>
            <w:noWrap/>
            <w:vAlign w:val="center"/>
          </w:tcPr>
          <w:p w14:paraId="6D7025C6" w14:textId="77777777" w:rsidR="000B14E8" w:rsidRPr="00FF7B39" w:rsidRDefault="000B14E8" w:rsidP="000B14E8">
            <w:pPr>
              <w:spacing w:before="0" w:after="0"/>
              <w:rPr>
                <w:rFonts w:eastAsia="Times New Roman"/>
                <w:szCs w:val="26"/>
                <w:lang w:eastAsia="en-US"/>
              </w:rPr>
            </w:pPr>
          </w:p>
        </w:tc>
      </w:tr>
      <w:tr w:rsidR="000B14E8" w:rsidRPr="00FF7B39" w14:paraId="03F92430" w14:textId="77777777" w:rsidTr="00983F52">
        <w:trPr>
          <w:trHeight w:val="551"/>
        </w:trPr>
        <w:tc>
          <w:tcPr>
            <w:tcW w:w="1042" w:type="dxa"/>
            <w:shd w:val="clear" w:color="auto" w:fill="auto"/>
            <w:noWrap/>
            <w:vAlign w:val="center"/>
          </w:tcPr>
          <w:p w14:paraId="68CF9712"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7EE37D67" w14:textId="1C10F21A"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 xml:space="preserve">Cán bộ nghiệp vụ thực hiện xem báo cáo danh sách nhà đầu tư trúng giá theo đại </w:t>
            </w:r>
            <w:r w:rsidRPr="00FA0B67">
              <w:rPr>
                <w:rFonts w:asciiTheme="majorHAnsi" w:hAnsiTheme="majorHAnsi" w:cstheme="majorHAnsi"/>
                <w:sz w:val="28"/>
                <w:szCs w:val="28"/>
              </w:rPr>
              <w:lastRenderedPageBreak/>
              <w:t>lý. Hệ thống hiển thị mẫu báo cáo danh sách nhà đầu tư trúng giá theo đại lý.</w:t>
            </w:r>
          </w:p>
        </w:tc>
        <w:tc>
          <w:tcPr>
            <w:tcW w:w="1701" w:type="dxa"/>
            <w:shd w:val="clear" w:color="auto" w:fill="auto"/>
            <w:noWrap/>
          </w:tcPr>
          <w:p w14:paraId="784EDFE3" w14:textId="455FD301"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lastRenderedPageBreak/>
              <w:t>Dữ liệu đầu ra</w:t>
            </w:r>
          </w:p>
        </w:tc>
        <w:tc>
          <w:tcPr>
            <w:tcW w:w="1055" w:type="dxa"/>
            <w:shd w:val="clear" w:color="auto" w:fill="auto"/>
            <w:noWrap/>
            <w:vAlign w:val="center"/>
          </w:tcPr>
          <w:p w14:paraId="04EFF0E5" w14:textId="77777777" w:rsidR="000B14E8" w:rsidRPr="00FF7B39" w:rsidRDefault="000B14E8" w:rsidP="000B14E8">
            <w:pPr>
              <w:spacing w:before="0" w:after="0"/>
              <w:rPr>
                <w:rFonts w:eastAsia="Times New Roman"/>
                <w:szCs w:val="26"/>
                <w:lang w:eastAsia="en-US"/>
              </w:rPr>
            </w:pPr>
          </w:p>
        </w:tc>
      </w:tr>
      <w:tr w:rsidR="000B14E8" w:rsidRPr="00FF7B39" w14:paraId="44A5E1A2" w14:textId="77777777" w:rsidTr="008A6E44">
        <w:trPr>
          <w:trHeight w:val="551"/>
        </w:trPr>
        <w:tc>
          <w:tcPr>
            <w:tcW w:w="1042" w:type="dxa"/>
            <w:shd w:val="clear" w:color="auto" w:fill="auto"/>
            <w:noWrap/>
            <w:vAlign w:val="center"/>
          </w:tcPr>
          <w:p w14:paraId="1CE9C562"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4F45FA98" w14:textId="00DC281E"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thực hiện xem báo cáo danh sách nhà đầu tư nhận lại tiền đặt cọc. Hệ thống hiển thị mẫu báo cáo danh sách nhà đầu tư nhận lại tiền đặt cọc.</w:t>
            </w:r>
          </w:p>
        </w:tc>
        <w:tc>
          <w:tcPr>
            <w:tcW w:w="1701" w:type="dxa"/>
            <w:shd w:val="clear" w:color="auto" w:fill="auto"/>
            <w:noWrap/>
          </w:tcPr>
          <w:p w14:paraId="4AAB89B0" w14:textId="6317646E" w:rsidR="000B14E8" w:rsidRPr="00FA0B67" w:rsidRDefault="000B14E8" w:rsidP="00E63C01">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E63C01" w:rsidRPr="00FA0B67">
              <w:rPr>
                <w:rFonts w:asciiTheme="majorHAnsi" w:hAnsiTheme="majorHAnsi" w:cstheme="majorHAnsi"/>
                <w:sz w:val="28"/>
                <w:szCs w:val="28"/>
              </w:rPr>
              <w:t>ra</w:t>
            </w:r>
          </w:p>
        </w:tc>
        <w:tc>
          <w:tcPr>
            <w:tcW w:w="1055" w:type="dxa"/>
            <w:shd w:val="clear" w:color="auto" w:fill="auto"/>
            <w:noWrap/>
            <w:vAlign w:val="center"/>
          </w:tcPr>
          <w:p w14:paraId="31CDF111" w14:textId="77777777" w:rsidR="000B14E8" w:rsidRPr="00FF7B39" w:rsidRDefault="000B14E8" w:rsidP="000B14E8">
            <w:pPr>
              <w:spacing w:before="0" w:after="0"/>
              <w:rPr>
                <w:rFonts w:eastAsia="Times New Roman"/>
                <w:szCs w:val="26"/>
                <w:lang w:eastAsia="en-US"/>
              </w:rPr>
            </w:pPr>
          </w:p>
        </w:tc>
      </w:tr>
      <w:tr w:rsidR="000B14E8" w:rsidRPr="00FF7B39" w14:paraId="4C4898DE" w14:textId="77777777" w:rsidTr="008A6E44">
        <w:trPr>
          <w:trHeight w:val="551"/>
        </w:trPr>
        <w:tc>
          <w:tcPr>
            <w:tcW w:w="1042" w:type="dxa"/>
            <w:shd w:val="clear" w:color="auto" w:fill="auto"/>
            <w:noWrap/>
            <w:vAlign w:val="center"/>
          </w:tcPr>
          <w:p w14:paraId="08566013"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74B06F26" w14:textId="0BAB4C3E"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thực hiện xem báo cáo danh sách nhà đầu tư vi phạm quy chế. Hệ thống hiển thị mẫu báo cáo danh sách nhà đầu tư vi phạm quy chế.</w:t>
            </w:r>
          </w:p>
        </w:tc>
        <w:tc>
          <w:tcPr>
            <w:tcW w:w="1701" w:type="dxa"/>
            <w:shd w:val="clear" w:color="auto" w:fill="auto"/>
            <w:noWrap/>
          </w:tcPr>
          <w:p w14:paraId="2FA4F220" w14:textId="024CA018" w:rsidR="000B14E8" w:rsidRPr="00FA0B67" w:rsidRDefault="000B14E8" w:rsidP="00E63C01">
            <w:pPr>
              <w:rPr>
                <w:rFonts w:asciiTheme="majorHAnsi" w:hAnsiTheme="majorHAnsi" w:cstheme="majorHAnsi"/>
                <w:sz w:val="28"/>
                <w:szCs w:val="28"/>
              </w:rPr>
            </w:pPr>
            <w:r w:rsidRPr="00FA0B67">
              <w:rPr>
                <w:rFonts w:asciiTheme="majorHAnsi" w:hAnsiTheme="majorHAnsi" w:cstheme="majorHAnsi"/>
                <w:sz w:val="28"/>
                <w:szCs w:val="28"/>
              </w:rPr>
              <w:t xml:space="preserve">Dữ liệu đầu </w:t>
            </w:r>
            <w:r w:rsidR="00E63C01" w:rsidRPr="00FA0B67">
              <w:rPr>
                <w:rFonts w:asciiTheme="majorHAnsi" w:hAnsiTheme="majorHAnsi" w:cstheme="majorHAnsi"/>
                <w:sz w:val="28"/>
                <w:szCs w:val="28"/>
              </w:rPr>
              <w:t>ra</w:t>
            </w:r>
          </w:p>
        </w:tc>
        <w:tc>
          <w:tcPr>
            <w:tcW w:w="1055" w:type="dxa"/>
            <w:shd w:val="clear" w:color="auto" w:fill="auto"/>
            <w:noWrap/>
            <w:vAlign w:val="center"/>
          </w:tcPr>
          <w:p w14:paraId="65E99010" w14:textId="77777777" w:rsidR="000B14E8" w:rsidRPr="00FF7B39" w:rsidRDefault="000B14E8" w:rsidP="000B14E8">
            <w:pPr>
              <w:spacing w:before="0" w:after="0"/>
              <w:rPr>
                <w:rFonts w:eastAsia="Times New Roman"/>
                <w:szCs w:val="26"/>
                <w:lang w:eastAsia="en-US"/>
              </w:rPr>
            </w:pPr>
          </w:p>
        </w:tc>
      </w:tr>
      <w:tr w:rsidR="000B14E8" w:rsidRPr="00FF7B39" w14:paraId="5D697AA0" w14:textId="77777777" w:rsidTr="008A6E44">
        <w:trPr>
          <w:trHeight w:val="551"/>
        </w:trPr>
        <w:tc>
          <w:tcPr>
            <w:tcW w:w="1042" w:type="dxa"/>
            <w:shd w:val="clear" w:color="auto" w:fill="auto"/>
            <w:noWrap/>
            <w:vAlign w:val="center"/>
          </w:tcPr>
          <w:p w14:paraId="7A1A378F"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5AD26302" w14:textId="0A6E52B5"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thực hiện xem báo cáo bảng kê trả lại tiền đặt cọc cho đại lý. Hệ thống hiển thị mẫu báo cáo bảng kê trả lại tiền đặt cọc cho đại lý.</w:t>
            </w:r>
          </w:p>
        </w:tc>
        <w:tc>
          <w:tcPr>
            <w:tcW w:w="1701" w:type="dxa"/>
            <w:shd w:val="clear" w:color="auto" w:fill="auto"/>
            <w:noWrap/>
          </w:tcPr>
          <w:p w14:paraId="542D1985" w14:textId="1413F2A1" w:rsidR="000B14E8" w:rsidRPr="00FA0B67" w:rsidRDefault="00E63C01"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6138DC54" w14:textId="77777777" w:rsidR="000B14E8" w:rsidRPr="00FF7B39" w:rsidRDefault="000B14E8" w:rsidP="000B14E8">
            <w:pPr>
              <w:spacing w:before="0" w:after="0"/>
              <w:rPr>
                <w:rFonts w:eastAsia="Times New Roman"/>
                <w:szCs w:val="26"/>
                <w:lang w:eastAsia="en-US"/>
              </w:rPr>
            </w:pPr>
          </w:p>
        </w:tc>
      </w:tr>
      <w:tr w:rsidR="000B14E8" w:rsidRPr="00FF7B39" w14:paraId="4CB16BBB" w14:textId="77777777" w:rsidTr="00983F52">
        <w:trPr>
          <w:trHeight w:val="551"/>
        </w:trPr>
        <w:tc>
          <w:tcPr>
            <w:tcW w:w="1042" w:type="dxa"/>
            <w:shd w:val="clear" w:color="auto" w:fill="auto"/>
            <w:noWrap/>
            <w:vAlign w:val="center"/>
          </w:tcPr>
          <w:p w14:paraId="794C5C3E" w14:textId="77777777" w:rsidR="000B14E8" w:rsidRPr="00B80857" w:rsidRDefault="000B14E8"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017BA858" w14:textId="31332730" w:rsidR="000B14E8" w:rsidRPr="00FA0B67" w:rsidRDefault="000B14E8" w:rsidP="000B14E8">
            <w:pPr>
              <w:rPr>
                <w:rFonts w:asciiTheme="majorHAnsi" w:hAnsiTheme="majorHAnsi" w:cstheme="majorHAnsi"/>
                <w:sz w:val="28"/>
                <w:szCs w:val="28"/>
              </w:rPr>
            </w:pPr>
            <w:r w:rsidRPr="00FA0B67">
              <w:rPr>
                <w:rFonts w:asciiTheme="majorHAnsi" w:hAnsiTheme="majorHAnsi" w:cstheme="majorHAnsi"/>
                <w:sz w:val="28"/>
                <w:szCs w:val="28"/>
              </w:rPr>
              <w:t>Cán bộ nghiệp vụ thực hiện xem báo cáo danh sách nhà đầu tư nhận lại tiền thừa. Hệ thống hiển thị mẫu báo cáo danh sách nhà đầu tư nhận lại tiền thừa</w:t>
            </w:r>
          </w:p>
        </w:tc>
        <w:tc>
          <w:tcPr>
            <w:tcW w:w="1701" w:type="dxa"/>
            <w:shd w:val="clear" w:color="auto" w:fill="auto"/>
            <w:noWrap/>
          </w:tcPr>
          <w:p w14:paraId="7FF5E825" w14:textId="5CE6F7FD" w:rsidR="000B14E8" w:rsidRPr="00FA0B67" w:rsidRDefault="00E63C01"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17D7CBC8" w14:textId="77777777" w:rsidR="000B14E8" w:rsidRPr="00FF7B39" w:rsidRDefault="000B14E8" w:rsidP="000B14E8">
            <w:pPr>
              <w:spacing w:before="0" w:after="0"/>
              <w:rPr>
                <w:rFonts w:eastAsia="Times New Roman"/>
                <w:szCs w:val="26"/>
                <w:lang w:eastAsia="en-US"/>
              </w:rPr>
            </w:pPr>
          </w:p>
        </w:tc>
      </w:tr>
      <w:tr w:rsidR="00366004" w:rsidRPr="00FF7B39" w14:paraId="352DFBA7" w14:textId="77777777" w:rsidTr="00983F52">
        <w:trPr>
          <w:trHeight w:val="551"/>
        </w:trPr>
        <w:tc>
          <w:tcPr>
            <w:tcW w:w="1042" w:type="dxa"/>
            <w:shd w:val="clear" w:color="auto" w:fill="auto"/>
            <w:noWrap/>
            <w:vAlign w:val="center"/>
          </w:tcPr>
          <w:p w14:paraId="2609C284" w14:textId="77777777" w:rsidR="00366004" w:rsidRPr="00B80857" w:rsidRDefault="00366004"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5F780310" w14:textId="385162F4" w:rsidR="00366004" w:rsidRPr="00FA0B67" w:rsidRDefault="00366004" w:rsidP="00366004">
            <w:pPr>
              <w:rPr>
                <w:rFonts w:asciiTheme="majorHAnsi" w:hAnsiTheme="majorHAnsi" w:cstheme="majorHAnsi"/>
                <w:sz w:val="28"/>
                <w:szCs w:val="28"/>
              </w:rPr>
            </w:pPr>
            <w:r w:rsidRPr="00FA0B67">
              <w:rPr>
                <w:rFonts w:asciiTheme="majorHAnsi" w:hAnsiTheme="majorHAnsi" w:cstheme="majorHAnsi"/>
                <w:sz w:val="28"/>
                <w:szCs w:val="28"/>
              </w:rPr>
              <w:t>Cán bộ nghiệp vụ thực hiện xem báo cáo danh sách nhà đầu tư vi phạm quy chế nhận lại tiền đặt cọc Hệ thống hiển thị mẫu báo cáo danh sách nhà đầu tư vi phạm quy chế nhận lại tiền đặt cọc.</w:t>
            </w:r>
          </w:p>
        </w:tc>
        <w:tc>
          <w:tcPr>
            <w:tcW w:w="1701" w:type="dxa"/>
            <w:shd w:val="clear" w:color="auto" w:fill="auto"/>
            <w:noWrap/>
          </w:tcPr>
          <w:p w14:paraId="1A1A7719" w14:textId="47D5C3E4" w:rsidR="00366004" w:rsidRPr="00FA0B67" w:rsidRDefault="00366004"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0457BE58" w14:textId="77777777" w:rsidR="00366004" w:rsidRPr="00FF7B39" w:rsidRDefault="00366004" w:rsidP="000B14E8">
            <w:pPr>
              <w:spacing w:before="0" w:after="0"/>
              <w:rPr>
                <w:rFonts w:eastAsia="Times New Roman"/>
                <w:szCs w:val="26"/>
                <w:lang w:eastAsia="en-US"/>
              </w:rPr>
            </w:pPr>
          </w:p>
        </w:tc>
      </w:tr>
      <w:tr w:rsidR="00366004" w:rsidRPr="00FF7B39" w14:paraId="7A85D993" w14:textId="77777777" w:rsidTr="00983F52">
        <w:trPr>
          <w:trHeight w:val="551"/>
        </w:trPr>
        <w:tc>
          <w:tcPr>
            <w:tcW w:w="1042" w:type="dxa"/>
            <w:shd w:val="clear" w:color="auto" w:fill="auto"/>
            <w:noWrap/>
            <w:vAlign w:val="center"/>
          </w:tcPr>
          <w:p w14:paraId="3A998933" w14:textId="77777777" w:rsidR="00366004" w:rsidRPr="00B80857" w:rsidRDefault="00366004"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2F313C66" w14:textId="23DD4F50" w:rsidR="00366004" w:rsidRPr="00FA0B67" w:rsidRDefault="00366004" w:rsidP="00366004">
            <w:pPr>
              <w:rPr>
                <w:rFonts w:asciiTheme="majorHAnsi" w:hAnsiTheme="majorHAnsi" w:cstheme="majorHAnsi"/>
                <w:sz w:val="28"/>
                <w:szCs w:val="28"/>
              </w:rPr>
            </w:pPr>
            <w:r w:rsidRPr="00FA0B67">
              <w:rPr>
                <w:rFonts w:asciiTheme="majorHAnsi" w:hAnsiTheme="majorHAnsi" w:cstheme="majorHAnsi"/>
                <w:sz w:val="28"/>
                <w:szCs w:val="28"/>
              </w:rPr>
              <w:t xml:space="preserve">Cán bộ nghiệp vụ thực hiện xem báo cáo danh sách nhà đầu tư sở hữu chứng khoán </w:t>
            </w:r>
            <w:r w:rsidRPr="00FA0B67">
              <w:rPr>
                <w:rFonts w:asciiTheme="majorHAnsi" w:hAnsiTheme="majorHAnsi" w:cstheme="majorHAnsi"/>
                <w:sz w:val="28"/>
                <w:szCs w:val="28"/>
              </w:rPr>
              <w:lastRenderedPageBreak/>
              <w:t>theo đại lý. Hệ thống hiển thị mẫu báo cáo danh sách nhà đầu tư sở hữu chứng khoán theo đại lý.</w:t>
            </w:r>
          </w:p>
        </w:tc>
        <w:tc>
          <w:tcPr>
            <w:tcW w:w="1701" w:type="dxa"/>
            <w:shd w:val="clear" w:color="auto" w:fill="auto"/>
            <w:noWrap/>
          </w:tcPr>
          <w:p w14:paraId="0EE6EADA" w14:textId="658A767A" w:rsidR="00366004" w:rsidRPr="00FA0B67" w:rsidRDefault="00366004" w:rsidP="000B14E8">
            <w:pPr>
              <w:rPr>
                <w:rFonts w:asciiTheme="majorHAnsi" w:hAnsiTheme="majorHAnsi" w:cstheme="majorHAnsi"/>
                <w:sz w:val="28"/>
                <w:szCs w:val="28"/>
              </w:rPr>
            </w:pPr>
            <w:r w:rsidRPr="00FA0B67">
              <w:rPr>
                <w:rFonts w:asciiTheme="majorHAnsi" w:hAnsiTheme="majorHAnsi" w:cstheme="majorHAnsi"/>
                <w:sz w:val="28"/>
                <w:szCs w:val="28"/>
              </w:rPr>
              <w:lastRenderedPageBreak/>
              <w:t>Dữ liệu đầu ra</w:t>
            </w:r>
          </w:p>
        </w:tc>
        <w:tc>
          <w:tcPr>
            <w:tcW w:w="1055" w:type="dxa"/>
            <w:shd w:val="clear" w:color="auto" w:fill="auto"/>
            <w:noWrap/>
            <w:vAlign w:val="center"/>
          </w:tcPr>
          <w:p w14:paraId="4BCC5FD9" w14:textId="77777777" w:rsidR="00366004" w:rsidRPr="00FF7B39" w:rsidRDefault="00366004" w:rsidP="000B14E8">
            <w:pPr>
              <w:spacing w:before="0" w:after="0"/>
              <w:rPr>
                <w:rFonts w:eastAsia="Times New Roman"/>
                <w:szCs w:val="26"/>
                <w:lang w:eastAsia="en-US"/>
              </w:rPr>
            </w:pPr>
          </w:p>
        </w:tc>
      </w:tr>
      <w:tr w:rsidR="00366004" w:rsidRPr="00FF7B39" w14:paraId="6D5F0318" w14:textId="77777777" w:rsidTr="00983F52">
        <w:trPr>
          <w:trHeight w:val="551"/>
        </w:trPr>
        <w:tc>
          <w:tcPr>
            <w:tcW w:w="1042" w:type="dxa"/>
            <w:shd w:val="clear" w:color="auto" w:fill="auto"/>
            <w:noWrap/>
            <w:vAlign w:val="center"/>
          </w:tcPr>
          <w:p w14:paraId="7840C344" w14:textId="77777777" w:rsidR="00366004" w:rsidRPr="00B80857" w:rsidRDefault="00366004"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67901252" w14:textId="75ACA7F4" w:rsidR="00366004" w:rsidRPr="00FA0B67" w:rsidRDefault="00366004" w:rsidP="00366004">
            <w:pPr>
              <w:rPr>
                <w:rFonts w:asciiTheme="majorHAnsi" w:hAnsiTheme="majorHAnsi" w:cstheme="majorHAnsi"/>
                <w:sz w:val="28"/>
                <w:szCs w:val="28"/>
              </w:rPr>
            </w:pPr>
            <w:r w:rsidRPr="00FA0B67">
              <w:rPr>
                <w:rFonts w:asciiTheme="majorHAnsi" w:hAnsiTheme="majorHAnsi" w:cstheme="majorHAnsi"/>
                <w:sz w:val="28"/>
                <w:szCs w:val="28"/>
              </w:rPr>
              <w:t>Cán bộ nghiệp vụ thực hiện xem báo cáo danh sách nhà đầu tư từ chối mua cổ phần. Hệ thống hiển thị mẫu báo cáo danh sách nhà đầu tư từ chối mua cổ phần.</w:t>
            </w:r>
          </w:p>
        </w:tc>
        <w:tc>
          <w:tcPr>
            <w:tcW w:w="1701" w:type="dxa"/>
            <w:shd w:val="clear" w:color="auto" w:fill="auto"/>
            <w:noWrap/>
          </w:tcPr>
          <w:p w14:paraId="1D1BAF21" w14:textId="5F6594F7" w:rsidR="00366004" w:rsidRPr="00FA0B67" w:rsidRDefault="00366004"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4A1A4893" w14:textId="77777777" w:rsidR="00366004" w:rsidRPr="00FF7B39" w:rsidRDefault="00366004" w:rsidP="000B14E8">
            <w:pPr>
              <w:spacing w:before="0" w:after="0"/>
              <w:rPr>
                <w:rFonts w:eastAsia="Times New Roman"/>
                <w:szCs w:val="26"/>
                <w:lang w:eastAsia="en-US"/>
              </w:rPr>
            </w:pPr>
          </w:p>
        </w:tc>
      </w:tr>
      <w:tr w:rsidR="00366004" w:rsidRPr="00FF7B39" w14:paraId="33F5FD41" w14:textId="77777777" w:rsidTr="00983F52">
        <w:trPr>
          <w:trHeight w:val="551"/>
        </w:trPr>
        <w:tc>
          <w:tcPr>
            <w:tcW w:w="1042" w:type="dxa"/>
            <w:shd w:val="clear" w:color="auto" w:fill="auto"/>
            <w:noWrap/>
            <w:vAlign w:val="center"/>
          </w:tcPr>
          <w:p w14:paraId="0FC314D7" w14:textId="77777777" w:rsidR="00366004" w:rsidRPr="00B80857" w:rsidRDefault="00366004"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4A032E02" w14:textId="7B90217A" w:rsidR="00366004" w:rsidRPr="00FA0B67" w:rsidRDefault="00366004" w:rsidP="00366004">
            <w:pPr>
              <w:rPr>
                <w:rFonts w:asciiTheme="majorHAnsi" w:hAnsiTheme="majorHAnsi" w:cstheme="majorHAnsi"/>
                <w:sz w:val="28"/>
                <w:szCs w:val="28"/>
              </w:rPr>
            </w:pPr>
            <w:r w:rsidRPr="00FA0B67">
              <w:rPr>
                <w:rFonts w:asciiTheme="majorHAnsi" w:hAnsiTheme="majorHAnsi" w:cstheme="majorHAnsi"/>
                <w:sz w:val="28"/>
                <w:szCs w:val="28"/>
              </w:rPr>
              <w:t>Cán bộ nghiệp vụ thực hiện xem báo cáo bảng kê thanh toán tiền mua cổ phần. Hệ thống hiển thị mẫu báo cáo bảng kê thanh toán tiền mua cổ phần.</w:t>
            </w:r>
          </w:p>
        </w:tc>
        <w:tc>
          <w:tcPr>
            <w:tcW w:w="1701" w:type="dxa"/>
            <w:shd w:val="clear" w:color="auto" w:fill="auto"/>
            <w:noWrap/>
          </w:tcPr>
          <w:p w14:paraId="7708DB83" w14:textId="4BE45371" w:rsidR="00366004" w:rsidRPr="00FA0B67" w:rsidRDefault="00366004"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29DA3A29" w14:textId="77777777" w:rsidR="00366004" w:rsidRPr="00FF7B39" w:rsidRDefault="00366004" w:rsidP="000B14E8">
            <w:pPr>
              <w:spacing w:before="0" w:after="0"/>
              <w:rPr>
                <w:rFonts w:eastAsia="Times New Roman"/>
                <w:szCs w:val="26"/>
                <w:lang w:eastAsia="en-US"/>
              </w:rPr>
            </w:pPr>
          </w:p>
        </w:tc>
      </w:tr>
      <w:tr w:rsidR="00366004" w:rsidRPr="00FF7B39" w14:paraId="0EFE61DD" w14:textId="77777777" w:rsidTr="00983F52">
        <w:trPr>
          <w:trHeight w:val="551"/>
        </w:trPr>
        <w:tc>
          <w:tcPr>
            <w:tcW w:w="1042" w:type="dxa"/>
            <w:shd w:val="clear" w:color="auto" w:fill="auto"/>
            <w:noWrap/>
            <w:vAlign w:val="center"/>
          </w:tcPr>
          <w:p w14:paraId="26E84BDE" w14:textId="77777777" w:rsidR="00366004" w:rsidRPr="00B80857" w:rsidRDefault="00366004"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38B33819" w14:textId="62F3F0BA" w:rsidR="00366004" w:rsidRPr="00FA0B67" w:rsidRDefault="00366004" w:rsidP="00366004">
            <w:pPr>
              <w:rPr>
                <w:rFonts w:asciiTheme="majorHAnsi" w:hAnsiTheme="majorHAnsi" w:cstheme="majorHAnsi"/>
                <w:sz w:val="28"/>
                <w:szCs w:val="28"/>
              </w:rPr>
            </w:pPr>
            <w:r w:rsidRPr="00FA0B67">
              <w:rPr>
                <w:rFonts w:asciiTheme="majorHAnsi" w:hAnsiTheme="majorHAnsi" w:cstheme="majorHAnsi"/>
                <w:sz w:val="28"/>
                <w:szCs w:val="28"/>
              </w:rPr>
              <w:t>Cán bộ nghiệp vụ thực hiện xem báo cáo thông báo kết quả thanh toán bán đấu giá. Hệ thống hiển thị mẫu báo cáo kết quả thanh toán đấu giá.</w:t>
            </w:r>
          </w:p>
        </w:tc>
        <w:tc>
          <w:tcPr>
            <w:tcW w:w="1701" w:type="dxa"/>
            <w:shd w:val="clear" w:color="auto" w:fill="auto"/>
            <w:noWrap/>
          </w:tcPr>
          <w:p w14:paraId="4E7BF69D" w14:textId="1AF3DFCA" w:rsidR="00366004" w:rsidRPr="00FA0B67" w:rsidRDefault="00366004"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04B0D595" w14:textId="77777777" w:rsidR="00366004" w:rsidRPr="00FF7B39" w:rsidRDefault="00366004" w:rsidP="000B14E8">
            <w:pPr>
              <w:spacing w:before="0" w:after="0"/>
              <w:rPr>
                <w:rFonts w:eastAsia="Times New Roman"/>
                <w:szCs w:val="26"/>
                <w:lang w:eastAsia="en-US"/>
              </w:rPr>
            </w:pPr>
          </w:p>
        </w:tc>
      </w:tr>
      <w:tr w:rsidR="00366004" w:rsidRPr="00FF7B39" w14:paraId="58970C27" w14:textId="77777777" w:rsidTr="00983F52">
        <w:trPr>
          <w:trHeight w:val="551"/>
        </w:trPr>
        <w:tc>
          <w:tcPr>
            <w:tcW w:w="1042" w:type="dxa"/>
            <w:shd w:val="clear" w:color="auto" w:fill="auto"/>
            <w:noWrap/>
            <w:vAlign w:val="center"/>
          </w:tcPr>
          <w:p w14:paraId="340E06EC" w14:textId="77777777" w:rsidR="00366004" w:rsidRPr="00B80857" w:rsidRDefault="00366004"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192C4CB3" w14:textId="528EE564" w:rsidR="00366004" w:rsidRPr="00FA0B67" w:rsidRDefault="00366004" w:rsidP="00366004">
            <w:pPr>
              <w:rPr>
                <w:rFonts w:asciiTheme="majorHAnsi" w:hAnsiTheme="majorHAnsi" w:cstheme="majorHAnsi"/>
                <w:sz w:val="28"/>
                <w:szCs w:val="28"/>
              </w:rPr>
            </w:pPr>
            <w:r w:rsidRPr="00FA0B67">
              <w:rPr>
                <w:rFonts w:asciiTheme="majorHAnsi" w:hAnsiTheme="majorHAnsi" w:cstheme="majorHAnsi"/>
                <w:sz w:val="28"/>
                <w:szCs w:val="28"/>
              </w:rPr>
              <w:t>Cán bộ nghiệp vụ thực hiện xem báo cáo biên bản xác định kết quả. Hệ thống hiển thị mẫu báo cáo biên bản xác định kết quả.</w:t>
            </w:r>
          </w:p>
        </w:tc>
        <w:tc>
          <w:tcPr>
            <w:tcW w:w="1701" w:type="dxa"/>
            <w:shd w:val="clear" w:color="auto" w:fill="auto"/>
            <w:noWrap/>
          </w:tcPr>
          <w:p w14:paraId="53873502" w14:textId="300ED486" w:rsidR="00366004" w:rsidRPr="00FA0B67" w:rsidRDefault="00366004"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05098098" w14:textId="77777777" w:rsidR="00366004" w:rsidRPr="00FF7B39" w:rsidRDefault="00366004" w:rsidP="000B14E8">
            <w:pPr>
              <w:spacing w:before="0" w:after="0"/>
              <w:rPr>
                <w:rFonts w:eastAsia="Times New Roman"/>
                <w:szCs w:val="26"/>
                <w:lang w:eastAsia="en-US"/>
              </w:rPr>
            </w:pPr>
          </w:p>
        </w:tc>
      </w:tr>
      <w:tr w:rsidR="00366004" w:rsidRPr="00FF7B39" w14:paraId="45C467E2" w14:textId="77777777" w:rsidTr="00983F52">
        <w:trPr>
          <w:trHeight w:val="551"/>
        </w:trPr>
        <w:tc>
          <w:tcPr>
            <w:tcW w:w="1042" w:type="dxa"/>
            <w:shd w:val="clear" w:color="auto" w:fill="auto"/>
            <w:noWrap/>
            <w:vAlign w:val="center"/>
          </w:tcPr>
          <w:p w14:paraId="51D0703B" w14:textId="77777777" w:rsidR="00366004" w:rsidRPr="00B80857" w:rsidRDefault="00366004"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446E6F49" w14:textId="4572EA9C" w:rsidR="00366004" w:rsidRPr="00FA0B67" w:rsidRDefault="00366004" w:rsidP="00366004">
            <w:pPr>
              <w:rPr>
                <w:rFonts w:asciiTheme="majorHAnsi" w:hAnsiTheme="majorHAnsi" w:cstheme="majorHAnsi"/>
                <w:sz w:val="28"/>
                <w:szCs w:val="28"/>
              </w:rPr>
            </w:pPr>
            <w:r w:rsidRPr="00FA0B67">
              <w:rPr>
                <w:rFonts w:asciiTheme="majorHAnsi" w:hAnsiTheme="majorHAnsi" w:cstheme="majorHAnsi"/>
                <w:sz w:val="28"/>
                <w:szCs w:val="28"/>
              </w:rPr>
              <w:t>Cán bộ nghiệp vụ thực hiện xem báo cáo tạm dừng đợt đấu giá. Hệ thống hiển thị mẫu báo cáo tạm dừng đợt đấu giá</w:t>
            </w:r>
          </w:p>
        </w:tc>
        <w:tc>
          <w:tcPr>
            <w:tcW w:w="1701" w:type="dxa"/>
            <w:shd w:val="clear" w:color="auto" w:fill="auto"/>
            <w:noWrap/>
          </w:tcPr>
          <w:p w14:paraId="5BB013EB" w14:textId="5D4C03D9" w:rsidR="00366004" w:rsidRPr="00FA0B67" w:rsidRDefault="00366004" w:rsidP="000B14E8">
            <w:pPr>
              <w:rPr>
                <w:rFonts w:asciiTheme="majorHAnsi" w:hAnsiTheme="majorHAnsi" w:cstheme="majorHAnsi"/>
                <w:sz w:val="28"/>
                <w:szCs w:val="28"/>
              </w:rPr>
            </w:pPr>
            <w:r w:rsidRPr="00FA0B67">
              <w:rPr>
                <w:rFonts w:asciiTheme="majorHAnsi" w:hAnsiTheme="majorHAnsi" w:cstheme="majorHAnsi"/>
                <w:sz w:val="28"/>
                <w:szCs w:val="28"/>
              </w:rPr>
              <w:t>Dữ liệu đầu ra</w:t>
            </w:r>
          </w:p>
        </w:tc>
        <w:tc>
          <w:tcPr>
            <w:tcW w:w="1055" w:type="dxa"/>
            <w:shd w:val="clear" w:color="auto" w:fill="auto"/>
            <w:noWrap/>
            <w:vAlign w:val="center"/>
          </w:tcPr>
          <w:p w14:paraId="0CF8F464" w14:textId="77777777" w:rsidR="00366004" w:rsidRPr="00FF7B39" w:rsidRDefault="00366004" w:rsidP="000B14E8">
            <w:pPr>
              <w:spacing w:before="0" w:after="0"/>
              <w:rPr>
                <w:rFonts w:eastAsia="Times New Roman"/>
                <w:szCs w:val="26"/>
                <w:lang w:eastAsia="en-US"/>
              </w:rPr>
            </w:pPr>
          </w:p>
        </w:tc>
      </w:tr>
      <w:tr w:rsidR="00366004" w:rsidRPr="00FF7B39" w14:paraId="5AFAF801" w14:textId="77777777" w:rsidTr="00983F52">
        <w:trPr>
          <w:trHeight w:val="551"/>
        </w:trPr>
        <w:tc>
          <w:tcPr>
            <w:tcW w:w="1042" w:type="dxa"/>
            <w:shd w:val="clear" w:color="auto" w:fill="auto"/>
            <w:noWrap/>
            <w:vAlign w:val="center"/>
          </w:tcPr>
          <w:p w14:paraId="0360568A" w14:textId="77777777" w:rsidR="00366004" w:rsidRPr="00B80857" w:rsidRDefault="00366004" w:rsidP="00C928E4">
            <w:pPr>
              <w:pStyle w:val="ListParagraph"/>
              <w:numPr>
                <w:ilvl w:val="0"/>
                <w:numId w:val="41"/>
              </w:numPr>
              <w:spacing w:before="0"/>
              <w:jc w:val="center"/>
              <w:rPr>
                <w:rFonts w:eastAsia="Times New Roman"/>
                <w:szCs w:val="26"/>
              </w:rPr>
            </w:pPr>
          </w:p>
        </w:tc>
        <w:tc>
          <w:tcPr>
            <w:tcW w:w="4962" w:type="dxa"/>
            <w:shd w:val="clear" w:color="auto" w:fill="auto"/>
            <w:vAlign w:val="center"/>
          </w:tcPr>
          <w:p w14:paraId="21E49918" w14:textId="7E9D03CB" w:rsidR="00366004" w:rsidRPr="00366004" w:rsidRDefault="00366004" w:rsidP="00366004">
            <w:r>
              <w:t>Cán bộ nghiệp vụ thực hiện xem báo cáo hủy đợt đấu giá. Hệ thống hiển thị mẫu báo cáo hủy đợt đấu giá.</w:t>
            </w:r>
          </w:p>
        </w:tc>
        <w:tc>
          <w:tcPr>
            <w:tcW w:w="1701" w:type="dxa"/>
            <w:shd w:val="clear" w:color="auto" w:fill="auto"/>
            <w:noWrap/>
          </w:tcPr>
          <w:p w14:paraId="59D1E098" w14:textId="01FA11FF" w:rsidR="00366004" w:rsidRPr="00E63C01" w:rsidRDefault="00366004" w:rsidP="000B14E8">
            <w:r w:rsidRPr="00E63C01">
              <w:t>Dữ liệu đầu ra</w:t>
            </w:r>
          </w:p>
        </w:tc>
        <w:tc>
          <w:tcPr>
            <w:tcW w:w="1055" w:type="dxa"/>
            <w:shd w:val="clear" w:color="auto" w:fill="auto"/>
            <w:noWrap/>
            <w:vAlign w:val="center"/>
          </w:tcPr>
          <w:p w14:paraId="63A20DDE" w14:textId="77777777" w:rsidR="00366004" w:rsidRPr="00FF7B39" w:rsidRDefault="00366004" w:rsidP="000B14E8">
            <w:pPr>
              <w:spacing w:before="0" w:after="0"/>
              <w:rPr>
                <w:rFonts w:eastAsia="Times New Roman"/>
                <w:szCs w:val="26"/>
                <w:lang w:eastAsia="en-US"/>
              </w:rPr>
            </w:pPr>
          </w:p>
        </w:tc>
      </w:tr>
    </w:tbl>
    <w:p w14:paraId="579294EE" w14:textId="77777777" w:rsidR="00043260" w:rsidRPr="00FF7B39" w:rsidRDefault="00043260">
      <w:pPr>
        <w:spacing w:before="0" w:after="0" w:line="240" w:lineRule="auto"/>
        <w:rPr>
          <w:sz w:val="28"/>
          <w:lang w:eastAsia="zh-CN"/>
        </w:rPr>
      </w:pPr>
      <w:r w:rsidRPr="00FF7B39">
        <w:rPr>
          <w:lang w:eastAsia="zh-CN"/>
        </w:rPr>
        <w:br w:type="page"/>
      </w:r>
    </w:p>
    <w:p w14:paraId="2D685CD5" w14:textId="77777777" w:rsidR="00043260" w:rsidRPr="00FF7B39" w:rsidRDefault="00043260" w:rsidP="00E826FB">
      <w:pPr>
        <w:pStyle w:val="Heading3"/>
        <w:sectPr w:rsidR="00043260" w:rsidRPr="00FF7B39" w:rsidSect="001335E6">
          <w:headerReference w:type="default" r:id="rId21"/>
          <w:footerReference w:type="default" r:id="rId22"/>
          <w:pgSz w:w="11907" w:h="16840" w:code="9"/>
          <w:pgMar w:top="1440" w:right="1134" w:bottom="1440" w:left="1701" w:header="720" w:footer="720" w:gutter="0"/>
          <w:pgNumType w:start="1"/>
          <w:cols w:space="720"/>
          <w:docGrid w:linePitch="360"/>
        </w:sectPr>
      </w:pPr>
      <w:bookmarkStart w:id="78" w:name="_Toc432693382"/>
      <w:bookmarkStart w:id="79" w:name="_Toc433278517"/>
    </w:p>
    <w:p w14:paraId="17BE2036" w14:textId="689BCAB0" w:rsidR="00C70204" w:rsidRDefault="00043260" w:rsidP="00E826FB">
      <w:pPr>
        <w:pStyle w:val="Heading3"/>
      </w:pPr>
      <w:bookmarkStart w:id="80" w:name="_Toc14772023"/>
      <w:r w:rsidRPr="00FF7B39">
        <w:lastRenderedPageBreak/>
        <w:t>B</w:t>
      </w:r>
      <w:r w:rsidR="00E826FB" w:rsidRPr="00FF7B39">
        <w:t>ảng chuyển đổi yêu cầu chức năng sang trường hợp sử dụng</w:t>
      </w:r>
      <w:bookmarkEnd w:id="78"/>
      <w:bookmarkEnd w:id="79"/>
      <w:bookmarkEnd w:id="8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
        <w:gridCol w:w="2978"/>
        <w:gridCol w:w="1521"/>
        <w:gridCol w:w="1250"/>
        <w:gridCol w:w="5365"/>
        <w:gridCol w:w="893"/>
        <w:gridCol w:w="1242"/>
      </w:tblGrid>
      <w:tr w:rsidR="00C70204" w:rsidRPr="005C65C2" w14:paraId="05C60FC5" w14:textId="77777777" w:rsidTr="00BA55C0">
        <w:trPr>
          <w:trHeight w:val="624"/>
        </w:trPr>
        <w:tc>
          <w:tcPr>
            <w:tcW w:w="251" w:type="pct"/>
            <w:shd w:val="clear" w:color="000000" w:fill="BFBFBF"/>
            <w:hideMark/>
          </w:tcPr>
          <w:p w14:paraId="181114DF" w14:textId="77777777" w:rsidR="00C70204" w:rsidRPr="005C65C2" w:rsidRDefault="00C70204" w:rsidP="00F00A11">
            <w:pPr>
              <w:rPr>
                <w:lang w:eastAsia="en-US"/>
              </w:rPr>
            </w:pPr>
            <w:r w:rsidRPr="005C65C2">
              <w:rPr>
                <w:lang w:eastAsia="en-US"/>
              </w:rPr>
              <w:t>STT</w:t>
            </w:r>
          </w:p>
        </w:tc>
        <w:tc>
          <w:tcPr>
            <w:tcW w:w="1067" w:type="pct"/>
            <w:shd w:val="clear" w:color="000000" w:fill="BFBFBF"/>
            <w:vAlign w:val="center"/>
            <w:hideMark/>
          </w:tcPr>
          <w:p w14:paraId="625A797D" w14:textId="77777777" w:rsidR="00C70204" w:rsidRPr="005C65C2" w:rsidRDefault="00C70204" w:rsidP="00F00A11">
            <w:pPr>
              <w:rPr>
                <w:lang w:eastAsia="en-US"/>
              </w:rPr>
            </w:pPr>
            <w:r w:rsidRPr="005C65C2">
              <w:rPr>
                <w:lang w:eastAsia="en-US"/>
              </w:rPr>
              <w:t>Tên User Case</w:t>
            </w:r>
          </w:p>
        </w:tc>
        <w:tc>
          <w:tcPr>
            <w:tcW w:w="545" w:type="pct"/>
            <w:shd w:val="clear" w:color="000000" w:fill="BFBFBF"/>
            <w:hideMark/>
          </w:tcPr>
          <w:p w14:paraId="43F39F61" w14:textId="77777777" w:rsidR="00C70204" w:rsidRPr="005C65C2" w:rsidRDefault="00C70204" w:rsidP="00F00A11">
            <w:pPr>
              <w:rPr>
                <w:lang w:eastAsia="en-US"/>
              </w:rPr>
            </w:pPr>
            <w:r w:rsidRPr="005C65C2">
              <w:rPr>
                <w:lang w:eastAsia="en-US"/>
              </w:rPr>
              <w:t>Tác nhân chính</w:t>
            </w:r>
          </w:p>
        </w:tc>
        <w:tc>
          <w:tcPr>
            <w:tcW w:w="448" w:type="pct"/>
            <w:shd w:val="clear" w:color="000000" w:fill="BFBFBF"/>
            <w:hideMark/>
          </w:tcPr>
          <w:p w14:paraId="74362673" w14:textId="77777777" w:rsidR="00C70204" w:rsidRPr="005C65C2" w:rsidRDefault="00C70204" w:rsidP="00F00A11">
            <w:pPr>
              <w:rPr>
                <w:lang w:eastAsia="en-US"/>
              </w:rPr>
            </w:pPr>
            <w:r w:rsidRPr="005C65C2">
              <w:rPr>
                <w:lang w:eastAsia="en-US"/>
              </w:rPr>
              <w:t>Tác nhân phụ</w:t>
            </w:r>
          </w:p>
        </w:tc>
        <w:tc>
          <w:tcPr>
            <w:tcW w:w="1923" w:type="pct"/>
            <w:shd w:val="clear" w:color="000000" w:fill="BFBFBF"/>
            <w:hideMark/>
          </w:tcPr>
          <w:p w14:paraId="5C6DFE4A" w14:textId="77777777" w:rsidR="00C70204" w:rsidRPr="005C65C2" w:rsidRDefault="00C70204" w:rsidP="00F00A11">
            <w:pPr>
              <w:rPr>
                <w:lang w:eastAsia="en-US"/>
              </w:rPr>
            </w:pPr>
            <w:r w:rsidRPr="005C65C2">
              <w:rPr>
                <w:lang w:eastAsia="en-US"/>
              </w:rPr>
              <w:t>Mô tả trường hợp sử dụng</w:t>
            </w:r>
          </w:p>
        </w:tc>
        <w:tc>
          <w:tcPr>
            <w:tcW w:w="320" w:type="pct"/>
            <w:shd w:val="clear" w:color="000000" w:fill="BFBFBF"/>
            <w:hideMark/>
          </w:tcPr>
          <w:p w14:paraId="02C1481C" w14:textId="77777777" w:rsidR="00C70204" w:rsidRPr="005C65C2" w:rsidRDefault="00C70204" w:rsidP="00F00A11">
            <w:pPr>
              <w:rPr>
                <w:lang w:eastAsia="en-US"/>
              </w:rPr>
            </w:pPr>
            <w:r w:rsidRPr="005C65C2">
              <w:rPr>
                <w:lang w:eastAsia="en-US"/>
              </w:rPr>
              <w:t>Mức độ</w:t>
            </w:r>
          </w:p>
        </w:tc>
        <w:tc>
          <w:tcPr>
            <w:tcW w:w="445" w:type="pct"/>
            <w:shd w:val="clear" w:color="000000" w:fill="BFBFBF"/>
            <w:hideMark/>
          </w:tcPr>
          <w:p w14:paraId="4BF80AE0" w14:textId="77777777" w:rsidR="00C70204" w:rsidRPr="005C65C2" w:rsidRDefault="00C70204" w:rsidP="00F00A11">
            <w:pPr>
              <w:rPr>
                <w:lang w:eastAsia="en-US"/>
              </w:rPr>
            </w:pPr>
            <w:r w:rsidRPr="005C65C2">
              <w:rPr>
                <w:lang w:eastAsia="en-US"/>
              </w:rPr>
              <w:t>Ghi chú</w:t>
            </w:r>
          </w:p>
        </w:tc>
      </w:tr>
      <w:tr w:rsidR="00993869" w:rsidRPr="005C65C2" w14:paraId="6CD799E5" w14:textId="77777777" w:rsidTr="00BA55C0">
        <w:trPr>
          <w:trHeight w:val="312"/>
        </w:trPr>
        <w:tc>
          <w:tcPr>
            <w:tcW w:w="251" w:type="pct"/>
            <w:shd w:val="clear" w:color="000000" w:fill="FFFFFF"/>
          </w:tcPr>
          <w:p w14:paraId="222E68F0" w14:textId="15681431" w:rsidR="00993869" w:rsidRPr="00F00A11" w:rsidRDefault="00993869" w:rsidP="00F00A11">
            <w:pPr>
              <w:rPr>
                <w:b/>
                <w:lang w:eastAsia="en-US"/>
              </w:rPr>
            </w:pPr>
            <w:bookmarkStart w:id="81" w:name="_Toc10734715"/>
            <w:bookmarkStart w:id="82" w:name="_Toc11861353"/>
            <w:bookmarkStart w:id="83" w:name="_Toc11932909"/>
            <w:r w:rsidRPr="00F00A11">
              <w:rPr>
                <w:b/>
                <w:lang w:eastAsia="en-US"/>
              </w:rPr>
              <w:t>I.</w:t>
            </w:r>
            <w:bookmarkEnd w:id="81"/>
            <w:bookmarkEnd w:id="82"/>
            <w:bookmarkEnd w:id="83"/>
          </w:p>
        </w:tc>
        <w:tc>
          <w:tcPr>
            <w:tcW w:w="1067" w:type="pct"/>
            <w:shd w:val="clear" w:color="auto" w:fill="auto"/>
            <w:vAlign w:val="bottom"/>
          </w:tcPr>
          <w:p w14:paraId="697C7CED" w14:textId="64B91F11" w:rsidR="00993869" w:rsidRPr="00F00A11" w:rsidRDefault="008C0E37" w:rsidP="00F00A11">
            <w:pPr>
              <w:rPr>
                <w:b/>
                <w:lang w:eastAsia="en-US"/>
              </w:rPr>
            </w:pPr>
            <w:bookmarkStart w:id="84" w:name="_Toc11861354"/>
            <w:bookmarkStart w:id="85" w:name="_Toc11932910"/>
            <w:r w:rsidRPr="00F00A11">
              <w:rPr>
                <w:b/>
                <w:lang w:eastAsia="en-US"/>
              </w:rPr>
              <w:t>Quản trị hệ thống</w:t>
            </w:r>
            <w:bookmarkEnd w:id="84"/>
            <w:bookmarkEnd w:id="85"/>
          </w:p>
        </w:tc>
        <w:tc>
          <w:tcPr>
            <w:tcW w:w="545" w:type="pct"/>
            <w:shd w:val="clear" w:color="auto" w:fill="auto"/>
            <w:vAlign w:val="center"/>
          </w:tcPr>
          <w:p w14:paraId="67D183B6" w14:textId="77777777" w:rsidR="00993869" w:rsidRPr="004901D0" w:rsidRDefault="00993869" w:rsidP="00F00A11">
            <w:pPr>
              <w:rPr>
                <w:lang w:eastAsia="en-US"/>
              </w:rPr>
            </w:pPr>
          </w:p>
        </w:tc>
        <w:tc>
          <w:tcPr>
            <w:tcW w:w="448" w:type="pct"/>
            <w:shd w:val="clear" w:color="auto" w:fill="auto"/>
          </w:tcPr>
          <w:p w14:paraId="6BB6C15E" w14:textId="77777777" w:rsidR="00993869" w:rsidRPr="004901D0" w:rsidRDefault="00993869" w:rsidP="00F00A11">
            <w:pPr>
              <w:rPr>
                <w:lang w:eastAsia="en-US"/>
              </w:rPr>
            </w:pPr>
          </w:p>
        </w:tc>
        <w:tc>
          <w:tcPr>
            <w:tcW w:w="1923" w:type="pct"/>
            <w:shd w:val="clear" w:color="auto" w:fill="auto"/>
          </w:tcPr>
          <w:p w14:paraId="5D2534B3" w14:textId="77777777" w:rsidR="00993869" w:rsidRPr="004901D0" w:rsidRDefault="00993869" w:rsidP="00F00A11">
            <w:pPr>
              <w:rPr>
                <w:lang w:eastAsia="en-US"/>
              </w:rPr>
            </w:pPr>
          </w:p>
        </w:tc>
        <w:tc>
          <w:tcPr>
            <w:tcW w:w="320" w:type="pct"/>
            <w:shd w:val="clear" w:color="000000" w:fill="FFFFFF"/>
          </w:tcPr>
          <w:p w14:paraId="7763931C" w14:textId="77777777" w:rsidR="00993869" w:rsidRPr="004901D0" w:rsidRDefault="00993869" w:rsidP="00F00A11">
            <w:pPr>
              <w:rPr>
                <w:lang w:eastAsia="en-US"/>
              </w:rPr>
            </w:pPr>
          </w:p>
        </w:tc>
        <w:tc>
          <w:tcPr>
            <w:tcW w:w="445" w:type="pct"/>
            <w:shd w:val="clear" w:color="auto" w:fill="auto"/>
            <w:noWrap/>
          </w:tcPr>
          <w:p w14:paraId="420FA271" w14:textId="77777777" w:rsidR="00993869" w:rsidRPr="004901D0" w:rsidRDefault="00993869" w:rsidP="00F00A11">
            <w:pPr>
              <w:rPr>
                <w:lang w:eastAsia="en-US"/>
              </w:rPr>
            </w:pPr>
          </w:p>
        </w:tc>
      </w:tr>
      <w:tr w:rsidR="0082615E" w:rsidRPr="00FA0B67" w14:paraId="2C016089" w14:textId="77777777" w:rsidTr="00517754">
        <w:trPr>
          <w:trHeight w:val="312"/>
        </w:trPr>
        <w:tc>
          <w:tcPr>
            <w:tcW w:w="251" w:type="pct"/>
            <w:shd w:val="clear" w:color="000000" w:fill="FFFFFF"/>
          </w:tcPr>
          <w:p w14:paraId="1A579B43" w14:textId="705EF07F" w:rsidR="0082615E" w:rsidRPr="00FA0B67" w:rsidRDefault="0082615E" w:rsidP="00F00A11">
            <w:pPr>
              <w:rPr>
                <w:rFonts w:asciiTheme="majorHAnsi" w:hAnsiTheme="majorHAnsi" w:cstheme="majorHAnsi"/>
                <w:sz w:val="28"/>
                <w:szCs w:val="28"/>
                <w:lang w:eastAsia="en-US"/>
              </w:rPr>
            </w:pPr>
            <w:bookmarkStart w:id="86" w:name="_Toc11861355"/>
            <w:bookmarkStart w:id="87" w:name="_Toc11932911"/>
            <w:r w:rsidRPr="00FA0B67">
              <w:rPr>
                <w:rFonts w:asciiTheme="majorHAnsi" w:hAnsiTheme="majorHAnsi" w:cstheme="majorHAnsi"/>
                <w:sz w:val="28"/>
                <w:szCs w:val="28"/>
              </w:rPr>
              <w:t>1</w:t>
            </w:r>
            <w:bookmarkEnd w:id="86"/>
            <w:bookmarkEnd w:id="87"/>
          </w:p>
        </w:tc>
        <w:tc>
          <w:tcPr>
            <w:tcW w:w="1067" w:type="pct"/>
            <w:shd w:val="clear" w:color="auto" w:fill="auto"/>
            <w:vAlign w:val="center"/>
          </w:tcPr>
          <w:p w14:paraId="2DEC10A3" w14:textId="053D3891" w:rsidR="0082615E" w:rsidRPr="00FA0B67" w:rsidRDefault="0082615E" w:rsidP="00F00A11">
            <w:pPr>
              <w:rPr>
                <w:rFonts w:asciiTheme="majorHAnsi" w:hAnsiTheme="majorHAnsi" w:cstheme="majorHAnsi"/>
                <w:sz w:val="28"/>
                <w:szCs w:val="28"/>
                <w:lang w:eastAsia="en-US"/>
              </w:rPr>
            </w:pPr>
            <w:bookmarkStart w:id="88" w:name="_Toc11861356"/>
            <w:bookmarkStart w:id="89" w:name="_Toc11932912"/>
            <w:r w:rsidRPr="00FA0B67">
              <w:rPr>
                <w:rFonts w:asciiTheme="majorHAnsi" w:hAnsiTheme="majorHAnsi" w:cstheme="majorHAnsi"/>
                <w:sz w:val="28"/>
                <w:szCs w:val="28"/>
              </w:rPr>
              <w:t>Đăng nhập, đăng xuất</w:t>
            </w:r>
            <w:bookmarkEnd w:id="88"/>
            <w:bookmarkEnd w:id="89"/>
          </w:p>
        </w:tc>
        <w:tc>
          <w:tcPr>
            <w:tcW w:w="545" w:type="pct"/>
            <w:shd w:val="clear" w:color="auto" w:fill="auto"/>
            <w:vAlign w:val="center"/>
          </w:tcPr>
          <w:p w14:paraId="54471900" w14:textId="18AFD30B" w:rsidR="0082615E" w:rsidRPr="00FA0B67" w:rsidRDefault="0082615E" w:rsidP="00F00A11">
            <w:pPr>
              <w:rPr>
                <w:rFonts w:asciiTheme="majorHAnsi" w:hAnsiTheme="majorHAnsi" w:cstheme="majorHAnsi"/>
                <w:sz w:val="28"/>
                <w:szCs w:val="28"/>
                <w:lang w:eastAsia="en-US"/>
              </w:rPr>
            </w:pPr>
            <w:bookmarkStart w:id="90" w:name="_Toc11861357"/>
            <w:bookmarkStart w:id="91" w:name="_Toc11932913"/>
            <w:r w:rsidRPr="00FA0B67">
              <w:rPr>
                <w:rFonts w:asciiTheme="majorHAnsi" w:hAnsiTheme="majorHAnsi" w:cstheme="majorHAnsi"/>
                <w:sz w:val="28"/>
                <w:szCs w:val="28"/>
              </w:rPr>
              <w:t>Người sử dụng</w:t>
            </w:r>
            <w:bookmarkEnd w:id="90"/>
            <w:bookmarkEnd w:id="91"/>
            <w:r w:rsidRPr="00FA0B67">
              <w:rPr>
                <w:rFonts w:asciiTheme="majorHAnsi" w:hAnsiTheme="majorHAnsi" w:cstheme="majorHAnsi"/>
                <w:sz w:val="28"/>
                <w:szCs w:val="28"/>
              </w:rPr>
              <w:t xml:space="preserve"> </w:t>
            </w:r>
          </w:p>
        </w:tc>
        <w:tc>
          <w:tcPr>
            <w:tcW w:w="448" w:type="pct"/>
            <w:shd w:val="clear" w:color="auto" w:fill="auto"/>
            <w:vAlign w:val="center"/>
          </w:tcPr>
          <w:p w14:paraId="46970265" w14:textId="2C40019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2A43BE06" w14:textId="2E8A11B1" w:rsidR="0082615E" w:rsidRPr="00FA0B67" w:rsidRDefault="0082615E" w:rsidP="00F00A11">
            <w:pPr>
              <w:rPr>
                <w:rFonts w:asciiTheme="majorHAnsi" w:hAnsiTheme="majorHAnsi" w:cstheme="majorHAnsi"/>
                <w:sz w:val="28"/>
                <w:szCs w:val="28"/>
                <w:lang w:eastAsia="en-US"/>
              </w:rPr>
            </w:pPr>
            <w:bookmarkStart w:id="92" w:name="RANGE!G6"/>
            <w:bookmarkStart w:id="93" w:name="_Toc11861358"/>
            <w:bookmarkStart w:id="94" w:name="_Toc11932914"/>
            <w:r w:rsidRPr="00FA0B67">
              <w:rPr>
                <w:rFonts w:asciiTheme="majorHAnsi" w:hAnsiTheme="majorHAnsi" w:cstheme="majorHAnsi"/>
                <w:sz w:val="28"/>
                <w:szCs w:val="28"/>
              </w:rPr>
              <w:t>Use case tổng quát hóa</w:t>
            </w:r>
            <w:bookmarkEnd w:id="92"/>
            <w:bookmarkEnd w:id="93"/>
            <w:bookmarkEnd w:id="94"/>
          </w:p>
        </w:tc>
        <w:tc>
          <w:tcPr>
            <w:tcW w:w="320" w:type="pct"/>
            <w:shd w:val="clear" w:color="000000" w:fill="FFFFFF"/>
          </w:tcPr>
          <w:p w14:paraId="03DDC426" w14:textId="01D5753E" w:rsidR="0082615E" w:rsidRPr="00FA0B67" w:rsidRDefault="0082615E" w:rsidP="00F00A11">
            <w:pPr>
              <w:rPr>
                <w:rFonts w:asciiTheme="majorHAnsi" w:hAnsiTheme="majorHAnsi" w:cstheme="majorHAnsi"/>
                <w:sz w:val="28"/>
                <w:szCs w:val="28"/>
                <w:lang w:eastAsia="en-US"/>
              </w:rPr>
            </w:pPr>
            <w:bookmarkStart w:id="95" w:name="_Toc11861359"/>
            <w:bookmarkStart w:id="96" w:name="_Toc11932915"/>
            <w:r w:rsidRPr="00FA0B67">
              <w:rPr>
                <w:rFonts w:asciiTheme="majorHAnsi" w:hAnsiTheme="majorHAnsi" w:cstheme="majorHAnsi"/>
                <w:sz w:val="28"/>
                <w:szCs w:val="28"/>
              </w:rPr>
              <w:t>B</w:t>
            </w:r>
            <w:bookmarkEnd w:id="95"/>
            <w:bookmarkEnd w:id="96"/>
          </w:p>
        </w:tc>
        <w:tc>
          <w:tcPr>
            <w:tcW w:w="445" w:type="pct"/>
            <w:shd w:val="clear" w:color="auto" w:fill="auto"/>
            <w:noWrap/>
          </w:tcPr>
          <w:p w14:paraId="6DBAA2B8" w14:textId="74FF7901" w:rsidR="0082615E" w:rsidRPr="00FA0B67" w:rsidRDefault="0082615E" w:rsidP="00F00A11">
            <w:pPr>
              <w:rPr>
                <w:rFonts w:asciiTheme="majorHAnsi" w:hAnsiTheme="majorHAnsi" w:cstheme="majorHAnsi"/>
                <w:sz w:val="28"/>
                <w:szCs w:val="28"/>
                <w:lang w:eastAsia="en-US"/>
              </w:rPr>
            </w:pPr>
            <w:bookmarkStart w:id="97" w:name="_Toc11861360"/>
            <w:bookmarkStart w:id="98" w:name="_Toc11932916"/>
            <w:r w:rsidRPr="00FA0B67">
              <w:rPr>
                <w:rFonts w:asciiTheme="majorHAnsi" w:hAnsiTheme="majorHAnsi" w:cstheme="majorHAnsi"/>
                <w:sz w:val="28"/>
                <w:szCs w:val="28"/>
              </w:rPr>
              <w:t>Đơn giản</w:t>
            </w:r>
            <w:bookmarkEnd w:id="97"/>
            <w:bookmarkEnd w:id="98"/>
          </w:p>
        </w:tc>
      </w:tr>
      <w:tr w:rsidR="0082615E" w:rsidRPr="00FA0B67" w14:paraId="478490BC" w14:textId="77777777" w:rsidTr="00517754">
        <w:trPr>
          <w:trHeight w:val="413"/>
        </w:trPr>
        <w:tc>
          <w:tcPr>
            <w:tcW w:w="251" w:type="pct"/>
            <w:shd w:val="clear" w:color="000000" w:fill="FFFFFF"/>
          </w:tcPr>
          <w:p w14:paraId="4BE12CA1" w14:textId="07D1FF0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1879F38F" w14:textId="1E3143B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19816AFA" w14:textId="62FEFE8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14F1AAE0" w14:textId="6B78168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163513BE" w14:textId="79041DF0" w:rsidR="0082615E" w:rsidRPr="00FA0B67" w:rsidRDefault="0082615E" w:rsidP="00F00A11">
            <w:pPr>
              <w:rPr>
                <w:rFonts w:asciiTheme="majorHAnsi" w:hAnsiTheme="majorHAnsi" w:cstheme="majorHAnsi"/>
                <w:sz w:val="28"/>
                <w:szCs w:val="28"/>
                <w:lang w:eastAsia="en-US"/>
              </w:rPr>
            </w:pPr>
            <w:bookmarkStart w:id="99" w:name="_Toc11861361"/>
            <w:bookmarkStart w:id="100" w:name="_Toc11932917"/>
            <w:r w:rsidRPr="00FA0B67">
              <w:rPr>
                <w:rFonts w:asciiTheme="majorHAnsi" w:hAnsiTheme="majorHAnsi" w:cstheme="majorHAnsi"/>
                <w:sz w:val="28"/>
                <w:szCs w:val="28"/>
              </w:rPr>
              <w:t>Người sử dụng thực hiện đăng nhập hệ thống, hệ thống kiểm tra dữ liệu và hiển thị chức năng của cán bộ nghiệp vụ</w:t>
            </w:r>
            <w:bookmarkEnd w:id="99"/>
            <w:bookmarkEnd w:id="100"/>
          </w:p>
        </w:tc>
        <w:tc>
          <w:tcPr>
            <w:tcW w:w="320" w:type="pct"/>
            <w:shd w:val="clear" w:color="000000" w:fill="FFFFFF"/>
          </w:tcPr>
          <w:p w14:paraId="0D4314A0" w14:textId="2DFD80B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617B053B" w14:textId="713ECD8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5F7EB47E" w14:textId="77777777" w:rsidTr="00517754">
        <w:trPr>
          <w:trHeight w:val="413"/>
        </w:trPr>
        <w:tc>
          <w:tcPr>
            <w:tcW w:w="251" w:type="pct"/>
            <w:shd w:val="clear" w:color="000000" w:fill="FFFFFF"/>
          </w:tcPr>
          <w:p w14:paraId="32604129" w14:textId="1160B6D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31B09750" w14:textId="4652886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5EA9B499" w14:textId="6747C9C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2F8237EF" w14:textId="4813F85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31A8AA4F" w14:textId="412BB5F1" w:rsidR="0082615E" w:rsidRPr="00FA0B67" w:rsidRDefault="0082615E" w:rsidP="00F00A11">
            <w:pPr>
              <w:rPr>
                <w:rFonts w:asciiTheme="majorHAnsi" w:hAnsiTheme="majorHAnsi" w:cstheme="majorHAnsi"/>
                <w:sz w:val="28"/>
                <w:szCs w:val="28"/>
              </w:rPr>
            </w:pPr>
            <w:bookmarkStart w:id="101" w:name="_Toc11861362"/>
            <w:bookmarkStart w:id="102" w:name="_Toc11932918"/>
            <w:r w:rsidRPr="00FA0B67">
              <w:rPr>
                <w:rFonts w:asciiTheme="majorHAnsi" w:hAnsiTheme="majorHAnsi" w:cstheme="majorHAnsi"/>
                <w:sz w:val="28"/>
                <w:szCs w:val="28"/>
              </w:rPr>
              <w:t>Người dùng thực hiện đăng xuất hệ thống</w:t>
            </w:r>
            <w:bookmarkEnd w:id="101"/>
            <w:bookmarkEnd w:id="102"/>
          </w:p>
        </w:tc>
        <w:tc>
          <w:tcPr>
            <w:tcW w:w="320" w:type="pct"/>
            <w:shd w:val="clear" w:color="000000" w:fill="FFFFFF"/>
          </w:tcPr>
          <w:p w14:paraId="2E9A746A" w14:textId="44EFB43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7670C692" w14:textId="3AE0AD3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1EC0BEEA" w14:textId="77777777" w:rsidTr="00517754">
        <w:trPr>
          <w:trHeight w:val="624"/>
        </w:trPr>
        <w:tc>
          <w:tcPr>
            <w:tcW w:w="251" w:type="pct"/>
            <w:shd w:val="clear" w:color="000000" w:fill="FFFFFF"/>
          </w:tcPr>
          <w:p w14:paraId="59511D7E" w14:textId="5862FD83" w:rsidR="0082615E" w:rsidRPr="00FA0B67" w:rsidRDefault="0082615E" w:rsidP="00F00A11">
            <w:pPr>
              <w:rPr>
                <w:rFonts w:asciiTheme="majorHAnsi" w:hAnsiTheme="majorHAnsi" w:cstheme="majorHAnsi"/>
                <w:sz w:val="28"/>
                <w:szCs w:val="28"/>
                <w:lang w:eastAsia="en-US"/>
              </w:rPr>
            </w:pPr>
            <w:bookmarkStart w:id="103" w:name="_Toc11861363"/>
            <w:bookmarkStart w:id="104" w:name="_Toc11932919"/>
            <w:r w:rsidRPr="00FA0B67">
              <w:rPr>
                <w:rFonts w:asciiTheme="majorHAnsi" w:hAnsiTheme="majorHAnsi" w:cstheme="majorHAnsi"/>
                <w:sz w:val="28"/>
                <w:szCs w:val="28"/>
              </w:rPr>
              <w:t>2</w:t>
            </w:r>
            <w:bookmarkEnd w:id="103"/>
            <w:bookmarkEnd w:id="104"/>
          </w:p>
        </w:tc>
        <w:tc>
          <w:tcPr>
            <w:tcW w:w="1067" w:type="pct"/>
            <w:shd w:val="clear" w:color="auto" w:fill="auto"/>
            <w:vAlign w:val="center"/>
          </w:tcPr>
          <w:p w14:paraId="17E54E0E" w14:textId="68A46A32" w:rsidR="0082615E" w:rsidRPr="00FA0B67" w:rsidRDefault="0082615E" w:rsidP="00F00A11">
            <w:pPr>
              <w:rPr>
                <w:rFonts w:asciiTheme="majorHAnsi" w:hAnsiTheme="majorHAnsi" w:cstheme="majorHAnsi"/>
                <w:sz w:val="28"/>
                <w:szCs w:val="28"/>
                <w:lang w:eastAsia="en-US"/>
              </w:rPr>
            </w:pPr>
            <w:bookmarkStart w:id="105" w:name="_Toc11861364"/>
            <w:bookmarkStart w:id="106" w:name="_Toc11932920"/>
            <w:r w:rsidRPr="00FA0B67">
              <w:rPr>
                <w:rFonts w:asciiTheme="majorHAnsi" w:hAnsiTheme="majorHAnsi" w:cstheme="majorHAnsi"/>
                <w:sz w:val="28"/>
                <w:szCs w:val="28"/>
              </w:rPr>
              <w:t>Quản lý người sử dụng</w:t>
            </w:r>
            <w:bookmarkEnd w:id="105"/>
            <w:bookmarkEnd w:id="106"/>
          </w:p>
        </w:tc>
        <w:tc>
          <w:tcPr>
            <w:tcW w:w="545" w:type="pct"/>
            <w:shd w:val="clear" w:color="auto" w:fill="auto"/>
            <w:vAlign w:val="center"/>
          </w:tcPr>
          <w:p w14:paraId="52F03C69" w14:textId="068AF7AE" w:rsidR="0082615E" w:rsidRPr="00FA0B67" w:rsidRDefault="0082615E" w:rsidP="00F00A11">
            <w:pPr>
              <w:rPr>
                <w:rFonts w:asciiTheme="majorHAnsi" w:hAnsiTheme="majorHAnsi" w:cstheme="majorHAnsi"/>
                <w:sz w:val="28"/>
                <w:szCs w:val="28"/>
                <w:lang w:eastAsia="en-US"/>
              </w:rPr>
            </w:pPr>
            <w:bookmarkStart w:id="107" w:name="_Toc11861365"/>
            <w:bookmarkStart w:id="108" w:name="_Toc11932921"/>
            <w:r w:rsidRPr="00FA0B67">
              <w:rPr>
                <w:rFonts w:asciiTheme="majorHAnsi" w:hAnsiTheme="majorHAnsi" w:cstheme="majorHAnsi"/>
                <w:sz w:val="28"/>
                <w:szCs w:val="28"/>
              </w:rPr>
              <w:t>Cán bộ nghiệp vụ</w:t>
            </w:r>
            <w:bookmarkEnd w:id="107"/>
            <w:bookmarkEnd w:id="108"/>
          </w:p>
        </w:tc>
        <w:tc>
          <w:tcPr>
            <w:tcW w:w="448" w:type="pct"/>
            <w:shd w:val="clear" w:color="auto" w:fill="auto"/>
            <w:vAlign w:val="center"/>
          </w:tcPr>
          <w:p w14:paraId="654A735D" w14:textId="1C4C76D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7438B436" w14:textId="3C77415D" w:rsidR="0082615E" w:rsidRPr="00FA0B67" w:rsidRDefault="0082615E" w:rsidP="00F00A11">
            <w:pPr>
              <w:rPr>
                <w:rFonts w:asciiTheme="majorHAnsi" w:hAnsiTheme="majorHAnsi" w:cstheme="majorHAnsi"/>
                <w:sz w:val="28"/>
                <w:szCs w:val="28"/>
                <w:lang w:eastAsia="en-US"/>
              </w:rPr>
            </w:pPr>
            <w:bookmarkStart w:id="109" w:name="RANGE!G9"/>
            <w:bookmarkStart w:id="110" w:name="_Toc11861366"/>
            <w:bookmarkStart w:id="111" w:name="_Toc11932922"/>
            <w:r w:rsidRPr="00FA0B67">
              <w:rPr>
                <w:rFonts w:asciiTheme="majorHAnsi" w:hAnsiTheme="majorHAnsi" w:cstheme="majorHAnsi"/>
                <w:sz w:val="28"/>
                <w:szCs w:val="28"/>
              </w:rPr>
              <w:t>Use case tổng quát hóa</w:t>
            </w:r>
            <w:bookmarkEnd w:id="109"/>
            <w:bookmarkEnd w:id="110"/>
            <w:bookmarkEnd w:id="111"/>
          </w:p>
        </w:tc>
        <w:tc>
          <w:tcPr>
            <w:tcW w:w="320" w:type="pct"/>
            <w:shd w:val="clear" w:color="000000" w:fill="FFFFFF"/>
          </w:tcPr>
          <w:p w14:paraId="3E667E5E" w14:textId="461355EA" w:rsidR="0082615E" w:rsidRPr="00FA0B67" w:rsidRDefault="0082615E" w:rsidP="00F00A11">
            <w:pPr>
              <w:rPr>
                <w:rFonts w:asciiTheme="majorHAnsi" w:hAnsiTheme="majorHAnsi" w:cstheme="majorHAnsi"/>
                <w:sz w:val="28"/>
                <w:szCs w:val="28"/>
                <w:lang w:eastAsia="en-US"/>
              </w:rPr>
            </w:pPr>
            <w:bookmarkStart w:id="112" w:name="_Toc11861367"/>
            <w:bookmarkStart w:id="113" w:name="_Toc11932923"/>
            <w:r w:rsidRPr="00FA0B67">
              <w:rPr>
                <w:rFonts w:asciiTheme="majorHAnsi" w:hAnsiTheme="majorHAnsi" w:cstheme="majorHAnsi"/>
                <w:sz w:val="28"/>
                <w:szCs w:val="28"/>
              </w:rPr>
              <w:t>B</w:t>
            </w:r>
            <w:bookmarkEnd w:id="112"/>
            <w:bookmarkEnd w:id="113"/>
          </w:p>
        </w:tc>
        <w:tc>
          <w:tcPr>
            <w:tcW w:w="445" w:type="pct"/>
            <w:shd w:val="clear" w:color="auto" w:fill="auto"/>
            <w:noWrap/>
          </w:tcPr>
          <w:p w14:paraId="7D0AB4A3" w14:textId="6ED3D6A2" w:rsidR="0082615E" w:rsidRPr="00FA0B67" w:rsidRDefault="0082615E" w:rsidP="00F00A11">
            <w:pPr>
              <w:rPr>
                <w:rFonts w:asciiTheme="majorHAnsi" w:hAnsiTheme="majorHAnsi" w:cstheme="majorHAnsi"/>
                <w:sz w:val="28"/>
                <w:szCs w:val="28"/>
                <w:lang w:eastAsia="en-US"/>
              </w:rPr>
            </w:pPr>
            <w:bookmarkStart w:id="114" w:name="_Toc11861368"/>
            <w:bookmarkStart w:id="115" w:name="_Toc11932924"/>
            <w:r w:rsidRPr="00FA0B67">
              <w:rPr>
                <w:rFonts w:asciiTheme="majorHAnsi" w:hAnsiTheme="majorHAnsi" w:cstheme="majorHAnsi"/>
                <w:sz w:val="28"/>
                <w:szCs w:val="28"/>
              </w:rPr>
              <w:t>Trung bình</w:t>
            </w:r>
            <w:bookmarkEnd w:id="114"/>
            <w:bookmarkEnd w:id="115"/>
          </w:p>
        </w:tc>
      </w:tr>
      <w:tr w:rsidR="0082615E" w:rsidRPr="00FA0B67" w14:paraId="379208A8" w14:textId="77777777" w:rsidTr="00517754">
        <w:trPr>
          <w:trHeight w:val="521"/>
        </w:trPr>
        <w:tc>
          <w:tcPr>
            <w:tcW w:w="251" w:type="pct"/>
            <w:shd w:val="clear" w:color="000000" w:fill="FFFFFF"/>
          </w:tcPr>
          <w:p w14:paraId="6368C77C" w14:textId="4FDE02E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45B9CDE4" w14:textId="13215FA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041C889C" w14:textId="025F9BC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55B187E9" w14:textId="28E802C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16B7DB2D" w14:textId="67BF4BD5" w:rsidR="0082615E" w:rsidRPr="00FA0B67" w:rsidRDefault="0082615E" w:rsidP="00F00A11">
            <w:pPr>
              <w:rPr>
                <w:rFonts w:asciiTheme="majorHAnsi" w:hAnsiTheme="majorHAnsi" w:cstheme="majorHAnsi"/>
                <w:sz w:val="28"/>
                <w:szCs w:val="28"/>
                <w:lang w:eastAsia="en-US"/>
              </w:rPr>
            </w:pPr>
            <w:bookmarkStart w:id="116" w:name="_Toc11861369"/>
            <w:bookmarkStart w:id="117" w:name="_Toc11932925"/>
            <w:r w:rsidRPr="00FA0B67">
              <w:rPr>
                <w:rFonts w:asciiTheme="majorHAnsi" w:hAnsiTheme="majorHAnsi" w:cstheme="majorHAnsi"/>
                <w:sz w:val="28"/>
                <w:szCs w:val="28"/>
              </w:rPr>
              <w:t>Cán bộ quản lý thêm mới thông tin người sử dụng. Hệ thống cập nhật thông tin vào CSDL</w:t>
            </w:r>
            <w:bookmarkEnd w:id="116"/>
            <w:bookmarkEnd w:id="117"/>
          </w:p>
        </w:tc>
        <w:tc>
          <w:tcPr>
            <w:tcW w:w="320" w:type="pct"/>
            <w:shd w:val="clear" w:color="000000" w:fill="FFFFFF"/>
          </w:tcPr>
          <w:p w14:paraId="2660058C" w14:textId="30CD1C6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4CC1882D" w14:textId="47C8203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7DEE6361" w14:textId="77777777" w:rsidTr="00517754">
        <w:trPr>
          <w:trHeight w:val="521"/>
        </w:trPr>
        <w:tc>
          <w:tcPr>
            <w:tcW w:w="251" w:type="pct"/>
            <w:shd w:val="clear" w:color="000000" w:fill="FFFFFF"/>
          </w:tcPr>
          <w:p w14:paraId="6EA7428F" w14:textId="6389CF8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1067" w:type="pct"/>
            <w:shd w:val="clear" w:color="auto" w:fill="auto"/>
            <w:vAlign w:val="center"/>
          </w:tcPr>
          <w:p w14:paraId="21B14756" w14:textId="38EB423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290A6A90" w14:textId="3457049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0FA6D242" w14:textId="095867A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0DDCED72" w14:textId="1F8C639B" w:rsidR="0082615E" w:rsidRPr="00FA0B67" w:rsidRDefault="0082615E" w:rsidP="00F00A11">
            <w:pPr>
              <w:rPr>
                <w:rFonts w:asciiTheme="majorHAnsi" w:hAnsiTheme="majorHAnsi" w:cstheme="majorHAnsi"/>
                <w:sz w:val="28"/>
                <w:szCs w:val="28"/>
              </w:rPr>
            </w:pPr>
            <w:bookmarkStart w:id="118" w:name="_Toc11861370"/>
            <w:bookmarkStart w:id="119" w:name="_Toc11932926"/>
            <w:r w:rsidRPr="00FA0B67">
              <w:rPr>
                <w:rFonts w:asciiTheme="majorHAnsi" w:hAnsiTheme="majorHAnsi" w:cstheme="majorHAnsi"/>
                <w:sz w:val="28"/>
                <w:szCs w:val="28"/>
              </w:rPr>
              <w:t>Cán bộ quản lý chỉnh sửa thông tin người sử dụng. Hệ thống cập nhật thông tin vào CSDL</w:t>
            </w:r>
            <w:bookmarkEnd w:id="118"/>
            <w:bookmarkEnd w:id="119"/>
          </w:p>
        </w:tc>
        <w:tc>
          <w:tcPr>
            <w:tcW w:w="320" w:type="pct"/>
            <w:shd w:val="clear" w:color="000000" w:fill="FFFFFF"/>
          </w:tcPr>
          <w:p w14:paraId="6F8DDC1E" w14:textId="67D5FC2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30426376" w14:textId="17379C5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5FB93384" w14:textId="77777777" w:rsidTr="00517754">
        <w:trPr>
          <w:trHeight w:val="521"/>
        </w:trPr>
        <w:tc>
          <w:tcPr>
            <w:tcW w:w="251" w:type="pct"/>
            <w:shd w:val="clear" w:color="000000" w:fill="FFFFFF"/>
          </w:tcPr>
          <w:p w14:paraId="694C776D" w14:textId="4B75A19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358E6D82" w14:textId="7AC47AC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340BF70F" w14:textId="5EA770E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4A11C454" w14:textId="58A3E9F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26A5A81A" w14:textId="2353BFF0" w:rsidR="0082615E" w:rsidRPr="00FA0B67" w:rsidRDefault="0082615E" w:rsidP="00F00A11">
            <w:pPr>
              <w:rPr>
                <w:rFonts w:asciiTheme="majorHAnsi" w:hAnsiTheme="majorHAnsi" w:cstheme="majorHAnsi"/>
                <w:sz w:val="28"/>
                <w:szCs w:val="28"/>
              </w:rPr>
            </w:pPr>
            <w:bookmarkStart w:id="120" w:name="_Toc11861371"/>
            <w:bookmarkStart w:id="121" w:name="_Toc11932927"/>
            <w:r w:rsidRPr="00FA0B67">
              <w:rPr>
                <w:rFonts w:asciiTheme="majorHAnsi" w:hAnsiTheme="majorHAnsi" w:cstheme="majorHAnsi"/>
                <w:sz w:val="28"/>
                <w:szCs w:val="28"/>
              </w:rPr>
              <w:t>Cán bộ quản lý xóa người sử dụng. Hệ thống cập nhật thông tin vào CSDL</w:t>
            </w:r>
            <w:bookmarkEnd w:id="120"/>
            <w:bookmarkEnd w:id="121"/>
          </w:p>
        </w:tc>
        <w:tc>
          <w:tcPr>
            <w:tcW w:w="320" w:type="pct"/>
            <w:shd w:val="clear" w:color="000000" w:fill="FFFFFF"/>
          </w:tcPr>
          <w:p w14:paraId="3C2EC244" w14:textId="5EF722C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68DF75DB" w14:textId="49FE9FF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0829F80C" w14:textId="77777777" w:rsidTr="00517754">
        <w:trPr>
          <w:trHeight w:val="521"/>
        </w:trPr>
        <w:tc>
          <w:tcPr>
            <w:tcW w:w="251" w:type="pct"/>
            <w:shd w:val="clear" w:color="000000" w:fill="FFFFFF"/>
          </w:tcPr>
          <w:p w14:paraId="68BDD236" w14:textId="484B6E8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5536536F" w14:textId="10DBA91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202B9FCB" w14:textId="55F31A8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449DF9C0" w14:textId="6A4E270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7B830DC4" w14:textId="533B2967" w:rsidR="0082615E" w:rsidRPr="00FA0B67" w:rsidRDefault="0082615E" w:rsidP="00F00A11">
            <w:pPr>
              <w:rPr>
                <w:rFonts w:asciiTheme="majorHAnsi" w:hAnsiTheme="majorHAnsi" w:cstheme="majorHAnsi"/>
                <w:sz w:val="28"/>
                <w:szCs w:val="28"/>
              </w:rPr>
            </w:pPr>
            <w:bookmarkStart w:id="122" w:name="_Toc11861372"/>
            <w:bookmarkStart w:id="123" w:name="_Toc11932928"/>
            <w:r w:rsidRPr="00FA0B67">
              <w:rPr>
                <w:rFonts w:asciiTheme="majorHAnsi" w:hAnsiTheme="majorHAnsi" w:cstheme="majorHAnsi"/>
                <w:sz w:val="28"/>
                <w:szCs w:val="28"/>
              </w:rPr>
              <w:t>Cán bộ quản lý phân quyền cho người sử dụng. Hệ thống cập nhật thông tin vào CSDL</w:t>
            </w:r>
            <w:bookmarkEnd w:id="122"/>
            <w:bookmarkEnd w:id="123"/>
          </w:p>
        </w:tc>
        <w:tc>
          <w:tcPr>
            <w:tcW w:w="320" w:type="pct"/>
            <w:shd w:val="clear" w:color="000000" w:fill="FFFFFF"/>
          </w:tcPr>
          <w:p w14:paraId="6DB4224B" w14:textId="1FB03EA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32948E75" w14:textId="4760EF5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0EBC0F36" w14:textId="77777777" w:rsidTr="00517754">
        <w:trPr>
          <w:trHeight w:val="521"/>
        </w:trPr>
        <w:tc>
          <w:tcPr>
            <w:tcW w:w="251" w:type="pct"/>
            <w:shd w:val="clear" w:color="000000" w:fill="FFFFFF"/>
          </w:tcPr>
          <w:p w14:paraId="76462298" w14:textId="6CCA2EB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7BAA1654" w14:textId="23704F4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4727911F" w14:textId="269EDE7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53F72ECC" w14:textId="37C95C7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4CCB2E76" w14:textId="42EDF868" w:rsidR="0082615E" w:rsidRPr="00FA0B67" w:rsidRDefault="0082615E" w:rsidP="00F00A11">
            <w:pPr>
              <w:rPr>
                <w:rFonts w:asciiTheme="majorHAnsi" w:hAnsiTheme="majorHAnsi" w:cstheme="majorHAnsi"/>
                <w:sz w:val="28"/>
                <w:szCs w:val="28"/>
              </w:rPr>
            </w:pPr>
            <w:bookmarkStart w:id="124" w:name="_Toc11861373"/>
            <w:bookmarkStart w:id="125" w:name="_Toc11932929"/>
            <w:r w:rsidRPr="00FA0B67">
              <w:rPr>
                <w:rFonts w:asciiTheme="majorHAnsi" w:hAnsiTheme="majorHAnsi" w:cstheme="majorHAnsi"/>
                <w:sz w:val="28"/>
                <w:szCs w:val="28"/>
              </w:rPr>
              <w:t>Cán bộ quản lý xem thông tin của người sử dụng. Hệ thống hiển thị thông tin chi tiết của người sử dụng</w:t>
            </w:r>
            <w:bookmarkEnd w:id="124"/>
            <w:bookmarkEnd w:id="125"/>
          </w:p>
        </w:tc>
        <w:tc>
          <w:tcPr>
            <w:tcW w:w="320" w:type="pct"/>
            <w:shd w:val="clear" w:color="000000" w:fill="FFFFFF"/>
          </w:tcPr>
          <w:p w14:paraId="29C2435A" w14:textId="3E5F952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1C9EAF69" w14:textId="73EAF90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44F5EE47" w14:textId="77777777" w:rsidTr="00517754">
        <w:trPr>
          <w:trHeight w:val="521"/>
        </w:trPr>
        <w:tc>
          <w:tcPr>
            <w:tcW w:w="251" w:type="pct"/>
            <w:shd w:val="clear" w:color="000000" w:fill="FFFFFF"/>
          </w:tcPr>
          <w:p w14:paraId="572BA94F" w14:textId="186049E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410B2AAB" w14:textId="4100CE8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6470BC55" w14:textId="5701060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53F5FD64" w14:textId="5D51690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1F06D07A" w14:textId="1737F323" w:rsidR="0082615E" w:rsidRPr="00FA0B67" w:rsidRDefault="0082615E" w:rsidP="00F00A11">
            <w:pPr>
              <w:rPr>
                <w:rFonts w:asciiTheme="majorHAnsi" w:hAnsiTheme="majorHAnsi" w:cstheme="majorHAnsi"/>
                <w:sz w:val="28"/>
                <w:szCs w:val="28"/>
              </w:rPr>
            </w:pPr>
            <w:bookmarkStart w:id="126" w:name="_Toc11861374"/>
            <w:bookmarkStart w:id="127" w:name="_Toc11932930"/>
            <w:r w:rsidRPr="00FA0B67">
              <w:rPr>
                <w:rFonts w:asciiTheme="majorHAnsi" w:hAnsiTheme="majorHAnsi" w:cstheme="majorHAnsi"/>
                <w:sz w:val="28"/>
                <w:szCs w:val="28"/>
              </w:rPr>
              <w:t>Cán bộ quản lý tra cứu thông tin của người sử dụng. Hệ thống hiển thị danh sách thông tin người sử dụng.</w:t>
            </w:r>
            <w:bookmarkEnd w:id="126"/>
            <w:bookmarkEnd w:id="127"/>
          </w:p>
        </w:tc>
        <w:tc>
          <w:tcPr>
            <w:tcW w:w="320" w:type="pct"/>
            <w:shd w:val="clear" w:color="000000" w:fill="FFFFFF"/>
          </w:tcPr>
          <w:p w14:paraId="6378A86B" w14:textId="5877504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26E1F161" w14:textId="744F36A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1B65C696" w14:textId="77777777" w:rsidTr="00517754">
        <w:trPr>
          <w:trHeight w:val="521"/>
        </w:trPr>
        <w:tc>
          <w:tcPr>
            <w:tcW w:w="251" w:type="pct"/>
            <w:shd w:val="clear" w:color="000000" w:fill="FFFFFF"/>
          </w:tcPr>
          <w:p w14:paraId="321774D4" w14:textId="1DF007A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48E9C63A" w14:textId="1C63201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4B667769" w14:textId="21D2B43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34FFD6E7" w14:textId="2B58CC7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55E43B00" w14:textId="08A7EDCF" w:rsidR="0082615E" w:rsidRPr="00FA0B67" w:rsidRDefault="0082615E" w:rsidP="00F00A11">
            <w:pPr>
              <w:rPr>
                <w:rFonts w:asciiTheme="majorHAnsi" w:hAnsiTheme="majorHAnsi" w:cstheme="majorHAnsi"/>
                <w:sz w:val="28"/>
                <w:szCs w:val="28"/>
              </w:rPr>
            </w:pPr>
            <w:bookmarkStart w:id="128" w:name="_Toc11861375"/>
            <w:bookmarkStart w:id="129" w:name="_Toc11932931"/>
            <w:r w:rsidRPr="00FA0B67">
              <w:rPr>
                <w:rFonts w:asciiTheme="majorHAnsi" w:hAnsiTheme="majorHAnsi" w:cstheme="majorHAnsi"/>
                <w:sz w:val="28"/>
                <w:szCs w:val="28"/>
              </w:rPr>
              <w:t>Cán bộ quản lý kết xuất danh sách thông tin của người sử dụng. Hệ thống kết xuất thành file excel danh sách thông tin người sử dụng</w:t>
            </w:r>
            <w:bookmarkEnd w:id="128"/>
            <w:bookmarkEnd w:id="129"/>
          </w:p>
        </w:tc>
        <w:tc>
          <w:tcPr>
            <w:tcW w:w="320" w:type="pct"/>
            <w:shd w:val="clear" w:color="000000" w:fill="FFFFFF"/>
          </w:tcPr>
          <w:p w14:paraId="2FB85C19" w14:textId="2D5AE11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4EB1F08A" w14:textId="127AD0E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5518AAEC" w14:textId="77777777" w:rsidTr="00517754">
        <w:trPr>
          <w:trHeight w:val="521"/>
        </w:trPr>
        <w:tc>
          <w:tcPr>
            <w:tcW w:w="251" w:type="pct"/>
            <w:shd w:val="clear" w:color="000000" w:fill="FFFFFF"/>
          </w:tcPr>
          <w:p w14:paraId="2DA3093F" w14:textId="0CAC1C30" w:rsidR="0082615E" w:rsidRPr="00FA0B67" w:rsidRDefault="0082615E" w:rsidP="00F00A11">
            <w:pPr>
              <w:rPr>
                <w:rFonts w:asciiTheme="majorHAnsi" w:hAnsiTheme="majorHAnsi" w:cstheme="majorHAnsi"/>
                <w:sz w:val="28"/>
                <w:szCs w:val="28"/>
                <w:lang w:eastAsia="en-US"/>
              </w:rPr>
            </w:pPr>
            <w:bookmarkStart w:id="130" w:name="_Toc11861376"/>
            <w:bookmarkStart w:id="131" w:name="_Toc11932932"/>
            <w:r w:rsidRPr="00FA0B67">
              <w:rPr>
                <w:rFonts w:asciiTheme="majorHAnsi" w:hAnsiTheme="majorHAnsi" w:cstheme="majorHAnsi"/>
                <w:sz w:val="28"/>
                <w:szCs w:val="28"/>
              </w:rPr>
              <w:lastRenderedPageBreak/>
              <w:t>3</w:t>
            </w:r>
            <w:bookmarkEnd w:id="130"/>
            <w:bookmarkEnd w:id="131"/>
          </w:p>
        </w:tc>
        <w:tc>
          <w:tcPr>
            <w:tcW w:w="1067" w:type="pct"/>
            <w:shd w:val="clear" w:color="auto" w:fill="auto"/>
            <w:vAlign w:val="center"/>
          </w:tcPr>
          <w:p w14:paraId="62A68C94" w14:textId="6106EC37" w:rsidR="0082615E" w:rsidRPr="00FA0B67" w:rsidRDefault="0082615E" w:rsidP="00F00A11">
            <w:pPr>
              <w:rPr>
                <w:rFonts w:asciiTheme="majorHAnsi" w:hAnsiTheme="majorHAnsi" w:cstheme="majorHAnsi"/>
                <w:sz w:val="28"/>
                <w:szCs w:val="28"/>
                <w:lang w:eastAsia="en-US"/>
              </w:rPr>
            </w:pPr>
            <w:bookmarkStart w:id="132" w:name="_Toc11861377"/>
            <w:bookmarkStart w:id="133" w:name="_Toc11932933"/>
            <w:r w:rsidRPr="00FA0B67">
              <w:rPr>
                <w:rFonts w:asciiTheme="majorHAnsi" w:hAnsiTheme="majorHAnsi" w:cstheme="majorHAnsi"/>
                <w:sz w:val="28"/>
                <w:szCs w:val="28"/>
              </w:rPr>
              <w:t>Quản lý tiế</w:t>
            </w:r>
            <w:r w:rsidR="00F338C6" w:rsidRPr="00FA0B67">
              <w:rPr>
                <w:rFonts w:asciiTheme="majorHAnsi" w:hAnsiTheme="majorHAnsi" w:cstheme="majorHAnsi"/>
                <w:sz w:val="28"/>
                <w:szCs w:val="28"/>
              </w:rPr>
              <w:t>n trình</w:t>
            </w:r>
            <w:bookmarkEnd w:id="132"/>
            <w:bookmarkEnd w:id="133"/>
          </w:p>
        </w:tc>
        <w:tc>
          <w:tcPr>
            <w:tcW w:w="545" w:type="pct"/>
            <w:shd w:val="clear" w:color="auto" w:fill="auto"/>
            <w:vAlign w:val="center"/>
          </w:tcPr>
          <w:p w14:paraId="2A6BE9AD" w14:textId="4B6365F3" w:rsidR="0082615E" w:rsidRPr="00FA0B67" w:rsidRDefault="0082615E" w:rsidP="00F00A11">
            <w:pPr>
              <w:rPr>
                <w:rFonts w:asciiTheme="majorHAnsi" w:hAnsiTheme="majorHAnsi" w:cstheme="majorHAnsi"/>
                <w:sz w:val="28"/>
                <w:szCs w:val="28"/>
                <w:lang w:eastAsia="en-US"/>
              </w:rPr>
            </w:pPr>
            <w:bookmarkStart w:id="134" w:name="_Toc11861378"/>
            <w:bookmarkStart w:id="135" w:name="_Toc11932934"/>
            <w:r w:rsidRPr="00FA0B67">
              <w:rPr>
                <w:rFonts w:asciiTheme="majorHAnsi" w:hAnsiTheme="majorHAnsi" w:cstheme="majorHAnsi"/>
                <w:sz w:val="28"/>
                <w:szCs w:val="28"/>
              </w:rPr>
              <w:t>Cán bộ nghiệp vụ</w:t>
            </w:r>
            <w:bookmarkEnd w:id="134"/>
            <w:bookmarkEnd w:id="135"/>
          </w:p>
        </w:tc>
        <w:tc>
          <w:tcPr>
            <w:tcW w:w="448" w:type="pct"/>
            <w:shd w:val="clear" w:color="auto" w:fill="auto"/>
            <w:vAlign w:val="center"/>
          </w:tcPr>
          <w:p w14:paraId="08F05882" w14:textId="3F4AF4E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078031B8" w14:textId="39A1B1F5" w:rsidR="0082615E" w:rsidRPr="00FA0B67" w:rsidRDefault="0082615E" w:rsidP="00F00A11">
            <w:pPr>
              <w:rPr>
                <w:rFonts w:asciiTheme="majorHAnsi" w:hAnsiTheme="majorHAnsi" w:cstheme="majorHAnsi"/>
                <w:sz w:val="28"/>
                <w:szCs w:val="28"/>
              </w:rPr>
            </w:pPr>
            <w:bookmarkStart w:id="136" w:name="_Toc11861379"/>
            <w:bookmarkStart w:id="137" w:name="_Toc11932935"/>
            <w:r w:rsidRPr="00FA0B67">
              <w:rPr>
                <w:rFonts w:asciiTheme="majorHAnsi" w:hAnsiTheme="majorHAnsi" w:cstheme="majorHAnsi"/>
                <w:sz w:val="28"/>
                <w:szCs w:val="28"/>
              </w:rPr>
              <w:t>Use case tổng quát hóa</w:t>
            </w:r>
            <w:bookmarkEnd w:id="136"/>
            <w:bookmarkEnd w:id="137"/>
          </w:p>
        </w:tc>
        <w:tc>
          <w:tcPr>
            <w:tcW w:w="320" w:type="pct"/>
            <w:shd w:val="clear" w:color="000000" w:fill="FFFFFF"/>
          </w:tcPr>
          <w:p w14:paraId="5C00260D" w14:textId="0B34E9C3" w:rsidR="0082615E" w:rsidRPr="00FA0B67" w:rsidRDefault="0082615E" w:rsidP="00F00A11">
            <w:pPr>
              <w:rPr>
                <w:rFonts w:asciiTheme="majorHAnsi" w:hAnsiTheme="majorHAnsi" w:cstheme="majorHAnsi"/>
                <w:sz w:val="28"/>
                <w:szCs w:val="28"/>
                <w:lang w:eastAsia="en-US"/>
              </w:rPr>
            </w:pPr>
            <w:bookmarkStart w:id="138" w:name="_Toc11861380"/>
            <w:bookmarkStart w:id="139" w:name="_Toc11932936"/>
            <w:r w:rsidRPr="00FA0B67">
              <w:rPr>
                <w:rFonts w:asciiTheme="majorHAnsi" w:hAnsiTheme="majorHAnsi" w:cstheme="majorHAnsi"/>
                <w:sz w:val="28"/>
                <w:szCs w:val="28"/>
              </w:rPr>
              <w:t>B</w:t>
            </w:r>
            <w:bookmarkEnd w:id="138"/>
            <w:bookmarkEnd w:id="139"/>
          </w:p>
        </w:tc>
        <w:tc>
          <w:tcPr>
            <w:tcW w:w="445" w:type="pct"/>
            <w:shd w:val="clear" w:color="auto" w:fill="auto"/>
            <w:noWrap/>
          </w:tcPr>
          <w:p w14:paraId="0CC0A222" w14:textId="07F88495" w:rsidR="0082615E" w:rsidRPr="00FA0B67" w:rsidRDefault="0082615E" w:rsidP="00F00A11">
            <w:pPr>
              <w:rPr>
                <w:rFonts w:asciiTheme="majorHAnsi" w:hAnsiTheme="majorHAnsi" w:cstheme="majorHAnsi"/>
                <w:sz w:val="28"/>
                <w:szCs w:val="28"/>
                <w:lang w:eastAsia="en-US"/>
              </w:rPr>
            </w:pPr>
            <w:bookmarkStart w:id="140" w:name="_Toc11861381"/>
            <w:bookmarkStart w:id="141" w:name="_Toc11932937"/>
            <w:r w:rsidRPr="00FA0B67">
              <w:rPr>
                <w:rFonts w:asciiTheme="majorHAnsi" w:hAnsiTheme="majorHAnsi" w:cstheme="majorHAnsi"/>
                <w:sz w:val="28"/>
                <w:szCs w:val="28"/>
              </w:rPr>
              <w:t>Trung bình</w:t>
            </w:r>
            <w:bookmarkEnd w:id="140"/>
            <w:bookmarkEnd w:id="141"/>
          </w:p>
        </w:tc>
      </w:tr>
      <w:tr w:rsidR="0082615E" w:rsidRPr="00FA0B67" w14:paraId="53D203A3" w14:textId="77777777" w:rsidTr="00517754">
        <w:trPr>
          <w:trHeight w:val="521"/>
        </w:trPr>
        <w:tc>
          <w:tcPr>
            <w:tcW w:w="251" w:type="pct"/>
            <w:shd w:val="clear" w:color="000000" w:fill="FFFFFF"/>
          </w:tcPr>
          <w:p w14:paraId="7B9528DE" w14:textId="6402F81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244DD984" w14:textId="60F4210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599E6303" w14:textId="10A517B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2C493D90" w14:textId="288B841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10CB7E21" w14:textId="0B578AE7" w:rsidR="0082615E" w:rsidRPr="00FA0B67" w:rsidRDefault="0082615E" w:rsidP="00F00A11">
            <w:pPr>
              <w:rPr>
                <w:rFonts w:asciiTheme="majorHAnsi" w:hAnsiTheme="majorHAnsi" w:cstheme="majorHAnsi"/>
                <w:sz w:val="28"/>
                <w:szCs w:val="28"/>
              </w:rPr>
            </w:pPr>
            <w:bookmarkStart w:id="142" w:name="_Toc11861382"/>
            <w:bookmarkStart w:id="143" w:name="_Toc11932938"/>
            <w:r w:rsidRPr="00FA0B67">
              <w:rPr>
                <w:rFonts w:asciiTheme="majorHAnsi" w:hAnsiTheme="majorHAnsi" w:cstheme="majorHAnsi"/>
                <w:sz w:val="28"/>
                <w:szCs w:val="28"/>
              </w:rPr>
              <w:t>Hệ thống tự động chuyển tiến trình đợt đấu giá sang bắt đầu nhập hồ sơ đăng ký tham dự khi cán bộ quản lý tạo đợt đấu giá</w:t>
            </w:r>
            <w:bookmarkEnd w:id="142"/>
            <w:bookmarkEnd w:id="143"/>
          </w:p>
        </w:tc>
        <w:tc>
          <w:tcPr>
            <w:tcW w:w="320" w:type="pct"/>
            <w:shd w:val="clear" w:color="000000" w:fill="FFFFFF"/>
          </w:tcPr>
          <w:p w14:paraId="69B27008" w14:textId="38786EE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7D80DE03" w14:textId="7F43431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26F1430C" w14:textId="77777777" w:rsidTr="00517754">
        <w:trPr>
          <w:trHeight w:val="521"/>
        </w:trPr>
        <w:tc>
          <w:tcPr>
            <w:tcW w:w="251" w:type="pct"/>
            <w:shd w:val="clear" w:color="000000" w:fill="FFFFFF"/>
          </w:tcPr>
          <w:p w14:paraId="1D61905F" w14:textId="5272E6B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42EC54E5" w14:textId="1D0A987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7F819A7F" w14:textId="3A888CE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2A10FB04" w14:textId="2391B10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687A8C1C" w14:textId="2740A40C" w:rsidR="0082615E" w:rsidRPr="00FA0B67" w:rsidRDefault="0082615E" w:rsidP="00F00A11">
            <w:pPr>
              <w:rPr>
                <w:rFonts w:asciiTheme="majorHAnsi" w:hAnsiTheme="majorHAnsi" w:cstheme="majorHAnsi"/>
                <w:sz w:val="28"/>
                <w:szCs w:val="28"/>
              </w:rPr>
            </w:pPr>
            <w:bookmarkStart w:id="144" w:name="_Toc11861383"/>
            <w:bookmarkStart w:id="145" w:name="_Toc11932939"/>
            <w:r w:rsidRPr="00FA0B67">
              <w:rPr>
                <w:rFonts w:asciiTheme="majorHAnsi" w:hAnsiTheme="majorHAnsi" w:cstheme="majorHAnsi"/>
                <w:sz w:val="28"/>
                <w:szCs w:val="28"/>
              </w:rPr>
              <w:t>Cán bộ nghiệp vụ thực hiện chuyển tiến trình đợt đấu giá sang kết thúc đăng ký tham dự. Hệ thống cập nhật thông tin vào CSDL</w:t>
            </w:r>
            <w:bookmarkEnd w:id="144"/>
            <w:bookmarkEnd w:id="145"/>
          </w:p>
        </w:tc>
        <w:tc>
          <w:tcPr>
            <w:tcW w:w="320" w:type="pct"/>
            <w:shd w:val="clear" w:color="000000" w:fill="FFFFFF"/>
          </w:tcPr>
          <w:p w14:paraId="405E0F33" w14:textId="75E21FA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7379E91F" w14:textId="7EE5F5F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15121557" w14:textId="77777777" w:rsidTr="00517754">
        <w:trPr>
          <w:trHeight w:val="521"/>
        </w:trPr>
        <w:tc>
          <w:tcPr>
            <w:tcW w:w="251" w:type="pct"/>
            <w:shd w:val="clear" w:color="000000" w:fill="FFFFFF"/>
          </w:tcPr>
          <w:p w14:paraId="27AF0D1D" w14:textId="571A789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0196C9CF" w14:textId="2D924EE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10C8CD7D" w14:textId="60E9669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027FEC3D" w14:textId="75112F3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00968524" w14:textId="2F4DC0C1" w:rsidR="0082615E" w:rsidRPr="00FA0B67" w:rsidRDefault="0082615E" w:rsidP="00F00A11">
            <w:pPr>
              <w:rPr>
                <w:rFonts w:asciiTheme="majorHAnsi" w:hAnsiTheme="majorHAnsi" w:cstheme="majorHAnsi"/>
                <w:sz w:val="28"/>
                <w:szCs w:val="28"/>
              </w:rPr>
            </w:pPr>
            <w:bookmarkStart w:id="146" w:name="_Toc11861384"/>
            <w:bookmarkStart w:id="147" w:name="_Toc11932940"/>
            <w:r w:rsidRPr="00FA0B67">
              <w:rPr>
                <w:rFonts w:asciiTheme="majorHAnsi" w:hAnsiTheme="majorHAnsi" w:cstheme="majorHAnsi"/>
                <w:sz w:val="28"/>
                <w:szCs w:val="28"/>
              </w:rPr>
              <w:t>Cán bộ nghiệp vụ thực hiện chuyển tiến trình đợt đấu giá sang bắt đầu nhập lệnh đặt mua. Hệ thống cập nhật thông tin vào CSDL.</w:t>
            </w:r>
            <w:bookmarkEnd w:id="146"/>
            <w:bookmarkEnd w:id="147"/>
          </w:p>
        </w:tc>
        <w:tc>
          <w:tcPr>
            <w:tcW w:w="320" w:type="pct"/>
            <w:shd w:val="clear" w:color="000000" w:fill="FFFFFF"/>
          </w:tcPr>
          <w:p w14:paraId="297E6EEA" w14:textId="54E8692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7271DC01" w14:textId="7317E4F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64771C89" w14:textId="77777777" w:rsidTr="00517754">
        <w:trPr>
          <w:trHeight w:val="521"/>
        </w:trPr>
        <w:tc>
          <w:tcPr>
            <w:tcW w:w="251" w:type="pct"/>
            <w:shd w:val="clear" w:color="000000" w:fill="FFFFFF"/>
          </w:tcPr>
          <w:p w14:paraId="3D0E56F8" w14:textId="76B8076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6A2B3C16" w14:textId="0D022B9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17AD0996" w14:textId="274EA92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6455810D" w14:textId="0FBC159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3F44CD74" w14:textId="3D94DBDB" w:rsidR="0082615E" w:rsidRPr="00FA0B67" w:rsidRDefault="0082615E" w:rsidP="00F00A11">
            <w:pPr>
              <w:rPr>
                <w:rFonts w:asciiTheme="majorHAnsi" w:hAnsiTheme="majorHAnsi" w:cstheme="majorHAnsi"/>
                <w:sz w:val="28"/>
                <w:szCs w:val="28"/>
              </w:rPr>
            </w:pPr>
            <w:bookmarkStart w:id="148" w:name="_Toc11861385"/>
            <w:bookmarkStart w:id="149" w:name="_Toc11932941"/>
            <w:r w:rsidRPr="00FA0B67">
              <w:rPr>
                <w:rFonts w:asciiTheme="majorHAnsi" w:hAnsiTheme="majorHAnsi" w:cstheme="majorHAnsi"/>
                <w:sz w:val="28"/>
                <w:szCs w:val="28"/>
              </w:rPr>
              <w:t>Cán bộ nghiệp vụ thực hiện chuyển tiến trình đợt đấu giá sang kết thúc nhập lệnh đặt mua. Hệ thống cập nhật thông tin vào CSDL.</w:t>
            </w:r>
            <w:bookmarkEnd w:id="148"/>
            <w:bookmarkEnd w:id="149"/>
          </w:p>
        </w:tc>
        <w:tc>
          <w:tcPr>
            <w:tcW w:w="320" w:type="pct"/>
            <w:shd w:val="clear" w:color="000000" w:fill="FFFFFF"/>
          </w:tcPr>
          <w:p w14:paraId="4D8AAD09" w14:textId="12C33B8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5C1D2090" w14:textId="66CF4AC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088F1BC1" w14:textId="77777777" w:rsidTr="00517754">
        <w:trPr>
          <w:trHeight w:val="521"/>
        </w:trPr>
        <w:tc>
          <w:tcPr>
            <w:tcW w:w="251" w:type="pct"/>
            <w:shd w:val="clear" w:color="000000" w:fill="FFFFFF"/>
          </w:tcPr>
          <w:p w14:paraId="615944DC" w14:textId="3974E95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1067" w:type="pct"/>
            <w:shd w:val="clear" w:color="auto" w:fill="auto"/>
            <w:vAlign w:val="center"/>
          </w:tcPr>
          <w:p w14:paraId="38B38F34" w14:textId="5527C2A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5B898B37" w14:textId="7162A48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46AEA834" w14:textId="704DD90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3577A9F5" w14:textId="758BDE98" w:rsidR="0082615E" w:rsidRPr="00FA0B67" w:rsidRDefault="0082615E" w:rsidP="00F00A11">
            <w:pPr>
              <w:rPr>
                <w:rFonts w:asciiTheme="majorHAnsi" w:hAnsiTheme="majorHAnsi" w:cstheme="majorHAnsi"/>
                <w:sz w:val="28"/>
                <w:szCs w:val="28"/>
              </w:rPr>
            </w:pPr>
            <w:bookmarkStart w:id="150" w:name="_Toc11861386"/>
            <w:bookmarkStart w:id="151" w:name="_Toc11932942"/>
            <w:r w:rsidRPr="00FA0B67">
              <w:rPr>
                <w:rFonts w:asciiTheme="majorHAnsi" w:hAnsiTheme="majorHAnsi" w:cstheme="majorHAnsi"/>
                <w:sz w:val="28"/>
                <w:szCs w:val="28"/>
              </w:rPr>
              <w:t>Cán bộ nghiệp vụ thực hiện chuyển tiến trình đợt book building bắt đầu dựng sổ. Hệ thống cập nhật thông tin vào CSDL.</w:t>
            </w:r>
            <w:bookmarkEnd w:id="150"/>
            <w:bookmarkEnd w:id="151"/>
          </w:p>
        </w:tc>
        <w:tc>
          <w:tcPr>
            <w:tcW w:w="320" w:type="pct"/>
            <w:shd w:val="clear" w:color="000000" w:fill="FFFFFF"/>
          </w:tcPr>
          <w:p w14:paraId="4ABFF864" w14:textId="11E7739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41A8ECBE" w14:textId="77494F6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784ECB39" w14:textId="77777777" w:rsidTr="00517754">
        <w:trPr>
          <w:trHeight w:val="521"/>
        </w:trPr>
        <w:tc>
          <w:tcPr>
            <w:tcW w:w="251" w:type="pct"/>
            <w:shd w:val="clear" w:color="000000" w:fill="FFFFFF"/>
          </w:tcPr>
          <w:p w14:paraId="36B423B1" w14:textId="5276FD9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37CA175E" w14:textId="39EAD93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5EEF315C" w14:textId="019C645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194589D0" w14:textId="67C1D7A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1BC4BFEA" w14:textId="127C475E" w:rsidR="0082615E" w:rsidRPr="00FA0B67" w:rsidRDefault="0082615E" w:rsidP="00F00A11">
            <w:pPr>
              <w:rPr>
                <w:rFonts w:asciiTheme="majorHAnsi" w:hAnsiTheme="majorHAnsi" w:cstheme="majorHAnsi"/>
                <w:sz w:val="28"/>
                <w:szCs w:val="28"/>
              </w:rPr>
            </w:pPr>
            <w:bookmarkStart w:id="152" w:name="_Toc11861387"/>
            <w:bookmarkStart w:id="153" w:name="_Toc11932943"/>
            <w:r w:rsidRPr="00FA0B67">
              <w:rPr>
                <w:rFonts w:asciiTheme="majorHAnsi" w:hAnsiTheme="majorHAnsi" w:cstheme="majorHAnsi"/>
                <w:sz w:val="28"/>
                <w:szCs w:val="28"/>
              </w:rPr>
              <w:t>Cán bộ nghiệp vụ thực hiện chuyển tiến trình đợt book building sang kết thúc dựng sổ. Hệ thống cập nhật thông tin vào CSDL.</w:t>
            </w:r>
            <w:bookmarkEnd w:id="152"/>
            <w:bookmarkEnd w:id="153"/>
          </w:p>
        </w:tc>
        <w:tc>
          <w:tcPr>
            <w:tcW w:w="320" w:type="pct"/>
            <w:shd w:val="clear" w:color="000000" w:fill="FFFFFF"/>
          </w:tcPr>
          <w:p w14:paraId="66033532" w14:textId="44CAAA9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241C9A0E" w14:textId="2DFEC9E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1D2DD3AE" w14:textId="77777777" w:rsidTr="00517754">
        <w:trPr>
          <w:trHeight w:val="521"/>
        </w:trPr>
        <w:tc>
          <w:tcPr>
            <w:tcW w:w="251" w:type="pct"/>
            <w:shd w:val="clear" w:color="000000" w:fill="FFFFFF"/>
          </w:tcPr>
          <w:p w14:paraId="72076505" w14:textId="2294907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20BB6A34" w14:textId="3876EE2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50E60A42" w14:textId="459A847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242456C0" w14:textId="53D7A0B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2120D640" w14:textId="123D7921" w:rsidR="0082615E" w:rsidRPr="00FA0B67" w:rsidRDefault="0082615E" w:rsidP="00F00A11">
            <w:pPr>
              <w:rPr>
                <w:rFonts w:asciiTheme="majorHAnsi" w:hAnsiTheme="majorHAnsi" w:cstheme="majorHAnsi"/>
                <w:sz w:val="28"/>
                <w:szCs w:val="28"/>
              </w:rPr>
            </w:pPr>
            <w:bookmarkStart w:id="154" w:name="_Toc11861388"/>
            <w:bookmarkStart w:id="155" w:name="_Toc11932944"/>
            <w:r w:rsidRPr="00FA0B67">
              <w:rPr>
                <w:rFonts w:asciiTheme="majorHAnsi" w:hAnsiTheme="majorHAnsi" w:cstheme="majorHAnsi"/>
                <w:sz w:val="28"/>
                <w:szCs w:val="28"/>
              </w:rPr>
              <w:t>Cán bộ nghiệp vụ thực hiện chuyển tiến trình đợt book building sang kết thúc. Hệ thống cập nhật thông tin vào CSDL.</w:t>
            </w:r>
            <w:bookmarkEnd w:id="154"/>
            <w:bookmarkEnd w:id="155"/>
          </w:p>
        </w:tc>
        <w:tc>
          <w:tcPr>
            <w:tcW w:w="320" w:type="pct"/>
            <w:shd w:val="clear" w:color="000000" w:fill="FFFFFF"/>
          </w:tcPr>
          <w:p w14:paraId="03C80835" w14:textId="5B5CA90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2BEF7A26" w14:textId="0CCC3FD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3B21C691" w14:textId="77777777" w:rsidTr="00517754">
        <w:trPr>
          <w:trHeight w:val="521"/>
        </w:trPr>
        <w:tc>
          <w:tcPr>
            <w:tcW w:w="251" w:type="pct"/>
            <w:shd w:val="clear" w:color="000000" w:fill="FFFFFF"/>
          </w:tcPr>
          <w:p w14:paraId="162ED3A7" w14:textId="12B8EE19" w:rsidR="0082615E" w:rsidRPr="00FA0B67" w:rsidRDefault="0082615E" w:rsidP="00F00A11">
            <w:pPr>
              <w:rPr>
                <w:rFonts w:asciiTheme="majorHAnsi" w:hAnsiTheme="majorHAnsi" w:cstheme="majorHAnsi"/>
                <w:sz w:val="28"/>
                <w:szCs w:val="28"/>
                <w:lang w:eastAsia="en-US"/>
              </w:rPr>
            </w:pPr>
            <w:bookmarkStart w:id="156" w:name="_Toc11861389"/>
            <w:bookmarkStart w:id="157" w:name="_Toc11932945"/>
            <w:r w:rsidRPr="00FA0B67">
              <w:rPr>
                <w:rFonts w:asciiTheme="majorHAnsi" w:hAnsiTheme="majorHAnsi" w:cstheme="majorHAnsi"/>
                <w:sz w:val="28"/>
                <w:szCs w:val="28"/>
              </w:rPr>
              <w:t>4</w:t>
            </w:r>
            <w:bookmarkEnd w:id="156"/>
            <w:bookmarkEnd w:id="157"/>
          </w:p>
        </w:tc>
        <w:tc>
          <w:tcPr>
            <w:tcW w:w="1067" w:type="pct"/>
            <w:shd w:val="clear" w:color="auto" w:fill="auto"/>
            <w:vAlign w:val="center"/>
          </w:tcPr>
          <w:p w14:paraId="1D7A7959" w14:textId="5B92FF42" w:rsidR="0082615E" w:rsidRPr="00FA0B67" w:rsidRDefault="0082615E" w:rsidP="00F00A11">
            <w:pPr>
              <w:rPr>
                <w:rFonts w:asciiTheme="majorHAnsi" w:hAnsiTheme="majorHAnsi" w:cstheme="majorHAnsi"/>
                <w:sz w:val="28"/>
                <w:szCs w:val="28"/>
                <w:lang w:eastAsia="en-US"/>
              </w:rPr>
            </w:pPr>
            <w:bookmarkStart w:id="158" w:name="_Toc11861390"/>
            <w:bookmarkStart w:id="159" w:name="_Toc11932946"/>
            <w:r w:rsidRPr="00FA0B67">
              <w:rPr>
                <w:rFonts w:asciiTheme="majorHAnsi" w:hAnsiTheme="majorHAnsi" w:cstheme="majorHAnsi"/>
                <w:sz w:val="28"/>
                <w:szCs w:val="28"/>
              </w:rPr>
              <w:t>Hủy, tạm dừng đợt đấu giá</w:t>
            </w:r>
            <w:bookmarkEnd w:id="158"/>
            <w:bookmarkEnd w:id="159"/>
          </w:p>
        </w:tc>
        <w:tc>
          <w:tcPr>
            <w:tcW w:w="545" w:type="pct"/>
            <w:shd w:val="clear" w:color="auto" w:fill="auto"/>
            <w:vAlign w:val="center"/>
          </w:tcPr>
          <w:p w14:paraId="7E8E1056" w14:textId="31578070" w:rsidR="0082615E" w:rsidRPr="00FA0B67" w:rsidRDefault="0082615E" w:rsidP="00F00A11">
            <w:pPr>
              <w:rPr>
                <w:rFonts w:asciiTheme="majorHAnsi" w:hAnsiTheme="majorHAnsi" w:cstheme="majorHAnsi"/>
                <w:sz w:val="28"/>
                <w:szCs w:val="28"/>
                <w:lang w:eastAsia="en-US"/>
              </w:rPr>
            </w:pPr>
            <w:bookmarkStart w:id="160" w:name="_Toc11861391"/>
            <w:bookmarkStart w:id="161" w:name="_Toc11932947"/>
            <w:r w:rsidRPr="00FA0B67">
              <w:rPr>
                <w:rFonts w:asciiTheme="majorHAnsi" w:hAnsiTheme="majorHAnsi" w:cstheme="majorHAnsi"/>
                <w:sz w:val="28"/>
                <w:szCs w:val="28"/>
              </w:rPr>
              <w:t>Cán bộ nghiệp vụ</w:t>
            </w:r>
            <w:bookmarkEnd w:id="160"/>
            <w:bookmarkEnd w:id="161"/>
          </w:p>
        </w:tc>
        <w:tc>
          <w:tcPr>
            <w:tcW w:w="448" w:type="pct"/>
            <w:shd w:val="clear" w:color="auto" w:fill="auto"/>
            <w:vAlign w:val="center"/>
          </w:tcPr>
          <w:p w14:paraId="2B15BE9C" w14:textId="04E70D0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7C3E3AD0" w14:textId="2EEB6BD5" w:rsidR="0082615E" w:rsidRPr="00FA0B67" w:rsidRDefault="0082615E" w:rsidP="00F00A11">
            <w:pPr>
              <w:rPr>
                <w:rFonts w:asciiTheme="majorHAnsi" w:hAnsiTheme="majorHAnsi" w:cstheme="majorHAnsi"/>
                <w:sz w:val="28"/>
                <w:szCs w:val="28"/>
              </w:rPr>
            </w:pPr>
            <w:bookmarkStart w:id="162" w:name="_Toc11861392"/>
            <w:bookmarkStart w:id="163" w:name="_Toc11932948"/>
            <w:r w:rsidRPr="00FA0B67">
              <w:rPr>
                <w:rFonts w:asciiTheme="majorHAnsi" w:hAnsiTheme="majorHAnsi" w:cstheme="majorHAnsi"/>
                <w:sz w:val="28"/>
                <w:szCs w:val="28"/>
              </w:rPr>
              <w:t>Use case tổng quát hóa</w:t>
            </w:r>
            <w:bookmarkEnd w:id="162"/>
            <w:bookmarkEnd w:id="163"/>
          </w:p>
        </w:tc>
        <w:tc>
          <w:tcPr>
            <w:tcW w:w="320" w:type="pct"/>
            <w:shd w:val="clear" w:color="000000" w:fill="FFFFFF"/>
          </w:tcPr>
          <w:p w14:paraId="7A633D16" w14:textId="18949D41" w:rsidR="0082615E" w:rsidRPr="00FA0B67" w:rsidRDefault="0082615E" w:rsidP="00F00A11">
            <w:pPr>
              <w:rPr>
                <w:rFonts w:asciiTheme="majorHAnsi" w:hAnsiTheme="majorHAnsi" w:cstheme="majorHAnsi"/>
                <w:sz w:val="28"/>
                <w:szCs w:val="28"/>
                <w:lang w:eastAsia="en-US"/>
              </w:rPr>
            </w:pPr>
            <w:bookmarkStart w:id="164" w:name="_Toc11861393"/>
            <w:bookmarkStart w:id="165" w:name="_Toc11932949"/>
            <w:r w:rsidRPr="00FA0B67">
              <w:rPr>
                <w:rFonts w:asciiTheme="majorHAnsi" w:hAnsiTheme="majorHAnsi" w:cstheme="majorHAnsi"/>
                <w:sz w:val="28"/>
                <w:szCs w:val="28"/>
              </w:rPr>
              <w:t>B</w:t>
            </w:r>
            <w:bookmarkEnd w:id="164"/>
            <w:bookmarkEnd w:id="165"/>
          </w:p>
        </w:tc>
        <w:tc>
          <w:tcPr>
            <w:tcW w:w="445" w:type="pct"/>
            <w:shd w:val="clear" w:color="auto" w:fill="auto"/>
            <w:noWrap/>
          </w:tcPr>
          <w:p w14:paraId="4C2B7B30" w14:textId="1861760C" w:rsidR="0082615E" w:rsidRPr="00FA0B67" w:rsidRDefault="0082615E" w:rsidP="00F00A11">
            <w:pPr>
              <w:rPr>
                <w:rFonts w:asciiTheme="majorHAnsi" w:hAnsiTheme="majorHAnsi" w:cstheme="majorHAnsi"/>
                <w:sz w:val="28"/>
                <w:szCs w:val="28"/>
                <w:lang w:eastAsia="en-US"/>
              </w:rPr>
            </w:pPr>
            <w:bookmarkStart w:id="166" w:name="_Toc11861394"/>
            <w:bookmarkStart w:id="167" w:name="_Toc11932950"/>
            <w:r w:rsidRPr="00FA0B67">
              <w:rPr>
                <w:rFonts w:asciiTheme="majorHAnsi" w:hAnsiTheme="majorHAnsi" w:cstheme="majorHAnsi"/>
                <w:sz w:val="28"/>
                <w:szCs w:val="28"/>
              </w:rPr>
              <w:t>Đơn giản</w:t>
            </w:r>
            <w:bookmarkEnd w:id="166"/>
            <w:bookmarkEnd w:id="167"/>
          </w:p>
        </w:tc>
      </w:tr>
      <w:tr w:rsidR="0082615E" w:rsidRPr="00FA0B67" w14:paraId="22DE5C77" w14:textId="77777777" w:rsidTr="00517754">
        <w:trPr>
          <w:trHeight w:val="521"/>
        </w:trPr>
        <w:tc>
          <w:tcPr>
            <w:tcW w:w="251" w:type="pct"/>
            <w:shd w:val="clear" w:color="000000" w:fill="FFFFFF"/>
          </w:tcPr>
          <w:p w14:paraId="32301EB4" w14:textId="6DFA5D0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7B16A4EC" w14:textId="38CF0DD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2EC1E127" w14:textId="7A52AB2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5EE772E7" w14:textId="507DAE6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702FEAAC" w14:textId="00992D65" w:rsidR="0082615E" w:rsidRPr="00FA0B67" w:rsidRDefault="0082615E" w:rsidP="00F00A11">
            <w:pPr>
              <w:rPr>
                <w:rFonts w:asciiTheme="majorHAnsi" w:hAnsiTheme="majorHAnsi" w:cstheme="majorHAnsi"/>
                <w:sz w:val="28"/>
                <w:szCs w:val="28"/>
              </w:rPr>
            </w:pPr>
            <w:bookmarkStart w:id="168" w:name="_Toc11861395"/>
            <w:bookmarkStart w:id="169" w:name="_Toc11932951"/>
            <w:r w:rsidRPr="00FA0B67">
              <w:rPr>
                <w:rFonts w:asciiTheme="majorHAnsi" w:hAnsiTheme="majorHAnsi" w:cstheme="majorHAnsi"/>
                <w:sz w:val="28"/>
                <w:szCs w:val="28"/>
              </w:rPr>
              <w:t>Cán bộ nghiệp vụ thực hiện nhập thông tin để hủy đợt đấu giá. Hệ thống cập nhật thông tin vào CSDL.</w:t>
            </w:r>
            <w:bookmarkEnd w:id="168"/>
            <w:bookmarkEnd w:id="169"/>
          </w:p>
        </w:tc>
        <w:tc>
          <w:tcPr>
            <w:tcW w:w="320" w:type="pct"/>
            <w:shd w:val="clear" w:color="000000" w:fill="FFFFFF"/>
          </w:tcPr>
          <w:p w14:paraId="794AB1C1" w14:textId="0F6F2C1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41924142" w14:textId="36FB7B9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2B1D3427" w14:textId="77777777" w:rsidTr="00517754">
        <w:trPr>
          <w:trHeight w:val="521"/>
        </w:trPr>
        <w:tc>
          <w:tcPr>
            <w:tcW w:w="251" w:type="pct"/>
            <w:shd w:val="clear" w:color="000000" w:fill="FFFFFF"/>
          </w:tcPr>
          <w:p w14:paraId="01A82076" w14:textId="68C16A9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1067" w:type="pct"/>
            <w:shd w:val="clear" w:color="auto" w:fill="auto"/>
            <w:vAlign w:val="center"/>
          </w:tcPr>
          <w:p w14:paraId="29F20F3B" w14:textId="5F24233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463F2566" w14:textId="0868ADF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7F8A8CA9" w14:textId="32E65ED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01432663" w14:textId="4AD0C827" w:rsidR="0082615E" w:rsidRPr="00FA0B67" w:rsidRDefault="0082615E" w:rsidP="00F00A11">
            <w:pPr>
              <w:rPr>
                <w:rFonts w:asciiTheme="majorHAnsi" w:hAnsiTheme="majorHAnsi" w:cstheme="majorHAnsi"/>
                <w:sz w:val="28"/>
                <w:szCs w:val="28"/>
              </w:rPr>
            </w:pPr>
            <w:bookmarkStart w:id="170" w:name="_Toc11861396"/>
            <w:bookmarkStart w:id="171" w:name="_Toc11932952"/>
            <w:r w:rsidRPr="00FA0B67">
              <w:rPr>
                <w:rFonts w:asciiTheme="majorHAnsi" w:hAnsiTheme="majorHAnsi" w:cstheme="majorHAnsi"/>
                <w:sz w:val="28"/>
                <w:szCs w:val="28"/>
              </w:rPr>
              <w:t>Cán bộ nghiệp vụ thực hiện nhập thông tin để tạm dừng đợt đấu giá. Hệ thống cập nhật thông tin vào CSDL.</w:t>
            </w:r>
            <w:bookmarkEnd w:id="170"/>
            <w:bookmarkEnd w:id="171"/>
          </w:p>
        </w:tc>
        <w:tc>
          <w:tcPr>
            <w:tcW w:w="320" w:type="pct"/>
            <w:shd w:val="clear" w:color="000000" w:fill="FFFFFF"/>
          </w:tcPr>
          <w:p w14:paraId="0824422A" w14:textId="469B518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720B0073" w14:textId="4F93FF0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2471964D" w14:textId="77777777" w:rsidTr="00517754">
        <w:trPr>
          <w:trHeight w:val="521"/>
        </w:trPr>
        <w:tc>
          <w:tcPr>
            <w:tcW w:w="251" w:type="pct"/>
            <w:shd w:val="clear" w:color="000000" w:fill="FFFFFF"/>
          </w:tcPr>
          <w:p w14:paraId="6A7B014C" w14:textId="7BAAF4CC" w:rsidR="0082615E" w:rsidRPr="00FA0B67" w:rsidRDefault="0082615E" w:rsidP="00F00A11">
            <w:pPr>
              <w:rPr>
                <w:rFonts w:asciiTheme="majorHAnsi" w:hAnsiTheme="majorHAnsi" w:cstheme="majorHAnsi"/>
                <w:sz w:val="28"/>
                <w:szCs w:val="28"/>
                <w:lang w:eastAsia="en-US"/>
              </w:rPr>
            </w:pPr>
            <w:bookmarkStart w:id="172" w:name="_Toc11861397"/>
            <w:bookmarkStart w:id="173" w:name="_Toc11932953"/>
            <w:r w:rsidRPr="00FA0B67">
              <w:rPr>
                <w:rFonts w:asciiTheme="majorHAnsi" w:hAnsiTheme="majorHAnsi" w:cstheme="majorHAnsi"/>
                <w:sz w:val="28"/>
                <w:szCs w:val="28"/>
              </w:rPr>
              <w:t>5</w:t>
            </w:r>
            <w:bookmarkEnd w:id="172"/>
            <w:bookmarkEnd w:id="173"/>
          </w:p>
        </w:tc>
        <w:tc>
          <w:tcPr>
            <w:tcW w:w="1067" w:type="pct"/>
            <w:shd w:val="clear" w:color="auto" w:fill="auto"/>
            <w:vAlign w:val="center"/>
          </w:tcPr>
          <w:p w14:paraId="0BEDB833" w14:textId="687E26B9" w:rsidR="0082615E" w:rsidRPr="00FA0B67" w:rsidRDefault="0082615E" w:rsidP="00F00A11">
            <w:pPr>
              <w:rPr>
                <w:rFonts w:asciiTheme="majorHAnsi" w:hAnsiTheme="majorHAnsi" w:cstheme="majorHAnsi"/>
                <w:sz w:val="28"/>
                <w:szCs w:val="28"/>
                <w:lang w:eastAsia="en-US"/>
              </w:rPr>
            </w:pPr>
            <w:bookmarkStart w:id="174" w:name="_Toc11861398"/>
            <w:bookmarkStart w:id="175" w:name="_Toc11932954"/>
            <w:r w:rsidRPr="00FA0B67">
              <w:rPr>
                <w:rFonts w:asciiTheme="majorHAnsi" w:hAnsiTheme="majorHAnsi" w:cstheme="majorHAnsi"/>
                <w:sz w:val="28"/>
                <w:szCs w:val="28"/>
              </w:rPr>
              <w:t>Quản lý tổ chức phát hành</w:t>
            </w:r>
            <w:bookmarkEnd w:id="174"/>
            <w:bookmarkEnd w:id="175"/>
          </w:p>
        </w:tc>
        <w:tc>
          <w:tcPr>
            <w:tcW w:w="545" w:type="pct"/>
            <w:shd w:val="clear" w:color="auto" w:fill="auto"/>
            <w:vAlign w:val="center"/>
          </w:tcPr>
          <w:p w14:paraId="39C02C1C" w14:textId="4AA087B5" w:rsidR="0082615E" w:rsidRPr="00FA0B67" w:rsidRDefault="0082615E" w:rsidP="00F00A11">
            <w:pPr>
              <w:rPr>
                <w:rFonts w:asciiTheme="majorHAnsi" w:hAnsiTheme="majorHAnsi" w:cstheme="majorHAnsi"/>
                <w:sz w:val="28"/>
                <w:szCs w:val="28"/>
                <w:lang w:eastAsia="en-US"/>
              </w:rPr>
            </w:pPr>
            <w:bookmarkStart w:id="176" w:name="_Toc11861399"/>
            <w:bookmarkStart w:id="177" w:name="_Toc11932955"/>
            <w:r w:rsidRPr="00FA0B67">
              <w:rPr>
                <w:rFonts w:asciiTheme="majorHAnsi" w:hAnsiTheme="majorHAnsi" w:cstheme="majorHAnsi"/>
                <w:sz w:val="28"/>
                <w:szCs w:val="28"/>
              </w:rPr>
              <w:t>Cán bộ nghiệp vụ</w:t>
            </w:r>
            <w:bookmarkEnd w:id="176"/>
            <w:bookmarkEnd w:id="177"/>
          </w:p>
        </w:tc>
        <w:tc>
          <w:tcPr>
            <w:tcW w:w="448" w:type="pct"/>
            <w:shd w:val="clear" w:color="auto" w:fill="auto"/>
            <w:vAlign w:val="center"/>
          </w:tcPr>
          <w:p w14:paraId="1C68EEC3" w14:textId="0B83184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009C7859" w14:textId="3F480AE1" w:rsidR="0082615E" w:rsidRPr="00FA0B67" w:rsidRDefault="0082615E" w:rsidP="00F00A11">
            <w:pPr>
              <w:rPr>
                <w:rFonts w:asciiTheme="majorHAnsi" w:hAnsiTheme="majorHAnsi" w:cstheme="majorHAnsi"/>
                <w:sz w:val="28"/>
                <w:szCs w:val="28"/>
              </w:rPr>
            </w:pPr>
            <w:bookmarkStart w:id="178" w:name="_Toc11861400"/>
            <w:bookmarkStart w:id="179" w:name="_Toc11932956"/>
            <w:r w:rsidRPr="00FA0B67">
              <w:rPr>
                <w:rFonts w:asciiTheme="majorHAnsi" w:hAnsiTheme="majorHAnsi" w:cstheme="majorHAnsi"/>
                <w:sz w:val="28"/>
                <w:szCs w:val="28"/>
              </w:rPr>
              <w:t>Use case tổng quát hóa</w:t>
            </w:r>
            <w:bookmarkEnd w:id="178"/>
            <w:bookmarkEnd w:id="179"/>
          </w:p>
        </w:tc>
        <w:tc>
          <w:tcPr>
            <w:tcW w:w="320" w:type="pct"/>
            <w:shd w:val="clear" w:color="000000" w:fill="FFFFFF"/>
          </w:tcPr>
          <w:p w14:paraId="0DC1A914" w14:textId="49D62976" w:rsidR="0082615E" w:rsidRPr="00FA0B67" w:rsidRDefault="0082615E" w:rsidP="00F00A11">
            <w:pPr>
              <w:rPr>
                <w:rFonts w:asciiTheme="majorHAnsi" w:hAnsiTheme="majorHAnsi" w:cstheme="majorHAnsi"/>
                <w:sz w:val="28"/>
                <w:szCs w:val="28"/>
                <w:lang w:eastAsia="en-US"/>
              </w:rPr>
            </w:pPr>
            <w:bookmarkStart w:id="180" w:name="_Toc11861401"/>
            <w:bookmarkStart w:id="181" w:name="_Toc11932957"/>
            <w:r w:rsidRPr="00FA0B67">
              <w:rPr>
                <w:rFonts w:asciiTheme="majorHAnsi" w:hAnsiTheme="majorHAnsi" w:cstheme="majorHAnsi"/>
                <w:sz w:val="28"/>
                <w:szCs w:val="28"/>
              </w:rPr>
              <w:t>B</w:t>
            </w:r>
            <w:bookmarkEnd w:id="180"/>
            <w:bookmarkEnd w:id="181"/>
          </w:p>
        </w:tc>
        <w:tc>
          <w:tcPr>
            <w:tcW w:w="445" w:type="pct"/>
            <w:shd w:val="clear" w:color="auto" w:fill="auto"/>
            <w:noWrap/>
          </w:tcPr>
          <w:p w14:paraId="59802754" w14:textId="380177E6" w:rsidR="0082615E" w:rsidRPr="00FA0B67" w:rsidRDefault="0082615E" w:rsidP="00F00A11">
            <w:pPr>
              <w:rPr>
                <w:rFonts w:asciiTheme="majorHAnsi" w:hAnsiTheme="majorHAnsi" w:cstheme="majorHAnsi"/>
                <w:sz w:val="28"/>
                <w:szCs w:val="28"/>
                <w:lang w:eastAsia="en-US"/>
              </w:rPr>
            </w:pPr>
            <w:bookmarkStart w:id="182" w:name="_Toc11861402"/>
            <w:bookmarkStart w:id="183" w:name="_Toc11932958"/>
            <w:r w:rsidRPr="00FA0B67">
              <w:rPr>
                <w:rFonts w:asciiTheme="majorHAnsi" w:hAnsiTheme="majorHAnsi" w:cstheme="majorHAnsi"/>
                <w:sz w:val="28"/>
                <w:szCs w:val="28"/>
              </w:rPr>
              <w:t>Trung bình</w:t>
            </w:r>
            <w:bookmarkEnd w:id="182"/>
            <w:bookmarkEnd w:id="183"/>
          </w:p>
        </w:tc>
      </w:tr>
      <w:tr w:rsidR="0082615E" w:rsidRPr="00FA0B67" w14:paraId="5F159FD2" w14:textId="77777777" w:rsidTr="00517754">
        <w:trPr>
          <w:trHeight w:val="521"/>
        </w:trPr>
        <w:tc>
          <w:tcPr>
            <w:tcW w:w="251" w:type="pct"/>
            <w:shd w:val="clear" w:color="000000" w:fill="FFFFFF"/>
          </w:tcPr>
          <w:p w14:paraId="45D109A0" w14:textId="2B6178D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7F6B2A32" w14:textId="5565921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4D3EAFA8" w14:textId="34A363B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78E5A4A8" w14:textId="7B351CA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1CEABF10" w14:textId="3F98FCD9" w:rsidR="0082615E" w:rsidRPr="00FA0B67" w:rsidRDefault="0082615E" w:rsidP="00F00A11">
            <w:pPr>
              <w:rPr>
                <w:rFonts w:asciiTheme="majorHAnsi" w:hAnsiTheme="majorHAnsi" w:cstheme="majorHAnsi"/>
                <w:sz w:val="28"/>
                <w:szCs w:val="28"/>
              </w:rPr>
            </w:pPr>
            <w:bookmarkStart w:id="184" w:name="_Toc11861403"/>
            <w:bookmarkStart w:id="185" w:name="_Toc11932959"/>
            <w:r w:rsidRPr="00FA0B67">
              <w:rPr>
                <w:rFonts w:asciiTheme="majorHAnsi" w:hAnsiTheme="majorHAnsi" w:cstheme="majorHAnsi"/>
                <w:sz w:val="28"/>
                <w:szCs w:val="28"/>
              </w:rPr>
              <w:t>Cán bộ nghiệp vụ thêm mới thông tin tổ chức phát hành. Hệ thống cập nhật thông tin vào CSDL.</w:t>
            </w:r>
            <w:bookmarkEnd w:id="184"/>
            <w:bookmarkEnd w:id="185"/>
          </w:p>
        </w:tc>
        <w:tc>
          <w:tcPr>
            <w:tcW w:w="320" w:type="pct"/>
            <w:shd w:val="clear" w:color="000000" w:fill="FFFFFF"/>
          </w:tcPr>
          <w:p w14:paraId="74B0905E" w14:textId="6B28E41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349F51E5" w14:textId="1AC2A58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7D23E2CD" w14:textId="77777777" w:rsidTr="00517754">
        <w:trPr>
          <w:trHeight w:val="521"/>
        </w:trPr>
        <w:tc>
          <w:tcPr>
            <w:tcW w:w="251" w:type="pct"/>
            <w:shd w:val="clear" w:color="000000" w:fill="FFFFFF"/>
          </w:tcPr>
          <w:p w14:paraId="433B65BB" w14:textId="385563B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58BA7CFE" w14:textId="3EDE5ED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0559EFBF" w14:textId="73E9E46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664F3333" w14:textId="6EED26E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076C09F1" w14:textId="1AF95431" w:rsidR="0082615E" w:rsidRPr="00FA0B67" w:rsidRDefault="0082615E" w:rsidP="00F00A11">
            <w:pPr>
              <w:rPr>
                <w:rFonts w:asciiTheme="majorHAnsi" w:hAnsiTheme="majorHAnsi" w:cstheme="majorHAnsi"/>
                <w:sz w:val="28"/>
                <w:szCs w:val="28"/>
              </w:rPr>
            </w:pPr>
            <w:bookmarkStart w:id="186" w:name="_Toc11861404"/>
            <w:bookmarkStart w:id="187" w:name="_Toc11932960"/>
            <w:r w:rsidRPr="00FA0B67">
              <w:rPr>
                <w:rFonts w:asciiTheme="majorHAnsi" w:hAnsiTheme="majorHAnsi" w:cstheme="majorHAnsi"/>
                <w:sz w:val="28"/>
                <w:szCs w:val="28"/>
              </w:rPr>
              <w:t>Cán bộ nghiệp vụ chỉnh sửa thông tin tổ chức phát hành. Hệ thống cập nhật thông tin vào CSDL.</w:t>
            </w:r>
            <w:bookmarkEnd w:id="186"/>
            <w:bookmarkEnd w:id="187"/>
          </w:p>
        </w:tc>
        <w:tc>
          <w:tcPr>
            <w:tcW w:w="320" w:type="pct"/>
            <w:shd w:val="clear" w:color="000000" w:fill="FFFFFF"/>
          </w:tcPr>
          <w:p w14:paraId="56C610EE" w14:textId="6A1F962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07846503" w14:textId="58D0DC9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056F3404" w14:textId="77777777" w:rsidTr="00517754">
        <w:trPr>
          <w:trHeight w:val="521"/>
        </w:trPr>
        <w:tc>
          <w:tcPr>
            <w:tcW w:w="251" w:type="pct"/>
            <w:shd w:val="clear" w:color="000000" w:fill="FFFFFF"/>
          </w:tcPr>
          <w:p w14:paraId="1DDF6A94" w14:textId="5FAA848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1F08650B" w14:textId="2BAC52A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20191018" w14:textId="0CEB3E9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7C8B2BED" w14:textId="37CDC92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022120AE" w14:textId="6CA9C463" w:rsidR="0082615E" w:rsidRPr="00FA0B67" w:rsidRDefault="0082615E" w:rsidP="00F00A11">
            <w:pPr>
              <w:rPr>
                <w:rFonts w:asciiTheme="majorHAnsi" w:hAnsiTheme="majorHAnsi" w:cstheme="majorHAnsi"/>
                <w:sz w:val="28"/>
                <w:szCs w:val="28"/>
              </w:rPr>
            </w:pPr>
            <w:bookmarkStart w:id="188" w:name="_Toc11861405"/>
            <w:bookmarkStart w:id="189" w:name="_Toc11932961"/>
            <w:r w:rsidRPr="00FA0B67">
              <w:rPr>
                <w:rFonts w:asciiTheme="majorHAnsi" w:hAnsiTheme="majorHAnsi" w:cstheme="majorHAnsi"/>
                <w:sz w:val="28"/>
                <w:szCs w:val="28"/>
              </w:rPr>
              <w:t>Cán bộ nghiệp vụ chọn thông tin tổ chức phát hành để xóa. Hệ thống cập nhật thông tin vào CSDL.</w:t>
            </w:r>
            <w:bookmarkEnd w:id="188"/>
            <w:bookmarkEnd w:id="189"/>
          </w:p>
        </w:tc>
        <w:tc>
          <w:tcPr>
            <w:tcW w:w="320" w:type="pct"/>
            <w:shd w:val="clear" w:color="000000" w:fill="FFFFFF"/>
          </w:tcPr>
          <w:p w14:paraId="4BEF772C" w14:textId="47DFFC2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3CBBA329" w14:textId="76D95D7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1EA2625D" w14:textId="77777777" w:rsidTr="00517754">
        <w:trPr>
          <w:trHeight w:val="521"/>
        </w:trPr>
        <w:tc>
          <w:tcPr>
            <w:tcW w:w="251" w:type="pct"/>
            <w:shd w:val="clear" w:color="000000" w:fill="FFFFFF"/>
          </w:tcPr>
          <w:p w14:paraId="39213A15" w14:textId="0BE3EE1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1067" w:type="pct"/>
            <w:shd w:val="clear" w:color="auto" w:fill="auto"/>
            <w:vAlign w:val="center"/>
          </w:tcPr>
          <w:p w14:paraId="4ABE076D" w14:textId="423170A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772FCB98" w14:textId="7DBC568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7FA26EBD" w14:textId="3D50E71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157F57DA" w14:textId="63BE3A0A" w:rsidR="0082615E" w:rsidRPr="00FA0B67" w:rsidRDefault="0082615E" w:rsidP="00F00A11">
            <w:pPr>
              <w:rPr>
                <w:rFonts w:asciiTheme="majorHAnsi" w:hAnsiTheme="majorHAnsi" w:cstheme="majorHAnsi"/>
                <w:sz w:val="28"/>
                <w:szCs w:val="28"/>
              </w:rPr>
            </w:pPr>
            <w:bookmarkStart w:id="190" w:name="_Toc11861406"/>
            <w:bookmarkStart w:id="191" w:name="_Toc11932962"/>
            <w:r w:rsidRPr="00FA0B67">
              <w:rPr>
                <w:rFonts w:asciiTheme="majorHAnsi" w:hAnsiTheme="majorHAnsi" w:cstheme="majorHAnsi"/>
                <w:sz w:val="28"/>
                <w:szCs w:val="28"/>
              </w:rPr>
              <w:t>Cán bộ nghiệp vụ chọn thông tin tổ chức phát hành để xem chi tiết. Hệ thống hiển thị thông tin chi tiết của tổ chức phát hành.</w:t>
            </w:r>
            <w:bookmarkEnd w:id="190"/>
            <w:bookmarkEnd w:id="191"/>
          </w:p>
        </w:tc>
        <w:tc>
          <w:tcPr>
            <w:tcW w:w="320" w:type="pct"/>
            <w:shd w:val="clear" w:color="000000" w:fill="FFFFFF"/>
          </w:tcPr>
          <w:p w14:paraId="5159FE2B" w14:textId="13C585E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04788567" w14:textId="1BAF84F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11F3817E" w14:textId="77777777" w:rsidTr="00517754">
        <w:trPr>
          <w:trHeight w:val="521"/>
        </w:trPr>
        <w:tc>
          <w:tcPr>
            <w:tcW w:w="251" w:type="pct"/>
            <w:shd w:val="clear" w:color="000000" w:fill="FFFFFF"/>
          </w:tcPr>
          <w:p w14:paraId="56A44820" w14:textId="378D474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776FD242" w14:textId="41F4748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17E217A1" w14:textId="5A27B4B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57B13375" w14:textId="404D920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441003A5" w14:textId="7AE6CD95" w:rsidR="0082615E" w:rsidRPr="00FA0B67" w:rsidRDefault="0082615E" w:rsidP="00F00A11">
            <w:pPr>
              <w:rPr>
                <w:rFonts w:asciiTheme="majorHAnsi" w:hAnsiTheme="majorHAnsi" w:cstheme="majorHAnsi"/>
                <w:sz w:val="28"/>
                <w:szCs w:val="28"/>
              </w:rPr>
            </w:pPr>
            <w:bookmarkStart w:id="192" w:name="_Toc11861407"/>
            <w:bookmarkStart w:id="193" w:name="_Toc11932963"/>
            <w:r w:rsidRPr="00FA0B67">
              <w:rPr>
                <w:rFonts w:asciiTheme="majorHAnsi" w:hAnsiTheme="majorHAnsi" w:cstheme="majorHAnsi"/>
                <w:sz w:val="28"/>
                <w:szCs w:val="28"/>
              </w:rPr>
              <w:t>Cán bộ nghiệp vụ xem tra cứu thông tin tổ chức phát hành. Hệ thống trả ra danh sách thông tin tổ chức phát hành theo điều kiện tìm kiếm.</w:t>
            </w:r>
            <w:bookmarkEnd w:id="192"/>
            <w:bookmarkEnd w:id="193"/>
          </w:p>
        </w:tc>
        <w:tc>
          <w:tcPr>
            <w:tcW w:w="320" w:type="pct"/>
            <w:shd w:val="clear" w:color="000000" w:fill="FFFFFF"/>
          </w:tcPr>
          <w:p w14:paraId="35689940" w14:textId="0369C73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08CBEA98" w14:textId="0C0B523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1AA47231" w14:textId="77777777" w:rsidTr="00517754">
        <w:trPr>
          <w:trHeight w:val="521"/>
        </w:trPr>
        <w:tc>
          <w:tcPr>
            <w:tcW w:w="251" w:type="pct"/>
            <w:shd w:val="clear" w:color="000000" w:fill="FFFFFF"/>
          </w:tcPr>
          <w:p w14:paraId="6A3CC2D5" w14:textId="295E7A73" w:rsidR="0082615E" w:rsidRPr="00FA0B67" w:rsidRDefault="0082615E" w:rsidP="00F00A11">
            <w:pPr>
              <w:rPr>
                <w:rFonts w:asciiTheme="majorHAnsi" w:hAnsiTheme="majorHAnsi" w:cstheme="majorHAnsi"/>
                <w:sz w:val="28"/>
                <w:szCs w:val="28"/>
                <w:lang w:eastAsia="en-US"/>
              </w:rPr>
            </w:pPr>
            <w:bookmarkStart w:id="194" w:name="_Toc11861408"/>
            <w:bookmarkStart w:id="195" w:name="_Toc11932964"/>
            <w:r w:rsidRPr="00FA0B67">
              <w:rPr>
                <w:rFonts w:asciiTheme="majorHAnsi" w:hAnsiTheme="majorHAnsi" w:cstheme="majorHAnsi"/>
                <w:sz w:val="28"/>
                <w:szCs w:val="28"/>
              </w:rPr>
              <w:t>6</w:t>
            </w:r>
            <w:bookmarkEnd w:id="194"/>
            <w:bookmarkEnd w:id="195"/>
          </w:p>
        </w:tc>
        <w:tc>
          <w:tcPr>
            <w:tcW w:w="1067" w:type="pct"/>
            <w:shd w:val="clear" w:color="auto" w:fill="auto"/>
            <w:vAlign w:val="center"/>
          </w:tcPr>
          <w:p w14:paraId="380B5D0A" w14:textId="288C5F87" w:rsidR="0082615E" w:rsidRPr="00FA0B67" w:rsidRDefault="0082615E" w:rsidP="00F00A11">
            <w:pPr>
              <w:rPr>
                <w:rFonts w:asciiTheme="majorHAnsi" w:hAnsiTheme="majorHAnsi" w:cstheme="majorHAnsi"/>
                <w:sz w:val="28"/>
                <w:szCs w:val="28"/>
                <w:lang w:eastAsia="en-US"/>
              </w:rPr>
            </w:pPr>
            <w:bookmarkStart w:id="196" w:name="_Toc11861409"/>
            <w:bookmarkStart w:id="197" w:name="_Toc11932965"/>
            <w:r w:rsidRPr="00FA0B67">
              <w:rPr>
                <w:rFonts w:asciiTheme="majorHAnsi" w:hAnsiTheme="majorHAnsi" w:cstheme="majorHAnsi"/>
                <w:sz w:val="28"/>
                <w:szCs w:val="28"/>
              </w:rPr>
              <w:t>Quản lý chứng khoán</w:t>
            </w:r>
            <w:bookmarkEnd w:id="196"/>
            <w:bookmarkEnd w:id="197"/>
          </w:p>
        </w:tc>
        <w:tc>
          <w:tcPr>
            <w:tcW w:w="545" w:type="pct"/>
            <w:shd w:val="clear" w:color="auto" w:fill="auto"/>
            <w:vAlign w:val="center"/>
          </w:tcPr>
          <w:p w14:paraId="26FD258C" w14:textId="2C39780A" w:rsidR="0082615E" w:rsidRPr="00FA0B67" w:rsidRDefault="0082615E" w:rsidP="00F00A11">
            <w:pPr>
              <w:rPr>
                <w:rFonts w:asciiTheme="majorHAnsi" w:hAnsiTheme="majorHAnsi" w:cstheme="majorHAnsi"/>
                <w:sz w:val="28"/>
                <w:szCs w:val="28"/>
                <w:lang w:eastAsia="en-US"/>
              </w:rPr>
            </w:pPr>
            <w:bookmarkStart w:id="198" w:name="_Toc11861410"/>
            <w:bookmarkStart w:id="199" w:name="_Toc11932966"/>
            <w:r w:rsidRPr="00FA0B67">
              <w:rPr>
                <w:rFonts w:asciiTheme="majorHAnsi" w:hAnsiTheme="majorHAnsi" w:cstheme="majorHAnsi"/>
                <w:sz w:val="28"/>
                <w:szCs w:val="28"/>
              </w:rPr>
              <w:t>Cán bộ nghiệp vụ</w:t>
            </w:r>
            <w:bookmarkEnd w:id="198"/>
            <w:bookmarkEnd w:id="199"/>
          </w:p>
        </w:tc>
        <w:tc>
          <w:tcPr>
            <w:tcW w:w="448" w:type="pct"/>
            <w:shd w:val="clear" w:color="auto" w:fill="auto"/>
            <w:vAlign w:val="center"/>
          </w:tcPr>
          <w:p w14:paraId="58962853" w14:textId="33BEE1B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1395E866" w14:textId="3CE6DBCA" w:rsidR="0082615E" w:rsidRPr="00FA0B67" w:rsidRDefault="0082615E" w:rsidP="00F00A11">
            <w:pPr>
              <w:rPr>
                <w:rFonts w:asciiTheme="majorHAnsi" w:hAnsiTheme="majorHAnsi" w:cstheme="majorHAnsi"/>
                <w:sz w:val="28"/>
                <w:szCs w:val="28"/>
              </w:rPr>
            </w:pPr>
            <w:bookmarkStart w:id="200" w:name="_Toc11861411"/>
            <w:bookmarkStart w:id="201" w:name="_Toc11932967"/>
            <w:r w:rsidRPr="00FA0B67">
              <w:rPr>
                <w:rFonts w:asciiTheme="majorHAnsi" w:hAnsiTheme="majorHAnsi" w:cstheme="majorHAnsi"/>
                <w:sz w:val="28"/>
                <w:szCs w:val="28"/>
              </w:rPr>
              <w:t>Use case tổng quát hóa</w:t>
            </w:r>
            <w:bookmarkEnd w:id="200"/>
            <w:bookmarkEnd w:id="201"/>
          </w:p>
        </w:tc>
        <w:tc>
          <w:tcPr>
            <w:tcW w:w="320" w:type="pct"/>
            <w:shd w:val="clear" w:color="000000" w:fill="FFFFFF"/>
          </w:tcPr>
          <w:p w14:paraId="79014846" w14:textId="7F8A9CD6" w:rsidR="0082615E" w:rsidRPr="00FA0B67" w:rsidRDefault="0082615E" w:rsidP="00F00A11">
            <w:pPr>
              <w:rPr>
                <w:rFonts w:asciiTheme="majorHAnsi" w:hAnsiTheme="majorHAnsi" w:cstheme="majorHAnsi"/>
                <w:sz w:val="28"/>
                <w:szCs w:val="28"/>
                <w:lang w:eastAsia="en-US"/>
              </w:rPr>
            </w:pPr>
            <w:bookmarkStart w:id="202" w:name="_Toc11861412"/>
            <w:bookmarkStart w:id="203" w:name="_Toc11932968"/>
            <w:r w:rsidRPr="00FA0B67">
              <w:rPr>
                <w:rFonts w:asciiTheme="majorHAnsi" w:hAnsiTheme="majorHAnsi" w:cstheme="majorHAnsi"/>
                <w:sz w:val="28"/>
                <w:szCs w:val="28"/>
              </w:rPr>
              <w:t>B</w:t>
            </w:r>
            <w:bookmarkEnd w:id="202"/>
            <w:bookmarkEnd w:id="203"/>
          </w:p>
        </w:tc>
        <w:tc>
          <w:tcPr>
            <w:tcW w:w="445" w:type="pct"/>
            <w:shd w:val="clear" w:color="auto" w:fill="auto"/>
            <w:noWrap/>
          </w:tcPr>
          <w:p w14:paraId="413EA09D" w14:textId="03AFB063" w:rsidR="0082615E" w:rsidRPr="00FA0B67" w:rsidRDefault="0082615E" w:rsidP="00F00A11">
            <w:pPr>
              <w:rPr>
                <w:rFonts w:asciiTheme="majorHAnsi" w:hAnsiTheme="majorHAnsi" w:cstheme="majorHAnsi"/>
                <w:sz w:val="28"/>
                <w:szCs w:val="28"/>
                <w:lang w:eastAsia="en-US"/>
              </w:rPr>
            </w:pPr>
            <w:bookmarkStart w:id="204" w:name="_Toc11861413"/>
            <w:bookmarkStart w:id="205" w:name="_Toc11932969"/>
            <w:r w:rsidRPr="00FA0B67">
              <w:rPr>
                <w:rFonts w:asciiTheme="majorHAnsi" w:hAnsiTheme="majorHAnsi" w:cstheme="majorHAnsi"/>
                <w:sz w:val="28"/>
                <w:szCs w:val="28"/>
              </w:rPr>
              <w:t>Trung bình</w:t>
            </w:r>
            <w:bookmarkEnd w:id="204"/>
            <w:bookmarkEnd w:id="205"/>
          </w:p>
        </w:tc>
      </w:tr>
      <w:tr w:rsidR="0082615E" w:rsidRPr="00FA0B67" w14:paraId="4EDD12E9" w14:textId="77777777" w:rsidTr="00517754">
        <w:trPr>
          <w:trHeight w:val="521"/>
        </w:trPr>
        <w:tc>
          <w:tcPr>
            <w:tcW w:w="251" w:type="pct"/>
            <w:shd w:val="clear" w:color="000000" w:fill="FFFFFF"/>
          </w:tcPr>
          <w:p w14:paraId="77D9D2C3" w14:textId="060E762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7A776DE9" w14:textId="73D73B6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52C07336" w14:textId="230F206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3C10CA4A" w14:textId="165B19F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6B2D5365" w14:textId="3FFFC696" w:rsidR="0082615E" w:rsidRPr="00FA0B67" w:rsidRDefault="0082615E" w:rsidP="00F00A11">
            <w:pPr>
              <w:rPr>
                <w:rFonts w:asciiTheme="majorHAnsi" w:hAnsiTheme="majorHAnsi" w:cstheme="majorHAnsi"/>
                <w:sz w:val="28"/>
                <w:szCs w:val="28"/>
              </w:rPr>
            </w:pPr>
            <w:bookmarkStart w:id="206" w:name="_Toc11861414"/>
            <w:bookmarkStart w:id="207" w:name="_Toc11932970"/>
            <w:r w:rsidRPr="00FA0B67">
              <w:rPr>
                <w:rFonts w:asciiTheme="majorHAnsi" w:hAnsiTheme="majorHAnsi" w:cstheme="majorHAnsi"/>
                <w:sz w:val="28"/>
                <w:szCs w:val="28"/>
              </w:rPr>
              <w:t>Cán bộ nghiệp vụ thêm mới thông tin chứng khoán. Hệ thống cập nhật thông tin vào CSDL.</w:t>
            </w:r>
            <w:bookmarkEnd w:id="206"/>
            <w:bookmarkEnd w:id="207"/>
          </w:p>
        </w:tc>
        <w:tc>
          <w:tcPr>
            <w:tcW w:w="320" w:type="pct"/>
            <w:shd w:val="clear" w:color="000000" w:fill="FFFFFF"/>
          </w:tcPr>
          <w:p w14:paraId="44E533B7" w14:textId="527248A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27FDCE38" w14:textId="0558FDB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614921A6" w14:textId="77777777" w:rsidTr="00517754">
        <w:trPr>
          <w:trHeight w:val="521"/>
        </w:trPr>
        <w:tc>
          <w:tcPr>
            <w:tcW w:w="251" w:type="pct"/>
            <w:shd w:val="clear" w:color="000000" w:fill="FFFFFF"/>
          </w:tcPr>
          <w:p w14:paraId="6D2BA7C7" w14:textId="4209216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3ED06F09" w14:textId="7354404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5D407BEB" w14:textId="0233541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0DDEC36F" w14:textId="062DBDE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35FC43BB" w14:textId="23DB7F65" w:rsidR="0082615E" w:rsidRPr="00FA0B67" w:rsidRDefault="0082615E" w:rsidP="00F00A11">
            <w:pPr>
              <w:rPr>
                <w:rFonts w:asciiTheme="majorHAnsi" w:hAnsiTheme="majorHAnsi" w:cstheme="majorHAnsi"/>
                <w:sz w:val="28"/>
                <w:szCs w:val="28"/>
              </w:rPr>
            </w:pPr>
            <w:bookmarkStart w:id="208" w:name="_Toc11861415"/>
            <w:bookmarkStart w:id="209" w:name="_Toc11932971"/>
            <w:r w:rsidRPr="00FA0B67">
              <w:rPr>
                <w:rFonts w:asciiTheme="majorHAnsi" w:hAnsiTheme="majorHAnsi" w:cstheme="majorHAnsi"/>
                <w:sz w:val="28"/>
                <w:szCs w:val="28"/>
              </w:rPr>
              <w:t>Cán bộ nghiệp vụ sửa thông tin chứng khoán. Hệ thống cập nhật thông tin vào CSDL.</w:t>
            </w:r>
            <w:bookmarkEnd w:id="208"/>
            <w:bookmarkEnd w:id="209"/>
          </w:p>
        </w:tc>
        <w:tc>
          <w:tcPr>
            <w:tcW w:w="320" w:type="pct"/>
            <w:shd w:val="clear" w:color="000000" w:fill="FFFFFF"/>
          </w:tcPr>
          <w:p w14:paraId="29BF1E93" w14:textId="36B317C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2404A560" w14:textId="0FA5076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73F77BB4" w14:textId="77777777" w:rsidTr="00517754">
        <w:trPr>
          <w:trHeight w:val="521"/>
        </w:trPr>
        <w:tc>
          <w:tcPr>
            <w:tcW w:w="251" w:type="pct"/>
            <w:shd w:val="clear" w:color="000000" w:fill="FFFFFF"/>
          </w:tcPr>
          <w:p w14:paraId="0AE6DAD5" w14:textId="491AAAA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1067" w:type="pct"/>
            <w:shd w:val="clear" w:color="auto" w:fill="auto"/>
            <w:vAlign w:val="center"/>
          </w:tcPr>
          <w:p w14:paraId="5565D9D8" w14:textId="1F10A7A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3F6323B6" w14:textId="5CFC57E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595DDAB4" w14:textId="57C4450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009C0037" w14:textId="1F981148" w:rsidR="0082615E" w:rsidRPr="00FA0B67" w:rsidRDefault="0082615E" w:rsidP="00F00A11">
            <w:pPr>
              <w:rPr>
                <w:rFonts w:asciiTheme="majorHAnsi" w:hAnsiTheme="majorHAnsi" w:cstheme="majorHAnsi"/>
                <w:sz w:val="28"/>
                <w:szCs w:val="28"/>
              </w:rPr>
            </w:pPr>
            <w:bookmarkStart w:id="210" w:name="_Toc11861416"/>
            <w:bookmarkStart w:id="211" w:name="_Toc11932972"/>
            <w:r w:rsidRPr="00FA0B67">
              <w:rPr>
                <w:rFonts w:asciiTheme="majorHAnsi" w:hAnsiTheme="majorHAnsi" w:cstheme="majorHAnsi"/>
                <w:sz w:val="28"/>
                <w:szCs w:val="28"/>
              </w:rPr>
              <w:t>Cán bộ nghiệp vụ chọn thông tin chứng khoán để xóa. Hệ thống cập nhật thông tin vào CSDL.</w:t>
            </w:r>
            <w:bookmarkEnd w:id="210"/>
            <w:bookmarkEnd w:id="211"/>
          </w:p>
        </w:tc>
        <w:tc>
          <w:tcPr>
            <w:tcW w:w="320" w:type="pct"/>
            <w:shd w:val="clear" w:color="000000" w:fill="FFFFFF"/>
          </w:tcPr>
          <w:p w14:paraId="7BC0E2C4" w14:textId="27DBA96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31C88087" w14:textId="30FFDC9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511799D5" w14:textId="77777777" w:rsidTr="00517754">
        <w:trPr>
          <w:trHeight w:val="521"/>
        </w:trPr>
        <w:tc>
          <w:tcPr>
            <w:tcW w:w="251" w:type="pct"/>
            <w:shd w:val="clear" w:color="000000" w:fill="FFFFFF"/>
          </w:tcPr>
          <w:p w14:paraId="3EAC9A16" w14:textId="62BE81D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7EA00565" w14:textId="41871D8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5BFBF7DD" w14:textId="7784550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6C60C302" w14:textId="2ABFB67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572608E1" w14:textId="17C84FBF" w:rsidR="0082615E" w:rsidRPr="00FA0B67" w:rsidRDefault="0082615E" w:rsidP="00F00A11">
            <w:pPr>
              <w:rPr>
                <w:rFonts w:asciiTheme="majorHAnsi" w:hAnsiTheme="majorHAnsi" w:cstheme="majorHAnsi"/>
                <w:sz w:val="28"/>
                <w:szCs w:val="28"/>
              </w:rPr>
            </w:pPr>
            <w:bookmarkStart w:id="212" w:name="_Toc11861417"/>
            <w:bookmarkStart w:id="213" w:name="_Toc11932973"/>
            <w:r w:rsidRPr="00FA0B67">
              <w:rPr>
                <w:rFonts w:asciiTheme="majorHAnsi" w:hAnsiTheme="majorHAnsi" w:cstheme="majorHAnsi"/>
                <w:sz w:val="28"/>
                <w:szCs w:val="28"/>
              </w:rPr>
              <w:t>Cán bộ nghiệp vụ chọn thông tin chứng khoán để xem chi tiết. Hệ thống hiển thị thông tin chi tiết chứng khoán.</w:t>
            </w:r>
            <w:bookmarkEnd w:id="212"/>
            <w:bookmarkEnd w:id="213"/>
          </w:p>
        </w:tc>
        <w:tc>
          <w:tcPr>
            <w:tcW w:w="320" w:type="pct"/>
            <w:shd w:val="clear" w:color="000000" w:fill="FFFFFF"/>
          </w:tcPr>
          <w:p w14:paraId="692F81F8" w14:textId="7AA81BA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5E99E5F4" w14:textId="1E3A3B5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1065BE06" w14:textId="77777777" w:rsidTr="00517754">
        <w:trPr>
          <w:trHeight w:val="521"/>
        </w:trPr>
        <w:tc>
          <w:tcPr>
            <w:tcW w:w="251" w:type="pct"/>
            <w:shd w:val="clear" w:color="000000" w:fill="FFFFFF"/>
          </w:tcPr>
          <w:p w14:paraId="13A51767" w14:textId="3B02AEA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3F7F8AB5" w14:textId="70F30BC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1AF915C0" w14:textId="37183D6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60C431FA" w14:textId="37F80CA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61BE2BBE" w14:textId="420A4F04" w:rsidR="0082615E" w:rsidRPr="00FA0B67" w:rsidRDefault="0082615E" w:rsidP="00F00A11">
            <w:pPr>
              <w:rPr>
                <w:rFonts w:asciiTheme="majorHAnsi" w:hAnsiTheme="majorHAnsi" w:cstheme="majorHAnsi"/>
                <w:sz w:val="28"/>
                <w:szCs w:val="28"/>
              </w:rPr>
            </w:pPr>
            <w:bookmarkStart w:id="214" w:name="_Toc11861418"/>
            <w:bookmarkStart w:id="215" w:name="_Toc11932974"/>
            <w:r w:rsidRPr="00FA0B67">
              <w:rPr>
                <w:rFonts w:asciiTheme="majorHAnsi" w:hAnsiTheme="majorHAnsi" w:cstheme="majorHAnsi"/>
                <w:sz w:val="28"/>
                <w:szCs w:val="28"/>
              </w:rPr>
              <w:t>Cán bộ nghiệp vụ xem tra cứu thông tin chứng khoán. Hệ thống hiển thị danh sách thông tin chứng khoán theo điều kiện tìm kiếm.</w:t>
            </w:r>
            <w:bookmarkEnd w:id="214"/>
            <w:bookmarkEnd w:id="215"/>
          </w:p>
        </w:tc>
        <w:tc>
          <w:tcPr>
            <w:tcW w:w="320" w:type="pct"/>
            <w:shd w:val="clear" w:color="000000" w:fill="FFFFFF"/>
          </w:tcPr>
          <w:p w14:paraId="57A115C1" w14:textId="208618F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59CC5F02" w14:textId="537833F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57C485B1" w14:textId="77777777" w:rsidTr="00517754">
        <w:trPr>
          <w:trHeight w:val="521"/>
        </w:trPr>
        <w:tc>
          <w:tcPr>
            <w:tcW w:w="251" w:type="pct"/>
            <w:shd w:val="clear" w:color="000000" w:fill="FFFFFF"/>
          </w:tcPr>
          <w:p w14:paraId="19797CFD" w14:textId="456D5C39" w:rsidR="0082615E" w:rsidRPr="00FA0B67" w:rsidRDefault="0082615E" w:rsidP="00F00A11">
            <w:pPr>
              <w:rPr>
                <w:rFonts w:asciiTheme="majorHAnsi" w:hAnsiTheme="majorHAnsi" w:cstheme="majorHAnsi"/>
                <w:sz w:val="28"/>
                <w:szCs w:val="28"/>
                <w:lang w:eastAsia="en-US"/>
              </w:rPr>
            </w:pPr>
            <w:bookmarkStart w:id="216" w:name="_Toc11861419"/>
            <w:bookmarkStart w:id="217" w:name="_Toc11932975"/>
            <w:r w:rsidRPr="00FA0B67">
              <w:rPr>
                <w:rFonts w:asciiTheme="majorHAnsi" w:hAnsiTheme="majorHAnsi" w:cstheme="majorHAnsi"/>
                <w:sz w:val="28"/>
                <w:szCs w:val="28"/>
              </w:rPr>
              <w:t>7</w:t>
            </w:r>
            <w:bookmarkEnd w:id="216"/>
            <w:bookmarkEnd w:id="217"/>
          </w:p>
        </w:tc>
        <w:tc>
          <w:tcPr>
            <w:tcW w:w="1067" w:type="pct"/>
            <w:shd w:val="clear" w:color="auto" w:fill="auto"/>
            <w:vAlign w:val="center"/>
          </w:tcPr>
          <w:p w14:paraId="64BCAABC" w14:textId="0F77CEFA" w:rsidR="0082615E" w:rsidRPr="00FA0B67" w:rsidRDefault="0082615E" w:rsidP="00F00A11">
            <w:pPr>
              <w:rPr>
                <w:rFonts w:asciiTheme="majorHAnsi" w:hAnsiTheme="majorHAnsi" w:cstheme="majorHAnsi"/>
                <w:sz w:val="28"/>
                <w:szCs w:val="28"/>
                <w:lang w:eastAsia="en-US"/>
              </w:rPr>
            </w:pPr>
            <w:bookmarkStart w:id="218" w:name="_Toc11861420"/>
            <w:bookmarkStart w:id="219" w:name="_Toc11932976"/>
            <w:r w:rsidRPr="00FA0B67">
              <w:rPr>
                <w:rFonts w:asciiTheme="majorHAnsi" w:hAnsiTheme="majorHAnsi" w:cstheme="majorHAnsi"/>
                <w:sz w:val="28"/>
                <w:szCs w:val="28"/>
              </w:rPr>
              <w:t>Quản lý tổ chức sở hữu</w:t>
            </w:r>
            <w:bookmarkEnd w:id="218"/>
            <w:bookmarkEnd w:id="219"/>
          </w:p>
        </w:tc>
        <w:tc>
          <w:tcPr>
            <w:tcW w:w="545" w:type="pct"/>
            <w:shd w:val="clear" w:color="auto" w:fill="auto"/>
            <w:vAlign w:val="center"/>
          </w:tcPr>
          <w:p w14:paraId="34EECA4F" w14:textId="024BFF40" w:rsidR="0082615E" w:rsidRPr="00FA0B67" w:rsidRDefault="0082615E" w:rsidP="00F00A11">
            <w:pPr>
              <w:rPr>
                <w:rFonts w:asciiTheme="majorHAnsi" w:hAnsiTheme="majorHAnsi" w:cstheme="majorHAnsi"/>
                <w:sz w:val="28"/>
                <w:szCs w:val="28"/>
                <w:lang w:eastAsia="en-US"/>
              </w:rPr>
            </w:pPr>
            <w:bookmarkStart w:id="220" w:name="_Toc11861421"/>
            <w:bookmarkStart w:id="221" w:name="_Toc11932977"/>
            <w:r w:rsidRPr="00FA0B67">
              <w:rPr>
                <w:rFonts w:asciiTheme="majorHAnsi" w:hAnsiTheme="majorHAnsi" w:cstheme="majorHAnsi"/>
                <w:sz w:val="28"/>
                <w:szCs w:val="28"/>
              </w:rPr>
              <w:t>Cán bộ nghiệp vụ</w:t>
            </w:r>
            <w:bookmarkEnd w:id="220"/>
            <w:bookmarkEnd w:id="221"/>
          </w:p>
        </w:tc>
        <w:tc>
          <w:tcPr>
            <w:tcW w:w="448" w:type="pct"/>
            <w:shd w:val="clear" w:color="auto" w:fill="auto"/>
            <w:vAlign w:val="center"/>
          </w:tcPr>
          <w:p w14:paraId="47D414A3" w14:textId="388BF71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2E28862F" w14:textId="6C931A14" w:rsidR="0082615E" w:rsidRPr="00FA0B67" w:rsidRDefault="0082615E" w:rsidP="00F00A11">
            <w:pPr>
              <w:rPr>
                <w:rFonts w:asciiTheme="majorHAnsi" w:hAnsiTheme="majorHAnsi" w:cstheme="majorHAnsi"/>
                <w:sz w:val="28"/>
                <w:szCs w:val="28"/>
              </w:rPr>
            </w:pPr>
            <w:bookmarkStart w:id="222" w:name="_Toc11861422"/>
            <w:bookmarkStart w:id="223" w:name="_Toc11932978"/>
            <w:r w:rsidRPr="00FA0B67">
              <w:rPr>
                <w:rFonts w:asciiTheme="majorHAnsi" w:hAnsiTheme="majorHAnsi" w:cstheme="majorHAnsi"/>
                <w:sz w:val="28"/>
                <w:szCs w:val="28"/>
              </w:rPr>
              <w:t>Use case tổng quát hóa</w:t>
            </w:r>
            <w:bookmarkEnd w:id="222"/>
            <w:bookmarkEnd w:id="223"/>
          </w:p>
        </w:tc>
        <w:tc>
          <w:tcPr>
            <w:tcW w:w="320" w:type="pct"/>
            <w:shd w:val="clear" w:color="000000" w:fill="FFFFFF"/>
          </w:tcPr>
          <w:p w14:paraId="63B09229" w14:textId="625C513F" w:rsidR="0082615E" w:rsidRPr="00FA0B67" w:rsidRDefault="0082615E" w:rsidP="00F00A11">
            <w:pPr>
              <w:rPr>
                <w:rFonts w:asciiTheme="majorHAnsi" w:hAnsiTheme="majorHAnsi" w:cstheme="majorHAnsi"/>
                <w:sz w:val="28"/>
                <w:szCs w:val="28"/>
                <w:lang w:eastAsia="en-US"/>
              </w:rPr>
            </w:pPr>
            <w:bookmarkStart w:id="224" w:name="_Toc11861423"/>
            <w:bookmarkStart w:id="225" w:name="_Toc11932979"/>
            <w:r w:rsidRPr="00FA0B67">
              <w:rPr>
                <w:rFonts w:asciiTheme="majorHAnsi" w:hAnsiTheme="majorHAnsi" w:cstheme="majorHAnsi"/>
                <w:sz w:val="28"/>
                <w:szCs w:val="28"/>
              </w:rPr>
              <w:t>B</w:t>
            </w:r>
            <w:bookmarkEnd w:id="224"/>
            <w:bookmarkEnd w:id="225"/>
          </w:p>
        </w:tc>
        <w:tc>
          <w:tcPr>
            <w:tcW w:w="445" w:type="pct"/>
            <w:shd w:val="clear" w:color="auto" w:fill="auto"/>
            <w:noWrap/>
          </w:tcPr>
          <w:p w14:paraId="07E42DFA" w14:textId="0AA5D1F4" w:rsidR="0082615E" w:rsidRPr="00FA0B67" w:rsidRDefault="0082615E" w:rsidP="00F00A11">
            <w:pPr>
              <w:rPr>
                <w:rFonts w:asciiTheme="majorHAnsi" w:hAnsiTheme="majorHAnsi" w:cstheme="majorHAnsi"/>
                <w:sz w:val="28"/>
                <w:szCs w:val="28"/>
                <w:lang w:eastAsia="en-US"/>
              </w:rPr>
            </w:pPr>
            <w:bookmarkStart w:id="226" w:name="_Toc11861424"/>
            <w:bookmarkStart w:id="227" w:name="_Toc11932980"/>
            <w:r w:rsidRPr="00FA0B67">
              <w:rPr>
                <w:rFonts w:asciiTheme="majorHAnsi" w:hAnsiTheme="majorHAnsi" w:cstheme="majorHAnsi"/>
                <w:sz w:val="28"/>
                <w:szCs w:val="28"/>
              </w:rPr>
              <w:t>Trung bình</w:t>
            </w:r>
            <w:bookmarkEnd w:id="226"/>
            <w:bookmarkEnd w:id="227"/>
          </w:p>
        </w:tc>
      </w:tr>
      <w:tr w:rsidR="0082615E" w:rsidRPr="00FA0B67" w14:paraId="5583B492" w14:textId="77777777" w:rsidTr="00517754">
        <w:trPr>
          <w:trHeight w:val="521"/>
        </w:trPr>
        <w:tc>
          <w:tcPr>
            <w:tcW w:w="251" w:type="pct"/>
            <w:shd w:val="clear" w:color="000000" w:fill="FFFFFF"/>
          </w:tcPr>
          <w:p w14:paraId="56EF9FD1" w14:textId="16743EF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41D2FBF4" w14:textId="04A0E5A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5618901D" w14:textId="2B96C93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075D8586" w14:textId="52B196B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29D8291E" w14:textId="01EF1D75" w:rsidR="0082615E" w:rsidRPr="00FA0B67" w:rsidRDefault="0082615E" w:rsidP="00F00A11">
            <w:pPr>
              <w:rPr>
                <w:rFonts w:asciiTheme="majorHAnsi" w:hAnsiTheme="majorHAnsi" w:cstheme="majorHAnsi"/>
                <w:sz w:val="28"/>
                <w:szCs w:val="28"/>
              </w:rPr>
            </w:pPr>
            <w:bookmarkStart w:id="228" w:name="_Toc11861425"/>
            <w:bookmarkStart w:id="229" w:name="_Toc11932981"/>
            <w:r w:rsidRPr="00FA0B67">
              <w:rPr>
                <w:rFonts w:asciiTheme="majorHAnsi" w:hAnsiTheme="majorHAnsi" w:cstheme="majorHAnsi"/>
                <w:sz w:val="28"/>
                <w:szCs w:val="28"/>
              </w:rPr>
              <w:t>Cán bộ nghiệp vụ thêm mới thông tin tổ chức sở hữu. Hệ thống cập nhật thông tin vào CSDL.</w:t>
            </w:r>
            <w:bookmarkEnd w:id="228"/>
            <w:bookmarkEnd w:id="229"/>
          </w:p>
        </w:tc>
        <w:tc>
          <w:tcPr>
            <w:tcW w:w="320" w:type="pct"/>
            <w:shd w:val="clear" w:color="000000" w:fill="FFFFFF"/>
          </w:tcPr>
          <w:p w14:paraId="64AE29A8" w14:textId="4D49CF7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0880EFFF" w14:textId="23A910C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28207DE0" w14:textId="77777777" w:rsidTr="00517754">
        <w:trPr>
          <w:trHeight w:val="521"/>
        </w:trPr>
        <w:tc>
          <w:tcPr>
            <w:tcW w:w="251" w:type="pct"/>
            <w:shd w:val="clear" w:color="000000" w:fill="FFFFFF"/>
          </w:tcPr>
          <w:p w14:paraId="45FE59D3" w14:textId="27F484A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1067" w:type="pct"/>
            <w:shd w:val="clear" w:color="auto" w:fill="auto"/>
            <w:vAlign w:val="center"/>
          </w:tcPr>
          <w:p w14:paraId="49C8CF97" w14:textId="6A91812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37D0A8D3" w14:textId="6B15E0B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5AE97FBE" w14:textId="415A6A8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4AD674BD" w14:textId="44B590BD" w:rsidR="0082615E" w:rsidRPr="00FA0B67" w:rsidRDefault="0082615E" w:rsidP="00F00A11">
            <w:pPr>
              <w:rPr>
                <w:rFonts w:asciiTheme="majorHAnsi" w:hAnsiTheme="majorHAnsi" w:cstheme="majorHAnsi"/>
                <w:sz w:val="28"/>
                <w:szCs w:val="28"/>
              </w:rPr>
            </w:pPr>
            <w:bookmarkStart w:id="230" w:name="_Toc11861426"/>
            <w:bookmarkStart w:id="231" w:name="_Toc11932982"/>
            <w:r w:rsidRPr="00FA0B67">
              <w:rPr>
                <w:rFonts w:asciiTheme="majorHAnsi" w:hAnsiTheme="majorHAnsi" w:cstheme="majorHAnsi"/>
                <w:sz w:val="28"/>
                <w:szCs w:val="28"/>
              </w:rPr>
              <w:t>Cán bộ nghiệp vụ sửa thông tin tổ chức sở hữu. Hệ thống cập nhật thông tin vào CSDL.</w:t>
            </w:r>
            <w:bookmarkEnd w:id="230"/>
            <w:bookmarkEnd w:id="231"/>
          </w:p>
        </w:tc>
        <w:tc>
          <w:tcPr>
            <w:tcW w:w="320" w:type="pct"/>
            <w:shd w:val="clear" w:color="000000" w:fill="FFFFFF"/>
          </w:tcPr>
          <w:p w14:paraId="204952E6" w14:textId="047E786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37FE0C09" w14:textId="02DCF34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19A22782" w14:textId="77777777" w:rsidTr="00517754">
        <w:trPr>
          <w:trHeight w:val="521"/>
        </w:trPr>
        <w:tc>
          <w:tcPr>
            <w:tcW w:w="251" w:type="pct"/>
            <w:shd w:val="clear" w:color="000000" w:fill="FFFFFF"/>
          </w:tcPr>
          <w:p w14:paraId="1944701E" w14:textId="716E0D6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718DE4C5" w14:textId="26046EF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6B8E4A68" w14:textId="132144E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4CC966E6" w14:textId="7E5D4FF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657D6DC7" w14:textId="5CD0E4AF" w:rsidR="0082615E" w:rsidRPr="00FA0B67" w:rsidRDefault="0082615E" w:rsidP="00F00A11">
            <w:pPr>
              <w:rPr>
                <w:rFonts w:asciiTheme="majorHAnsi" w:hAnsiTheme="majorHAnsi" w:cstheme="majorHAnsi"/>
                <w:sz w:val="28"/>
                <w:szCs w:val="28"/>
              </w:rPr>
            </w:pPr>
            <w:bookmarkStart w:id="232" w:name="_Toc11861427"/>
            <w:bookmarkStart w:id="233" w:name="_Toc11932983"/>
            <w:r w:rsidRPr="00FA0B67">
              <w:rPr>
                <w:rFonts w:asciiTheme="majorHAnsi" w:hAnsiTheme="majorHAnsi" w:cstheme="majorHAnsi"/>
                <w:sz w:val="28"/>
                <w:szCs w:val="28"/>
              </w:rPr>
              <w:t>Cán bộ nghiệp vụ chọn thông tin tổ chức sở hữu để xóa. Hệ thống cập nhật thông tin vào CSDL.</w:t>
            </w:r>
            <w:bookmarkEnd w:id="232"/>
            <w:bookmarkEnd w:id="233"/>
          </w:p>
        </w:tc>
        <w:tc>
          <w:tcPr>
            <w:tcW w:w="320" w:type="pct"/>
            <w:shd w:val="clear" w:color="000000" w:fill="FFFFFF"/>
          </w:tcPr>
          <w:p w14:paraId="17E95E89" w14:textId="54E1EB7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6EDC6F2E" w14:textId="7A12D83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6BEB4EAD" w14:textId="77777777" w:rsidTr="00517754">
        <w:trPr>
          <w:trHeight w:val="521"/>
        </w:trPr>
        <w:tc>
          <w:tcPr>
            <w:tcW w:w="251" w:type="pct"/>
            <w:shd w:val="clear" w:color="000000" w:fill="FFFFFF"/>
          </w:tcPr>
          <w:p w14:paraId="7CD25A00" w14:textId="3FFCD73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2CD39F8C" w14:textId="61D87BB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4D9C86EA" w14:textId="490E300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08F09CAC" w14:textId="405590F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11B727E9" w14:textId="2DA79A24" w:rsidR="0082615E" w:rsidRPr="00FA0B67" w:rsidRDefault="0082615E" w:rsidP="00F00A11">
            <w:pPr>
              <w:rPr>
                <w:rFonts w:asciiTheme="majorHAnsi" w:hAnsiTheme="majorHAnsi" w:cstheme="majorHAnsi"/>
                <w:sz w:val="28"/>
                <w:szCs w:val="28"/>
              </w:rPr>
            </w:pPr>
            <w:bookmarkStart w:id="234" w:name="_Toc11861428"/>
            <w:bookmarkStart w:id="235" w:name="_Toc11932984"/>
            <w:r w:rsidRPr="00FA0B67">
              <w:rPr>
                <w:rFonts w:asciiTheme="majorHAnsi" w:hAnsiTheme="majorHAnsi" w:cstheme="majorHAnsi"/>
                <w:sz w:val="28"/>
                <w:szCs w:val="28"/>
              </w:rPr>
              <w:t>Cán bộ nghiệp vụ chọn thông tin tổ chức sở hữu để xem chi tiết. Hệ thống hiển thị thông tin tổ chức sở hữu.</w:t>
            </w:r>
            <w:bookmarkEnd w:id="234"/>
            <w:bookmarkEnd w:id="235"/>
          </w:p>
        </w:tc>
        <w:tc>
          <w:tcPr>
            <w:tcW w:w="320" w:type="pct"/>
            <w:shd w:val="clear" w:color="000000" w:fill="FFFFFF"/>
          </w:tcPr>
          <w:p w14:paraId="3A82DCAD" w14:textId="11D1305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4958BA2E" w14:textId="21377A1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6270C397" w14:textId="77777777" w:rsidTr="00517754">
        <w:trPr>
          <w:trHeight w:val="521"/>
        </w:trPr>
        <w:tc>
          <w:tcPr>
            <w:tcW w:w="251" w:type="pct"/>
            <w:shd w:val="clear" w:color="000000" w:fill="FFFFFF"/>
          </w:tcPr>
          <w:p w14:paraId="57DAC6E6" w14:textId="6853254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7F0D40F7" w14:textId="58C9469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3A8234A6" w14:textId="3CA5109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302A93F4" w14:textId="237ABB5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6C7AD4B3" w14:textId="3670BDF6" w:rsidR="0082615E" w:rsidRPr="00FA0B67" w:rsidRDefault="0082615E" w:rsidP="00F00A11">
            <w:pPr>
              <w:rPr>
                <w:rFonts w:asciiTheme="majorHAnsi" w:hAnsiTheme="majorHAnsi" w:cstheme="majorHAnsi"/>
                <w:sz w:val="28"/>
                <w:szCs w:val="28"/>
              </w:rPr>
            </w:pPr>
            <w:bookmarkStart w:id="236" w:name="_Toc11861429"/>
            <w:bookmarkStart w:id="237" w:name="_Toc11932985"/>
            <w:r w:rsidRPr="00FA0B67">
              <w:rPr>
                <w:rFonts w:asciiTheme="majorHAnsi" w:hAnsiTheme="majorHAnsi" w:cstheme="majorHAnsi"/>
                <w:sz w:val="28"/>
                <w:szCs w:val="28"/>
              </w:rPr>
              <w:t>Cán bộ nghiệp vụ xem tra cứu thông tin tổ chức sở hữu. Hệ thống hiển thị danh sách tổ chức sở hữu theo điều kiện tìm kiếm.</w:t>
            </w:r>
            <w:bookmarkEnd w:id="236"/>
            <w:bookmarkEnd w:id="237"/>
          </w:p>
        </w:tc>
        <w:tc>
          <w:tcPr>
            <w:tcW w:w="320" w:type="pct"/>
            <w:shd w:val="clear" w:color="000000" w:fill="FFFFFF"/>
          </w:tcPr>
          <w:p w14:paraId="3F3EC7CB" w14:textId="1E344E4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66839ED2" w14:textId="57ACA1D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36F0FB12" w14:textId="77777777" w:rsidTr="00517754">
        <w:trPr>
          <w:trHeight w:val="521"/>
        </w:trPr>
        <w:tc>
          <w:tcPr>
            <w:tcW w:w="251" w:type="pct"/>
            <w:shd w:val="clear" w:color="000000" w:fill="FFFFFF"/>
          </w:tcPr>
          <w:p w14:paraId="42CA782E" w14:textId="14C95B9F" w:rsidR="0082615E" w:rsidRPr="00FA0B67" w:rsidRDefault="0082615E" w:rsidP="00F00A11">
            <w:pPr>
              <w:rPr>
                <w:rFonts w:asciiTheme="majorHAnsi" w:hAnsiTheme="majorHAnsi" w:cstheme="majorHAnsi"/>
                <w:sz w:val="28"/>
                <w:szCs w:val="28"/>
                <w:lang w:eastAsia="en-US"/>
              </w:rPr>
            </w:pPr>
            <w:bookmarkStart w:id="238" w:name="_Toc11861430"/>
            <w:bookmarkStart w:id="239" w:name="_Toc11932986"/>
            <w:r w:rsidRPr="00FA0B67">
              <w:rPr>
                <w:rFonts w:asciiTheme="majorHAnsi" w:hAnsiTheme="majorHAnsi" w:cstheme="majorHAnsi"/>
                <w:sz w:val="28"/>
                <w:szCs w:val="28"/>
              </w:rPr>
              <w:t>8</w:t>
            </w:r>
            <w:bookmarkEnd w:id="238"/>
            <w:bookmarkEnd w:id="239"/>
          </w:p>
        </w:tc>
        <w:tc>
          <w:tcPr>
            <w:tcW w:w="1067" w:type="pct"/>
            <w:shd w:val="clear" w:color="auto" w:fill="auto"/>
            <w:vAlign w:val="center"/>
          </w:tcPr>
          <w:p w14:paraId="6C7142FE" w14:textId="0BCCA42D" w:rsidR="0082615E" w:rsidRPr="00FA0B67" w:rsidRDefault="0082615E" w:rsidP="00F00A11">
            <w:pPr>
              <w:rPr>
                <w:rFonts w:asciiTheme="majorHAnsi" w:hAnsiTheme="majorHAnsi" w:cstheme="majorHAnsi"/>
                <w:sz w:val="28"/>
                <w:szCs w:val="28"/>
                <w:lang w:eastAsia="en-US"/>
              </w:rPr>
            </w:pPr>
            <w:bookmarkStart w:id="240" w:name="_Toc11861431"/>
            <w:bookmarkStart w:id="241" w:name="_Toc11932987"/>
            <w:r w:rsidRPr="00FA0B67">
              <w:rPr>
                <w:rFonts w:asciiTheme="majorHAnsi" w:hAnsiTheme="majorHAnsi" w:cstheme="majorHAnsi"/>
                <w:sz w:val="28"/>
                <w:szCs w:val="28"/>
              </w:rPr>
              <w:t>Quản lý đơn vị tư vấn</w:t>
            </w:r>
            <w:bookmarkEnd w:id="240"/>
            <w:bookmarkEnd w:id="241"/>
          </w:p>
        </w:tc>
        <w:tc>
          <w:tcPr>
            <w:tcW w:w="545" w:type="pct"/>
            <w:shd w:val="clear" w:color="auto" w:fill="auto"/>
            <w:vAlign w:val="center"/>
          </w:tcPr>
          <w:p w14:paraId="5023F2A6" w14:textId="44C31BC7" w:rsidR="0082615E" w:rsidRPr="00FA0B67" w:rsidRDefault="0082615E" w:rsidP="00F00A11">
            <w:pPr>
              <w:rPr>
                <w:rFonts w:asciiTheme="majorHAnsi" w:hAnsiTheme="majorHAnsi" w:cstheme="majorHAnsi"/>
                <w:sz w:val="28"/>
                <w:szCs w:val="28"/>
                <w:lang w:eastAsia="en-US"/>
              </w:rPr>
            </w:pPr>
            <w:bookmarkStart w:id="242" w:name="_Toc11861432"/>
            <w:bookmarkStart w:id="243" w:name="_Toc11932988"/>
            <w:r w:rsidRPr="00FA0B67">
              <w:rPr>
                <w:rFonts w:asciiTheme="majorHAnsi" w:hAnsiTheme="majorHAnsi" w:cstheme="majorHAnsi"/>
                <w:sz w:val="28"/>
                <w:szCs w:val="28"/>
              </w:rPr>
              <w:t>Cán bộ nghiệp vụ</w:t>
            </w:r>
            <w:bookmarkEnd w:id="242"/>
            <w:bookmarkEnd w:id="243"/>
          </w:p>
        </w:tc>
        <w:tc>
          <w:tcPr>
            <w:tcW w:w="448" w:type="pct"/>
            <w:shd w:val="clear" w:color="auto" w:fill="auto"/>
            <w:vAlign w:val="center"/>
          </w:tcPr>
          <w:p w14:paraId="0E20A532" w14:textId="0C0D7B6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156E2F4E" w14:textId="7C451881" w:rsidR="0082615E" w:rsidRPr="00FA0B67" w:rsidRDefault="0082615E" w:rsidP="00F00A11">
            <w:pPr>
              <w:rPr>
                <w:rFonts w:asciiTheme="majorHAnsi" w:hAnsiTheme="majorHAnsi" w:cstheme="majorHAnsi"/>
                <w:sz w:val="28"/>
                <w:szCs w:val="28"/>
              </w:rPr>
            </w:pPr>
            <w:bookmarkStart w:id="244" w:name="_Toc11861433"/>
            <w:bookmarkStart w:id="245" w:name="_Toc11932989"/>
            <w:r w:rsidRPr="00FA0B67">
              <w:rPr>
                <w:rFonts w:asciiTheme="majorHAnsi" w:hAnsiTheme="majorHAnsi" w:cstheme="majorHAnsi"/>
                <w:sz w:val="28"/>
                <w:szCs w:val="28"/>
              </w:rPr>
              <w:t>Use case tổng quát hóa</w:t>
            </w:r>
            <w:bookmarkEnd w:id="244"/>
            <w:bookmarkEnd w:id="245"/>
          </w:p>
        </w:tc>
        <w:tc>
          <w:tcPr>
            <w:tcW w:w="320" w:type="pct"/>
            <w:shd w:val="clear" w:color="000000" w:fill="FFFFFF"/>
          </w:tcPr>
          <w:p w14:paraId="3F198965" w14:textId="01C9FC23" w:rsidR="0082615E" w:rsidRPr="00FA0B67" w:rsidRDefault="0082615E" w:rsidP="00F00A11">
            <w:pPr>
              <w:rPr>
                <w:rFonts w:asciiTheme="majorHAnsi" w:hAnsiTheme="majorHAnsi" w:cstheme="majorHAnsi"/>
                <w:sz w:val="28"/>
                <w:szCs w:val="28"/>
                <w:lang w:eastAsia="en-US"/>
              </w:rPr>
            </w:pPr>
            <w:bookmarkStart w:id="246" w:name="_Toc11861434"/>
            <w:bookmarkStart w:id="247" w:name="_Toc11932990"/>
            <w:r w:rsidRPr="00FA0B67">
              <w:rPr>
                <w:rFonts w:asciiTheme="majorHAnsi" w:hAnsiTheme="majorHAnsi" w:cstheme="majorHAnsi"/>
                <w:sz w:val="28"/>
                <w:szCs w:val="28"/>
              </w:rPr>
              <w:t>B</w:t>
            </w:r>
            <w:bookmarkEnd w:id="246"/>
            <w:bookmarkEnd w:id="247"/>
          </w:p>
        </w:tc>
        <w:tc>
          <w:tcPr>
            <w:tcW w:w="445" w:type="pct"/>
            <w:shd w:val="clear" w:color="auto" w:fill="auto"/>
            <w:noWrap/>
          </w:tcPr>
          <w:p w14:paraId="51B8BB29" w14:textId="3CDA7427" w:rsidR="0082615E" w:rsidRPr="00FA0B67" w:rsidRDefault="0082615E" w:rsidP="00F00A11">
            <w:pPr>
              <w:rPr>
                <w:rFonts w:asciiTheme="majorHAnsi" w:hAnsiTheme="majorHAnsi" w:cstheme="majorHAnsi"/>
                <w:sz w:val="28"/>
                <w:szCs w:val="28"/>
                <w:lang w:eastAsia="en-US"/>
              </w:rPr>
            </w:pPr>
            <w:bookmarkStart w:id="248" w:name="_Toc11861435"/>
            <w:bookmarkStart w:id="249" w:name="_Toc11932991"/>
            <w:r w:rsidRPr="00FA0B67">
              <w:rPr>
                <w:rFonts w:asciiTheme="majorHAnsi" w:hAnsiTheme="majorHAnsi" w:cstheme="majorHAnsi"/>
                <w:sz w:val="28"/>
                <w:szCs w:val="28"/>
              </w:rPr>
              <w:t>Trung bình</w:t>
            </w:r>
            <w:bookmarkEnd w:id="248"/>
            <w:bookmarkEnd w:id="249"/>
          </w:p>
        </w:tc>
      </w:tr>
      <w:tr w:rsidR="0082615E" w:rsidRPr="00FA0B67" w14:paraId="1F1AAFAD" w14:textId="77777777" w:rsidTr="00517754">
        <w:trPr>
          <w:trHeight w:val="521"/>
        </w:trPr>
        <w:tc>
          <w:tcPr>
            <w:tcW w:w="251" w:type="pct"/>
            <w:shd w:val="clear" w:color="000000" w:fill="FFFFFF"/>
          </w:tcPr>
          <w:p w14:paraId="55DCBFF3" w14:textId="23A6C0C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1067" w:type="pct"/>
            <w:shd w:val="clear" w:color="auto" w:fill="auto"/>
            <w:vAlign w:val="center"/>
          </w:tcPr>
          <w:p w14:paraId="10BCA206" w14:textId="4F3F780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2FA0845E" w14:textId="50EB77A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3C02C8DD" w14:textId="745B4CB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51E0A166" w14:textId="6D99ED27" w:rsidR="0082615E" w:rsidRPr="00FA0B67" w:rsidRDefault="0082615E" w:rsidP="00F00A11">
            <w:pPr>
              <w:rPr>
                <w:rFonts w:asciiTheme="majorHAnsi" w:hAnsiTheme="majorHAnsi" w:cstheme="majorHAnsi"/>
                <w:sz w:val="28"/>
                <w:szCs w:val="28"/>
              </w:rPr>
            </w:pPr>
            <w:bookmarkStart w:id="250" w:name="_Toc11861436"/>
            <w:bookmarkStart w:id="251" w:name="_Toc11932992"/>
            <w:r w:rsidRPr="00FA0B67">
              <w:rPr>
                <w:rFonts w:asciiTheme="majorHAnsi" w:hAnsiTheme="majorHAnsi" w:cstheme="majorHAnsi"/>
                <w:sz w:val="28"/>
                <w:szCs w:val="28"/>
              </w:rPr>
              <w:t>Cán bộ nghiệp vụ thêm mới thông tin đơn vị tư vấn. Hệ thống cập nhật thông tin vào CSDL.</w:t>
            </w:r>
            <w:bookmarkEnd w:id="250"/>
            <w:bookmarkEnd w:id="251"/>
          </w:p>
        </w:tc>
        <w:tc>
          <w:tcPr>
            <w:tcW w:w="320" w:type="pct"/>
            <w:shd w:val="clear" w:color="000000" w:fill="FFFFFF"/>
          </w:tcPr>
          <w:p w14:paraId="319C9B19" w14:textId="452BDCB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5FF6EE23" w14:textId="3EBE3EF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68DC959A" w14:textId="77777777" w:rsidTr="00517754">
        <w:trPr>
          <w:trHeight w:val="521"/>
        </w:trPr>
        <w:tc>
          <w:tcPr>
            <w:tcW w:w="251" w:type="pct"/>
            <w:shd w:val="clear" w:color="000000" w:fill="FFFFFF"/>
          </w:tcPr>
          <w:p w14:paraId="3DB1E5B3" w14:textId="2381E98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6CC5EAFA" w14:textId="49E81C6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7FD468AF" w14:textId="6895B49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12C1091F" w14:textId="523EE32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1287B45E" w14:textId="519CE2CC" w:rsidR="0082615E" w:rsidRPr="00FA0B67" w:rsidRDefault="0082615E" w:rsidP="00F00A11">
            <w:pPr>
              <w:rPr>
                <w:rFonts w:asciiTheme="majorHAnsi" w:hAnsiTheme="majorHAnsi" w:cstheme="majorHAnsi"/>
                <w:sz w:val="28"/>
                <w:szCs w:val="28"/>
              </w:rPr>
            </w:pPr>
            <w:bookmarkStart w:id="252" w:name="_Toc11861437"/>
            <w:bookmarkStart w:id="253" w:name="_Toc11932993"/>
            <w:r w:rsidRPr="00FA0B67">
              <w:rPr>
                <w:rFonts w:asciiTheme="majorHAnsi" w:hAnsiTheme="majorHAnsi" w:cstheme="majorHAnsi"/>
                <w:sz w:val="28"/>
                <w:szCs w:val="28"/>
              </w:rPr>
              <w:t>Cán bộ nghiệp vụ sửa thông tin đơn vị tư vấn. Hệ thống cập nhật thông tin vào CSDL.</w:t>
            </w:r>
            <w:bookmarkEnd w:id="252"/>
            <w:bookmarkEnd w:id="253"/>
          </w:p>
        </w:tc>
        <w:tc>
          <w:tcPr>
            <w:tcW w:w="320" w:type="pct"/>
            <w:shd w:val="clear" w:color="000000" w:fill="FFFFFF"/>
          </w:tcPr>
          <w:p w14:paraId="7B1F4646" w14:textId="0AB59C9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79D7DA3F" w14:textId="7444A5E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2F6A7106" w14:textId="77777777" w:rsidTr="00517754">
        <w:trPr>
          <w:trHeight w:val="521"/>
        </w:trPr>
        <w:tc>
          <w:tcPr>
            <w:tcW w:w="251" w:type="pct"/>
            <w:shd w:val="clear" w:color="000000" w:fill="FFFFFF"/>
          </w:tcPr>
          <w:p w14:paraId="4575D2A8" w14:textId="089D0AA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541F5A16" w14:textId="0BAE4EA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51CFDCC7" w14:textId="390C606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2E558F84" w14:textId="2ADAC29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236F90E6" w14:textId="25688BD4" w:rsidR="0082615E" w:rsidRPr="00FA0B67" w:rsidRDefault="0082615E" w:rsidP="00F00A11">
            <w:pPr>
              <w:rPr>
                <w:rFonts w:asciiTheme="majorHAnsi" w:hAnsiTheme="majorHAnsi" w:cstheme="majorHAnsi"/>
                <w:sz w:val="28"/>
                <w:szCs w:val="28"/>
              </w:rPr>
            </w:pPr>
            <w:bookmarkStart w:id="254" w:name="_Toc11861438"/>
            <w:bookmarkStart w:id="255" w:name="_Toc11932994"/>
            <w:r w:rsidRPr="00FA0B67">
              <w:rPr>
                <w:rFonts w:asciiTheme="majorHAnsi" w:hAnsiTheme="majorHAnsi" w:cstheme="majorHAnsi"/>
                <w:sz w:val="28"/>
                <w:szCs w:val="28"/>
              </w:rPr>
              <w:t>Cán bộ nghiệp vụ chọn thông tin đơn vị tư vấn để xóa. Hệ thống cập nhật thông tin vào CSDL.</w:t>
            </w:r>
            <w:bookmarkEnd w:id="254"/>
            <w:bookmarkEnd w:id="255"/>
          </w:p>
        </w:tc>
        <w:tc>
          <w:tcPr>
            <w:tcW w:w="320" w:type="pct"/>
            <w:shd w:val="clear" w:color="000000" w:fill="FFFFFF"/>
          </w:tcPr>
          <w:p w14:paraId="0A168826" w14:textId="36C8FD7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1D71BCF3" w14:textId="57B1641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38DFA4F5" w14:textId="77777777" w:rsidTr="00517754">
        <w:trPr>
          <w:trHeight w:val="521"/>
        </w:trPr>
        <w:tc>
          <w:tcPr>
            <w:tcW w:w="251" w:type="pct"/>
            <w:shd w:val="clear" w:color="000000" w:fill="FFFFFF"/>
          </w:tcPr>
          <w:p w14:paraId="46AE3CAE" w14:textId="4B59FC0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255AB65B" w14:textId="5627914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24127E0D" w14:textId="46FD5C1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747A8D04" w14:textId="00C2852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1C80B98F" w14:textId="417B9FE8" w:rsidR="0082615E" w:rsidRPr="00FA0B67" w:rsidRDefault="0082615E" w:rsidP="00F00A11">
            <w:pPr>
              <w:rPr>
                <w:rFonts w:asciiTheme="majorHAnsi" w:hAnsiTheme="majorHAnsi" w:cstheme="majorHAnsi"/>
                <w:sz w:val="28"/>
                <w:szCs w:val="28"/>
              </w:rPr>
            </w:pPr>
            <w:bookmarkStart w:id="256" w:name="_Toc11861439"/>
            <w:bookmarkStart w:id="257" w:name="_Toc11932995"/>
            <w:r w:rsidRPr="00FA0B67">
              <w:rPr>
                <w:rFonts w:asciiTheme="majorHAnsi" w:hAnsiTheme="majorHAnsi" w:cstheme="majorHAnsi"/>
                <w:sz w:val="28"/>
                <w:szCs w:val="28"/>
              </w:rPr>
              <w:t>Cán bộ nghiệp vụ chọn thông tin đơn vị tư vấn để xem chi tiết. Hệ thống hiển thị thông tin chi tiết đơn vị tư vấn</w:t>
            </w:r>
            <w:bookmarkEnd w:id="256"/>
            <w:bookmarkEnd w:id="257"/>
          </w:p>
        </w:tc>
        <w:tc>
          <w:tcPr>
            <w:tcW w:w="320" w:type="pct"/>
            <w:shd w:val="clear" w:color="000000" w:fill="FFFFFF"/>
          </w:tcPr>
          <w:p w14:paraId="115B5408" w14:textId="3EB2669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77B36968" w14:textId="5D1695F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6FC8DD38" w14:textId="77777777" w:rsidTr="00517754">
        <w:trPr>
          <w:trHeight w:val="521"/>
        </w:trPr>
        <w:tc>
          <w:tcPr>
            <w:tcW w:w="251" w:type="pct"/>
            <w:shd w:val="clear" w:color="000000" w:fill="FFFFFF"/>
          </w:tcPr>
          <w:p w14:paraId="734CDA37" w14:textId="4683AF7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665C6458" w14:textId="44EE814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01826142" w14:textId="0CE26AF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01D9D9ED" w14:textId="652E6E5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1D8A0E60" w14:textId="414B7C3C" w:rsidR="0082615E" w:rsidRPr="00FA0B67" w:rsidRDefault="0082615E" w:rsidP="00F00A11">
            <w:pPr>
              <w:rPr>
                <w:rFonts w:asciiTheme="majorHAnsi" w:hAnsiTheme="majorHAnsi" w:cstheme="majorHAnsi"/>
                <w:sz w:val="28"/>
                <w:szCs w:val="28"/>
              </w:rPr>
            </w:pPr>
            <w:bookmarkStart w:id="258" w:name="_Toc11861440"/>
            <w:bookmarkStart w:id="259" w:name="_Toc11932996"/>
            <w:r w:rsidRPr="00FA0B67">
              <w:rPr>
                <w:rFonts w:asciiTheme="majorHAnsi" w:hAnsiTheme="majorHAnsi" w:cstheme="majorHAnsi"/>
                <w:sz w:val="28"/>
                <w:szCs w:val="28"/>
              </w:rPr>
              <w:t>Cán bộ nghiệp vụ xem tra cứu thông tin đơn vị tư vấn. Hệ thống hiển thị danh sách đơn vị tư vấn theo điều kiện tìm kiếm.</w:t>
            </w:r>
            <w:bookmarkEnd w:id="258"/>
            <w:bookmarkEnd w:id="259"/>
          </w:p>
        </w:tc>
        <w:tc>
          <w:tcPr>
            <w:tcW w:w="320" w:type="pct"/>
            <w:shd w:val="clear" w:color="000000" w:fill="FFFFFF"/>
          </w:tcPr>
          <w:p w14:paraId="54563D78" w14:textId="07E9DCF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0B8105D1" w14:textId="31CEE16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2C987671" w14:textId="77777777" w:rsidTr="00517754">
        <w:trPr>
          <w:trHeight w:val="521"/>
        </w:trPr>
        <w:tc>
          <w:tcPr>
            <w:tcW w:w="251" w:type="pct"/>
            <w:shd w:val="clear" w:color="000000" w:fill="FFFFFF"/>
          </w:tcPr>
          <w:p w14:paraId="4DEA992E" w14:textId="68A9CE95" w:rsidR="0082615E" w:rsidRPr="00FA0B67" w:rsidRDefault="0082615E" w:rsidP="00F00A11">
            <w:pPr>
              <w:rPr>
                <w:rFonts w:asciiTheme="majorHAnsi" w:hAnsiTheme="majorHAnsi" w:cstheme="majorHAnsi"/>
                <w:sz w:val="28"/>
                <w:szCs w:val="28"/>
                <w:lang w:eastAsia="en-US"/>
              </w:rPr>
            </w:pPr>
            <w:bookmarkStart w:id="260" w:name="_Toc11861441"/>
            <w:bookmarkStart w:id="261" w:name="_Toc11932997"/>
            <w:r w:rsidRPr="00FA0B67">
              <w:rPr>
                <w:rFonts w:asciiTheme="majorHAnsi" w:hAnsiTheme="majorHAnsi" w:cstheme="majorHAnsi"/>
                <w:sz w:val="28"/>
                <w:szCs w:val="28"/>
              </w:rPr>
              <w:lastRenderedPageBreak/>
              <w:t>9</w:t>
            </w:r>
            <w:bookmarkEnd w:id="260"/>
            <w:bookmarkEnd w:id="261"/>
          </w:p>
        </w:tc>
        <w:tc>
          <w:tcPr>
            <w:tcW w:w="1067" w:type="pct"/>
            <w:shd w:val="clear" w:color="auto" w:fill="auto"/>
            <w:vAlign w:val="center"/>
          </w:tcPr>
          <w:p w14:paraId="3C035008" w14:textId="556723BD" w:rsidR="0082615E" w:rsidRPr="00FA0B67" w:rsidRDefault="0082615E" w:rsidP="00F00A11">
            <w:pPr>
              <w:rPr>
                <w:rFonts w:asciiTheme="majorHAnsi" w:hAnsiTheme="majorHAnsi" w:cstheme="majorHAnsi"/>
                <w:sz w:val="28"/>
                <w:szCs w:val="28"/>
                <w:lang w:eastAsia="en-US"/>
              </w:rPr>
            </w:pPr>
            <w:bookmarkStart w:id="262" w:name="_Toc11861442"/>
            <w:bookmarkStart w:id="263" w:name="_Toc11932998"/>
            <w:r w:rsidRPr="00FA0B67">
              <w:rPr>
                <w:rFonts w:asciiTheme="majorHAnsi" w:hAnsiTheme="majorHAnsi" w:cstheme="majorHAnsi"/>
                <w:sz w:val="28"/>
                <w:szCs w:val="28"/>
              </w:rPr>
              <w:t>Quản lý thành viên</w:t>
            </w:r>
            <w:bookmarkEnd w:id="262"/>
            <w:bookmarkEnd w:id="263"/>
          </w:p>
        </w:tc>
        <w:tc>
          <w:tcPr>
            <w:tcW w:w="545" w:type="pct"/>
            <w:shd w:val="clear" w:color="auto" w:fill="auto"/>
            <w:vAlign w:val="center"/>
          </w:tcPr>
          <w:p w14:paraId="66220B6F" w14:textId="70D2DBEE" w:rsidR="0082615E" w:rsidRPr="00FA0B67" w:rsidRDefault="0082615E" w:rsidP="00F00A11">
            <w:pPr>
              <w:rPr>
                <w:rFonts w:asciiTheme="majorHAnsi" w:hAnsiTheme="majorHAnsi" w:cstheme="majorHAnsi"/>
                <w:sz w:val="28"/>
                <w:szCs w:val="28"/>
                <w:lang w:eastAsia="en-US"/>
              </w:rPr>
            </w:pPr>
            <w:bookmarkStart w:id="264" w:name="_Toc11861443"/>
            <w:bookmarkStart w:id="265" w:name="_Toc11932999"/>
            <w:r w:rsidRPr="00FA0B67">
              <w:rPr>
                <w:rFonts w:asciiTheme="majorHAnsi" w:hAnsiTheme="majorHAnsi" w:cstheme="majorHAnsi"/>
                <w:sz w:val="28"/>
                <w:szCs w:val="28"/>
              </w:rPr>
              <w:t>Cán bộ nghiệp vụ</w:t>
            </w:r>
            <w:bookmarkEnd w:id="264"/>
            <w:bookmarkEnd w:id="265"/>
          </w:p>
        </w:tc>
        <w:tc>
          <w:tcPr>
            <w:tcW w:w="448" w:type="pct"/>
            <w:shd w:val="clear" w:color="auto" w:fill="auto"/>
            <w:vAlign w:val="center"/>
          </w:tcPr>
          <w:p w14:paraId="431D9AEF" w14:textId="644C243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61CD9518" w14:textId="5816E57E" w:rsidR="0082615E" w:rsidRPr="00FA0B67" w:rsidRDefault="0082615E" w:rsidP="00F00A11">
            <w:pPr>
              <w:rPr>
                <w:rFonts w:asciiTheme="majorHAnsi" w:hAnsiTheme="majorHAnsi" w:cstheme="majorHAnsi"/>
                <w:sz w:val="28"/>
                <w:szCs w:val="28"/>
              </w:rPr>
            </w:pPr>
            <w:bookmarkStart w:id="266" w:name="_Toc11861444"/>
            <w:bookmarkStart w:id="267" w:name="_Toc11933000"/>
            <w:r w:rsidRPr="00FA0B67">
              <w:rPr>
                <w:rFonts w:asciiTheme="majorHAnsi" w:hAnsiTheme="majorHAnsi" w:cstheme="majorHAnsi"/>
                <w:sz w:val="28"/>
                <w:szCs w:val="28"/>
              </w:rPr>
              <w:t>Use case tổng quát hóa</w:t>
            </w:r>
            <w:bookmarkEnd w:id="266"/>
            <w:bookmarkEnd w:id="267"/>
          </w:p>
        </w:tc>
        <w:tc>
          <w:tcPr>
            <w:tcW w:w="320" w:type="pct"/>
            <w:shd w:val="clear" w:color="000000" w:fill="FFFFFF"/>
          </w:tcPr>
          <w:p w14:paraId="26DDA47E" w14:textId="016EE87F" w:rsidR="0082615E" w:rsidRPr="00FA0B67" w:rsidRDefault="0082615E" w:rsidP="00F00A11">
            <w:pPr>
              <w:rPr>
                <w:rFonts w:asciiTheme="majorHAnsi" w:hAnsiTheme="majorHAnsi" w:cstheme="majorHAnsi"/>
                <w:sz w:val="28"/>
                <w:szCs w:val="28"/>
                <w:lang w:eastAsia="en-US"/>
              </w:rPr>
            </w:pPr>
            <w:bookmarkStart w:id="268" w:name="_Toc11861445"/>
            <w:bookmarkStart w:id="269" w:name="_Toc11933001"/>
            <w:r w:rsidRPr="00FA0B67">
              <w:rPr>
                <w:rFonts w:asciiTheme="majorHAnsi" w:hAnsiTheme="majorHAnsi" w:cstheme="majorHAnsi"/>
                <w:sz w:val="28"/>
                <w:szCs w:val="28"/>
              </w:rPr>
              <w:t>B</w:t>
            </w:r>
            <w:bookmarkEnd w:id="268"/>
            <w:bookmarkEnd w:id="269"/>
          </w:p>
        </w:tc>
        <w:tc>
          <w:tcPr>
            <w:tcW w:w="445" w:type="pct"/>
            <w:shd w:val="clear" w:color="auto" w:fill="auto"/>
            <w:noWrap/>
          </w:tcPr>
          <w:p w14:paraId="1FFC4965" w14:textId="16D9FBD3" w:rsidR="0082615E" w:rsidRPr="00FA0B67" w:rsidRDefault="0082615E" w:rsidP="00F00A11">
            <w:pPr>
              <w:rPr>
                <w:rFonts w:asciiTheme="majorHAnsi" w:hAnsiTheme="majorHAnsi" w:cstheme="majorHAnsi"/>
                <w:sz w:val="28"/>
                <w:szCs w:val="28"/>
                <w:lang w:eastAsia="en-US"/>
              </w:rPr>
            </w:pPr>
            <w:bookmarkStart w:id="270" w:name="_Toc11861446"/>
            <w:bookmarkStart w:id="271" w:name="_Toc11933002"/>
            <w:r w:rsidRPr="00FA0B67">
              <w:rPr>
                <w:rFonts w:asciiTheme="majorHAnsi" w:hAnsiTheme="majorHAnsi" w:cstheme="majorHAnsi"/>
                <w:sz w:val="28"/>
                <w:szCs w:val="28"/>
              </w:rPr>
              <w:t>Trung bình</w:t>
            </w:r>
            <w:bookmarkEnd w:id="270"/>
            <w:bookmarkEnd w:id="271"/>
          </w:p>
        </w:tc>
      </w:tr>
      <w:tr w:rsidR="0082615E" w:rsidRPr="00FA0B67" w14:paraId="61B0F21D" w14:textId="77777777" w:rsidTr="00517754">
        <w:trPr>
          <w:trHeight w:val="521"/>
        </w:trPr>
        <w:tc>
          <w:tcPr>
            <w:tcW w:w="251" w:type="pct"/>
            <w:shd w:val="clear" w:color="000000" w:fill="FFFFFF"/>
          </w:tcPr>
          <w:p w14:paraId="1E0485D6" w14:textId="439E7D2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2E8F347E" w14:textId="3234530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46DD7FC5" w14:textId="1C619CC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3A7B72AC" w14:textId="67C7DCA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2CEAFC9D" w14:textId="7968B726" w:rsidR="0082615E" w:rsidRPr="00FA0B67" w:rsidRDefault="0082615E" w:rsidP="00F00A11">
            <w:pPr>
              <w:rPr>
                <w:rFonts w:asciiTheme="majorHAnsi" w:hAnsiTheme="majorHAnsi" w:cstheme="majorHAnsi"/>
                <w:sz w:val="28"/>
                <w:szCs w:val="28"/>
              </w:rPr>
            </w:pPr>
            <w:bookmarkStart w:id="272" w:name="_Toc11861447"/>
            <w:bookmarkStart w:id="273" w:name="_Toc11933003"/>
            <w:r w:rsidRPr="00FA0B67">
              <w:rPr>
                <w:rFonts w:asciiTheme="majorHAnsi" w:hAnsiTheme="majorHAnsi" w:cstheme="majorHAnsi"/>
                <w:sz w:val="28"/>
                <w:szCs w:val="28"/>
              </w:rPr>
              <w:t>Cán bộ nghiệp vụ thêm mới thông tin thành viên. Hệ thống cập nhật thông tin vào CSDL.</w:t>
            </w:r>
            <w:bookmarkEnd w:id="272"/>
            <w:bookmarkEnd w:id="273"/>
          </w:p>
        </w:tc>
        <w:tc>
          <w:tcPr>
            <w:tcW w:w="320" w:type="pct"/>
            <w:shd w:val="clear" w:color="000000" w:fill="FFFFFF"/>
          </w:tcPr>
          <w:p w14:paraId="4DE9DB7E" w14:textId="41472DC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1F963D0E" w14:textId="62B3362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61D1699C" w14:textId="77777777" w:rsidTr="00517754">
        <w:trPr>
          <w:trHeight w:val="521"/>
        </w:trPr>
        <w:tc>
          <w:tcPr>
            <w:tcW w:w="251" w:type="pct"/>
            <w:shd w:val="clear" w:color="000000" w:fill="FFFFFF"/>
          </w:tcPr>
          <w:p w14:paraId="1E9D2758" w14:textId="1032603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0DFB1258" w14:textId="77A2388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73FB765C" w14:textId="2560953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10F890B3" w14:textId="05498C7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2AD3DE72" w14:textId="719D91A1" w:rsidR="0082615E" w:rsidRPr="00FA0B67" w:rsidRDefault="0082615E" w:rsidP="00F00A11">
            <w:pPr>
              <w:rPr>
                <w:rFonts w:asciiTheme="majorHAnsi" w:hAnsiTheme="majorHAnsi" w:cstheme="majorHAnsi"/>
                <w:sz w:val="28"/>
                <w:szCs w:val="28"/>
              </w:rPr>
            </w:pPr>
            <w:bookmarkStart w:id="274" w:name="_Toc11861448"/>
            <w:bookmarkStart w:id="275" w:name="_Toc11933004"/>
            <w:r w:rsidRPr="00FA0B67">
              <w:rPr>
                <w:rFonts w:asciiTheme="majorHAnsi" w:hAnsiTheme="majorHAnsi" w:cstheme="majorHAnsi"/>
                <w:sz w:val="28"/>
                <w:szCs w:val="28"/>
              </w:rPr>
              <w:t>Cán bộ nghiệp vụ sửa thông tin thành viên. Hệ thống cập nhật thông tin vào CSDL.</w:t>
            </w:r>
            <w:bookmarkEnd w:id="274"/>
            <w:bookmarkEnd w:id="275"/>
          </w:p>
        </w:tc>
        <w:tc>
          <w:tcPr>
            <w:tcW w:w="320" w:type="pct"/>
            <w:shd w:val="clear" w:color="000000" w:fill="FFFFFF"/>
          </w:tcPr>
          <w:p w14:paraId="1D0996D4" w14:textId="44E8D1B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13EC0D93" w14:textId="32C30A1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6B9F8EBE" w14:textId="77777777" w:rsidTr="00517754">
        <w:trPr>
          <w:trHeight w:val="521"/>
        </w:trPr>
        <w:tc>
          <w:tcPr>
            <w:tcW w:w="251" w:type="pct"/>
            <w:shd w:val="clear" w:color="000000" w:fill="FFFFFF"/>
          </w:tcPr>
          <w:p w14:paraId="1CE2050B" w14:textId="7F65EFC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25E83291" w14:textId="04ADDCE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57E8A7A9" w14:textId="1D00316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1374E713" w14:textId="2B74320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06D16DDE" w14:textId="23B123AC" w:rsidR="0082615E" w:rsidRPr="00FA0B67" w:rsidRDefault="0082615E" w:rsidP="00F00A11">
            <w:pPr>
              <w:rPr>
                <w:rFonts w:asciiTheme="majorHAnsi" w:hAnsiTheme="majorHAnsi" w:cstheme="majorHAnsi"/>
                <w:sz w:val="28"/>
                <w:szCs w:val="28"/>
              </w:rPr>
            </w:pPr>
            <w:bookmarkStart w:id="276" w:name="_Toc11861449"/>
            <w:bookmarkStart w:id="277" w:name="_Toc11933005"/>
            <w:r w:rsidRPr="00FA0B67">
              <w:rPr>
                <w:rFonts w:asciiTheme="majorHAnsi" w:hAnsiTheme="majorHAnsi" w:cstheme="majorHAnsi"/>
                <w:sz w:val="28"/>
                <w:szCs w:val="28"/>
              </w:rPr>
              <w:t>Cán bộ nghiệp vụ chọn thông tin thành viên để xóa. Hệ thống cập nhật thông tin vào CSDL.</w:t>
            </w:r>
            <w:bookmarkEnd w:id="276"/>
            <w:bookmarkEnd w:id="277"/>
          </w:p>
        </w:tc>
        <w:tc>
          <w:tcPr>
            <w:tcW w:w="320" w:type="pct"/>
            <w:shd w:val="clear" w:color="000000" w:fill="FFFFFF"/>
          </w:tcPr>
          <w:p w14:paraId="2B708656" w14:textId="5DB2362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16DE5CEC" w14:textId="18D3761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351F05E1" w14:textId="77777777" w:rsidTr="00517754">
        <w:trPr>
          <w:trHeight w:val="521"/>
        </w:trPr>
        <w:tc>
          <w:tcPr>
            <w:tcW w:w="251" w:type="pct"/>
            <w:shd w:val="clear" w:color="000000" w:fill="FFFFFF"/>
          </w:tcPr>
          <w:p w14:paraId="66DE82D1" w14:textId="0367267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014D87F0" w14:textId="273BFE6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1664A6E8" w14:textId="439B4DF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2E63C5E9" w14:textId="380BF94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44AC4064" w14:textId="3E677AED" w:rsidR="0082615E" w:rsidRPr="00FA0B67" w:rsidRDefault="0082615E" w:rsidP="00F00A11">
            <w:pPr>
              <w:rPr>
                <w:rFonts w:asciiTheme="majorHAnsi" w:hAnsiTheme="majorHAnsi" w:cstheme="majorHAnsi"/>
                <w:sz w:val="28"/>
                <w:szCs w:val="28"/>
              </w:rPr>
            </w:pPr>
            <w:bookmarkStart w:id="278" w:name="_Toc11861450"/>
            <w:bookmarkStart w:id="279" w:name="_Toc11933006"/>
            <w:r w:rsidRPr="00FA0B67">
              <w:rPr>
                <w:rFonts w:asciiTheme="majorHAnsi" w:hAnsiTheme="majorHAnsi" w:cstheme="majorHAnsi"/>
                <w:sz w:val="28"/>
                <w:szCs w:val="28"/>
              </w:rPr>
              <w:t>Cán bộ nghiệp vụ chọn thông tin thành viên để xem chi tiết. Hệ thống hiển thị thông tin thành viên.</w:t>
            </w:r>
            <w:bookmarkEnd w:id="278"/>
            <w:bookmarkEnd w:id="279"/>
          </w:p>
        </w:tc>
        <w:tc>
          <w:tcPr>
            <w:tcW w:w="320" w:type="pct"/>
            <w:shd w:val="clear" w:color="000000" w:fill="FFFFFF"/>
          </w:tcPr>
          <w:p w14:paraId="1F2F1C20" w14:textId="22E3B74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6D56C70C" w14:textId="14FB0F3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07C4DC4B" w14:textId="77777777" w:rsidTr="00517754">
        <w:trPr>
          <w:trHeight w:val="521"/>
        </w:trPr>
        <w:tc>
          <w:tcPr>
            <w:tcW w:w="251" w:type="pct"/>
            <w:shd w:val="clear" w:color="000000" w:fill="FFFFFF"/>
          </w:tcPr>
          <w:p w14:paraId="20C47E4A" w14:textId="7E82699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2D2D8DF6" w14:textId="6C19DF2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47ABEF3B" w14:textId="3792F3F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2A05949C" w14:textId="1BA572D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3322E6E9" w14:textId="35337979" w:rsidR="0082615E" w:rsidRPr="00FA0B67" w:rsidRDefault="0082615E" w:rsidP="00F00A11">
            <w:pPr>
              <w:rPr>
                <w:rFonts w:asciiTheme="majorHAnsi" w:hAnsiTheme="majorHAnsi" w:cstheme="majorHAnsi"/>
                <w:sz w:val="28"/>
                <w:szCs w:val="28"/>
              </w:rPr>
            </w:pPr>
            <w:bookmarkStart w:id="280" w:name="_Toc11861451"/>
            <w:bookmarkStart w:id="281" w:name="_Toc11933007"/>
            <w:r w:rsidRPr="00FA0B67">
              <w:rPr>
                <w:rFonts w:asciiTheme="majorHAnsi" w:hAnsiTheme="majorHAnsi" w:cstheme="majorHAnsi"/>
                <w:sz w:val="28"/>
                <w:szCs w:val="28"/>
              </w:rPr>
              <w:t>Cán bộ nghiệp vụ xem tra cứu thông tin thành viên. Hệ thống hiển thị danh sách thành viên theo điều kiện tìm kiếm.</w:t>
            </w:r>
            <w:bookmarkEnd w:id="280"/>
            <w:bookmarkEnd w:id="281"/>
          </w:p>
        </w:tc>
        <w:tc>
          <w:tcPr>
            <w:tcW w:w="320" w:type="pct"/>
            <w:shd w:val="clear" w:color="000000" w:fill="FFFFFF"/>
          </w:tcPr>
          <w:p w14:paraId="5D0141FF" w14:textId="12C7E8D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144DCD2C" w14:textId="1A3CE17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4820DE6A" w14:textId="77777777" w:rsidTr="00517754">
        <w:trPr>
          <w:trHeight w:val="521"/>
        </w:trPr>
        <w:tc>
          <w:tcPr>
            <w:tcW w:w="251" w:type="pct"/>
            <w:shd w:val="clear" w:color="000000" w:fill="FFFFFF"/>
          </w:tcPr>
          <w:p w14:paraId="01C787CB" w14:textId="2CA360A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1067" w:type="pct"/>
            <w:shd w:val="clear" w:color="auto" w:fill="auto"/>
            <w:vAlign w:val="center"/>
          </w:tcPr>
          <w:p w14:paraId="5EB125CD" w14:textId="12BF1A1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4D041D02" w14:textId="4858CC2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31D9AB5F" w14:textId="119BFDC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06902698" w14:textId="2863BBCC" w:rsidR="0082615E" w:rsidRPr="00FA0B67" w:rsidRDefault="0082615E" w:rsidP="00F00A11">
            <w:pPr>
              <w:rPr>
                <w:rFonts w:asciiTheme="majorHAnsi" w:hAnsiTheme="majorHAnsi" w:cstheme="majorHAnsi"/>
                <w:sz w:val="28"/>
                <w:szCs w:val="28"/>
              </w:rPr>
            </w:pPr>
            <w:bookmarkStart w:id="282" w:name="_Toc11861452"/>
            <w:bookmarkStart w:id="283" w:name="_Toc11933008"/>
            <w:r w:rsidRPr="00FA0B67">
              <w:rPr>
                <w:rFonts w:asciiTheme="majorHAnsi" w:hAnsiTheme="majorHAnsi" w:cstheme="majorHAnsi"/>
                <w:sz w:val="28"/>
                <w:szCs w:val="28"/>
              </w:rPr>
              <w:t>Cán bộ nghiệp vụ kết xuất được thành viên đang có trong hệ thống. Hệ thống kết xuất thành file excel danh sách thành viên.</w:t>
            </w:r>
            <w:bookmarkEnd w:id="282"/>
            <w:bookmarkEnd w:id="283"/>
          </w:p>
        </w:tc>
        <w:tc>
          <w:tcPr>
            <w:tcW w:w="320" w:type="pct"/>
            <w:shd w:val="clear" w:color="000000" w:fill="FFFFFF"/>
          </w:tcPr>
          <w:p w14:paraId="632548D8" w14:textId="1528484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28686614" w14:textId="456A2E2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342C84CA" w14:textId="77777777" w:rsidTr="00517754">
        <w:trPr>
          <w:trHeight w:val="521"/>
        </w:trPr>
        <w:tc>
          <w:tcPr>
            <w:tcW w:w="251" w:type="pct"/>
            <w:shd w:val="clear" w:color="000000" w:fill="FFFFFF"/>
          </w:tcPr>
          <w:p w14:paraId="14275EAE" w14:textId="15795DE5" w:rsidR="0082615E" w:rsidRPr="00FA0B67" w:rsidRDefault="0082615E" w:rsidP="00F00A11">
            <w:pPr>
              <w:rPr>
                <w:rFonts w:asciiTheme="majorHAnsi" w:hAnsiTheme="majorHAnsi" w:cstheme="majorHAnsi"/>
                <w:sz w:val="28"/>
                <w:szCs w:val="28"/>
                <w:lang w:eastAsia="en-US"/>
              </w:rPr>
            </w:pPr>
            <w:bookmarkStart w:id="284" w:name="_Toc11861453"/>
            <w:bookmarkStart w:id="285" w:name="_Toc11933009"/>
            <w:r w:rsidRPr="00FA0B67">
              <w:rPr>
                <w:rFonts w:asciiTheme="majorHAnsi" w:hAnsiTheme="majorHAnsi" w:cstheme="majorHAnsi"/>
                <w:sz w:val="28"/>
                <w:szCs w:val="28"/>
              </w:rPr>
              <w:t>10</w:t>
            </w:r>
            <w:bookmarkEnd w:id="284"/>
            <w:bookmarkEnd w:id="285"/>
          </w:p>
        </w:tc>
        <w:tc>
          <w:tcPr>
            <w:tcW w:w="1067" w:type="pct"/>
            <w:shd w:val="clear" w:color="auto" w:fill="auto"/>
            <w:vAlign w:val="center"/>
          </w:tcPr>
          <w:p w14:paraId="4567FBE6" w14:textId="6C13D7DB" w:rsidR="0082615E" w:rsidRPr="00FA0B67" w:rsidRDefault="0082615E" w:rsidP="00F00A11">
            <w:pPr>
              <w:rPr>
                <w:rFonts w:asciiTheme="majorHAnsi" w:hAnsiTheme="majorHAnsi" w:cstheme="majorHAnsi"/>
                <w:sz w:val="28"/>
                <w:szCs w:val="28"/>
                <w:lang w:eastAsia="en-US"/>
              </w:rPr>
            </w:pPr>
            <w:bookmarkStart w:id="286" w:name="_Toc11861454"/>
            <w:bookmarkStart w:id="287" w:name="_Toc11933010"/>
            <w:r w:rsidRPr="00FA0B67">
              <w:rPr>
                <w:rFonts w:asciiTheme="majorHAnsi" w:hAnsiTheme="majorHAnsi" w:cstheme="majorHAnsi"/>
                <w:sz w:val="28"/>
                <w:szCs w:val="28"/>
              </w:rPr>
              <w:t>Quản lý thông báo đại lý</w:t>
            </w:r>
            <w:bookmarkEnd w:id="286"/>
            <w:bookmarkEnd w:id="287"/>
          </w:p>
        </w:tc>
        <w:tc>
          <w:tcPr>
            <w:tcW w:w="545" w:type="pct"/>
            <w:shd w:val="clear" w:color="auto" w:fill="auto"/>
            <w:vAlign w:val="center"/>
          </w:tcPr>
          <w:p w14:paraId="4137735B" w14:textId="504CD934" w:rsidR="0082615E" w:rsidRPr="00FA0B67" w:rsidRDefault="0082615E" w:rsidP="00F00A11">
            <w:pPr>
              <w:rPr>
                <w:rFonts w:asciiTheme="majorHAnsi" w:hAnsiTheme="majorHAnsi" w:cstheme="majorHAnsi"/>
                <w:sz w:val="28"/>
                <w:szCs w:val="28"/>
                <w:lang w:eastAsia="en-US"/>
              </w:rPr>
            </w:pPr>
            <w:bookmarkStart w:id="288" w:name="_Toc11861455"/>
            <w:bookmarkStart w:id="289" w:name="_Toc11933011"/>
            <w:r w:rsidRPr="00FA0B67">
              <w:rPr>
                <w:rFonts w:asciiTheme="majorHAnsi" w:hAnsiTheme="majorHAnsi" w:cstheme="majorHAnsi"/>
                <w:sz w:val="28"/>
                <w:szCs w:val="28"/>
              </w:rPr>
              <w:t>Cán bộ nghiệp vụ</w:t>
            </w:r>
            <w:bookmarkEnd w:id="288"/>
            <w:bookmarkEnd w:id="289"/>
          </w:p>
        </w:tc>
        <w:tc>
          <w:tcPr>
            <w:tcW w:w="448" w:type="pct"/>
            <w:shd w:val="clear" w:color="auto" w:fill="auto"/>
            <w:vAlign w:val="center"/>
          </w:tcPr>
          <w:p w14:paraId="07514ADF" w14:textId="2F35886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54B1F433" w14:textId="33BF3342" w:rsidR="0082615E" w:rsidRPr="00FA0B67" w:rsidRDefault="0082615E" w:rsidP="00F00A11">
            <w:pPr>
              <w:rPr>
                <w:rFonts w:asciiTheme="majorHAnsi" w:hAnsiTheme="majorHAnsi" w:cstheme="majorHAnsi"/>
                <w:sz w:val="28"/>
                <w:szCs w:val="28"/>
              </w:rPr>
            </w:pPr>
            <w:bookmarkStart w:id="290" w:name="_Toc11861456"/>
            <w:bookmarkStart w:id="291" w:name="_Toc11933012"/>
            <w:r w:rsidRPr="00FA0B67">
              <w:rPr>
                <w:rFonts w:asciiTheme="majorHAnsi" w:hAnsiTheme="majorHAnsi" w:cstheme="majorHAnsi"/>
                <w:sz w:val="28"/>
                <w:szCs w:val="28"/>
              </w:rPr>
              <w:t>Use case tổng quát hóa</w:t>
            </w:r>
            <w:bookmarkEnd w:id="290"/>
            <w:bookmarkEnd w:id="291"/>
          </w:p>
        </w:tc>
        <w:tc>
          <w:tcPr>
            <w:tcW w:w="320" w:type="pct"/>
            <w:shd w:val="clear" w:color="000000" w:fill="FFFFFF"/>
          </w:tcPr>
          <w:p w14:paraId="49F2224B" w14:textId="491E4245" w:rsidR="0082615E" w:rsidRPr="00FA0B67" w:rsidRDefault="0082615E" w:rsidP="00F00A11">
            <w:pPr>
              <w:rPr>
                <w:rFonts w:asciiTheme="majorHAnsi" w:hAnsiTheme="majorHAnsi" w:cstheme="majorHAnsi"/>
                <w:sz w:val="28"/>
                <w:szCs w:val="28"/>
                <w:lang w:eastAsia="en-US"/>
              </w:rPr>
            </w:pPr>
            <w:bookmarkStart w:id="292" w:name="_Toc11861457"/>
            <w:bookmarkStart w:id="293" w:name="_Toc11933013"/>
            <w:r w:rsidRPr="00FA0B67">
              <w:rPr>
                <w:rFonts w:asciiTheme="majorHAnsi" w:hAnsiTheme="majorHAnsi" w:cstheme="majorHAnsi"/>
                <w:sz w:val="28"/>
                <w:szCs w:val="28"/>
              </w:rPr>
              <w:t>B</w:t>
            </w:r>
            <w:bookmarkEnd w:id="292"/>
            <w:bookmarkEnd w:id="293"/>
          </w:p>
        </w:tc>
        <w:tc>
          <w:tcPr>
            <w:tcW w:w="445" w:type="pct"/>
            <w:shd w:val="clear" w:color="auto" w:fill="auto"/>
            <w:noWrap/>
          </w:tcPr>
          <w:p w14:paraId="691A61F3" w14:textId="28E11BFF" w:rsidR="0082615E" w:rsidRPr="00FA0B67" w:rsidRDefault="0082615E" w:rsidP="00F00A11">
            <w:pPr>
              <w:rPr>
                <w:rFonts w:asciiTheme="majorHAnsi" w:hAnsiTheme="majorHAnsi" w:cstheme="majorHAnsi"/>
                <w:sz w:val="28"/>
                <w:szCs w:val="28"/>
                <w:lang w:eastAsia="en-US"/>
              </w:rPr>
            </w:pPr>
            <w:bookmarkStart w:id="294" w:name="_Toc11861458"/>
            <w:bookmarkStart w:id="295" w:name="_Toc11933014"/>
            <w:r w:rsidRPr="00FA0B67">
              <w:rPr>
                <w:rFonts w:asciiTheme="majorHAnsi" w:hAnsiTheme="majorHAnsi" w:cstheme="majorHAnsi"/>
                <w:sz w:val="28"/>
                <w:szCs w:val="28"/>
              </w:rPr>
              <w:t>Đơn giản</w:t>
            </w:r>
            <w:bookmarkEnd w:id="294"/>
            <w:bookmarkEnd w:id="295"/>
          </w:p>
        </w:tc>
      </w:tr>
      <w:tr w:rsidR="0082615E" w:rsidRPr="00FA0B67" w14:paraId="6FC3BA67" w14:textId="77777777" w:rsidTr="00517754">
        <w:trPr>
          <w:trHeight w:val="521"/>
        </w:trPr>
        <w:tc>
          <w:tcPr>
            <w:tcW w:w="251" w:type="pct"/>
            <w:shd w:val="clear" w:color="000000" w:fill="FFFFFF"/>
          </w:tcPr>
          <w:p w14:paraId="0DB2246D" w14:textId="5EFBD1B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062C1309" w14:textId="7DA834C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63E304E7" w14:textId="38FDF9C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173FFA72" w14:textId="026443C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0C77A9CE" w14:textId="5B87EB46" w:rsidR="0082615E" w:rsidRPr="00FA0B67" w:rsidRDefault="0082615E" w:rsidP="00F00A11">
            <w:pPr>
              <w:rPr>
                <w:rFonts w:asciiTheme="majorHAnsi" w:hAnsiTheme="majorHAnsi" w:cstheme="majorHAnsi"/>
                <w:sz w:val="28"/>
                <w:szCs w:val="28"/>
              </w:rPr>
            </w:pPr>
            <w:bookmarkStart w:id="296" w:name="_Toc11861459"/>
            <w:bookmarkStart w:id="297" w:name="_Toc11933015"/>
            <w:r w:rsidRPr="00FA0B67">
              <w:rPr>
                <w:rFonts w:asciiTheme="majorHAnsi" w:hAnsiTheme="majorHAnsi" w:cstheme="majorHAnsi"/>
                <w:sz w:val="28"/>
                <w:szCs w:val="28"/>
              </w:rPr>
              <w:t>Cán bộ nghiệp vụ nhập các thông tin thông báo đại lý để thêm mới. Hệ thống cập nhật thông tin vào CSDL.</w:t>
            </w:r>
            <w:bookmarkEnd w:id="296"/>
            <w:bookmarkEnd w:id="297"/>
          </w:p>
        </w:tc>
        <w:tc>
          <w:tcPr>
            <w:tcW w:w="320" w:type="pct"/>
            <w:shd w:val="clear" w:color="000000" w:fill="FFFFFF"/>
          </w:tcPr>
          <w:p w14:paraId="65B9F4C3" w14:textId="0859C41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29EFCE22" w14:textId="76C345F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46F6EFF6" w14:textId="77777777" w:rsidTr="00517754">
        <w:trPr>
          <w:trHeight w:val="521"/>
        </w:trPr>
        <w:tc>
          <w:tcPr>
            <w:tcW w:w="251" w:type="pct"/>
            <w:shd w:val="clear" w:color="000000" w:fill="FFFFFF"/>
          </w:tcPr>
          <w:p w14:paraId="0DE94497" w14:textId="3C5F2E3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48F90BED" w14:textId="2A7D54B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154B7059" w14:textId="2526DA2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0A21B35E" w14:textId="5E8CBBF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49EAD6FE" w14:textId="58133DAE" w:rsidR="0082615E" w:rsidRPr="00FA0B67" w:rsidRDefault="0082615E" w:rsidP="00F00A11">
            <w:pPr>
              <w:rPr>
                <w:rFonts w:asciiTheme="majorHAnsi" w:hAnsiTheme="majorHAnsi" w:cstheme="majorHAnsi"/>
                <w:sz w:val="28"/>
                <w:szCs w:val="28"/>
              </w:rPr>
            </w:pPr>
            <w:bookmarkStart w:id="298" w:name="_Toc11861460"/>
            <w:bookmarkStart w:id="299" w:name="_Toc11933016"/>
            <w:r w:rsidRPr="00FA0B67">
              <w:rPr>
                <w:rFonts w:asciiTheme="majorHAnsi" w:hAnsiTheme="majorHAnsi" w:cstheme="majorHAnsi"/>
                <w:sz w:val="28"/>
                <w:szCs w:val="28"/>
              </w:rPr>
              <w:t>Cán bộ nghiệp vụ xem thông tin danh sách các thông báo đại lý đang hoạt động trên hệ thống. Hệ thống hiển thị danh sách thông báo đại lý.</w:t>
            </w:r>
            <w:bookmarkEnd w:id="298"/>
            <w:bookmarkEnd w:id="299"/>
          </w:p>
        </w:tc>
        <w:tc>
          <w:tcPr>
            <w:tcW w:w="320" w:type="pct"/>
            <w:shd w:val="clear" w:color="000000" w:fill="FFFFFF"/>
          </w:tcPr>
          <w:p w14:paraId="5146B0CE" w14:textId="7532255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1FF9A335" w14:textId="1FCF280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759EBB38" w14:textId="77777777" w:rsidTr="00517754">
        <w:trPr>
          <w:trHeight w:val="521"/>
        </w:trPr>
        <w:tc>
          <w:tcPr>
            <w:tcW w:w="251" w:type="pct"/>
            <w:shd w:val="clear" w:color="000000" w:fill="FFFFFF"/>
          </w:tcPr>
          <w:p w14:paraId="530B4BAF" w14:textId="693ED7EC" w:rsidR="0082615E" w:rsidRPr="00FA0B67" w:rsidRDefault="0082615E" w:rsidP="00F00A11">
            <w:pPr>
              <w:rPr>
                <w:rFonts w:asciiTheme="majorHAnsi" w:hAnsiTheme="majorHAnsi" w:cstheme="majorHAnsi"/>
                <w:sz w:val="28"/>
                <w:szCs w:val="28"/>
                <w:lang w:eastAsia="en-US"/>
              </w:rPr>
            </w:pPr>
            <w:bookmarkStart w:id="300" w:name="_Toc11861461"/>
            <w:bookmarkStart w:id="301" w:name="_Toc11933017"/>
            <w:r w:rsidRPr="00FA0B67">
              <w:rPr>
                <w:rFonts w:asciiTheme="majorHAnsi" w:hAnsiTheme="majorHAnsi" w:cstheme="majorHAnsi"/>
                <w:sz w:val="28"/>
                <w:szCs w:val="28"/>
              </w:rPr>
              <w:t>11</w:t>
            </w:r>
            <w:bookmarkEnd w:id="300"/>
            <w:bookmarkEnd w:id="301"/>
          </w:p>
        </w:tc>
        <w:tc>
          <w:tcPr>
            <w:tcW w:w="1067" w:type="pct"/>
            <w:shd w:val="clear" w:color="auto" w:fill="auto"/>
            <w:vAlign w:val="center"/>
          </w:tcPr>
          <w:p w14:paraId="7363576F" w14:textId="2AEE7AF6" w:rsidR="0082615E" w:rsidRPr="00FA0B67" w:rsidRDefault="0082615E" w:rsidP="00F00A11">
            <w:pPr>
              <w:rPr>
                <w:rFonts w:asciiTheme="majorHAnsi" w:hAnsiTheme="majorHAnsi" w:cstheme="majorHAnsi"/>
                <w:sz w:val="28"/>
                <w:szCs w:val="28"/>
                <w:lang w:eastAsia="en-US"/>
              </w:rPr>
            </w:pPr>
            <w:bookmarkStart w:id="302" w:name="_Toc11861462"/>
            <w:bookmarkStart w:id="303" w:name="_Toc11933018"/>
            <w:r w:rsidRPr="00FA0B67">
              <w:rPr>
                <w:rFonts w:asciiTheme="majorHAnsi" w:hAnsiTheme="majorHAnsi" w:cstheme="majorHAnsi"/>
                <w:sz w:val="28"/>
                <w:szCs w:val="28"/>
              </w:rPr>
              <w:t>Quản lý đợt đấu giá</w:t>
            </w:r>
            <w:bookmarkEnd w:id="302"/>
            <w:bookmarkEnd w:id="303"/>
          </w:p>
        </w:tc>
        <w:tc>
          <w:tcPr>
            <w:tcW w:w="545" w:type="pct"/>
            <w:shd w:val="clear" w:color="auto" w:fill="auto"/>
            <w:vAlign w:val="center"/>
          </w:tcPr>
          <w:p w14:paraId="451E2C85" w14:textId="19EFFD5F" w:rsidR="0082615E" w:rsidRPr="00FA0B67" w:rsidRDefault="0082615E" w:rsidP="00F00A11">
            <w:pPr>
              <w:rPr>
                <w:rFonts w:asciiTheme="majorHAnsi" w:hAnsiTheme="majorHAnsi" w:cstheme="majorHAnsi"/>
                <w:sz w:val="28"/>
                <w:szCs w:val="28"/>
                <w:lang w:eastAsia="en-US"/>
              </w:rPr>
            </w:pPr>
            <w:bookmarkStart w:id="304" w:name="_Toc11861463"/>
            <w:bookmarkStart w:id="305" w:name="_Toc11933019"/>
            <w:r w:rsidRPr="00FA0B67">
              <w:rPr>
                <w:rFonts w:asciiTheme="majorHAnsi" w:hAnsiTheme="majorHAnsi" w:cstheme="majorHAnsi"/>
                <w:sz w:val="28"/>
                <w:szCs w:val="28"/>
              </w:rPr>
              <w:t>Cán bộ nghiệp vụ</w:t>
            </w:r>
            <w:bookmarkEnd w:id="304"/>
            <w:bookmarkEnd w:id="305"/>
          </w:p>
        </w:tc>
        <w:tc>
          <w:tcPr>
            <w:tcW w:w="448" w:type="pct"/>
            <w:shd w:val="clear" w:color="auto" w:fill="auto"/>
            <w:vAlign w:val="center"/>
          </w:tcPr>
          <w:p w14:paraId="319EB313" w14:textId="26D7DC5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3048A1B1" w14:textId="422D8DC3" w:rsidR="0082615E" w:rsidRPr="00FA0B67" w:rsidRDefault="0082615E" w:rsidP="00F00A11">
            <w:pPr>
              <w:rPr>
                <w:rFonts w:asciiTheme="majorHAnsi" w:hAnsiTheme="majorHAnsi" w:cstheme="majorHAnsi"/>
                <w:sz w:val="28"/>
                <w:szCs w:val="28"/>
              </w:rPr>
            </w:pPr>
            <w:bookmarkStart w:id="306" w:name="_Toc11861464"/>
            <w:bookmarkStart w:id="307" w:name="_Toc11933020"/>
            <w:r w:rsidRPr="00FA0B67">
              <w:rPr>
                <w:rFonts w:asciiTheme="majorHAnsi" w:hAnsiTheme="majorHAnsi" w:cstheme="majorHAnsi"/>
                <w:sz w:val="28"/>
                <w:szCs w:val="28"/>
              </w:rPr>
              <w:t>Use case tổng quát hóa</w:t>
            </w:r>
            <w:bookmarkEnd w:id="306"/>
            <w:bookmarkEnd w:id="307"/>
          </w:p>
        </w:tc>
        <w:tc>
          <w:tcPr>
            <w:tcW w:w="320" w:type="pct"/>
            <w:shd w:val="clear" w:color="000000" w:fill="FFFFFF"/>
          </w:tcPr>
          <w:p w14:paraId="6D6FC935" w14:textId="68A45199" w:rsidR="0082615E" w:rsidRPr="00FA0B67" w:rsidRDefault="0082615E" w:rsidP="00F00A11">
            <w:pPr>
              <w:rPr>
                <w:rFonts w:asciiTheme="majorHAnsi" w:hAnsiTheme="majorHAnsi" w:cstheme="majorHAnsi"/>
                <w:sz w:val="28"/>
                <w:szCs w:val="28"/>
                <w:lang w:eastAsia="en-US"/>
              </w:rPr>
            </w:pPr>
            <w:bookmarkStart w:id="308" w:name="_Toc11861465"/>
            <w:bookmarkStart w:id="309" w:name="_Toc11933021"/>
            <w:r w:rsidRPr="00FA0B67">
              <w:rPr>
                <w:rFonts w:asciiTheme="majorHAnsi" w:hAnsiTheme="majorHAnsi" w:cstheme="majorHAnsi"/>
                <w:sz w:val="28"/>
                <w:szCs w:val="28"/>
              </w:rPr>
              <w:t>B</w:t>
            </w:r>
            <w:bookmarkEnd w:id="308"/>
            <w:bookmarkEnd w:id="309"/>
          </w:p>
        </w:tc>
        <w:tc>
          <w:tcPr>
            <w:tcW w:w="445" w:type="pct"/>
            <w:shd w:val="clear" w:color="auto" w:fill="auto"/>
            <w:noWrap/>
          </w:tcPr>
          <w:p w14:paraId="7486E226" w14:textId="02DB39AC" w:rsidR="0082615E" w:rsidRPr="00FA0B67" w:rsidRDefault="0082615E" w:rsidP="00F00A11">
            <w:pPr>
              <w:rPr>
                <w:rFonts w:asciiTheme="majorHAnsi" w:hAnsiTheme="majorHAnsi" w:cstheme="majorHAnsi"/>
                <w:sz w:val="28"/>
                <w:szCs w:val="28"/>
                <w:lang w:eastAsia="en-US"/>
              </w:rPr>
            </w:pPr>
            <w:bookmarkStart w:id="310" w:name="_Toc11861466"/>
            <w:bookmarkStart w:id="311" w:name="_Toc11933022"/>
            <w:r w:rsidRPr="00FA0B67">
              <w:rPr>
                <w:rFonts w:asciiTheme="majorHAnsi" w:hAnsiTheme="majorHAnsi" w:cstheme="majorHAnsi"/>
                <w:sz w:val="28"/>
                <w:szCs w:val="28"/>
              </w:rPr>
              <w:t>Trung bình</w:t>
            </w:r>
            <w:bookmarkEnd w:id="310"/>
            <w:bookmarkEnd w:id="311"/>
          </w:p>
        </w:tc>
      </w:tr>
      <w:tr w:rsidR="0082615E" w:rsidRPr="00FA0B67" w14:paraId="3010BB2B" w14:textId="77777777" w:rsidTr="00517754">
        <w:trPr>
          <w:trHeight w:val="521"/>
        </w:trPr>
        <w:tc>
          <w:tcPr>
            <w:tcW w:w="251" w:type="pct"/>
            <w:shd w:val="clear" w:color="000000" w:fill="FFFFFF"/>
          </w:tcPr>
          <w:p w14:paraId="241C0717" w14:textId="2F401BD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1067" w:type="pct"/>
            <w:shd w:val="clear" w:color="auto" w:fill="auto"/>
            <w:vAlign w:val="center"/>
          </w:tcPr>
          <w:p w14:paraId="6248BF71" w14:textId="4979660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1BE533D6" w14:textId="514BA6E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43024DCB" w14:textId="5E4EEAF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4A6F2F4D" w14:textId="149A14E0" w:rsidR="0082615E" w:rsidRPr="00FA0B67" w:rsidRDefault="0082615E" w:rsidP="00F00A11">
            <w:pPr>
              <w:rPr>
                <w:rFonts w:asciiTheme="majorHAnsi" w:hAnsiTheme="majorHAnsi" w:cstheme="majorHAnsi"/>
                <w:sz w:val="28"/>
                <w:szCs w:val="28"/>
              </w:rPr>
            </w:pPr>
            <w:bookmarkStart w:id="312" w:name="_Toc11861467"/>
            <w:bookmarkStart w:id="313" w:name="_Toc11933023"/>
            <w:r w:rsidRPr="00FA0B67">
              <w:rPr>
                <w:rFonts w:asciiTheme="majorHAnsi" w:hAnsiTheme="majorHAnsi" w:cstheme="majorHAnsi"/>
                <w:sz w:val="28"/>
                <w:szCs w:val="28"/>
              </w:rPr>
              <w:t>Cán bộ nghiệp vụ nhập thông tin đợt đấu giá để thêm mới. Hệ thống cập nhật thông tin vào CSDL.</w:t>
            </w:r>
            <w:bookmarkEnd w:id="312"/>
            <w:bookmarkEnd w:id="313"/>
          </w:p>
        </w:tc>
        <w:tc>
          <w:tcPr>
            <w:tcW w:w="320" w:type="pct"/>
            <w:shd w:val="clear" w:color="000000" w:fill="FFFFFF"/>
          </w:tcPr>
          <w:p w14:paraId="26766C8C" w14:textId="761F9FD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282F0CF4" w14:textId="36445D2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5A46D885" w14:textId="77777777" w:rsidTr="00517754">
        <w:trPr>
          <w:trHeight w:val="521"/>
        </w:trPr>
        <w:tc>
          <w:tcPr>
            <w:tcW w:w="251" w:type="pct"/>
            <w:shd w:val="clear" w:color="000000" w:fill="FFFFFF"/>
          </w:tcPr>
          <w:p w14:paraId="44F9B5F4" w14:textId="77B6EE8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3AC61C92" w14:textId="3FEA45F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5D42D917" w14:textId="198B6ED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688F2F34" w14:textId="15284B4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5812D4A7" w14:textId="45DDCC52" w:rsidR="0082615E" w:rsidRPr="00FA0B67" w:rsidRDefault="0082615E" w:rsidP="00F00A11">
            <w:pPr>
              <w:rPr>
                <w:rFonts w:asciiTheme="majorHAnsi" w:hAnsiTheme="majorHAnsi" w:cstheme="majorHAnsi"/>
                <w:sz w:val="28"/>
                <w:szCs w:val="28"/>
              </w:rPr>
            </w:pPr>
            <w:bookmarkStart w:id="314" w:name="_Toc11861468"/>
            <w:bookmarkStart w:id="315" w:name="_Toc11933024"/>
            <w:r w:rsidRPr="00FA0B67">
              <w:rPr>
                <w:rFonts w:asciiTheme="majorHAnsi" w:hAnsiTheme="majorHAnsi" w:cstheme="majorHAnsi"/>
                <w:sz w:val="28"/>
                <w:szCs w:val="28"/>
              </w:rPr>
              <w:t>Cán bộ nghiệp vụ thực hiện sửa thông tin đợt đấu giá. Hệ thống cập nhật thông tin vào CSDL.</w:t>
            </w:r>
            <w:bookmarkEnd w:id="314"/>
            <w:bookmarkEnd w:id="315"/>
          </w:p>
        </w:tc>
        <w:tc>
          <w:tcPr>
            <w:tcW w:w="320" w:type="pct"/>
            <w:shd w:val="clear" w:color="000000" w:fill="FFFFFF"/>
          </w:tcPr>
          <w:p w14:paraId="6574E0AF" w14:textId="68F44F9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4FDC877E" w14:textId="7F9E199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34E197E2" w14:textId="77777777" w:rsidTr="00517754">
        <w:trPr>
          <w:trHeight w:val="521"/>
        </w:trPr>
        <w:tc>
          <w:tcPr>
            <w:tcW w:w="251" w:type="pct"/>
            <w:shd w:val="clear" w:color="000000" w:fill="FFFFFF"/>
          </w:tcPr>
          <w:p w14:paraId="7E987B2D" w14:textId="6F4979F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3ABA7259" w14:textId="70D9FD1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1DC183B2" w14:textId="75CEF98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23E60275" w14:textId="204877D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49F8FE39" w14:textId="172ADA1D" w:rsidR="0082615E" w:rsidRPr="00FA0B67" w:rsidRDefault="0082615E" w:rsidP="00F00A11">
            <w:pPr>
              <w:rPr>
                <w:rFonts w:asciiTheme="majorHAnsi" w:hAnsiTheme="majorHAnsi" w:cstheme="majorHAnsi"/>
                <w:sz w:val="28"/>
                <w:szCs w:val="28"/>
              </w:rPr>
            </w:pPr>
            <w:bookmarkStart w:id="316" w:name="_Toc11861469"/>
            <w:bookmarkStart w:id="317" w:name="_Toc11933025"/>
            <w:r w:rsidRPr="00FA0B67">
              <w:rPr>
                <w:rFonts w:asciiTheme="majorHAnsi" w:hAnsiTheme="majorHAnsi" w:cstheme="majorHAnsi"/>
                <w:sz w:val="28"/>
                <w:szCs w:val="28"/>
              </w:rPr>
              <w:t>Cán bộ nghiệp vụ thực hiện xóa đợt đấu giá. Hệ thống cập nhật thông tin vào CSDL.</w:t>
            </w:r>
            <w:bookmarkEnd w:id="316"/>
            <w:bookmarkEnd w:id="317"/>
          </w:p>
        </w:tc>
        <w:tc>
          <w:tcPr>
            <w:tcW w:w="320" w:type="pct"/>
            <w:shd w:val="clear" w:color="000000" w:fill="FFFFFF"/>
          </w:tcPr>
          <w:p w14:paraId="703DA1A1" w14:textId="61FE3DE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076E7DED" w14:textId="719AEAE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3C6D5A61" w14:textId="77777777" w:rsidTr="00517754">
        <w:trPr>
          <w:trHeight w:val="521"/>
        </w:trPr>
        <w:tc>
          <w:tcPr>
            <w:tcW w:w="251" w:type="pct"/>
            <w:shd w:val="clear" w:color="000000" w:fill="FFFFFF"/>
          </w:tcPr>
          <w:p w14:paraId="44E70B22" w14:textId="5F320A5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6EA302B9" w14:textId="1DC3797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7EAC5835" w14:textId="6F174CC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34C0E3C3" w14:textId="6BE94EE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66EE8914" w14:textId="7083C675" w:rsidR="0082615E" w:rsidRPr="00FA0B67" w:rsidRDefault="0082615E" w:rsidP="00F00A11">
            <w:pPr>
              <w:rPr>
                <w:rFonts w:asciiTheme="majorHAnsi" w:hAnsiTheme="majorHAnsi" w:cstheme="majorHAnsi"/>
                <w:sz w:val="28"/>
                <w:szCs w:val="28"/>
              </w:rPr>
            </w:pPr>
            <w:bookmarkStart w:id="318" w:name="_Toc11861470"/>
            <w:bookmarkStart w:id="319" w:name="_Toc11933026"/>
            <w:r w:rsidRPr="00FA0B67">
              <w:rPr>
                <w:rFonts w:asciiTheme="majorHAnsi" w:hAnsiTheme="majorHAnsi" w:cstheme="majorHAnsi"/>
                <w:sz w:val="28"/>
                <w:szCs w:val="28"/>
              </w:rPr>
              <w:t>Cán bộ nghiệp vụ thực hiện xem thông tin đợt đấu giá. Hệ thống hiển thị thông tin chi tiết đợt đấu giá.</w:t>
            </w:r>
            <w:bookmarkEnd w:id="318"/>
            <w:bookmarkEnd w:id="319"/>
          </w:p>
        </w:tc>
        <w:tc>
          <w:tcPr>
            <w:tcW w:w="320" w:type="pct"/>
            <w:shd w:val="clear" w:color="000000" w:fill="FFFFFF"/>
          </w:tcPr>
          <w:p w14:paraId="680DAAEA" w14:textId="0A6163A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6F62CD5D" w14:textId="5539B05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178BF2DD" w14:textId="77777777" w:rsidTr="00517754">
        <w:trPr>
          <w:trHeight w:val="521"/>
        </w:trPr>
        <w:tc>
          <w:tcPr>
            <w:tcW w:w="251" w:type="pct"/>
            <w:shd w:val="clear" w:color="000000" w:fill="FFFFFF"/>
          </w:tcPr>
          <w:p w14:paraId="392843C7" w14:textId="212F31A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58BD0155" w14:textId="2A8FCB8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65E90420" w14:textId="697FABF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37502F32" w14:textId="61F43BB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1A2F5667" w14:textId="71A34B98" w:rsidR="0082615E" w:rsidRPr="00FA0B67" w:rsidRDefault="0082615E" w:rsidP="00F00A11">
            <w:pPr>
              <w:rPr>
                <w:rFonts w:asciiTheme="majorHAnsi" w:hAnsiTheme="majorHAnsi" w:cstheme="majorHAnsi"/>
                <w:sz w:val="28"/>
                <w:szCs w:val="28"/>
              </w:rPr>
            </w:pPr>
            <w:bookmarkStart w:id="320" w:name="_Toc11861471"/>
            <w:bookmarkStart w:id="321" w:name="_Toc11933027"/>
            <w:r w:rsidRPr="00FA0B67">
              <w:rPr>
                <w:rFonts w:asciiTheme="majorHAnsi" w:hAnsiTheme="majorHAnsi" w:cstheme="majorHAnsi"/>
                <w:sz w:val="28"/>
                <w:szCs w:val="28"/>
              </w:rPr>
              <w:t>Cán bộ nghiệp vụ xem tra cứu thông tin đợt đấu giá. Hệ thống hiển thị danh sách đợt đấu giá theo điều kiện tìm kiếm.</w:t>
            </w:r>
            <w:bookmarkEnd w:id="320"/>
            <w:bookmarkEnd w:id="321"/>
          </w:p>
        </w:tc>
        <w:tc>
          <w:tcPr>
            <w:tcW w:w="320" w:type="pct"/>
            <w:shd w:val="clear" w:color="000000" w:fill="FFFFFF"/>
          </w:tcPr>
          <w:p w14:paraId="25125A9A" w14:textId="2097F2F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4C2A8DBA" w14:textId="004FD09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0673C6B4" w14:textId="77777777" w:rsidTr="00517754">
        <w:trPr>
          <w:trHeight w:val="521"/>
        </w:trPr>
        <w:tc>
          <w:tcPr>
            <w:tcW w:w="251" w:type="pct"/>
            <w:shd w:val="clear" w:color="000000" w:fill="FFFFFF"/>
          </w:tcPr>
          <w:p w14:paraId="2346C03F" w14:textId="1102A7F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1067" w:type="pct"/>
            <w:shd w:val="clear" w:color="auto" w:fill="auto"/>
            <w:vAlign w:val="center"/>
          </w:tcPr>
          <w:p w14:paraId="6C49EC14" w14:textId="2DF2B0E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6AF2A822" w14:textId="5278A38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7A291DB4" w14:textId="792549E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16657E40" w14:textId="26910C0B" w:rsidR="0082615E" w:rsidRPr="00FA0B67" w:rsidRDefault="0082615E" w:rsidP="00F00A11">
            <w:pPr>
              <w:rPr>
                <w:rFonts w:asciiTheme="majorHAnsi" w:hAnsiTheme="majorHAnsi" w:cstheme="majorHAnsi"/>
                <w:sz w:val="28"/>
                <w:szCs w:val="28"/>
              </w:rPr>
            </w:pPr>
            <w:bookmarkStart w:id="322" w:name="_Toc11861472"/>
            <w:bookmarkStart w:id="323" w:name="_Toc11933028"/>
            <w:r w:rsidRPr="00FA0B67">
              <w:rPr>
                <w:rFonts w:asciiTheme="majorHAnsi" w:hAnsiTheme="majorHAnsi" w:cstheme="majorHAnsi"/>
                <w:sz w:val="28"/>
                <w:szCs w:val="28"/>
              </w:rPr>
              <w:t>Cán bộ nghiệp vụ kết xuất danh sách đợt đấu giá. Hệ thống kết xuất file excel danh sách đợt đấu giá.</w:t>
            </w:r>
            <w:bookmarkEnd w:id="322"/>
            <w:bookmarkEnd w:id="323"/>
            <w:r w:rsidRPr="00FA0B67">
              <w:rPr>
                <w:rFonts w:asciiTheme="majorHAnsi" w:hAnsiTheme="majorHAnsi" w:cstheme="majorHAnsi"/>
                <w:sz w:val="28"/>
                <w:szCs w:val="28"/>
              </w:rPr>
              <w:t xml:space="preserve"> </w:t>
            </w:r>
          </w:p>
        </w:tc>
        <w:tc>
          <w:tcPr>
            <w:tcW w:w="320" w:type="pct"/>
            <w:shd w:val="clear" w:color="000000" w:fill="FFFFFF"/>
          </w:tcPr>
          <w:p w14:paraId="4EA91A77" w14:textId="2587D5D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4869306E" w14:textId="67237CC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653184AC" w14:textId="77777777" w:rsidTr="00517754">
        <w:trPr>
          <w:trHeight w:val="521"/>
        </w:trPr>
        <w:tc>
          <w:tcPr>
            <w:tcW w:w="251" w:type="pct"/>
            <w:shd w:val="clear" w:color="000000" w:fill="FFFFFF"/>
          </w:tcPr>
          <w:p w14:paraId="6BBE43B1" w14:textId="57760EA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7D37D602" w14:textId="671CA68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6219FC8A" w14:textId="512E94E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19FA370A" w14:textId="0312B99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2F1E4C9B" w14:textId="006753CB" w:rsidR="0082615E" w:rsidRPr="00FA0B67" w:rsidRDefault="0082615E" w:rsidP="00F00A11">
            <w:pPr>
              <w:rPr>
                <w:rFonts w:asciiTheme="majorHAnsi" w:hAnsiTheme="majorHAnsi" w:cstheme="majorHAnsi"/>
                <w:sz w:val="28"/>
                <w:szCs w:val="28"/>
              </w:rPr>
            </w:pPr>
            <w:bookmarkStart w:id="324" w:name="_Toc11861473"/>
            <w:bookmarkStart w:id="325" w:name="_Toc11933029"/>
            <w:r w:rsidRPr="00FA0B67">
              <w:rPr>
                <w:rFonts w:asciiTheme="majorHAnsi" w:hAnsiTheme="majorHAnsi" w:cstheme="majorHAnsi"/>
                <w:sz w:val="28"/>
                <w:szCs w:val="28"/>
              </w:rPr>
              <w:t>Cán bộ nghiệp vụ nhập thông tin thời gian đăng ký đợt đấu giá để sửa. Hệ thống cập nhật thông tin vào CSDL</w:t>
            </w:r>
            <w:bookmarkEnd w:id="324"/>
            <w:bookmarkEnd w:id="325"/>
          </w:p>
        </w:tc>
        <w:tc>
          <w:tcPr>
            <w:tcW w:w="320" w:type="pct"/>
            <w:shd w:val="clear" w:color="000000" w:fill="FFFFFF"/>
          </w:tcPr>
          <w:p w14:paraId="386DA535" w14:textId="1706361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6167C65B" w14:textId="6456DD2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378BC8E1" w14:textId="77777777" w:rsidTr="00517754">
        <w:trPr>
          <w:trHeight w:val="521"/>
        </w:trPr>
        <w:tc>
          <w:tcPr>
            <w:tcW w:w="251" w:type="pct"/>
            <w:shd w:val="clear" w:color="000000" w:fill="FFFFFF"/>
          </w:tcPr>
          <w:p w14:paraId="37A65876" w14:textId="737017CE" w:rsidR="0082615E" w:rsidRPr="00FA0B67" w:rsidRDefault="0082615E" w:rsidP="00F00A11">
            <w:pPr>
              <w:rPr>
                <w:rFonts w:asciiTheme="majorHAnsi" w:hAnsiTheme="majorHAnsi" w:cstheme="majorHAnsi"/>
                <w:sz w:val="28"/>
                <w:szCs w:val="28"/>
                <w:lang w:eastAsia="en-US"/>
              </w:rPr>
            </w:pPr>
            <w:bookmarkStart w:id="326" w:name="_Toc11861474"/>
            <w:bookmarkStart w:id="327" w:name="_Toc11933030"/>
            <w:r w:rsidRPr="00FA0B67">
              <w:rPr>
                <w:rFonts w:asciiTheme="majorHAnsi" w:hAnsiTheme="majorHAnsi" w:cstheme="majorHAnsi"/>
                <w:sz w:val="28"/>
                <w:szCs w:val="28"/>
              </w:rPr>
              <w:t>12</w:t>
            </w:r>
            <w:bookmarkEnd w:id="326"/>
            <w:bookmarkEnd w:id="327"/>
          </w:p>
        </w:tc>
        <w:tc>
          <w:tcPr>
            <w:tcW w:w="1067" w:type="pct"/>
            <w:shd w:val="clear" w:color="auto" w:fill="auto"/>
            <w:vAlign w:val="center"/>
          </w:tcPr>
          <w:p w14:paraId="039C6716" w14:textId="2E4E41D5" w:rsidR="0082615E" w:rsidRPr="00FA0B67" w:rsidRDefault="0082615E" w:rsidP="00F00A11">
            <w:pPr>
              <w:rPr>
                <w:rFonts w:asciiTheme="majorHAnsi" w:hAnsiTheme="majorHAnsi" w:cstheme="majorHAnsi"/>
                <w:sz w:val="28"/>
                <w:szCs w:val="28"/>
                <w:lang w:eastAsia="en-US"/>
              </w:rPr>
            </w:pPr>
            <w:bookmarkStart w:id="328" w:name="_Toc11861475"/>
            <w:bookmarkStart w:id="329" w:name="_Toc11933031"/>
            <w:r w:rsidRPr="00FA0B67">
              <w:rPr>
                <w:rFonts w:asciiTheme="majorHAnsi" w:hAnsiTheme="majorHAnsi" w:cstheme="majorHAnsi"/>
                <w:sz w:val="28"/>
                <w:szCs w:val="28"/>
              </w:rPr>
              <w:t>Quản lý thành viên tham dự</w:t>
            </w:r>
            <w:bookmarkEnd w:id="328"/>
            <w:bookmarkEnd w:id="329"/>
          </w:p>
        </w:tc>
        <w:tc>
          <w:tcPr>
            <w:tcW w:w="545" w:type="pct"/>
            <w:shd w:val="clear" w:color="auto" w:fill="auto"/>
            <w:vAlign w:val="center"/>
          </w:tcPr>
          <w:p w14:paraId="222B5DA8" w14:textId="0B4055EF" w:rsidR="0082615E" w:rsidRPr="00FA0B67" w:rsidRDefault="0082615E" w:rsidP="00F00A11">
            <w:pPr>
              <w:rPr>
                <w:rFonts w:asciiTheme="majorHAnsi" w:hAnsiTheme="majorHAnsi" w:cstheme="majorHAnsi"/>
                <w:sz w:val="28"/>
                <w:szCs w:val="28"/>
                <w:lang w:eastAsia="en-US"/>
              </w:rPr>
            </w:pPr>
            <w:bookmarkStart w:id="330" w:name="_Toc11861476"/>
            <w:bookmarkStart w:id="331" w:name="_Toc11933032"/>
            <w:r w:rsidRPr="00FA0B67">
              <w:rPr>
                <w:rFonts w:asciiTheme="majorHAnsi" w:hAnsiTheme="majorHAnsi" w:cstheme="majorHAnsi"/>
                <w:sz w:val="28"/>
                <w:szCs w:val="28"/>
              </w:rPr>
              <w:t>Cán bộ nghiệp vụ</w:t>
            </w:r>
            <w:bookmarkEnd w:id="330"/>
            <w:bookmarkEnd w:id="331"/>
          </w:p>
        </w:tc>
        <w:tc>
          <w:tcPr>
            <w:tcW w:w="448" w:type="pct"/>
            <w:shd w:val="clear" w:color="auto" w:fill="auto"/>
            <w:vAlign w:val="center"/>
          </w:tcPr>
          <w:p w14:paraId="74B4C561" w14:textId="3E2D653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560501CA" w14:textId="6E912CC5" w:rsidR="0082615E" w:rsidRPr="00FA0B67" w:rsidRDefault="0082615E" w:rsidP="00F00A11">
            <w:pPr>
              <w:rPr>
                <w:rFonts w:asciiTheme="majorHAnsi" w:hAnsiTheme="majorHAnsi" w:cstheme="majorHAnsi"/>
                <w:sz w:val="28"/>
                <w:szCs w:val="28"/>
              </w:rPr>
            </w:pPr>
            <w:bookmarkStart w:id="332" w:name="_Toc11861477"/>
            <w:bookmarkStart w:id="333" w:name="_Toc11933033"/>
            <w:r w:rsidRPr="00FA0B67">
              <w:rPr>
                <w:rFonts w:asciiTheme="majorHAnsi" w:hAnsiTheme="majorHAnsi" w:cstheme="majorHAnsi"/>
                <w:sz w:val="28"/>
                <w:szCs w:val="28"/>
              </w:rPr>
              <w:t>Use case tổng quát hóa</w:t>
            </w:r>
            <w:bookmarkEnd w:id="332"/>
            <w:bookmarkEnd w:id="333"/>
          </w:p>
        </w:tc>
        <w:tc>
          <w:tcPr>
            <w:tcW w:w="320" w:type="pct"/>
            <w:shd w:val="clear" w:color="000000" w:fill="FFFFFF"/>
          </w:tcPr>
          <w:p w14:paraId="19227D6C" w14:textId="526F8570" w:rsidR="0082615E" w:rsidRPr="00FA0B67" w:rsidRDefault="0082615E" w:rsidP="00F00A11">
            <w:pPr>
              <w:rPr>
                <w:rFonts w:asciiTheme="majorHAnsi" w:hAnsiTheme="majorHAnsi" w:cstheme="majorHAnsi"/>
                <w:sz w:val="28"/>
                <w:szCs w:val="28"/>
                <w:lang w:eastAsia="en-US"/>
              </w:rPr>
            </w:pPr>
            <w:bookmarkStart w:id="334" w:name="_Toc11861478"/>
            <w:bookmarkStart w:id="335" w:name="_Toc11933034"/>
            <w:r w:rsidRPr="00FA0B67">
              <w:rPr>
                <w:rFonts w:asciiTheme="majorHAnsi" w:hAnsiTheme="majorHAnsi" w:cstheme="majorHAnsi"/>
                <w:sz w:val="28"/>
                <w:szCs w:val="28"/>
              </w:rPr>
              <w:t>B</w:t>
            </w:r>
            <w:bookmarkEnd w:id="334"/>
            <w:bookmarkEnd w:id="335"/>
          </w:p>
        </w:tc>
        <w:tc>
          <w:tcPr>
            <w:tcW w:w="445" w:type="pct"/>
            <w:shd w:val="clear" w:color="auto" w:fill="auto"/>
            <w:noWrap/>
          </w:tcPr>
          <w:p w14:paraId="5B32664F" w14:textId="1B5F0DE7" w:rsidR="0082615E" w:rsidRPr="00FA0B67" w:rsidRDefault="0082615E" w:rsidP="00F00A11">
            <w:pPr>
              <w:rPr>
                <w:rFonts w:asciiTheme="majorHAnsi" w:hAnsiTheme="majorHAnsi" w:cstheme="majorHAnsi"/>
                <w:sz w:val="28"/>
                <w:szCs w:val="28"/>
                <w:lang w:eastAsia="en-US"/>
              </w:rPr>
            </w:pPr>
            <w:bookmarkStart w:id="336" w:name="_Toc11861479"/>
            <w:bookmarkStart w:id="337" w:name="_Toc11933035"/>
            <w:r w:rsidRPr="00FA0B67">
              <w:rPr>
                <w:rFonts w:asciiTheme="majorHAnsi" w:hAnsiTheme="majorHAnsi" w:cstheme="majorHAnsi"/>
                <w:sz w:val="28"/>
                <w:szCs w:val="28"/>
              </w:rPr>
              <w:t>Trung bình</w:t>
            </w:r>
            <w:bookmarkEnd w:id="336"/>
            <w:bookmarkEnd w:id="337"/>
          </w:p>
        </w:tc>
      </w:tr>
      <w:tr w:rsidR="0082615E" w:rsidRPr="00FA0B67" w14:paraId="5E874014" w14:textId="77777777" w:rsidTr="00517754">
        <w:trPr>
          <w:trHeight w:val="521"/>
        </w:trPr>
        <w:tc>
          <w:tcPr>
            <w:tcW w:w="251" w:type="pct"/>
            <w:shd w:val="clear" w:color="000000" w:fill="FFFFFF"/>
          </w:tcPr>
          <w:p w14:paraId="0658098C" w14:textId="28A5263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7A72F1E9" w14:textId="62B7066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26B75E60" w14:textId="227CBC9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63AC3D8C" w14:textId="265C92C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61C2184C" w14:textId="48788C0D" w:rsidR="0082615E" w:rsidRPr="00FA0B67" w:rsidRDefault="0082615E" w:rsidP="00F00A11">
            <w:pPr>
              <w:rPr>
                <w:rFonts w:asciiTheme="majorHAnsi" w:hAnsiTheme="majorHAnsi" w:cstheme="majorHAnsi"/>
                <w:sz w:val="28"/>
                <w:szCs w:val="28"/>
              </w:rPr>
            </w:pPr>
            <w:bookmarkStart w:id="338" w:name="_Toc11861480"/>
            <w:bookmarkStart w:id="339" w:name="_Toc11933036"/>
            <w:r w:rsidRPr="00FA0B67">
              <w:rPr>
                <w:rFonts w:asciiTheme="majorHAnsi" w:hAnsiTheme="majorHAnsi" w:cstheme="majorHAnsi"/>
                <w:sz w:val="28"/>
                <w:szCs w:val="28"/>
              </w:rPr>
              <w:t>Cán bộ nghiệp vụ chọn thành viên để chỉ định tham dự đợt đấu giá, book building. Hệ thống cập nhật thông tin vào CSDL.</w:t>
            </w:r>
            <w:bookmarkEnd w:id="338"/>
            <w:bookmarkEnd w:id="339"/>
          </w:p>
        </w:tc>
        <w:tc>
          <w:tcPr>
            <w:tcW w:w="320" w:type="pct"/>
            <w:shd w:val="clear" w:color="000000" w:fill="FFFFFF"/>
          </w:tcPr>
          <w:p w14:paraId="6E2AFFC9" w14:textId="53A1B6C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02A3BC9B" w14:textId="7DEE956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475EE21F" w14:textId="77777777" w:rsidTr="00517754">
        <w:trPr>
          <w:trHeight w:val="521"/>
        </w:trPr>
        <w:tc>
          <w:tcPr>
            <w:tcW w:w="251" w:type="pct"/>
            <w:shd w:val="clear" w:color="000000" w:fill="FFFFFF"/>
          </w:tcPr>
          <w:p w14:paraId="191BE3E8" w14:textId="44E6CD2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5E03029D" w14:textId="65598D0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348817E1" w14:textId="3783943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6408DA38" w14:textId="4DDAD46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42A87B1F" w14:textId="5F146BDB" w:rsidR="0082615E" w:rsidRPr="00FA0B67" w:rsidRDefault="0082615E" w:rsidP="00F00A11">
            <w:pPr>
              <w:rPr>
                <w:rFonts w:asciiTheme="majorHAnsi" w:hAnsiTheme="majorHAnsi" w:cstheme="majorHAnsi"/>
                <w:sz w:val="28"/>
                <w:szCs w:val="28"/>
              </w:rPr>
            </w:pPr>
            <w:bookmarkStart w:id="340" w:name="_Toc11861481"/>
            <w:bookmarkStart w:id="341" w:name="_Toc11933037"/>
            <w:r w:rsidRPr="00FA0B67">
              <w:rPr>
                <w:rFonts w:asciiTheme="majorHAnsi" w:hAnsiTheme="majorHAnsi" w:cstheme="majorHAnsi"/>
                <w:sz w:val="28"/>
                <w:szCs w:val="28"/>
              </w:rPr>
              <w:t>Cán bộ nghiệp vụ chọn thành viên để đình chỉ tư cách tham dự đợt đấu giá, book building. Hệ thống cập nhật thông tin vào CSDL.</w:t>
            </w:r>
            <w:bookmarkEnd w:id="340"/>
            <w:bookmarkEnd w:id="341"/>
          </w:p>
        </w:tc>
        <w:tc>
          <w:tcPr>
            <w:tcW w:w="320" w:type="pct"/>
            <w:shd w:val="clear" w:color="000000" w:fill="FFFFFF"/>
          </w:tcPr>
          <w:p w14:paraId="548839DD" w14:textId="2D7A9FF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0920B8D1" w14:textId="5458177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6F2F9544" w14:textId="77777777" w:rsidTr="00517754">
        <w:trPr>
          <w:trHeight w:val="521"/>
        </w:trPr>
        <w:tc>
          <w:tcPr>
            <w:tcW w:w="251" w:type="pct"/>
            <w:shd w:val="clear" w:color="000000" w:fill="FFFFFF"/>
          </w:tcPr>
          <w:p w14:paraId="4DD2F1FC" w14:textId="5289A57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1067" w:type="pct"/>
            <w:shd w:val="clear" w:color="auto" w:fill="auto"/>
            <w:vAlign w:val="center"/>
          </w:tcPr>
          <w:p w14:paraId="309A2717" w14:textId="059DD9F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24DA6F54" w14:textId="13C0A03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6AEDB86A" w14:textId="5FD0427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3CC89E9D" w14:textId="539398B0" w:rsidR="0082615E" w:rsidRPr="00FA0B67" w:rsidRDefault="0082615E" w:rsidP="00F00A11">
            <w:pPr>
              <w:rPr>
                <w:rFonts w:asciiTheme="majorHAnsi" w:hAnsiTheme="majorHAnsi" w:cstheme="majorHAnsi"/>
                <w:sz w:val="28"/>
                <w:szCs w:val="28"/>
              </w:rPr>
            </w:pPr>
            <w:bookmarkStart w:id="342" w:name="_Toc11861482"/>
            <w:bookmarkStart w:id="343" w:name="_Toc11933038"/>
            <w:r w:rsidRPr="00FA0B67">
              <w:rPr>
                <w:rFonts w:asciiTheme="majorHAnsi" w:hAnsiTheme="majorHAnsi" w:cstheme="majorHAnsi"/>
                <w:sz w:val="28"/>
                <w:szCs w:val="28"/>
              </w:rPr>
              <w:t>Cán bộ nghiệp vụ chọn thành viên để khóa thanh toán của thành viên của đợt đấu giá, book building. Hệ thống cập nhật thông tin vào CSDL.</w:t>
            </w:r>
            <w:bookmarkEnd w:id="342"/>
            <w:bookmarkEnd w:id="343"/>
          </w:p>
        </w:tc>
        <w:tc>
          <w:tcPr>
            <w:tcW w:w="320" w:type="pct"/>
            <w:shd w:val="clear" w:color="000000" w:fill="FFFFFF"/>
          </w:tcPr>
          <w:p w14:paraId="7779BA48" w14:textId="60558BA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13EC66C7" w14:textId="4CDA645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4480CEDF" w14:textId="77777777" w:rsidTr="00517754">
        <w:trPr>
          <w:trHeight w:val="521"/>
        </w:trPr>
        <w:tc>
          <w:tcPr>
            <w:tcW w:w="251" w:type="pct"/>
            <w:shd w:val="clear" w:color="000000" w:fill="FFFFFF"/>
          </w:tcPr>
          <w:p w14:paraId="6A83A70E" w14:textId="7148816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57ACADBC" w14:textId="0599027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1691E37C" w14:textId="59FF818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75D0CBE2" w14:textId="3A1978D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662A9403" w14:textId="7E3D33DB" w:rsidR="0082615E" w:rsidRPr="00FA0B67" w:rsidRDefault="0082615E" w:rsidP="00F00A11">
            <w:pPr>
              <w:rPr>
                <w:rFonts w:asciiTheme="majorHAnsi" w:hAnsiTheme="majorHAnsi" w:cstheme="majorHAnsi"/>
                <w:sz w:val="28"/>
                <w:szCs w:val="28"/>
              </w:rPr>
            </w:pPr>
            <w:bookmarkStart w:id="344" w:name="_Toc11861483"/>
            <w:bookmarkStart w:id="345" w:name="_Toc11933039"/>
            <w:r w:rsidRPr="00FA0B67">
              <w:rPr>
                <w:rFonts w:asciiTheme="majorHAnsi" w:hAnsiTheme="majorHAnsi" w:cstheme="majorHAnsi"/>
                <w:sz w:val="28"/>
                <w:szCs w:val="28"/>
              </w:rPr>
              <w:t>Cán bộ nghiệp vụ chọn thành viên để mở khóa thanh toán của thành viên của đợt đấu giá, book building. Hệ thống cập nhật thông tin vào CSDL.</w:t>
            </w:r>
            <w:bookmarkEnd w:id="344"/>
            <w:bookmarkEnd w:id="345"/>
          </w:p>
        </w:tc>
        <w:tc>
          <w:tcPr>
            <w:tcW w:w="320" w:type="pct"/>
            <w:shd w:val="clear" w:color="000000" w:fill="FFFFFF"/>
          </w:tcPr>
          <w:p w14:paraId="0A7D1B1F" w14:textId="0CFB466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7C863A8B" w14:textId="1EC8C25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6F9EECA7" w14:textId="77777777" w:rsidTr="00517754">
        <w:trPr>
          <w:trHeight w:val="521"/>
        </w:trPr>
        <w:tc>
          <w:tcPr>
            <w:tcW w:w="251" w:type="pct"/>
            <w:shd w:val="clear" w:color="000000" w:fill="FFFFFF"/>
          </w:tcPr>
          <w:p w14:paraId="3250E0E6" w14:textId="16D49D8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63D0B224" w14:textId="75AB618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584F0012" w14:textId="4AC8BDE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69C28914" w14:textId="1229FC3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6711BC99" w14:textId="6FBCC342" w:rsidR="0082615E" w:rsidRPr="00FA0B67" w:rsidRDefault="0082615E" w:rsidP="00F00A11">
            <w:pPr>
              <w:rPr>
                <w:rFonts w:asciiTheme="majorHAnsi" w:hAnsiTheme="majorHAnsi" w:cstheme="majorHAnsi"/>
                <w:sz w:val="28"/>
                <w:szCs w:val="28"/>
              </w:rPr>
            </w:pPr>
            <w:bookmarkStart w:id="346" w:name="_Toc11861484"/>
            <w:bookmarkStart w:id="347" w:name="_Toc11933040"/>
            <w:r w:rsidRPr="00FA0B67">
              <w:rPr>
                <w:rFonts w:asciiTheme="majorHAnsi" w:hAnsiTheme="majorHAnsi" w:cstheme="majorHAnsi"/>
                <w:sz w:val="28"/>
                <w:szCs w:val="28"/>
              </w:rPr>
              <w:t>Cán bộ nghiệp tìm kiếm thông tin thành viên tham dự/không tham dự đợt đấu giá, book building. Hệ thống hiển thị danh sách thành viên tham dự/không tham dự đơt book building.</w:t>
            </w:r>
            <w:bookmarkEnd w:id="346"/>
            <w:bookmarkEnd w:id="347"/>
          </w:p>
        </w:tc>
        <w:tc>
          <w:tcPr>
            <w:tcW w:w="320" w:type="pct"/>
            <w:shd w:val="clear" w:color="000000" w:fill="FFFFFF"/>
          </w:tcPr>
          <w:p w14:paraId="2E7D2ED9" w14:textId="379BA48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137AF893" w14:textId="69048C8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5DDD3A64" w14:textId="77777777" w:rsidTr="00517754">
        <w:trPr>
          <w:trHeight w:val="521"/>
        </w:trPr>
        <w:tc>
          <w:tcPr>
            <w:tcW w:w="251" w:type="pct"/>
            <w:shd w:val="clear" w:color="000000" w:fill="FFFFFF"/>
          </w:tcPr>
          <w:p w14:paraId="08A09164" w14:textId="6E8F6EE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12F66187" w14:textId="0F9DA02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1108345D" w14:textId="2D15E01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02CD8FBB" w14:textId="3B42D01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230FB866" w14:textId="0D35ADE4" w:rsidR="0082615E" w:rsidRPr="00FA0B67" w:rsidRDefault="0082615E" w:rsidP="00F00A11">
            <w:pPr>
              <w:rPr>
                <w:rFonts w:asciiTheme="majorHAnsi" w:hAnsiTheme="majorHAnsi" w:cstheme="majorHAnsi"/>
                <w:sz w:val="28"/>
                <w:szCs w:val="28"/>
                <w:lang w:eastAsia="en-US"/>
              </w:rPr>
            </w:pPr>
            <w:bookmarkStart w:id="348" w:name="_Toc11861485"/>
            <w:bookmarkStart w:id="349" w:name="_Toc11933041"/>
            <w:r w:rsidRPr="00FA0B67">
              <w:rPr>
                <w:rFonts w:asciiTheme="majorHAnsi" w:hAnsiTheme="majorHAnsi" w:cstheme="majorHAnsi"/>
                <w:sz w:val="28"/>
                <w:szCs w:val="28"/>
              </w:rPr>
              <w:t xml:space="preserve">Cán bộ nghiệp vụ kết xuất danh sách thành viên tham dự đợt đấu giá, book building. Hệ </w:t>
            </w:r>
            <w:r w:rsidRPr="00FA0B67">
              <w:rPr>
                <w:rFonts w:asciiTheme="majorHAnsi" w:hAnsiTheme="majorHAnsi" w:cstheme="majorHAnsi"/>
                <w:sz w:val="28"/>
                <w:szCs w:val="28"/>
              </w:rPr>
              <w:lastRenderedPageBreak/>
              <w:t>thống kết xuất file excel thành viên tham dự đợt đấu giá</w:t>
            </w:r>
            <w:bookmarkEnd w:id="348"/>
            <w:bookmarkEnd w:id="349"/>
          </w:p>
        </w:tc>
        <w:tc>
          <w:tcPr>
            <w:tcW w:w="320" w:type="pct"/>
            <w:shd w:val="clear" w:color="000000" w:fill="FFFFFF"/>
          </w:tcPr>
          <w:p w14:paraId="2D21F521" w14:textId="5F5CCBC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445" w:type="pct"/>
            <w:shd w:val="clear" w:color="auto" w:fill="auto"/>
            <w:noWrap/>
          </w:tcPr>
          <w:p w14:paraId="0AC5B5D4" w14:textId="0601B9B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651286B0" w14:textId="77777777" w:rsidTr="00517754">
        <w:trPr>
          <w:trHeight w:val="521"/>
        </w:trPr>
        <w:tc>
          <w:tcPr>
            <w:tcW w:w="251" w:type="pct"/>
            <w:shd w:val="clear" w:color="000000" w:fill="FFFFFF"/>
          </w:tcPr>
          <w:p w14:paraId="3EE9A6EC" w14:textId="0B3DFB45" w:rsidR="0082615E" w:rsidRPr="00FA0B67" w:rsidRDefault="0082615E" w:rsidP="00F00A11">
            <w:pPr>
              <w:rPr>
                <w:rFonts w:asciiTheme="majorHAnsi" w:hAnsiTheme="majorHAnsi" w:cstheme="majorHAnsi"/>
                <w:sz w:val="28"/>
                <w:szCs w:val="28"/>
                <w:lang w:eastAsia="en-US"/>
              </w:rPr>
            </w:pPr>
            <w:bookmarkStart w:id="350" w:name="_Toc11861486"/>
            <w:bookmarkStart w:id="351" w:name="_Toc11933042"/>
            <w:r w:rsidRPr="00FA0B67">
              <w:rPr>
                <w:rFonts w:asciiTheme="majorHAnsi" w:hAnsiTheme="majorHAnsi" w:cstheme="majorHAnsi"/>
                <w:sz w:val="28"/>
                <w:szCs w:val="28"/>
              </w:rPr>
              <w:lastRenderedPageBreak/>
              <w:t>13</w:t>
            </w:r>
            <w:bookmarkEnd w:id="350"/>
            <w:bookmarkEnd w:id="351"/>
          </w:p>
        </w:tc>
        <w:tc>
          <w:tcPr>
            <w:tcW w:w="1067" w:type="pct"/>
            <w:shd w:val="clear" w:color="auto" w:fill="auto"/>
            <w:vAlign w:val="center"/>
          </w:tcPr>
          <w:p w14:paraId="24B58713" w14:textId="63DD477A" w:rsidR="0082615E" w:rsidRPr="00FA0B67" w:rsidRDefault="0082615E" w:rsidP="00F00A11">
            <w:pPr>
              <w:rPr>
                <w:rFonts w:asciiTheme="majorHAnsi" w:hAnsiTheme="majorHAnsi" w:cstheme="majorHAnsi"/>
                <w:sz w:val="28"/>
                <w:szCs w:val="28"/>
                <w:lang w:eastAsia="en-US"/>
              </w:rPr>
            </w:pPr>
            <w:bookmarkStart w:id="352" w:name="_Toc11861487"/>
            <w:bookmarkStart w:id="353" w:name="_Toc11933043"/>
            <w:r w:rsidRPr="00FA0B67">
              <w:rPr>
                <w:rFonts w:asciiTheme="majorHAnsi" w:hAnsiTheme="majorHAnsi" w:cstheme="majorHAnsi"/>
                <w:sz w:val="28"/>
                <w:szCs w:val="28"/>
              </w:rPr>
              <w:t>Quản lý đăng ký nhà đầu tư</w:t>
            </w:r>
            <w:bookmarkEnd w:id="352"/>
            <w:bookmarkEnd w:id="353"/>
          </w:p>
        </w:tc>
        <w:tc>
          <w:tcPr>
            <w:tcW w:w="545" w:type="pct"/>
            <w:shd w:val="clear" w:color="auto" w:fill="auto"/>
            <w:vAlign w:val="center"/>
          </w:tcPr>
          <w:p w14:paraId="630BA77C" w14:textId="3B0C031D" w:rsidR="0082615E" w:rsidRPr="00FA0B67" w:rsidRDefault="0082615E" w:rsidP="00F00A11">
            <w:pPr>
              <w:rPr>
                <w:rFonts w:asciiTheme="majorHAnsi" w:hAnsiTheme="majorHAnsi" w:cstheme="majorHAnsi"/>
                <w:sz w:val="28"/>
                <w:szCs w:val="28"/>
                <w:lang w:eastAsia="en-US"/>
              </w:rPr>
            </w:pPr>
            <w:bookmarkStart w:id="354" w:name="_Toc11861488"/>
            <w:bookmarkStart w:id="355" w:name="_Toc11933044"/>
            <w:r w:rsidRPr="00FA0B67">
              <w:rPr>
                <w:rFonts w:asciiTheme="majorHAnsi" w:hAnsiTheme="majorHAnsi" w:cstheme="majorHAnsi"/>
                <w:sz w:val="28"/>
                <w:szCs w:val="28"/>
              </w:rPr>
              <w:t>Thành viên</w:t>
            </w:r>
            <w:bookmarkEnd w:id="354"/>
            <w:bookmarkEnd w:id="355"/>
          </w:p>
        </w:tc>
        <w:tc>
          <w:tcPr>
            <w:tcW w:w="448" w:type="pct"/>
            <w:shd w:val="clear" w:color="auto" w:fill="auto"/>
            <w:vAlign w:val="center"/>
          </w:tcPr>
          <w:p w14:paraId="51253A1B" w14:textId="56E049AC" w:rsidR="0082615E" w:rsidRPr="00FA0B67" w:rsidRDefault="0082615E" w:rsidP="00F00A11">
            <w:pPr>
              <w:rPr>
                <w:rFonts w:asciiTheme="majorHAnsi" w:hAnsiTheme="majorHAnsi" w:cstheme="majorHAnsi"/>
                <w:sz w:val="28"/>
                <w:szCs w:val="28"/>
                <w:lang w:eastAsia="en-US"/>
              </w:rPr>
            </w:pPr>
            <w:bookmarkStart w:id="356" w:name="_Toc11861489"/>
            <w:bookmarkStart w:id="357" w:name="_Toc11933045"/>
            <w:r w:rsidRPr="00FA0B67">
              <w:rPr>
                <w:rFonts w:asciiTheme="majorHAnsi" w:hAnsiTheme="majorHAnsi" w:cstheme="majorHAnsi"/>
                <w:sz w:val="28"/>
                <w:szCs w:val="28"/>
              </w:rPr>
              <w:t>Cán bộ nghiệp vụ</w:t>
            </w:r>
            <w:bookmarkEnd w:id="356"/>
            <w:bookmarkEnd w:id="357"/>
          </w:p>
        </w:tc>
        <w:tc>
          <w:tcPr>
            <w:tcW w:w="1923" w:type="pct"/>
            <w:shd w:val="clear" w:color="auto" w:fill="auto"/>
            <w:vAlign w:val="center"/>
          </w:tcPr>
          <w:p w14:paraId="1C32F387" w14:textId="75773907" w:rsidR="0082615E" w:rsidRPr="00FA0B67" w:rsidRDefault="0082615E" w:rsidP="00F00A11">
            <w:pPr>
              <w:rPr>
                <w:rFonts w:asciiTheme="majorHAnsi" w:hAnsiTheme="majorHAnsi" w:cstheme="majorHAnsi"/>
                <w:sz w:val="28"/>
                <w:szCs w:val="28"/>
              </w:rPr>
            </w:pPr>
            <w:bookmarkStart w:id="358" w:name="_Toc11861490"/>
            <w:bookmarkStart w:id="359" w:name="_Toc11933046"/>
            <w:r w:rsidRPr="00FA0B67">
              <w:rPr>
                <w:rFonts w:asciiTheme="majorHAnsi" w:hAnsiTheme="majorHAnsi" w:cstheme="majorHAnsi"/>
                <w:sz w:val="28"/>
                <w:szCs w:val="28"/>
              </w:rPr>
              <w:t>Use case tổng quát hóa</w:t>
            </w:r>
            <w:bookmarkEnd w:id="358"/>
            <w:bookmarkEnd w:id="359"/>
          </w:p>
        </w:tc>
        <w:tc>
          <w:tcPr>
            <w:tcW w:w="320" w:type="pct"/>
            <w:shd w:val="clear" w:color="000000" w:fill="FFFFFF"/>
          </w:tcPr>
          <w:p w14:paraId="69B55416" w14:textId="79D3B0CF" w:rsidR="0082615E" w:rsidRPr="00FA0B67" w:rsidRDefault="0082615E" w:rsidP="00F00A11">
            <w:pPr>
              <w:rPr>
                <w:rFonts w:asciiTheme="majorHAnsi" w:hAnsiTheme="majorHAnsi" w:cstheme="majorHAnsi"/>
                <w:sz w:val="28"/>
                <w:szCs w:val="28"/>
                <w:lang w:eastAsia="en-US"/>
              </w:rPr>
            </w:pPr>
            <w:bookmarkStart w:id="360" w:name="_Toc11861491"/>
            <w:bookmarkStart w:id="361" w:name="_Toc11933047"/>
            <w:r w:rsidRPr="00FA0B67">
              <w:rPr>
                <w:rFonts w:asciiTheme="majorHAnsi" w:hAnsiTheme="majorHAnsi" w:cstheme="majorHAnsi"/>
                <w:sz w:val="28"/>
                <w:szCs w:val="28"/>
              </w:rPr>
              <w:t>B</w:t>
            </w:r>
            <w:bookmarkEnd w:id="360"/>
            <w:bookmarkEnd w:id="361"/>
          </w:p>
        </w:tc>
        <w:tc>
          <w:tcPr>
            <w:tcW w:w="445" w:type="pct"/>
            <w:shd w:val="clear" w:color="auto" w:fill="auto"/>
            <w:noWrap/>
          </w:tcPr>
          <w:p w14:paraId="6C67CC39" w14:textId="4932EB5C" w:rsidR="0082615E" w:rsidRPr="00FA0B67" w:rsidRDefault="0082615E" w:rsidP="00F00A11">
            <w:pPr>
              <w:rPr>
                <w:rFonts w:asciiTheme="majorHAnsi" w:hAnsiTheme="majorHAnsi" w:cstheme="majorHAnsi"/>
                <w:sz w:val="28"/>
                <w:szCs w:val="28"/>
                <w:lang w:eastAsia="en-US"/>
              </w:rPr>
            </w:pPr>
            <w:bookmarkStart w:id="362" w:name="_Toc11861492"/>
            <w:bookmarkStart w:id="363" w:name="_Toc11933048"/>
            <w:r w:rsidRPr="00FA0B67">
              <w:rPr>
                <w:rFonts w:asciiTheme="majorHAnsi" w:hAnsiTheme="majorHAnsi" w:cstheme="majorHAnsi"/>
                <w:sz w:val="28"/>
                <w:szCs w:val="28"/>
              </w:rPr>
              <w:t>Trung bình</w:t>
            </w:r>
            <w:bookmarkEnd w:id="362"/>
            <w:bookmarkEnd w:id="363"/>
          </w:p>
        </w:tc>
      </w:tr>
      <w:tr w:rsidR="0082615E" w:rsidRPr="00FA0B67" w14:paraId="14A061AF" w14:textId="77777777" w:rsidTr="00517754">
        <w:trPr>
          <w:trHeight w:val="521"/>
        </w:trPr>
        <w:tc>
          <w:tcPr>
            <w:tcW w:w="251" w:type="pct"/>
            <w:shd w:val="clear" w:color="000000" w:fill="FFFFFF"/>
          </w:tcPr>
          <w:p w14:paraId="552248EC" w14:textId="417C137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1F546951" w14:textId="5004B84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04590B44" w14:textId="601DED5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6711E413" w14:textId="7726AD8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3467ABD5" w14:textId="21DC9B45" w:rsidR="0082615E" w:rsidRPr="00FA0B67" w:rsidRDefault="0082615E" w:rsidP="00F00A11">
            <w:pPr>
              <w:rPr>
                <w:rFonts w:asciiTheme="majorHAnsi" w:hAnsiTheme="majorHAnsi" w:cstheme="majorHAnsi"/>
                <w:sz w:val="28"/>
                <w:szCs w:val="28"/>
              </w:rPr>
            </w:pPr>
            <w:bookmarkStart w:id="364" w:name="_Toc11861493"/>
            <w:bookmarkStart w:id="365" w:name="_Toc11933049"/>
            <w:r w:rsidRPr="00FA0B67">
              <w:rPr>
                <w:rFonts w:asciiTheme="majorHAnsi" w:hAnsiTheme="majorHAnsi" w:cstheme="majorHAnsi"/>
                <w:sz w:val="28"/>
                <w:szCs w:val="28"/>
              </w:rPr>
              <w:t>Thành viên nhập các thông tin nhà đầu tư cá nhân/tổ chức để đăng ký tham dự đợt đấu giá. Hệ thống cập nhật thông tin vào CSDL.</w:t>
            </w:r>
            <w:bookmarkEnd w:id="364"/>
            <w:bookmarkEnd w:id="365"/>
          </w:p>
        </w:tc>
        <w:tc>
          <w:tcPr>
            <w:tcW w:w="320" w:type="pct"/>
            <w:shd w:val="clear" w:color="000000" w:fill="FFFFFF"/>
          </w:tcPr>
          <w:p w14:paraId="0837D8AF" w14:textId="273D5D9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61805DEE" w14:textId="783C342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35865D60" w14:textId="77777777" w:rsidTr="00517754">
        <w:trPr>
          <w:trHeight w:val="521"/>
        </w:trPr>
        <w:tc>
          <w:tcPr>
            <w:tcW w:w="251" w:type="pct"/>
            <w:shd w:val="clear" w:color="000000" w:fill="FFFFFF"/>
          </w:tcPr>
          <w:p w14:paraId="7448B75B" w14:textId="38AAD01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24AF0277" w14:textId="0BFE7E5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68FE51FD" w14:textId="3D41A3F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7F9C510A" w14:textId="1A3C758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2ADDEFAF" w14:textId="1C758F5E" w:rsidR="0082615E" w:rsidRPr="00FA0B67" w:rsidRDefault="0082615E" w:rsidP="00F00A11">
            <w:pPr>
              <w:rPr>
                <w:rFonts w:asciiTheme="majorHAnsi" w:hAnsiTheme="majorHAnsi" w:cstheme="majorHAnsi"/>
                <w:sz w:val="28"/>
                <w:szCs w:val="28"/>
              </w:rPr>
            </w:pPr>
            <w:bookmarkStart w:id="366" w:name="_Toc11861494"/>
            <w:bookmarkStart w:id="367" w:name="_Toc11933050"/>
            <w:r w:rsidRPr="00FA0B67">
              <w:rPr>
                <w:rFonts w:asciiTheme="majorHAnsi" w:hAnsiTheme="majorHAnsi" w:cstheme="majorHAnsi"/>
                <w:sz w:val="28"/>
                <w:szCs w:val="28"/>
              </w:rPr>
              <w:t>Thành viên chỉnh sửa thông tin nhà đầu tư trong đợt đấu giá. Hệ thống cập nhật thông tin vào CSDL.</w:t>
            </w:r>
            <w:bookmarkEnd w:id="366"/>
            <w:bookmarkEnd w:id="367"/>
          </w:p>
        </w:tc>
        <w:tc>
          <w:tcPr>
            <w:tcW w:w="320" w:type="pct"/>
            <w:shd w:val="clear" w:color="000000" w:fill="FFFFFF"/>
          </w:tcPr>
          <w:p w14:paraId="1F40DA94" w14:textId="6509BC0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160E169E" w14:textId="417F18D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6E6371A0" w14:textId="77777777" w:rsidTr="00517754">
        <w:trPr>
          <w:trHeight w:val="521"/>
        </w:trPr>
        <w:tc>
          <w:tcPr>
            <w:tcW w:w="251" w:type="pct"/>
            <w:shd w:val="clear" w:color="000000" w:fill="FFFFFF"/>
          </w:tcPr>
          <w:p w14:paraId="2A43D40F" w14:textId="43E8776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072B1427" w14:textId="4838691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1AB0C156" w14:textId="3724F25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09F5B751" w14:textId="1F72FDE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3286654F" w14:textId="198272A3" w:rsidR="0082615E" w:rsidRPr="00FA0B67" w:rsidRDefault="0082615E" w:rsidP="00F00A11">
            <w:pPr>
              <w:rPr>
                <w:rFonts w:asciiTheme="majorHAnsi" w:hAnsiTheme="majorHAnsi" w:cstheme="majorHAnsi"/>
                <w:sz w:val="28"/>
                <w:szCs w:val="28"/>
              </w:rPr>
            </w:pPr>
            <w:bookmarkStart w:id="368" w:name="_Toc11861495"/>
            <w:bookmarkStart w:id="369" w:name="_Toc11933051"/>
            <w:r w:rsidRPr="00FA0B67">
              <w:rPr>
                <w:rFonts w:asciiTheme="majorHAnsi" w:hAnsiTheme="majorHAnsi" w:cstheme="majorHAnsi"/>
                <w:sz w:val="28"/>
                <w:szCs w:val="28"/>
              </w:rPr>
              <w:t>Thành viên chọn nhà đầu tư trong đợt đấu giá để xóa. Hệ thống cập nhật thông tin vào CSDL.</w:t>
            </w:r>
            <w:bookmarkEnd w:id="368"/>
            <w:bookmarkEnd w:id="369"/>
          </w:p>
        </w:tc>
        <w:tc>
          <w:tcPr>
            <w:tcW w:w="320" w:type="pct"/>
            <w:shd w:val="clear" w:color="000000" w:fill="FFFFFF"/>
          </w:tcPr>
          <w:p w14:paraId="68E95B18" w14:textId="3C749F2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5B5887ED" w14:textId="610A36A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55D7D556" w14:textId="77777777" w:rsidTr="00517754">
        <w:trPr>
          <w:trHeight w:val="521"/>
        </w:trPr>
        <w:tc>
          <w:tcPr>
            <w:tcW w:w="251" w:type="pct"/>
            <w:shd w:val="clear" w:color="000000" w:fill="FFFFFF"/>
          </w:tcPr>
          <w:p w14:paraId="1B9125EF" w14:textId="5FE00AF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1067" w:type="pct"/>
            <w:shd w:val="clear" w:color="auto" w:fill="auto"/>
            <w:vAlign w:val="center"/>
          </w:tcPr>
          <w:p w14:paraId="2A68F96C" w14:textId="3112C06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18357589" w14:textId="376C6BF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55EABF51" w14:textId="5575B05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29BA6942" w14:textId="1EFA4DB3" w:rsidR="0082615E" w:rsidRPr="00FA0B67" w:rsidRDefault="0082615E" w:rsidP="00F00A11">
            <w:pPr>
              <w:rPr>
                <w:rFonts w:asciiTheme="majorHAnsi" w:hAnsiTheme="majorHAnsi" w:cstheme="majorHAnsi"/>
                <w:sz w:val="28"/>
                <w:szCs w:val="28"/>
              </w:rPr>
            </w:pPr>
            <w:bookmarkStart w:id="370" w:name="_Toc11861496"/>
            <w:bookmarkStart w:id="371" w:name="_Toc11933052"/>
            <w:r w:rsidRPr="00FA0B67">
              <w:rPr>
                <w:rFonts w:asciiTheme="majorHAnsi" w:hAnsiTheme="majorHAnsi" w:cstheme="majorHAnsi"/>
                <w:sz w:val="28"/>
                <w:szCs w:val="28"/>
              </w:rPr>
              <w:t>Cán bộ nghiệp vụ/thành viên tra cứu thông tin nhà đầu tư trong đợt đấu giá. Hệ thống hiển thị danh sách thông tin nhà đầu tư theo điều kiện tìm kiếm.</w:t>
            </w:r>
            <w:bookmarkEnd w:id="370"/>
            <w:bookmarkEnd w:id="371"/>
          </w:p>
        </w:tc>
        <w:tc>
          <w:tcPr>
            <w:tcW w:w="320" w:type="pct"/>
            <w:shd w:val="clear" w:color="000000" w:fill="FFFFFF"/>
          </w:tcPr>
          <w:p w14:paraId="6F64D2DA" w14:textId="038394F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09F9F926" w14:textId="69F5648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05C6D1FD" w14:textId="77777777" w:rsidTr="00517754">
        <w:trPr>
          <w:trHeight w:val="521"/>
        </w:trPr>
        <w:tc>
          <w:tcPr>
            <w:tcW w:w="251" w:type="pct"/>
            <w:shd w:val="clear" w:color="000000" w:fill="FFFFFF"/>
          </w:tcPr>
          <w:p w14:paraId="24B0DFD6" w14:textId="061F32E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3087D123" w14:textId="75F01B1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656EEEA0" w14:textId="174CE98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6BC551D4" w14:textId="7CA87AB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0BE12CD4" w14:textId="6679D7E3" w:rsidR="0082615E" w:rsidRPr="00FA0B67" w:rsidRDefault="0082615E" w:rsidP="00F00A11">
            <w:pPr>
              <w:rPr>
                <w:rFonts w:asciiTheme="majorHAnsi" w:hAnsiTheme="majorHAnsi" w:cstheme="majorHAnsi"/>
                <w:sz w:val="28"/>
                <w:szCs w:val="28"/>
              </w:rPr>
            </w:pPr>
            <w:bookmarkStart w:id="372" w:name="_Toc11861497"/>
            <w:bookmarkStart w:id="373" w:name="_Toc11933053"/>
            <w:r w:rsidRPr="00FA0B67">
              <w:rPr>
                <w:rFonts w:asciiTheme="majorHAnsi" w:hAnsiTheme="majorHAnsi" w:cstheme="majorHAnsi"/>
                <w:sz w:val="28"/>
                <w:szCs w:val="28"/>
              </w:rPr>
              <w:t>Cán bộ nghiệp vụ/thành viên chọn nhà đầu tư trong đợt đấu giá để xem thông tin. Hệ thống hiển thị thông tin chi tiết nhà đầu tư.</w:t>
            </w:r>
            <w:bookmarkEnd w:id="372"/>
            <w:bookmarkEnd w:id="373"/>
          </w:p>
        </w:tc>
        <w:tc>
          <w:tcPr>
            <w:tcW w:w="320" w:type="pct"/>
            <w:shd w:val="clear" w:color="000000" w:fill="FFFFFF"/>
          </w:tcPr>
          <w:p w14:paraId="58816967" w14:textId="6B5C0BE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77B56A95" w14:textId="4540D6E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1D51265B" w14:textId="77777777" w:rsidTr="00517754">
        <w:trPr>
          <w:trHeight w:val="521"/>
        </w:trPr>
        <w:tc>
          <w:tcPr>
            <w:tcW w:w="251" w:type="pct"/>
            <w:shd w:val="clear" w:color="000000" w:fill="FFFFFF"/>
          </w:tcPr>
          <w:p w14:paraId="2762A37C" w14:textId="6382762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0E268380" w14:textId="1EFB7C2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768F797F" w14:textId="30D6B0A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7934FF95" w14:textId="37447B6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013E007A" w14:textId="1462F0AB" w:rsidR="0082615E" w:rsidRPr="00FA0B67" w:rsidRDefault="0082615E" w:rsidP="00F00A11">
            <w:pPr>
              <w:rPr>
                <w:rFonts w:asciiTheme="majorHAnsi" w:hAnsiTheme="majorHAnsi" w:cstheme="majorHAnsi"/>
                <w:sz w:val="28"/>
                <w:szCs w:val="28"/>
              </w:rPr>
            </w:pPr>
            <w:bookmarkStart w:id="374" w:name="_Toc11861498"/>
            <w:bookmarkStart w:id="375" w:name="_Toc11933054"/>
            <w:r w:rsidRPr="00FA0B67">
              <w:rPr>
                <w:rFonts w:asciiTheme="majorHAnsi" w:hAnsiTheme="majorHAnsi" w:cstheme="majorHAnsi"/>
                <w:sz w:val="28"/>
                <w:szCs w:val="28"/>
              </w:rPr>
              <w:t>Cán bộ nghiệp vụ/thành viên kết xuất danh sách nhà đầu tư trong đợt đấu giá</w:t>
            </w:r>
            <w:r w:rsidR="00411F9D" w:rsidRPr="00FA0B67">
              <w:rPr>
                <w:rFonts w:asciiTheme="majorHAnsi" w:hAnsiTheme="majorHAnsi" w:cstheme="majorHAnsi"/>
                <w:sz w:val="28"/>
                <w:szCs w:val="28"/>
              </w:rPr>
              <w:t xml:space="preserve"> theo phân quyền dữ liệu</w:t>
            </w:r>
            <w:r w:rsidRPr="00FA0B67">
              <w:rPr>
                <w:rFonts w:asciiTheme="majorHAnsi" w:hAnsiTheme="majorHAnsi" w:cstheme="majorHAnsi"/>
                <w:sz w:val="28"/>
                <w:szCs w:val="28"/>
              </w:rPr>
              <w:t>. Hệ thống kết xuất thành file excel danh sách nhà đầu tư.</w:t>
            </w:r>
            <w:bookmarkEnd w:id="374"/>
            <w:bookmarkEnd w:id="375"/>
          </w:p>
        </w:tc>
        <w:tc>
          <w:tcPr>
            <w:tcW w:w="320" w:type="pct"/>
            <w:shd w:val="clear" w:color="000000" w:fill="FFFFFF"/>
          </w:tcPr>
          <w:p w14:paraId="42A4F9D9" w14:textId="7766BD8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4E11D625" w14:textId="3B827CA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54E43FBB" w14:textId="77777777" w:rsidTr="00517754">
        <w:trPr>
          <w:trHeight w:val="521"/>
        </w:trPr>
        <w:tc>
          <w:tcPr>
            <w:tcW w:w="251" w:type="pct"/>
            <w:shd w:val="clear" w:color="000000" w:fill="FFFFFF"/>
          </w:tcPr>
          <w:p w14:paraId="0890C424" w14:textId="17F4CF96" w:rsidR="0082615E" w:rsidRPr="00FA0B67" w:rsidRDefault="0082615E" w:rsidP="00F00A11">
            <w:pPr>
              <w:rPr>
                <w:rFonts w:asciiTheme="majorHAnsi" w:hAnsiTheme="majorHAnsi" w:cstheme="majorHAnsi"/>
                <w:sz w:val="28"/>
                <w:szCs w:val="28"/>
                <w:lang w:eastAsia="en-US"/>
              </w:rPr>
            </w:pPr>
            <w:bookmarkStart w:id="376" w:name="_Toc11861499"/>
            <w:bookmarkStart w:id="377" w:name="_Toc11933055"/>
            <w:r w:rsidRPr="00FA0B67">
              <w:rPr>
                <w:rFonts w:asciiTheme="majorHAnsi" w:hAnsiTheme="majorHAnsi" w:cstheme="majorHAnsi"/>
                <w:sz w:val="28"/>
                <w:szCs w:val="28"/>
              </w:rPr>
              <w:t>14</w:t>
            </w:r>
            <w:bookmarkEnd w:id="376"/>
            <w:bookmarkEnd w:id="377"/>
          </w:p>
        </w:tc>
        <w:tc>
          <w:tcPr>
            <w:tcW w:w="1067" w:type="pct"/>
            <w:shd w:val="clear" w:color="auto" w:fill="auto"/>
            <w:vAlign w:val="center"/>
          </w:tcPr>
          <w:p w14:paraId="34C15DCA" w14:textId="25CC7AD2" w:rsidR="0082615E" w:rsidRPr="00FA0B67" w:rsidRDefault="0082615E" w:rsidP="00F00A11">
            <w:pPr>
              <w:rPr>
                <w:rFonts w:asciiTheme="majorHAnsi" w:hAnsiTheme="majorHAnsi" w:cstheme="majorHAnsi"/>
                <w:sz w:val="28"/>
                <w:szCs w:val="28"/>
                <w:lang w:eastAsia="en-US"/>
              </w:rPr>
            </w:pPr>
            <w:bookmarkStart w:id="378" w:name="_Toc11861500"/>
            <w:bookmarkStart w:id="379" w:name="_Toc11933056"/>
            <w:r w:rsidRPr="00FA0B67">
              <w:rPr>
                <w:rFonts w:asciiTheme="majorHAnsi" w:hAnsiTheme="majorHAnsi" w:cstheme="majorHAnsi"/>
                <w:sz w:val="28"/>
                <w:szCs w:val="28"/>
              </w:rPr>
              <w:t>Quản lý thông tin ủy thác</w:t>
            </w:r>
            <w:bookmarkEnd w:id="378"/>
            <w:bookmarkEnd w:id="379"/>
          </w:p>
        </w:tc>
        <w:tc>
          <w:tcPr>
            <w:tcW w:w="545" w:type="pct"/>
            <w:shd w:val="clear" w:color="auto" w:fill="auto"/>
            <w:vAlign w:val="center"/>
          </w:tcPr>
          <w:p w14:paraId="7937D782" w14:textId="30908F26" w:rsidR="0082615E" w:rsidRPr="00FA0B67" w:rsidRDefault="0082615E" w:rsidP="00F00A11">
            <w:pPr>
              <w:rPr>
                <w:rFonts w:asciiTheme="majorHAnsi" w:hAnsiTheme="majorHAnsi" w:cstheme="majorHAnsi"/>
                <w:sz w:val="28"/>
                <w:szCs w:val="28"/>
                <w:lang w:eastAsia="en-US"/>
              </w:rPr>
            </w:pPr>
            <w:bookmarkStart w:id="380" w:name="_Toc11861501"/>
            <w:bookmarkStart w:id="381" w:name="_Toc11933057"/>
            <w:r w:rsidRPr="00FA0B67">
              <w:rPr>
                <w:rFonts w:asciiTheme="majorHAnsi" w:hAnsiTheme="majorHAnsi" w:cstheme="majorHAnsi"/>
                <w:sz w:val="28"/>
                <w:szCs w:val="28"/>
              </w:rPr>
              <w:t>Thành viên</w:t>
            </w:r>
            <w:bookmarkEnd w:id="380"/>
            <w:bookmarkEnd w:id="381"/>
          </w:p>
        </w:tc>
        <w:tc>
          <w:tcPr>
            <w:tcW w:w="448" w:type="pct"/>
            <w:shd w:val="clear" w:color="auto" w:fill="auto"/>
            <w:vAlign w:val="center"/>
          </w:tcPr>
          <w:p w14:paraId="6E53A137" w14:textId="34D07BD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195CB916" w14:textId="3D2CF666" w:rsidR="0082615E" w:rsidRPr="00FA0B67" w:rsidRDefault="0082615E" w:rsidP="00F00A11">
            <w:pPr>
              <w:rPr>
                <w:rFonts w:asciiTheme="majorHAnsi" w:hAnsiTheme="majorHAnsi" w:cstheme="majorHAnsi"/>
                <w:sz w:val="28"/>
                <w:szCs w:val="28"/>
              </w:rPr>
            </w:pPr>
            <w:bookmarkStart w:id="382" w:name="_Toc11861502"/>
            <w:bookmarkStart w:id="383" w:name="_Toc11933058"/>
            <w:r w:rsidRPr="00FA0B67">
              <w:rPr>
                <w:rFonts w:asciiTheme="majorHAnsi" w:hAnsiTheme="majorHAnsi" w:cstheme="majorHAnsi"/>
                <w:sz w:val="28"/>
                <w:szCs w:val="28"/>
              </w:rPr>
              <w:t>Use case tổng quát hóa</w:t>
            </w:r>
            <w:bookmarkEnd w:id="382"/>
            <w:bookmarkEnd w:id="383"/>
          </w:p>
        </w:tc>
        <w:tc>
          <w:tcPr>
            <w:tcW w:w="320" w:type="pct"/>
            <w:shd w:val="clear" w:color="000000" w:fill="FFFFFF"/>
          </w:tcPr>
          <w:p w14:paraId="15354F72" w14:textId="00F57F79" w:rsidR="0082615E" w:rsidRPr="00FA0B67" w:rsidRDefault="0082615E" w:rsidP="00F00A11">
            <w:pPr>
              <w:rPr>
                <w:rFonts w:asciiTheme="majorHAnsi" w:hAnsiTheme="majorHAnsi" w:cstheme="majorHAnsi"/>
                <w:sz w:val="28"/>
                <w:szCs w:val="28"/>
                <w:lang w:eastAsia="en-US"/>
              </w:rPr>
            </w:pPr>
            <w:bookmarkStart w:id="384" w:name="_Toc11861503"/>
            <w:bookmarkStart w:id="385" w:name="_Toc11933059"/>
            <w:r w:rsidRPr="00FA0B67">
              <w:rPr>
                <w:rFonts w:asciiTheme="majorHAnsi" w:hAnsiTheme="majorHAnsi" w:cstheme="majorHAnsi"/>
                <w:sz w:val="28"/>
                <w:szCs w:val="28"/>
              </w:rPr>
              <w:t>B</w:t>
            </w:r>
            <w:bookmarkEnd w:id="384"/>
            <w:bookmarkEnd w:id="385"/>
          </w:p>
        </w:tc>
        <w:tc>
          <w:tcPr>
            <w:tcW w:w="445" w:type="pct"/>
            <w:shd w:val="clear" w:color="auto" w:fill="auto"/>
            <w:noWrap/>
          </w:tcPr>
          <w:p w14:paraId="393582B6" w14:textId="65280552" w:rsidR="0082615E" w:rsidRPr="00FA0B67" w:rsidRDefault="0082615E" w:rsidP="00F00A11">
            <w:pPr>
              <w:rPr>
                <w:rFonts w:asciiTheme="majorHAnsi" w:hAnsiTheme="majorHAnsi" w:cstheme="majorHAnsi"/>
                <w:sz w:val="28"/>
                <w:szCs w:val="28"/>
                <w:lang w:eastAsia="en-US"/>
              </w:rPr>
            </w:pPr>
            <w:bookmarkStart w:id="386" w:name="_Toc11861504"/>
            <w:bookmarkStart w:id="387" w:name="_Toc11933060"/>
            <w:r w:rsidRPr="00FA0B67">
              <w:rPr>
                <w:rFonts w:asciiTheme="majorHAnsi" w:hAnsiTheme="majorHAnsi" w:cstheme="majorHAnsi"/>
                <w:sz w:val="28"/>
                <w:szCs w:val="28"/>
              </w:rPr>
              <w:t>Trung bình</w:t>
            </w:r>
            <w:bookmarkEnd w:id="386"/>
            <w:bookmarkEnd w:id="387"/>
          </w:p>
        </w:tc>
      </w:tr>
      <w:tr w:rsidR="0082615E" w:rsidRPr="00FA0B67" w14:paraId="1A154B39" w14:textId="77777777" w:rsidTr="00517754">
        <w:trPr>
          <w:trHeight w:val="521"/>
        </w:trPr>
        <w:tc>
          <w:tcPr>
            <w:tcW w:w="251" w:type="pct"/>
            <w:shd w:val="clear" w:color="000000" w:fill="FFFFFF"/>
          </w:tcPr>
          <w:p w14:paraId="4DA756F3" w14:textId="4B60F5C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27BF7C46" w14:textId="61C0BFA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780F54A8" w14:textId="3A867CD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7F2F98F4" w14:textId="5470C70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600BC672" w14:textId="05915AB4" w:rsidR="0082615E" w:rsidRPr="00FA0B67" w:rsidRDefault="0082615E" w:rsidP="00F00A11">
            <w:pPr>
              <w:rPr>
                <w:rFonts w:asciiTheme="majorHAnsi" w:hAnsiTheme="majorHAnsi" w:cstheme="majorHAnsi"/>
                <w:sz w:val="28"/>
                <w:szCs w:val="28"/>
              </w:rPr>
            </w:pPr>
            <w:bookmarkStart w:id="388" w:name="_Toc11861505"/>
            <w:bookmarkStart w:id="389" w:name="_Toc11933061"/>
            <w:r w:rsidRPr="00FA0B67">
              <w:rPr>
                <w:rFonts w:asciiTheme="majorHAnsi" w:hAnsiTheme="majorHAnsi" w:cstheme="majorHAnsi"/>
                <w:sz w:val="28"/>
                <w:szCs w:val="28"/>
              </w:rPr>
              <w:t>Thành viên thêm mới thông tin ủy thác của nhà đầu tư. Hệ thống cập nhật cơ sở dữ liệu</w:t>
            </w:r>
            <w:bookmarkEnd w:id="388"/>
            <w:bookmarkEnd w:id="389"/>
          </w:p>
        </w:tc>
        <w:tc>
          <w:tcPr>
            <w:tcW w:w="320" w:type="pct"/>
            <w:shd w:val="clear" w:color="000000" w:fill="FFFFFF"/>
          </w:tcPr>
          <w:p w14:paraId="3EC8DC5B" w14:textId="34514D1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3ABA59D6" w14:textId="2E07FAF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6ED2BA59" w14:textId="77777777" w:rsidTr="00517754">
        <w:trPr>
          <w:trHeight w:val="521"/>
        </w:trPr>
        <w:tc>
          <w:tcPr>
            <w:tcW w:w="251" w:type="pct"/>
            <w:shd w:val="clear" w:color="000000" w:fill="FFFFFF"/>
          </w:tcPr>
          <w:p w14:paraId="1E27440D" w14:textId="0333E71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1067" w:type="pct"/>
            <w:shd w:val="clear" w:color="auto" w:fill="auto"/>
            <w:vAlign w:val="center"/>
          </w:tcPr>
          <w:p w14:paraId="636A72FF" w14:textId="793545E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05CA9D65" w14:textId="0BC6B17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4904EFBA" w14:textId="6093F6C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5D6D89B6" w14:textId="276F1F7D" w:rsidR="0082615E" w:rsidRPr="00FA0B67" w:rsidRDefault="0082615E" w:rsidP="00F00A11">
            <w:pPr>
              <w:rPr>
                <w:rFonts w:asciiTheme="majorHAnsi" w:hAnsiTheme="majorHAnsi" w:cstheme="majorHAnsi"/>
                <w:sz w:val="28"/>
                <w:szCs w:val="28"/>
              </w:rPr>
            </w:pPr>
            <w:bookmarkStart w:id="390" w:name="_Toc11861506"/>
            <w:bookmarkStart w:id="391" w:name="_Toc11933062"/>
            <w:r w:rsidRPr="00FA0B67">
              <w:rPr>
                <w:rFonts w:asciiTheme="majorHAnsi" w:hAnsiTheme="majorHAnsi" w:cstheme="majorHAnsi"/>
                <w:sz w:val="28"/>
                <w:szCs w:val="28"/>
              </w:rPr>
              <w:t>Thành viên sửa thông tin ủy thác của nhà đầu tư. Hệ thống cập nhật cơ sở dữ liệu</w:t>
            </w:r>
            <w:bookmarkEnd w:id="390"/>
            <w:bookmarkEnd w:id="391"/>
          </w:p>
        </w:tc>
        <w:tc>
          <w:tcPr>
            <w:tcW w:w="320" w:type="pct"/>
            <w:shd w:val="clear" w:color="000000" w:fill="FFFFFF"/>
          </w:tcPr>
          <w:p w14:paraId="4E48EE79" w14:textId="6D17C72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5EF16C40" w14:textId="44407E6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0460E0F6" w14:textId="77777777" w:rsidTr="00517754">
        <w:trPr>
          <w:trHeight w:val="521"/>
        </w:trPr>
        <w:tc>
          <w:tcPr>
            <w:tcW w:w="251" w:type="pct"/>
            <w:shd w:val="clear" w:color="000000" w:fill="FFFFFF"/>
          </w:tcPr>
          <w:p w14:paraId="75CDE655" w14:textId="793E483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770A47EE" w14:textId="6564C65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60767BCE" w14:textId="661A9EB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3C7881E7" w14:textId="2648F1B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761C3C41" w14:textId="576E85CC" w:rsidR="0082615E" w:rsidRPr="00FA0B67" w:rsidRDefault="0082615E" w:rsidP="00F00A11">
            <w:pPr>
              <w:rPr>
                <w:rFonts w:asciiTheme="majorHAnsi" w:hAnsiTheme="majorHAnsi" w:cstheme="majorHAnsi"/>
                <w:sz w:val="28"/>
                <w:szCs w:val="28"/>
              </w:rPr>
            </w:pPr>
            <w:bookmarkStart w:id="392" w:name="_Toc11861507"/>
            <w:bookmarkStart w:id="393" w:name="_Toc11933063"/>
            <w:r w:rsidRPr="00FA0B67">
              <w:rPr>
                <w:rFonts w:asciiTheme="majorHAnsi" w:hAnsiTheme="majorHAnsi" w:cstheme="majorHAnsi"/>
                <w:sz w:val="28"/>
                <w:szCs w:val="28"/>
              </w:rPr>
              <w:t>Thành viên xóa thông tin ủy thác của nhà đầu tư. Hệ thống cập nhật cơ sở dữ liệu</w:t>
            </w:r>
            <w:bookmarkEnd w:id="392"/>
            <w:bookmarkEnd w:id="393"/>
          </w:p>
        </w:tc>
        <w:tc>
          <w:tcPr>
            <w:tcW w:w="320" w:type="pct"/>
            <w:shd w:val="clear" w:color="000000" w:fill="FFFFFF"/>
          </w:tcPr>
          <w:p w14:paraId="34407270" w14:textId="460FCE6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27731106" w14:textId="676E49D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153704E6" w14:textId="77777777" w:rsidTr="00517754">
        <w:trPr>
          <w:trHeight w:val="521"/>
        </w:trPr>
        <w:tc>
          <w:tcPr>
            <w:tcW w:w="251" w:type="pct"/>
            <w:shd w:val="clear" w:color="000000" w:fill="FFFFFF"/>
          </w:tcPr>
          <w:p w14:paraId="19B1F8F5" w14:textId="0D12AF3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5BA89908" w14:textId="20D7C39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6E03B36D" w14:textId="10775B1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1F074F8A" w14:textId="4DED3B2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76832D2F" w14:textId="2103CFF7" w:rsidR="0082615E" w:rsidRPr="00FA0B67" w:rsidRDefault="0082615E" w:rsidP="00F00A11">
            <w:pPr>
              <w:rPr>
                <w:rFonts w:asciiTheme="majorHAnsi" w:hAnsiTheme="majorHAnsi" w:cstheme="majorHAnsi"/>
                <w:sz w:val="28"/>
                <w:szCs w:val="28"/>
              </w:rPr>
            </w:pPr>
            <w:bookmarkStart w:id="394" w:name="_Toc11861508"/>
            <w:bookmarkStart w:id="395" w:name="_Toc11933064"/>
            <w:r w:rsidRPr="00FA0B67">
              <w:rPr>
                <w:rFonts w:asciiTheme="majorHAnsi" w:hAnsiTheme="majorHAnsi" w:cstheme="majorHAnsi"/>
                <w:sz w:val="28"/>
                <w:szCs w:val="28"/>
              </w:rPr>
              <w:t>Thành viên xem thông tin ủy thác của nhà đầu tư. Hệ thống hiển thị thông tin chi tiết ủy thác của nhà đầu tư</w:t>
            </w:r>
            <w:bookmarkEnd w:id="394"/>
            <w:bookmarkEnd w:id="395"/>
          </w:p>
        </w:tc>
        <w:tc>
          <w:tcPr>
            <w:tcW w:w="320" w:type="pct"/>
            <w:shd w:val="clear" w:color="000000" w:fill="FFFFFF"/>
          </w:tcPr>
          <w:p w14:paraId="21694BED" w14:textId="2A4E0D6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5F9293A5" w14:textId="0F65C82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0228F305" w14:textId="77777777" w:rsidTr="00517754">
        <w:trPr>
          <w:trHeight w:val="521"/>
        </w:trPr>
        <w:tc>
          <w:tcPr>
            <w:tcW w:w="251" w:type="pct"/>
            <w:shd w:val="clear" w:color="000000" w:fill="FFFFFF"/>
          </w:tcPr>
          <w:p w14:paraId="3FC91877" w14:textId="4EBBFA1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20BC5E9B" w14:textId="1C7675F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75861DD2" w14:textId="07973E6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3533065D" w14:textId="50418A1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0187E80B" w14:textId="7D5BC003" w:rsidR="0082615E" w:rsidRPr="00FA0B67" w:rsidRDefault="0082615E" w:rsidP="00F00A11">
            <w:pPr>
              <w:rPr>
                <w:rFonts w:asciiTheme="majorHAnsi" w:hAnsiTheme="majorHAnsi" w:cstheme="majorHAnsi"/>
                <w:sz w:val="28"/>
                <w:szCs w:val="28"/>
              </w:rPr>
            </w:pPr>
            <w:bookmarkStart w:id="396" w:name="_Toc11861509"/>
            <w:bookmarkStart w:id="397" w:name="_Toc11933065"/>
            <w:r w:rsidRPr="00FA0B67">
              <w:rPr>
                <w:rFonts w:asciiTheme="majorHAnsi" w:hAnsiTheme="majorHAnsi" w:cstheme="majorHAnsi"/>
                <w:sz w:val="28"/>
                <w:szCs w:val="28"/>
              </w:rPr>
              <w:t>Thành viên tra cứu thông tin ủy thác của nhà đầu tư trong đợt đấu giá. Hệ thống hiển thị danh sách thông tin ủy thác của nhà đầu tư theo điều kiện tìm kiếm.</w:t>
            </w:r>
            <w:bookmarkEnd w:id="396"/>
            <w:bookmarkEnd w:id="397"/>
          </w:p>
        </w:tc>
        <w:tc>
          <w:tcPr>
            <w:tcW w:w="320" w:type="pct"/>
            <w:shd w:val="clear" w:color="000000" w:fill="FFFFFF"/>
          </w:tcPr>
          <w:p w14:paraId="55DDA1B2" w14:textId="43E2389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3291103E" w14:textId="58A2ACE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5784561C" w14:textId="77777777" w:rsidTr="00517754">
        <w:trPr>
          <w:trHeight w:val="521"/>
        </w:trPr>
        <w:tc>
          <w:tcPr>
            <w:tcW w:w="251" w:type="pct"/>
            <w:shd w:val="clear" w:color="000000" w:fill="FFFFFF"/>
          </w:tcPr>
          <w:p w14:paraId="457502D2" w14:textId="73CF4FB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34FA0383" w14:textId="7332E63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76658E88" w14:textId="02B7B79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3119DE5C" w14:textId="5D0BA27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48743914" w14:textId="2265151D" w:rsidR="0082615E" w:rsidRPr="00FA0B67" w:rsidRDefault="0082615E" w:rsidP="00F00A11">
            <w:pPr>
              <w:rPr>
                <w:rFonts w:asciiTheme="majorHAnsi" w:hAnsiTheme="majorHAnsi" w:cstheme="majorHAnsi"/>
                <w:sz w:val="28"/>
                <w:szCs w:val="28"/>
              </w:rPr>
            </w:pPr>
            <w:bookmarkStart w:id="398" w:name="_Toc11861510"/>
            <w:bookmarkStart w:id="399" w:name="_Toc11933066"/>
            <w:r w:rsidRPr="00FA0B67">
              <w:rPr>
                <w:rFonts w:asciiTheme="majorHAnsi" w:hAnsiTheme="majorHAnsi" w:cstheme="majorHAnsi"/>
                <w:sz w:val="28"/>
                <w:szCs w:val="28"/>
              </w:rPr>
              <w:t>Thành viên kết xuất danh sách thông tin ủy thác nhà đầu tư trong đợt đấu giá. Hệ thống kết xuất thành file excel danh sách thông tin ủy thác của nhà đầu tư.</w:t>
            </w:r>
            <w:bookmarkEnd w:id="398"/>
            <w:bookmarkEnd w:id="399"/>
          </w:p>
        </w:tc>
        <w:tc>
          <w:tcPr>
            <w:tcW w:w="320" w:type="pct"/>
            <w:shd w:val="clear" w:color="000000" w:fill="FFFFFF"/>
          </w:tcPr>
          <w:p w14:paraId="2DBE7CF3" w14:textId="1AE7CE8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7FCC3118" w14:textId="49EA03F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0C673A0F" w14:textId="77777777" w:rsidTr="00517754">
        <w:trPr>
          <w:trHeight w:val="521"/>
        </w:trPr>
        <w:tc>
          <w:tcPr>
            <w:tcW w:w="251" w:type="pct"/>
            <w:shd w:val="clear" w:color="000000" w:fill="FFFFFF"/>
          </w:tcPr>
          <w:p w14:paraId="3926CF10" w14:textId="31A6805B" w:rsidR="0082615E" w:rsidRPr="00FA0B67" w:rsidRDefault="0082615E" w:rsidP="00F00A11">
            <w:pPr>
              <w:rPr>
                <w:rFonts w:asciiTheme="majorHAnsi" w:hAnsiTheme="majorHAnsi" w:cstheme="majorHAnsi"/>
                <w:sz w:val="28"/>
                <w:szCs w:val="28"/>
                <w:lang w:eastAsia="en-US"/>
              </w:rPr>
            </w:pPr>
            <w:bookmarkStart w:id="400" w:name="_Toc11861511"/>
            <w:bookmarkStart w:id="401" w:name="_Toc11933067"/>
            <w:r w:rsidRPr="00FA0B67">
              <w:rPr>
                <w:rFonts w:asciiTheme="majorHAnsi" w:hAnsiTheme="majorHAnsi" w:cstheme="majorHAnsi"/>
                <w:sz w:val="28"/>
                <w:szCs w:val="28"/>
              </w:rPr>
              <w:lastRenderedPageBreak/>
              <w:t>15</w:t>
            </w:r>
            <w:bookmarkEnd w:id="400"/>
            <w:bookmarkEnd w:id="401"/>
          </w:p>
        </w:tc>
        <w:tc>
          <w:tcPr>
            <w:tcW w:w="1067" w:type="pct"/>
            <w:shd w:val="clear" w:color="auto" w:fill="auto"/>
            <w:vAlign w:val="center"/>
          </w:tcPr>
          <w:p w14:paraId="20E25B20" w14:textId="5B96FF4B" w:rsidR="0082615E" w:rsidRPr="00FA0B67" w:rsidRDefault="0082615E" w:rsidP="00F00A11">
            <w:pPr>
              <w:rPr>
                <w:rFonts w:asciiTheme="majorHAnsi" w:hAnsiTheme="majorHAnsi" w:cstheme="majorHAnsi"/>
                <w:sz w:val="28"/>
                <w:szCs w:val="28"/>
                <w:lang w:eastAsia="en-US"/>
              </w:rPr>
            </w:pPr>
            <w:bookmarkStart w:id="402" w:name="_Toc11861512"/>
            <w:bookmarkStart w:id="403" w:name="_Toc11933068"/>
            <w:r w:rsidRPr="00FA0B67">
              <w:rPr>
                <w:rFonts w:asciiTheme="majorHAnsi" w:hAnsiTheme="majorHAnsi" w:cstheme="majorHAnsi"/>
                <w:sz w:val="28"/>
                <w:szCs w:val="28"/>
              </w:rPr>
              <w:t>Quản lý thông tin lệnh</w:t>
            </w:r>
            <w:bookmarkEnd w:id="402"/>
            <w:bookmarkEnd w:id="403"/>
          </w:p>
        </w:tc>
        <w:tc>
          <w:tcPr>
            <w:tcW w:w="545" w:type="pct"/>
            <w:shd w:val="clear" w:color="auto" w:fill="auto"/>
            <w:vAlign w:val="center"/>
          </w:tcPr>
          <w:p w14:paraId="26CEAAF3" w14:textId="4ACCD116" w:rsidR="0082615E" w:rsidRPr="00FA0B67" w:rsidRDefault="0082615E" w:rsidP="00F00A11">
            <w:pPr>
              <w:rPr>
                <w:rFonts w:asciiTheme="majorHAnsi" w:hAnsiTheme="majorHAnsi" w:cstheme="majorHAnsi"/>
                <w:sz w:val="28"/>
                <w:szCs w:val="28"/>
                <w:lang w:eastAsia="en-US"/>
              </w:rPr>
            </w:pPr>
            <w:bookmarkStart w:id="404" w:name="_Toc11861513"/>
            <w:bookmarkStart w:id="405" w:name="_Toc11933069"/>
            <w:r w:rsidRPr="00FA0B67">
              <w:rPr>
                <w:rFonts w:asciiTheme="majorHAnsi" w:hAnsiTheme="majorHAnsi" w:cstheme="majorHAnsi"/>
                <w:sz w:val="28"/>
                <w:szCs w:val="28"/>
              </w:rPr>
              <w:t>Cán bộ nghiệp vụ</w:t>
            </w:r>
            <w:bookmarkEnd w:id="404"/>
            <w:bookmarkEnd w:id="405"/>
          </w:p>
        </w:tc>
        <w:tc>
          <w:tcPr>
            <w:tcW w:w="448" w:type="pct"/>
            <w:shd w:val="clear" w:color="auto" w:fill="auto"/>
            <w:vAlign w:val="center"/>
          </w:tcPr>
          <w:p w14:paraId="6180FB53" w14:textId="1D7BC42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bookmarkStart w:id="406" w:name="_Toc11861514"/>
            <w:bookmarkStart w:id="407" w:name="_Toc11933070"/>
            <w:r w:rsidR="007A2ED4" w:rsidRPr="00FA0B67">
              <w:rPr>
                <w:rFonts w:asciiTheme="majorHAnsi" w:hAnsiTheme="majorHAnsi" w:cstheme="majorHAnsi"/>
                <w:sz w:val="28"/>
                <w:szCs w:val="28"/>
              </w:rPr>
              <w:t>Thành viên</w:t>
            </w:r>
            <w:bookmarkEnd w:id="406"/>
            <w:bookmarkEnd w:id="407"/>
          </w:p>
        </w:tc>
        <w:tc>
          <w:tcPr>
            <w:tcW w:w="1923" w:type="pct"/>
            <w:shd w:val="clear" w:color="auto" w:fill="auto"/>
            <w:vAlign w:val="center"/>
          </w:tcPr>
          <w:p w14:paraId="2C369132" w14:textId="38CFE295" w:rsidR="0082615E" w:rsidRPr="00FA0B67" w:rsidRDefault="0082615E" w:rsidP="00F00A11">
            <w:pPr>
              <w:rPr>
                <w:rFonts w:asciiTheme="majorHAnsi" w:hAnsiTheme="majorHAnsi" w:cstheme="majorHAnsi"/>
                <w:sz w:val="28"/>
                <w:szCs w:val="28"/>
              </w:rPr>
            </w:pPr>
            <w:bookmarkStart w:id="408" w:name="_Toc11861515"/>
            <w:bookmarkStart w:id="409" w:name="_Toc11933071"/>
            <w:r w:rsidRPr="00FA0B67">
              <w:rPr>
                <w:rFonts w:asciiTheme="majorHAnsi" w:hAnsiTheme="majorHAnsi" w:cstheme="majorHAnsi"/>
                <w:sz w:val="28"/>
                <w:szCs w:val="28"/>
              </w:rPr>
              <w:t>Use case tổng quát hóa</w:t>
            </w:r>
            <w:bookmarkEnd w:id="408"/>
            <w:bookmarkEnd w:id="409"/>
          </w:p>
        </w:tc>
        <w:tc>
          <w:tcPr>
            <w:tcW w:w="320" w:type="pct"/>
            <w:shd w:val="clear" w:color="000000" w:fill="FFFFFF"/>
          </w:tcPr>
          <w:p w14:paraId="446CF02C" w14:textId="1A343C48" w:rsidR="0082615E" w:rsidRPr="00FA0B67" w:rsidRDefault="0082615E" w:rsidP="00F00A11">
            <w:pPr>
              <w:rPr>
                <w:rFonts w:asciiTheme="majorHAnsi" w:hAnsiTheme="majorHAnsi" w:cstheme="majorHAnsi"/>
                <w:sz w:val="28"/>
                <w:szCs w:val="28"/>
                <w:lang w:eastAsia="en-US"/>
              </w:rPr>
            </w:pPr>
            <w:bookmarkStart w:id="410" w:name="_Toc11861516"/>
            <w:bookmarkStart w:id="411" w:name="_Toc11933072"/>
            <w:r w:rsidRPr="00FA0B67">
              <w:rPr>
                <w:rFonts w:asciiTheme="majorHAnsi" w:hAnsiTheme="majorHAnsi" w:cstheme="majorHAnsi"/>
                <w:sz w:val="28"/>
                <w:szCs w:val="28"/>
              </w:rPr>
              <w:t>B</w:t>
            </w:r>
            <w:bookmarkEnd w:id="410"/>
            <w:bookmarkEnd w:id="411"/>
          </w:p>
        </w:tc>
        <w:tc>
          <w:tcPr>
            <w:tcW w:w="445" w:type="pct"/>
            <w:shd w:val="clear" w:color="auto" w:fill="auto"/>
            <w:noWrap/>
          </w:tcPr>
          <w:p w14:paraId="2246ACFD" w14:textId="60F95AF0" w:rsidR="0082615E" w:rsidRPr="00FA0B67" w:rsidRDefault="0082615E" w:rsidP="00F00A11">
            <w:pPr>
              <w:rPr>
                <w:rFonts w:asciiTheme="majorHAnsi" w:hAnsiTheme="majorHAnsi" w:cstheme="majorHAnsi"/>
                <w:sz w:val="28"/>
                <w:szCs w:val="28"/>
                <w:lang w:eastAsia="en-US"/>
              </w:rPr>
            </w:pPr>
            <w:bookmarkStart w:id="412" w:name="_Toc11861517"/>
            <w:bookmarkStart w:id="413" w:name="_Toc11933073"/>
            <w:r w:rsidRPr="00FA0B67">
              <w:rPr>
                <w:rFonts w:asciiTheme="majorHAnsi" w:hAnsiTheme="majorHAnsi" w:cstheme="majorHAnsi"/>
                <w:sz w:val="28"/>
                <w:szCs w:val="28"/>
              </w:rPr>
              <w:t>Trung bình</w:t>
            </w:r>
            <w:bookmarkEnd w:id="412"/>
            <w:bookmarkEnd w:id="413"/>
          </w:p>
        </w:tc>
      </w:tr>
      <w:tr w:rsidR="0082615E" w:rsidRPr="00FA0B67" w14:paraId="2B7F6256" w14:textId="77777777" w:rsidTr="00517754">
        <w:trPr>
          <w:trHeight w:val="521"/>
        </w:trPr>
        <w:tc>
          <w:tcPr>
            <w:tcW w:w="251" w:type="pct"/>
            <w:shd w:val="clear" w:color="000000" w:fill="FFFFFF"/>
          </w:tcPr>
          <w:p w14:paraId="3E2C86DA" w14:textId="59229FA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4D3E39ED" w14:textId="205383D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6741260B" w14:textId="3EF49A9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495D51E2" w14:textId="48DBF03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1C1B156F" w14:textId="389A775F" w:rsidR="0082615E" w:rsidRPr="00FA0B67" w:rsidRDefault="0082615E" w:rsidP="00F00A11">
            <w:pPr>
              <w:rPr>
                <w:rFonts w:asciiTheme="majorHAnsi" w:hAnsiTheme="majorHAnsi" w:cstheme="majorHAnsi"/>
                <w:sz w:val="28"/>
                <w:szCs w:val="28"/>
              </w:rPr>
            </w:pPr>
            <w:bookmarkStart w:id="414" w:name="_Toc11861518"/>
            <w:bookmarkStart w:id="415" w:name="_Toc11933074"/>
            <w:r w:rsidRPr="00FA0B67">
              <w:rPr>
                <w:rFonts w:asciiTheme="majorHAnsi" w:hAnsiTheme="majorHAnsi" w:cstheme="majorHAnsi"/>
                <w:sz w:val="28"/>
                <w:szCs w:val="28"/>
              </w:rPr>
              <w:t>Cán bộ nghiệp vụ chọn thông tin đợt đấu giá, nhập thông tin lệnh đặt mua của NĐT để đặt lệnh. Hệ thống hiện thị thông tin chi tiết lệnh và cập nhật thông tin vào CSDL.</w:t>
            </w:r>
            <w:bookmarkEnd w:id="414"/>
            <w:bookmarkEnd w:id="415"/>
          </w:p>
        </w:tc>
        <w:tc>
          <w:tcPr>
            <w:tcW w:w="320" w:type="pct"/>
            <w:shd w:val="clear" w:color="000000" w:fill="FFFFFF"/>
          </w:tcPr>
          <w:p w14:paraId="5611FDFE" w14:textId="18E23CC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0B49DBBC" w14:textId="3A413EE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436FD025" w14:textId="77777777" w:rsidTr="00517754">
        <w:trPr>
          <w:trHeight w:val="521"/>
        </w:trPr>
        <w:tc>
          <w:tcPr>
            <w:tcW w:w="251" w:type="pct"/>
            <w:shd w:val="clear" w:color="000000" w:fill="FFFFFF"/>
          </w:tcPr>
          <w:p w14:paraId="514BF969" w14:textId="74181E9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6AAC24D5" w14:textId="5C5AFA9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690DEA99" w14:textId="294C94C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55EDED03" w14:textId="79F45DE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23AA687A" w14:textId="2EC41973" w:rsidR="0082615E" w:rsidRPr="00FA0B67" w:rsidRDefault="0082615E" w:rsidP="00F00A11">
            <w:pPr>
              <w:rPr>
                <w:rFonts w:asciiTheme="majorHAnsi" w:hAnsiTheme="majorHAnsi" w:cstheme="majorHAnsi"/>
                <w:sz w:val="28"/>
                <w:szCs w:val="28"/>
              </w:rPr>
            </w:pPr>
            <w:bookmarkStart w:id="416" w:name="_Toc11861519"/>
            <w:bookmarkStart w:id="417" w:name="_Toc11933075"/>
            <w:r w:rsidRPr="00FA0B67">
              <w:rPr>
                <w:rFonts w:asciiTheme="majorHAnsi" w:hAnsiTheme="majorHAnsi" w:cstheme="majorHAnsi"/>
                <w:sz w:val="28"/>
                <w:szCs w:val="28"/>
              </w:rPr>
              <w:t>Cán bộ nghiệp vụ kiểm tra lại thông tin lệnh vừa nhập để đẩy lệnh vào hệ thống. Hệ thống hiện thị thông tin chi tiết lệnh và cập nhật thông tin vào CSDL.</w:t>
            </w:r>
            <w:bookmarkEnd w:id="416"/>
            <w:bookmarkEnd w:id="417"/>
          </w:p>
        </w:tc>
        <w:tc>
          <w:tcPr>
            <w:tcW w:w="320" w:type="pct"/>
            <w:shd w:val="clear" w:color="000000" w:fill="FFFFFF"/>
          </w:tcPr>
          <w:p w14:paraId="5B76E8BC" w14:textId="34112E3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7BCB5B05" w14:textId="1226BAD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12F2CE81" w14:textId="77777777" w:rsidTr="00517754">
        <w:trPr>
          <w:trHeight w:val="521"/>
        </w:trPr>
        <w:tc>
          <w:tcPr>
            <w:tcW w:w="251" w:type="pct"/>
            <w:shd w:val="clear" w:color="000000" w:fill="FFFFFF"/>
          </w:tcPr>
          <w:p w14:paraId="277B34CB" w14:textId="72DB83A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3CA51581" w14:textId="6A578A6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2436D3D3" w14:textId="3B660D6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666916F3" w14:textId="551CFCC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68A24530" w14:textId="541A9917" w:rsidR="0082615E" w:rsidRPr="00FA0B67" w:rsidRDefault="0082615E" w:rsidP="00F00A11">
            <w:pPr>
              <w:rPr>
                <w:rFonts w:asciiTheme="majorHAnsi" w:hAnsiTheme="majorHAnsi" w:cstheme="majorHAnsi"/>
                <w:sz w:val="28"/>
                <w:szCs w:val="28"/>
              </w:rPr>
            </w:pPr>
            <w:bookmarkStart w:id="418" w:name="_Toc11861520"/>
            <w:bookmarkStart w:id="419" w:name="_Toc11933076"/>
            <w:r w:rsidRPr="00FA0B67">
              <w:rPr>
                <w:rFonts w:asciiTheme="majorHAnsi" w:hAnsiTheme="majorHAnsi" w:cstheme="majorHAnsi"/>
                <w:sz w:val="28"/>
                <w:szCs w:val="28"/>
              </w:rPr>
              <w:t>Cán bộ nghiệp vụ nhập thông tin mã số NĐT để xem thông tin lệnh vừa đặt. Hệ thống hiển thị thông tin chi tiết lệnh.</w:t>
            </w:r>
            <w:bookmarkEnd w:id="418"/>
            <w:bookmarkEnd w:id="419"/>
          </w:p>
        </w:tc>
        <w:tc>
          <w:tcPr>
            <w:tcW w:w="320" w:type="pct"/>
            <w:shd w:val="clear" w:color="000000" w:fill="FFFFFF"/>
          </w:tcPr>
          <w:p w14:paraId="34452545" w14:textId="1B6FDAA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5BB391F2" w14:textId="2D24F81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5A6D8039" w14:textId="77777777" w:rsidTr="00517754">
        <w:trPr>
          <w:trHeight w:val="521"/>
        </w:trPr>
        <w:tc>
          <w:tcPr>
            <w:tcW w:w="251" w:type="pct"/>
            <w:shd w:val="clear" w:color="000000" w:fill="FFFFFF"/>
          </w:tcPr>
          <w:p w14:paraId="7509C758" w14:textId="7E4E4AA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13317255" w14:textId="1C926FF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6AFBE7FD" w14:textId="38DD157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5CFFCF31" w14:textId="148E4B4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5CBC756C" w14:textId="31EBC295" w:rsidR="0082615E" w:rsidRPr="00FA0B67" w:rsidRDefault="0082615E" w:rsidP="00F00A11">
            <w:pPr>
              <w:rPr>
                <w:rFonts w:asciiTheme="majorHAnsi" w:hAnsiTheme="majorHAnsi" w:cstheme="majorHAnsi"/>
                <w:sz w:val="28"/>
                <w:szCs w:val="28"/>
              </w:rPr>
            </w:pPr>
            <w:bookmarkStart w:id="420" w:name="_Toc11861521"/>
            <w:bookmarkStart w:id="421" w:name="_Toc11933077"/>
            <w:r w:rsidRPr="00FA0B67">
              <w:rPr>
                <w:rFonts w:asciiTheme="majorHAnsi" w:hAnsiTheme="majorHAnsi" w:cstheme="majorHAnsi"/>
                <w:sz w:val="28"/>
                <w:szCs w:val="28"/>
              </w:rPr>
              <w:t xml:space="preserve">Cán bộ nghiệp vụ đối chiếu lệnh đặt của nhà đầu tư. Hệ thống hiển thị thông tin chi tiết </w:t>
            </w:r>
            <w:r w:rsidRPr="00FA0B67">
              <w:rPr>
                <w:rFonts w:asciiTheme="majorHAnsi" w:hAnsiTheme="majorHAnsi" w:cstheme="majorHAnsi"/>
                <w:sz w:val="28"/>
                <w:szCs w:val="28"/>
              </w:rPr>
              <w:lastRenderedPageBreak/>
              <w:t>lệnh và cập nhật trạng thái đối chiếu lệnh vào CSDL.</w:t>
            </w:r>
            <w:bookmarkEnd w:id="420"/>
            <w:bookmarkEnd w:id="421"/>
          </w:p>
        </w:tc>
        <w:tc>
          <w:tcPr>
            <w:tcW w:w="320" w:type="pct"/>
            <w:shd w:val="clear" w:color="000000" w:fill="FFFFFF"/>
          </w:tcPr>
          <w:p w14:paraId="44F19C48" w14:textId="3C94A06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445" w:type="pct"/>
            <w:shd w:val="clear" w:color="auto" w:fill="auto"/>
            <w:noWrap/>
          </w:tcPr>
          <w:p w14:paraId="04054D27" w14:textId="2CDA53D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716DB6B6" w14:textId="77777777" w:rsidTr="00517754">
        <w:trPr>
          <w:trHeight w:val="521"/>
        </w:trPr>
        <w:tc>
          <w:tcPr>
            <w:tcW w:w="251" w:type="pct"/>
            <w:shd w:val="clear" w:color="000000" w:fill="FFFFFF"/>
          </w:tcPr>
          <w:p w14:paraId="694FC1E5" w14:textId="4ECEBFA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1067" w:type="pct"/>
            <w:shd w:val="clear" w:color="auto" w:fill="auto"/>
            <w:vAlign w:val="center"/>
          </w:tcPr>
          <w:p w14:paraId="33CE5A50" w14:textId="6C9A9EF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0E6B8D07" w14:textId="02D13FE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4F0DF07A" w14:textId="308D303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64CF553B" w14:textId="337EDF9C" w:rsidR="0082615E" w:rsidRPr="00FA0B67" w:rsidRDefault="0082615E" w:rsidP="00F00A11">
            <w:pPr>
              <w:rPr>
                <w:rFonts w:asciiTheme="majorHAnsi" w:hAnsiTheme="majorHAnsi" w:cstheme="majorHAnsi"/>
                <w:sz w:val="28"/>
                <w:szCs w:val="28"/>
              </w:rPr>
            </w:pPr>
            <w:bookmarkStart w:id="422" w:name="_Toc11861522"/>
            <w:bookmarkStart w:id="423" w:name="_Toc11933078"/>
            <w:r w:rsidRPr="00FA0B67">
              <w:rPr>
                <w:rFonts w:asciiTheme="majorHAnsi" w:hAnsiTheme="majorHAnsi" w:cstheme="majorHAnsi"/>
                <w:sz w:val="28"/>
                <w:szCs w:val="28"/>
              </w:rPr>
              <w:t>Cán bộ nghiệp vụ tra cứu thông tin lệnh đặt của nhà đầu tư trong đợt đấu giá. Hệ thống hiển thị danh sách lệnh đặt của nhà đầu tư theo điều kiện tìm kiếm.</w:t>
            </w:r>
            <w:bookmarkEnd w:id="422"/>
            <w:bookmarkEnd w:id="423"/>
          </w:p>
        </w:tc>
        <w:tc>
          <w:tcPr>
            <w:tcW w:w="320" w:type="pct"/>
            <w:shd w:val="clear" w:color="000000" w:fill="FFFFFF"/>
          </w:tcPr>
          <w:p w14:paraId="01059B45" w14:textId="25552E4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4F224995" w14:textId="4FDE168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7A497610" w14:textId="77777777" w:rsidTr="00517754">
        <w:trPr>
          <w:trHeight w:val="521"/>
        </w:trPr>
        <w:tc>
          <w:tcPr>
            <w:tcW w:w="251" w:type="pct"/>
            <w:shd w:val="clear" w:color="000000" w:fill="FFFFFF"/>
          </w:tcPr>
          <w:p w14:paraId="207A8F9A" w14:textId="161297E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18E3C67D" w14:textId="625B2DF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75425E15" w14:textId="5F0073B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0E204012" w14:textId="2F650D4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0646B082" w14:textId="52BB1AAF" w:rsidR="0082615E" w:rsidRPr="00FA0B67" w:rsidRDefault="0082615E" w:rsidP="00F00A11">
            <w:pPr>
              <w:rPr>
                <w:rFonts w:asciiTheme="majorHAnsi" w:hAnsiTheme="majorHAnsi" w:cstheme="majorHAnsi"/>
                <w:sz w:val="28"/>
                <w:szCs w:val="28"/>
              </w:rPr>
            </w:pPr>
            <w:bookmarkStart w:id="424" w:name="_Toc11861523"/>
            <w:bookmarkStart w:id="425" w:name="_Toc11933079"/>
            <w:r w:rsidRPr="00FA0B67">
              <w:rPr>
                <w:rFonts w:asciiTheme="majorHAnsi" w:hAnsiTheme="majorHAnsi" w:cstheme="majorHAnsi"/>
                <w:sz w:val="28"/>
                <w:szCs w:val="28"/>
              </w:rPr>
              <w:t>Cán bộ nghiệp vụ kết xuất danh sách lệnh đặt của nhà đầu tư. Hệ thống kết xuất thành file excel danh sách lệnh đặt của nhà đầu tư.</w:t>
            </w:r>
            <w:bookmarkEnd w:id="424"/>
            <w:bookmarkEnd w:id="425"/>
          </w:p>
        </w:tc>
        <w:tc>
          <w:tcPr>
            <w:tcW w:w="320" w:type="pct"/>
            <w:shd w:val="clear" w:color="000000" w:fill="FFFFFF"/>
          </w:tcPr>
          <w:p w14:paraId="60EE2705" w14:textId="6EFB86C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2B5BC2B5" w14:textId="426DC2D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53D47F20" w14:textId="77777777" w:rsidTr="00517754">
        <w:trPr>
          <w:trHeight w:val="521"/>
        </w:trPr>
        <w:tc>
          <w:tcPr>
            <w:tcW w:w="251" w:type="pct"/>
            <w:shd w:val="clear" w:color="000000" w:fill="FFFFFF"/>
          </w:tcPr>
          <w:p w14:paraId="1BAE2054" w14:textId="07D9012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021AF130" w14:textId="2B0D4A5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5EA37A87" w14:textId="37E904E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40A080CF" w14:textId="016D047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687A6807" w14:textId="4E50B260" w:rsidR="0082615E" w:rsidRPr="00FA0B67" w:rsidRDefault="0082615E" w:rsidP="00F00A11">
            <w:pPr>
              <w:rPr>
                <w:rFonts w:asciiTheme="majorHAnsi" w:hAnsiTheme="majorHAnsi" w:cstheme="majorHAnsi"/>
                <w:sz w:val="28"/>
                <w:szCs w:val="28"/>
              </w:rPr>
            </w:pPr>
            <w:bookmarkStart w:id="426" w:name="_Toc11861524"/>
            <w:bookmarkStart w:id="427" w:name="_Toc11933080"/>
            <w:r w:rsidRPr="00FA0B67">
              <w:rPr>
                <w:rFonts w:asciiTheme="majorHAnsi" w:hAnsiTheme="majorHAnsi" w:cstheme="majorHAnsi"/>
                <w:sz w:val="28"/>
                <w:szCs w:val="28"/>
              </w:rPr>
              <w:t>Thành viên đối chiếu lệnh đặt của nhà đầu tư. Hệ thống hiển thị thông tin chi tiết lệnh và cập nhật trạng thái đối chiếu lệnh vào CSDL.</w:t>
            </w:r>
            <w:bookmarkEnd w:id="426"/>
            <w:bookmarkEnd w:id="427"/>
          </w:p>
        </w:tc>
        <w:tc>
          <w:tcPr>
            <w:tcW w:w="320" w:type="pct"/>
            <w:shd w:val="clear" w:color="000000" w:fill="FFFFFF"/>
          </w:tcPr>
          <w:p w14:paraId="3AF5C4C9" w14:textId="08D7FDB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018B309C" w14:textId="612D4FE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4A617BF0" w14:textId="77777777" w:rsidTr="00517754">
        <w:trPr>
          <w:trHeight w:val="521"/>
        </w:trPr>
        <w:tc>
          <w:tcPr>
            <w:tcW w:w="251" w:type="pct"/>
            <w:shd w:val="clear" w:color="000000" w:fill="FFFFFF"/>
          </w:tcPr>
          <w:p w14:paraId="77F8C39F" w14:textId="225F9635" w:rsidR="0082615E" w:rsidRPr="00FA0B67" w:rsidRDefault="0082615E" w:rsidP="00F00A11">
            <w:pPr>
              <w:rPr>
                <w:rFonts w:asciiTheme="majorHAnsi" w:hAnsiTheme="majorHAnsi" w:cstheme="majorHAnsi"/>
                <w:sz w:val="28"/>
                <w:szCs w:val="28"/>
                <w:lang w:eastAsia="en-US"/>
              </w:rPr>
            </w:pPr>
            <w:bookmarkStart w:id="428" w:name="_Toc11861525"/>
            <w:bookmarkStart w:id="429" w:name="_Toc11933081"/>
            <w:r w:rsidRPr="00FA0B67">
              <w:rPr>
                <w:rFonts w:asciiTheme="majorHAnsi" w:hAnsiTheme="majorHAnsi" w:cstheme="majorHAnsi"/>
                <w:sz w:val="28"/>
                <w:szCs w:val="28"/>
              </w:rPr>
              <w:t>16</w:t>
            </w:r>
            <w:bookmarkEnd w:id="428"/>
            <w:bookmarkEnd w:id="429"/>
          </w:p>
        </w:tc>
        <w:tc>
          <w:tcPr>
            <w:tcW w:w="1067" w:type="pct"/>
            <w:shd w:val="clear" w:color="auto" w:fill="auto"/>
            <w:vAlign w:val="center"/>
          </w:tcPr>
          <w:p w14:paraId="1D75A652" w14:textId="48122CB2" w:rsidR="0082615E" w:rsidRPr="00FA0B67" w:rsidRDefault="0082615E" w:rsidP="00F00A11">
            <w:pPr>
              <w:rPr>
                <w:rFonts w:asciiTheme="majorHAnsi" w:hAnsiTheme="majorHAnsi" w:cstheme="majorHAnsi"/>
                <w:sz w:val="28"/>
                <w:szCs w:val="28"/>
                <w:lang w:eastAsia="en-US"/>
              </w:rPr>
            </w:pPr>
            <w:bookmarkStart w:id="430" w:name="_Toc11861526"/>
            <w:bookmarkStart w:id="431" w:name="_Toc11933082"/>
            <w:r w:rsidRPr="00FA0B67">
              <w:rPr>
                <w:rFonts w:asciiTheme="majorHAnsi" w:hAnsiTheme="majorHAnsi" w:cstheme="majorHAnsi"/>
                <w:sz w:val="28"/>
                <w:szCs w:val="28"/>
              </w:rPr>
              <w:t>Đăng ký tham dự</w:t>
            </w:r>
            <w:bookmarkEnd w:id="430"/>
            <w:bookmarkEnd w:id="431"/>
          </w:p>
        </w:tc>
        <w:tc>
          <w:tcPr>
            <w:tcW w:w="545" w:type="pct"/>
            <w:shd w:val="clear" w:color="auto" w:fill="auto"/>
            <w:vAlign w:val="center"/>
          </w:tcPr>
          <w:p w14:paraId="457A5F7F" w14:textId="7C498067" w:rsidR="0082615E" w:rsidRPr="00FA0B67" w:rsidRDefault="0082615E" w:rsidP="00F00A11">
            <w:pPr>
              <w:rPr>
                <w:rFonts w:asciiTheme="majorHAnsi" w:hAnsiTheme="majorHAnsi" w:cstheme="majorHAnsi"/>
                <w:sz w:val="28"/>
                <w:szCs w:val="28"/>
                <w:lang w:eastAsia="en-US"/>
              </w:rPr>
            </w:pPr>
            <w:bookmarkStart w:id="432" w:name="_Toc11861527"/>
            <w:bookmarkStart w:id="433" w:name="_Toc11933083"/>
            <w:r w:rsidRPr="00FA0B67">
              <w:rPr>
                <w:rFonts w:asciiTheme="majorHAnsi" w:hAnsiTheme="majorHAnsi" w:cstheme="majorHAnsi"/>
                <w:sz w:val="28"/>
                <w:szCs w:val="28"/>
              </w:rPr>
              <w:t>Thành viên</w:t>
            </w:r>
            <w:bookmarkEnd w:id="432"/>
            <w:bookmarkEnd w:id="433"/>
          </w:p>
        </w:tc>
        <w:tc>
          <w:tcPr>
            <w:tcW w:w="448" w:type="pct"/>
            <w:shd w:val="clear" w:color="auto" w:fill="auto"/>
            <w:vAlign w:val="center"/>
          </w:tcPr>
          <w:p w14:paraId="02AE5E76" w14:textId="2ACFE42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766A87BE" w14:textId="0470AC60" w:rsidR="0082615E" w:rsidRPr="00FA0B67" w:rsidRDefault="0082615E" w:rsidP="00F00A11">
            <w:pPr>
              <w:rPr>
                <w:rFonts w:asciiTheme="majorHAnsi" w:hAnsiTheme="majorHAnsi" w:cstheme="majorHAnsi"/>
                <w:sz w:val="28"/>
                <w:szCs w:val="28"/>
              </w:rPr>
            </w:pPr>
            <w:bookmarkStart w:id="434" w:name="_Toc11861528"/>
            <w:bookmarkStart w:id="435" w:name="_Toc11933084"/>
            <w:r w:rsidRPr="00FA0B67">
              <w:rPr>
                <w:rFonts w:asciiTheme="majorHAnsi" w:hAnsiTheme="majorHAnsi" w:cstheme="majorHAnsi"/>
                <w:sz w:val="28"/>
                <w:szCs w:val="28"/>
              </w:rPr>
              <w:t>Use case tổng quát hóa</w:t>
            </w:r>
            <w:bookmarkEnd w:id="434"/>
            <w:bookmarkEnd w:id="435"/>
          </w:p>
        </w:tc>
        <w:tc>
          <w:tcPr>
            <w:tcW w:w="320" w:type="pct"/>
            <w:shd w:val="clear" w:color="000000" w:fill="FFFFFF"/>
          </w:tcPr>
          <w:p w14:paraId="6FE66AAD" w14:textId="71918A2E" w:rsidR="0082615E" w:rsidRPr="00FA0B67" w:rsidRDefault="0082615E" w:rsidP="00F00A11">
            <w:pPr>
              <w:rPr>
                <w:rFonts w:asciiTheme="majorHAnsi" w:hAnsiTheme="majorHAnsi" w:cstheme="majorHAnsi"/>
                <w:sz w:val="28"/>
                <w:szCs w:val="28"/>
                <w:lang w:eastAsia="en-US"/>
              </w:rPr>
            </w:pPr>
            <w:bookmarkStart w:id="436" w:name="_Toc11861529"/>
            <w:bookmarkStart w:id="437" w:name="_Toc11933085"/>
            <w:r w:rsidRPr="00FA0B67">
              <w:rPr>
                <w:rFonts w:asciiTheme="majorHAnsi" w:hAnsiTheme="majorHAnsi" w:cstheme="majorHAnsi"/>
                <w:sz w:val="28"/>
                <w:szCs w:val="28"/>
              </w:rPr>
              <w:t>B</w:t>
            </w:r>
            <w:bookmarkEnd w:id="436"/>
            <w:bookmarkEnd w:id="437"/>
          </w:p>
        </w:tc>
        <w:tc>
          <w:tcPr>
            <w:tcW w:w="445" w:type="pct"/>
            <w:shd w:val="clear" w:color="auto" w:fill="auto"/>
            <w:noWrap/>
          </w:tcPr>
          <w:p w14:paraId="759759EB" w14:textId="776F0676" w:rsidR="0082615E" w:rsidRPr="00FA0B67" w:rsidRDefault="0082615E" w:rsidP="00F00A11">
            <w:pPr>
              <w:rPr>
                <w:rFonts w:asciiTheme="majorHAnsi" w:hAnsiTheme="majorHAnsi" w:cstheme="majorHAnsi"/>
                <w:sz w:val="28"/>
                <w:szCs w:val="28"/>
                <w:lang w:eastAsia="en-US"/>
              </w:rPr>
            </w:pPr>
            <w:bookmarkStart w:id="438" w:name="_Toc11861530"/>
            <w:bookmarkStart w:id="439" w:name="_Toc11933086"/>
            <w:r w:rsidRPr="00FA0B67">
              <w:rPr>
                <w:rFonts w:asciiTheme="majorHAnsi" w:hAnsiTheme="majorHAnsi" w:cstheme="majorHAnsi"/>
                <w:sz w:val="28"/>
                <w:szCs w:val="28"/>
              </w:rPr>
              <w:t>Đơn giản</w:t>
            </w:r>
            <w:bookmarkEnd w:id="438"/>
            <w:bookmarkEnd w:id="439"/>
          </w:p>
        </w:tc>
      </w:tr>
      <w:tr w:rsidR="0082615E" w:rsidRPr="00FA0B67" w14:paraId="6CDEC9B7" w14:textId="77777777" w:rsidTr="00517754">
        <w:trPr>
          <w:trHeight w:val="521"/>
        </w:trPr>
        <w:tc>
          <w:tcPr>
            <w:tcW w:w="251" w:type="pct"/>
            <w:shd w:val="clear" w:color="000000" w:fill="FFFFFF"/>
          </w:tcPr>
          <w:p w14:paraId="4639B6CE" w14:textId="7957D18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1067" w:type="pct"/>
            <w:shd w:val="clear" w:color="auto" w:fill="auto"/>
            <w:vAlign w:val="center"/>
          </w:tcPr>
          <w:p w14:paraId="2F26CC30" w14:textId="390E213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7E740E9F" w14:textId="6E1C96C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4561EB03" w14:textId="59D1A77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5881B8AA" w14:textId="5B1333A9" w:rsidR="0082615E" w:rsidRPr="00FA0B67" w:rsidRDefault="0082615E" w:rsidP="00F00A11">
            <w:pPr>
              <w:rPr>
                <w:rFonts w:asciiTheme="majorHAnsi" w:hAnsiTheme="majorHAnsi" w:cstheme="majorHAnsi"/>
                <w:sz w:val="28"/>
                <w:szCs w:val="28"/>
              </w:rPr>
            </w:pPr>
            <w:bookmarkStart w:id="440" w:name="_Toc11861531"/>
            <w:bookmarkStart w:id="441" w:name="_Toc11933087"/>
            <w:r w:rsidRPr="00FA0B67">
              <w:rPr>
                <w:rFonts w:asciiTheme="majorHAnsi" w:hAnsiTheme="majorHAnsi" w:cstheme="majorHAnsi"/>
                <w:sz w:val="28"/>
                <w:szCs w:val="28"/>
              </w:rPr>
              <w:t>Thành viên đăng ký tham dự đợt đấu giá, book building. Hệ thống cập nhật thông tin vào CSDL.</w:t>
            </w:r>
            <w:bookmarkEnd w:id="440"/>
            <w:bookmarkEnd w:id="441"/>
          </w:p>
        </w:tc>
        <w:tc>
          <w:tcPr>
            <w:tcW w:w="320" w:type="pct"/>
            <w:shd w:val="clear" w:color="000000" w:fill="FFFFFF"/>
          </w:tcPr>
          <w:p w14:paraId="03964527" w14:textId="0AB1BEA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36E79228" w14:textId="5FEBC17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3D9F7707" w14:textId="77777777" w:rsidTr="00517754">
        <w:trPr>
          <w:trHeight w:val="521"/>
        </w:trPr>
        <w:tc>
          <w:tcPr>
            <w:tcW w:w="251" w:type="pct"/>
            <w:shd w:val="clear" w:color="000000" w:fill="FFFFFF"/>
          </w:tcPr>
          <w:p w14:paraId="65768C97" w14:textId="726ADAC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0FFC6203" w14:textId="08582CF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6048C8CE" w14:textId="39C1880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634C7E1F" w14:textId="508D146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088F4BB3" w14:textId="4F552177" w:rsidR="0082615E" w:rsidRPr="00FA0B67" w:rsidRDefault="0082615E" w:rsidP="00F00A11">
            <w:pPr>
              <w:rPr>
                <w:rFonts w:asciiTheme="majorHAnsi" w:hAnsiTheme="majorHAnsi" w:cstheme="majorHAnsi"/>
                <w:sz w:val="28"/>
                <w:szCs w:val="28"/>
              </w:rPr>
            </w:pPr>
            <w:bookmarkStart w:id="442" w:name="_Toc11861532"/>
            <w:bookmarkStart w:id="443" w:name="_Toc11933088"/>
            <w:r w:rsidRPr="00FA0B67">
              <w:rPr>
                <w:rFonts w:asciiTheme="majorHAnsi" w:hAnsiTheme="majorHAnsi" w:cstheme="majorHAnsi"/>
                <w:sz w:val="28"/>
                <w:szCs w:val="28"/>
              </w:rPr>
              <w:t>Thành viên hủy thông tin đăng ký tham dự đợt đấu giá, book building. Hệ thống cập nhật thông tin vào CSDL.</w:t>
            </w:r>
            <w:bookmarkEnd w:id="442"/>
            <w:bookmarkEnd w:id="443"/>
          </w:p>
        </w:tc>
        <w:tc>
          <w:tcPr>
            <w:tcW w:w="320" w:type="pct"/>
            <w:shd w:val="clear" w:color="000000" w:fill="FFFFFF"/>
          </w:tcPr>
          <w:p w14:paraId="7C57BCBC" w14:textId="0FF1AED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4CF066AA" w14:textId="45CD5B6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0A068144" w14:textId="77777777" w:rsidTr="00517754">
        <w:trPr>
          <w:trHeight w:val="521"/>
        </w:trPr>
        <w:tc>
          <w:tcPr>
            <w:tcW w:w="251" w:type="pct"/>
            <w:shd w:val="clear" w:color="000000" w:fill="FFFFFF"/>
          </w:tcPr>
          <w:p w14:paraId="483F29AC" w14:textId="72393EF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3A2E8759" w14:textId="19313F7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260B2F56" w14:textId="115C282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1623AD18" w14:textId="177C051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71B423B1" w14:textId="0BDBA59D" w:rsidR="0082615E" w:rsidRPr="00FA0B67" w:rsidRDefault="0082615E" w:rsidP="00F00A11">
            <w:pPr>
              <w:rPr>
                <w:rFonts w:asciiTheme="majorHAnsi" w:hAnsiTheme="majorHAnsi" w:cstheme="majorHAnsi"/>
                <w:sz w:val="28"/>
                <w:szCs w:val="28"/>
              </w:rPr>
            </w:pPr>
            <w:bookmarkStart w:id="444" w:name="_Toc11861533"/>
            <w:bookmarkStart w:id="445" w:name="_Toc11933089"/>
            <w:r w:rsidRPr="00FA0B67">
              <w:rPr>
                <w:rFonts w:asciiTheme="majorHAnsi" w:hAnsiTheme="majorHAnsi" w:cstheme="majorHAnsi"/>
                <w:sz w:val="28"/>
                <w:szCs w:val="28"/>
              </w:rPr>
              <w:t>Thành viên tra cứu kết quả đăng ký tham dự đợt đấu giá, book building. Hệ thông hiển thị thông tin kết quả đăng ký tham dự đợt đấu giá, book building</w:t>
            </w:r>
            <w:bookmarkEnd w:id="444"/>
            <w:bookmarkEnd w:id="445"/>
          </w:p>
        </w:tc>
        <w:tc>
          <w:tcPr>
            <w:tcW w:w="320" w:type="pct"/>
            <w:shd w:val="clear" w:color="000000" w:fill="FFFFFF"/>
          </w:tcPr>
          <w:p w14:paraId="26CA436D" w14:textId="046D273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38896578" w14:textId="6A8739A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7741ADD6" w14:textId="77777777" w:rsidTr="00517754">
        <w:trPr>
          <w:trHeight w:val="521"/>
        </w:trPr>
        <w:tc>
          <w:tcPr>
            <w:tcW w:w="251" w:type="pct"/>
            <w:shd w:val="clear" w:color="000000" w:fill="FFFFFF"/>
          </w:tcPr>
          <w:p w14:paraId="3E7B2040" w14:textId="60BAD9F6" w:rsidR="0082615E" w:rsidRPr="00FA0B67" w:rsidRDefault="0082615E" w:rsidP="00F00A11">
            <w:pPr>
              <w:rPr>
                <w:rFonts w:asciiTheme="majorHAnsi" w:hAnsiTheme="majorHAnsi" w:cstheme="majorHAnsi"/>
                <w:sz w:val="28"/>
                <w:szCs w:val="28"/>
                <w:lang w:eastAsia="en-US"/>
              </w:rPr>
            </w:pPr>
            <w:bookmarkStart w:id="446" w:name="_Toc11861534"/>
            <w:bookmarkStart w:id="447" w:name="_Toc11933090"/>
            <w:r w:rsidRPr="00FA0B67">
              <w:rPr>
                <w:rFonts w:asciiTheme="majorHAnsi" w:hAnsiTheme="majorHAnsi" w:cstheme="majorHAnsi"/>
                <w:sz w:val="28"/>
                <w:szCs w:val="28"/>
              </w:rPr>
              <w:t>17</w:t>
            </w:r>
            <w:bookmarkEnd w:id="446"/>
            <w:bookmarkEnd w:id="447"/>
          </w:p>
        </w:tc>
        <w:tc>
          <w:tcPr>
            <w:tcW w:w="1067" w:type="pct"/>
            <w:shd w:val="clear" w:color="auto" w:fill="auto"/>
            <w:vAlign w:val="center"/>
          </w:tcPr>
          <w:p w14:paraId="1491161D" w14:textId="7B489199" w:rsidR="0082615E" w:rsidRPr="00FA0B67" w:rsidRDefault="0082615E" w:rsidP="00F00A11">
            <w:pPr>
              <w:rPr>
                <w:rFonts w:asciiTheme="majorHAnsi" w:hAnsiTheme="majorHAnsi" w:cstheme="majorHAnsi"/>
                <w:sz w:val="28"/>
                <w:szCs w:val="28"/>
                <w:lang w:eastAsia="en-US"/>
              </w:rPr>
            </w:pPr>
            <w:bookmarkStart w:id="448" w:name="_Toc11861535"/>
            <w:bookmarkStart w:id="449" w:name="_Toc11933091"/>
            <w:r w:rsidRPr="00FA0B67">
              <w:rPr>
                <w:rFonts w:asciiTheme="majorHAnsi" w:hAnsiTheme="majorHAnsi" w:cstheme="majorHAnsi"/>
                <w:sz w:val="28"/>
                <w:szCs w:val="28"/>
              </w:rPr>
              <w:t>Quản lý kết quả đấu giá</w:t>
            </w:r>
            <w:bookmarkEnd w:id="448"/>
            <w:bookmarkEnd w:id="449"/>
          </w:p>
        </w:tc>
        <w:tc>
          <w:tcPr>
            <w:tcW w:w="545" w:type="pct"/>
            <w:shd w:val="clear" w:color="auto" w:fill="auto"/>
            <w:vAlign w:val="center"/>
          </w:tcPr>
          <w:p w14:paraId="1D0A085D" w14:textId="3F41683F" w:rsidR="0082615E" w:rsidRPr="00FA0B67" w:rsidRDefault="00B42DC1" w:rsidP="00F00A11">
            <w:pPr>
              <w:rPr>
                <w:rFonts w:asciiTheme="majorHAnsi" w:hAnsiTheme="majorHAnsi" w:cstheme="majorHAnsi"/>
                <w:sz w:val="28"/>
                <w:szCs w:val="28"/>
                <w:lang w:eastAsia="en-US"/>
              </w:rPr>
            </w:pPr>
            <w:bookmarkStart w:id="450" w:name="_Toc11861536"/>
            <w:bookmarkStart w:id="451" w:name="_Toc11933092"/>
            <w:r w:rsidRPr="00FA0B67">
              <w:rPr>
                <w:rFonts w:asciiTheme="majorHAnsi" w:hAnsiTheme="majorHAnsi" w:cstheme="majorHAnsi"/>
                <w:sz w:val="28"/>
                <w:szCs w:val="28"/>
              </w:rPr>
              <w:t>Cán bộ nghiệp vụ</w:t>
            </w:r>
            <w:bookmarkEnd w:id="450"/>
            <w:bookmarkEnd w:id="451"/>
          </w:p>
        </w:tc>
        <w:tc>
          <w:tcPr>
            <w:tcW w:w="448" w:type="pct"/>
            <w:shd w:val="clear" w:color="auto" w:fill="auto"/>
            <w:vAlign w:val="center"/>
          </w:tcPr>
          <w:p w14:paraId="24EFA99C" w14:textId="59A68BC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194A86A3" w14:textId="654CAEF9" w:rsidR="0082615E" w:rsidRPr="00FA0B67" w:rsidRDefault="0082615E" w:rsidP="00F00A11">
            <w:pPr>
              <w:rPr>
                <w:rFonts w:asciiTheme="majorHAnsi" w:hAnsiTheme="majorHAnsi" w:cstheme="majorHAnsi"/>
                <w:sz w:val="28"/>
                <w:szCs w:val="28"/>
              </w:rPr>
            </w:pPr>
            <w:bookmarkStart w:id="452" w:name="_Toc11861537"/>
            <w:bookmarkStart w:id="453" w:name="_Toc11933093"/>
            <w:r w:rsidRPr="00FA0B67">
              <w:rPr>
                <w:rFonts w:asciiTheme="majorHAnsi" w:hAnsiTheme="majorHAnsi" w:cstheme="majorHAnsi"/>
                <w:sz w:val="28"/>
                <w:szCs w:val="28"/>
              </w:rPr>
              <w:t>Use case tổng quát hóa</w:t>
            </w:r>
            <w:bookmarkEnd w:id="452"/>
            <w:bookmarkEnd w:id="453"/>
          </w:p>
        </w:tc>
        <w:tc>
          <w:tcPr>
            <w:tcW w:w="320" w:type="pct"/>
            <w:shd w:val="clear" w:color="000000" w:fill="FFFFFF"/>
          </w:tcPr>
          <w:p w14:paraId="5B1BE132" w14:textId="49E17F51" w:rsidR="0082615E" w:rsidRPr="00FA0B67" w:rsidRDefault="0082615E" w:rsidP="00F00A11">
            <w:pPr>
              <w:rPr>
                <w:rFonts w:asciiTheme="majorHAnsi" w:hAnsiTheme="majorHAnsi" w:cstheme="majorHAnsi"/>
                <w:sz w:val="28"/>
                <w:szCs w:val="28"/>
                <w:lang w:eastAsia="en-US"/>
              </w:rPr>
            </w:pPr>
            <w:bookmarkStart w:id="454" w:name="_Toc11861538"/>
            <w:bookmarkStart w:id="455" w:name="_Toc11933094"/>
            <w:r w:rsidRPr="00FA0B67">
              <w:rPr>
                <w:rFonts w:asciiTheme="majorHAnsi" w:hAnsiTheme="majorHAnsi" w:cstheme="majorHAnsi"/>
                <w:sz w:val="28"/>
                <w:szCs w:val="28"/>
              </w:rPr>
              <w:t>B</w:t>
            </w:r>
            <w:bookmarkEnd w:id="454"/>
            <w:bookmarkEnd w:id="455"/>
          </w:p>
        </w:tc>
        <w:tc>
          <w:tcPr>
            <w:tcW w:w="445" w:type="pct"/>
            <w:shd w:val="clear" w:color="auto" w:fill="auto"/>
            <w:noWrap/>
          </w:tcPr>
          <w:p w14:paraId="579B2E07" w14:textId="6ADE1FBD" w:rsidR="0082615E" w:rsidRPr="00FA0B67" w:rsidRDefault="0082615E" w:rsidP="00F00A11">
            <w:pPr>
              <w:rPr>
                <w:rFonts w:asciiTheme="majorHAnsi" w:hAnsiTheme="majorHAnsi" w:cstheme="majorHAnsi"/>
                <w:sz w:val="28"/>
                <w:szCs w:val="28"/>
                <w:lang w:eastAsia="en-US"/>
              </w:rPr>
            </w:pPr>
            <w:bookmarkStart w:id="456" w:name="_Toc11861539"/>
            <w:bookmarkStart w:id="457" w:name="_Toc11933095"/>
            <w:r w:rsidRPr="00FA0B67">
              <w:rPr>
                <w:rFonts w:asciiTheme="majorHAnsi" w:hAnsiTheme="majorHAnsi" w:cstheme="majorHAnsi"/>
                <w:sz w:val="28"/>
                <w:szCs w:val="28"/>
              </w:rPr>
              <w:t>Phức tạp</w:t>
            </w:r>
            <w:bookmarkEnd w:id="456"/>
            <w:bookmarkEnd w:id="457"/>
          </w:p>
        </w:tc>
      </w:tr>
      <w:tr w:rsidR="0082615E" w:rsidRPr="00FA0B67" w14:paraId="7B10FFBA" w14:textId="77777777" w:rsidTr="00517754">
        <w:trPr>
          <w:trHeight w:val="521"/>
        </w:trPr>
        <w:tc>
          <w:tcPr>
            <w:tcW w:w="251" w:type="pct"/>
            <w:shd w:val="clear" w:color="000000" w:fill="FFFFFF"/>
          </w:tcPr>
          <w:p w14:paraId="72393B89" w14:textId="6674834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18ADDC60" w14:textId="1EDD311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60EC0E0A" w14:textId="26B1AB6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5AE37431" w14:textId="0908888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62ED5E7B" w14:textId="276A3FD1" w:rsidR="0082615E" w:rsidRPr="00FA0B67" w:rsidRDefault="0082615E" w:rsidP="00F00A11">
            <w:pPr>
              <w:rPr>
                <w:rFonts w:asciiTheme="majorHAnsi" w:hAnsiTheme="majorHAnsi" w:cstheme="majorHAnsi"/>
                <w:sz w:val="28"/>
                <w:szCs w:val="28"/>
              </w:rPr>
            </w:pPr>
            <w:bookmarkStart w:id="458" w:name="_Toc11861540"/>
            <w:bookmarkStart w:id="459" w:name="_Toc11933096"/>
            <w:r w:rsidRPr="00FA0B67">
              <w:rPr>
                <w:rFonts w:asciiTheme="majorHAnsi" w:hAnsiTheme="majorHAnsi" w:cstheme="majorHAnsi"/>
                <w:sz w:val="28"/>
                <w:szCs w:val="28"/>
              </w:rPr>
              <w:t xml:space="preserve">Cán bộ nghiệp vụ chọn đợt đấu giá để xác định giá tạm khớp của 1 đợt đấu giá. Hệ </w:t>
            </w:r>
            <w:r w:rsidRPr="00FA0B67">
              <w:rPr>
                <w:rFonts w:asciiTheme="majorHAnsi" w:hAnsiTheme="majorHAnsi" w:cstheme="majorHAnsi"/>
                <w:sz w:val="28"/>
                <w:szCs w:val="28"/>
              </w:rPr>
              <w:lastRenderedPageBreak/>
              <w:t>thống hiển thị thông tin giá khớp vừa tính được.</w:t>
            </w:r>
            <w:bookmarkEnd w:id="458"/>
            <w:bookmarkEnd w:id="459"/>
          </w:p>
        </w:tc>
        <w:tc>
          <w:tcPr>
            <w:tcW w:w="320" w:type="pct"/>
            <w:shd w:val="clear" w:color="000000" w:fill="FFFFFF"/>
          </w:tcPr>
          <w:p w14:paraId="474E76FD" w14:textId="321F052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445" w:type="pct"/>
            <w:shd w:val="clear" w:color="auto" w:fill="auto"/>
            <w:noWrap/>
          </w:tcPr>
          <w:p w14:paraId="2837ADBD" w14:textId="6B16576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25D25184" w14:textId="77777777" w:rsidTr="00517754">
        <w:trPr>
          <w:trHeight w:val="521"/>
        </w:trPr>
        <w:tc>
          <w:tcPr>
            <w:tcW w:w="251" w:type="pct"/>
            <w:shd w:val="clear" w:color="000000" w:fill="FFFFFF"/>
          </w:tcPr>
          <w:p w14:paraId="707909C8" w14:textId="5324E6C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1067" w:type="pct"/>
            <w:shd w:val="clear" w:color="auto" w:fill="auto"/>
            <w:vAlign w:val="center"/>
          </w:tcPr>
          <w:p w14:paraId="6E793085" w14:textId="49B58B8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3A4749B0" w14:textId="54B7695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5BE2CA04" w14:textId="1B51865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266CD691" w14:textId="219AF5D2" w:rsidR="0082615E" w:rsidRPr="00FA0B67" w:rsidRDefault="0082615E" w:rsidP="00F00A11">
            <w:pPr>
              <w:rPr>
                <w:rFonts w:asciiTheme="majorHAnsi" w:hAnsiTheme="majorHAnsi" w:cstheme="majorHAnsi"/>
                <w:sz w:val="28"/>
                <w:szCs w:val="28"/>
              </w:rPr>
            </w:pPr>
            <w:bookmarkStart w:id="460" w:name="_Toc11861541"/>
            <w:bookmarkStart w:id="461" w:name="_Toc11933097"/>
            <w:r w:rsidRPr="00FA0B67">
              <w:rPr>
                <w:rFonts w:asciiTheme="majorHAnsi" w:hAnsiTheme="majorHAnsi" w:cstheme="majorHAnsi"/>
                <w:sz w:val="28"/>
                <w:szCs w:val="28"/>
              </w:rPr>
              <w:t>Cán bộ nghiệp vụ chọn thông tin đợt đấu giá để xác định kết quả đợt đấu giá. Hệ thống hiển thị thông tin đợt đấu giá.</w:t>
            </w:r>
            <w:bookmarkEnd w:id="460"/>
            <w:bookmarkEnd w:id="461"/>
          </w:p>
        </w:tc>
        <w:tc>
          <w:tcPr>
            <w:tcW w:w="320" w:type="pct"/>
            <w:shd w:val="clear" w:color="000000" w:fill="FFFFFF"/>
          </w:tcPr>
          <w:p w14:paraId="38704DB8" w14:textId="50D540B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47626BE7" w14:textId="201FCA7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4CF20BC4" w14:textId="77777777" w:rsidTr="00517754">
        <w:trPr>
          <w:trHeight w:val="521"/>
        </w:trPr>
        <w:tc>
          <w:tcPr>
            <w:tcW w:w="251" w:type="pct"/>
            <w:shd w:val="clear" w:color="000000" w:fill="FFFFFF"/>
          </w:tcPr>
          <w:p w14:paraId="4BA8C34B" w14:textId="7EA76DA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2458FF3F" w14:textId="7827915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0544D60D" w14:textId="21007F0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3CD4731C" w14:textId="2B159B6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3D50D077" w14:textId="76F7041F" w:rsidR="0082615E" w:rsidRPr="00FA0B67" w:rsidRDefault="0082615E" w:rsidP="00F00A11">
            <w:pPr>
              <w:rPr>
                <w:rFonts w:asciiTheme="majorHAnsi" w:hAnsiTheme="majorHAnsi" w:cstheme="majorHAnsi"/>
                <w:sz w:val="28"/>
                <w:szCs w:val="28"/>
              </w:rPr>
            </w:pPr>
            <w:bookmarkStart w:id="462" w:name="_Toc11861542"/>
            <w:bookmarkStart w:id="463" w:name="_Toc11933098"/>
            <w:r w:rsidRPr="00FA0B67">
              <w:rPr>
                <w:rFonts w:asciiTheme="majorHAnsi" w:hAnsiTheme="majorHAnsi" w:cstheme="majorHAnsi"/>
                <w:sz w:val="28"/>
                <w:szCs w:val="28"/>
              </w:rPr>
              <w:t>Cán bộ nghiệp vụ thực hiện xác định kết quả đấu giá. Hệ thống tính toán thông tin kết quả và hiển thị thông báo trạng thái xác định kết quả của đợt đấu giá.</w:t>
            </w:r>
            <w:bookmarkEnd w:id="462"/>
            <w:bookmarkEnd w:id="463"/>
          </w:p>
        </w:tc>
        <w:tc>
          <w:tcPr>
            <w:tcW w:w="320" w:type="pct"/>
            <w:shd w:val="clear" w:color="000000" w:fill="FFFFFF"/>
          </w:tcPr>
          <w:p w14:paraId="605A3028" w14:textId="7D660D5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7EF660F1" w14:textId="4F1A10E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24B087B9" w14:textId="77777777" w:rsidTr="00517754">
        <w:trPr>
          <w:trHeight w:val="521"/>
        </w:trPr>
        <w:tc>
          <w:tcPr>
            <w:tcW w:w="251" w:type="pct"/>
            <w:shd w:val="clear" w:color="000000" w:fill="FFFFFF"/>
          </w:tcPr>
          <w:p w14:paraId="252A0588" w14:textId="360843F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5822FB63" w14:textId="76243BD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5112DBA8" w14:textId="67186A2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5B819BF0" w14:textId="2EADBCF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16483336" w14:textId="5A3795FD" w:rsidR="0082615E" w:rsidRPr="00FA0B67" w:rsidRDefault="0082615E" w:rsidP="00F00A11">
            <w:pPr>
              <w:rPr>
                <w:rFonts w:asciiTheme="majorHAnsi" w:hAnsiTheme="majorHAnsi" w:cstheme="majorHAnsi"/>
                <w:sz w:val="28"/>
                <w:szCs w:val="28"/>
              </w:rPr>
            </w:pPr>
            <w:bookmarkStart w:id="464" w:name="_Toc11861543"/>
            <w:bookmarkStart w:id="465" w:name="_Toc11933099"/>
            <w:r w:rsidRPr="00FA0B67">
              <w:rPr>
                <w:rFonts w:asciiTheme="majorHAnsi" w:hAnsiTheme="majorHAnsi" w:cstheme="majorHAnsi"/>
                <w:sz w:val="28"/>
                <w:szCs w:val="28"/>
              </w:rPr>
              <w:t>Cán bộ nghiệp vụ tra cứu thông tin kết quả của đợt đấu giá. Hệ thống hiển thị danh sách kết quả theo nhà đầu tư.</w:t>
            </w:r>
            <w:bookmarkEnd w:id="464"/>
            <w:bookmarkEnd w:id="465"/>
          </w:p>
        </w:tc>
        <w:tc>
          <w:tcPr>
            <w:tcW w:w="320" w:type="pct"/>
            <w:shd w:val="clear" w:color="000000" w:fill="FFFFFF"/>
          </w:tcPr>
          <w:p w14:paraId="6AE15D1B" w14:textId="2181FC9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62BDC161" w14:textId="12C3824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263B892E" w14:textId="77777777" w:rsidTr="00517754">
        <w:trPr>
          <w:trHeight w:val="521"/>
        </w:trPr>
        <w:tc>
          <w:tcPr>
            <w:tcW w:w="251" w:type="pct"/>
            <w:shd w:val="clear" w:color="000000" w:fill="FFFFFF"/>
          </w:tcPr>
          <w:p w14:paraId="4A6C0C31" w14:textId="716A70D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2E1C937C" w14:textId="1B7853D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1952D42A" w14:textId="7234D6F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19A21A1D" w14:textId="702696B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7AD08F9E" w14:textId="1371E40C" w:rsidR="0082615E" w:rsidRPr="00FA0B67" w:rsidRDefault="0082615E" w:rsidP="00F00A11">
            <w:pPr>
              <w:rPr>
                <w:rFonts w:asciiTheme="majorHAnsi" w:hAnsiTheme="majorHAnsi" w:cstheme="majorHAnsi"/>
                <w:sz w:val="28"/>
                <w:szCs w:val="28"/>
              </w:rPr>
            </w:pPr>
            <w:bookmarkStart w:id="466" w:name="_Toc11861544"/>
            <w:bookmarkStart w:id="467" w:name="_Toc11933100"/>
            <w:r w:rsidRPr="00FA0B67">
              <w:rPr>
                <w:rFonts w:asciiTheme="majorHAnsi" w:hAnsiTheme="majorHAnsi" w:cstheme="majorHAnsi"/>
                <w:sz w:val="28"/>
                <w:szCs w:val="28"/>
              </w:rPr>
              <w:t xml:space="preserve">Cán bộ nghiệp vụ xem kết quả của đợt đấu giá chi tiết của nhà đầu tư. Hệ thống hiển thị </w:t>
            </w:r>
            <w:r w:rsidRPr="00FA0B67">
              <w:rPr>
                <w:rFonts w:asciiTheme="majorHAnsi" w:hAnsiTheme="majorHAnsi" w:cstheme="majorHAnsi"/>
                <w:sz w:val="28"/>
                <w:szCs w:val="28"/>
              </w:rPr>
              <w:lastRenderedPageBreak/>
              <w:t>chi tiết kết quả của đợt đấu giá chi tiết của nhà đầu tư</w:t>
            </w:r>
            <w:bookmarkEnd w:id="466"/>
            <w:bookmarkEnd w:id="467"/>
          </w:p>
        </w:tc>
        <w:tc>
          <w:tcPr>
            <w:tcW w:w="320" w:type="pct"/>
            <w:shd w:val="clear" w:color="000000" w:fill="FFFFFF"/>
          </w:tcPr>
          <w:p w14:paraId="2E228C5F" w14:textId="13465EE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445" w:type="pct"/>
            <w:shd w:val="clear" w:color="auto" w:fill="auto"/>
            <w:noWrap/>
          </w:tcPr>
          <w:p w14:paraId="7E6FE89B" w14:textId="0DB4774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6322C862" w14:textId="77777777" w:rsidTr="00517754">
        <w:trPr>
          <w:trHeight w:val="521"/>
        </w:trPr>
        <w:tc>
          <w:tcPr>
            <w:tcW w:w="251" w:type="pct"/>
            <w:shd w:val="clear" w:color="000000" w:fill="FFFFFF"/>
          </w:tcPr>
          <w:p w14:paraId="2757B174" w14:textId="5F5095B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1067" w:type="pct"/>
            <w:shd w:val="clear" w:color="auto" w:fill="auto"/>
            <w:vAlign w:val="center"/>
          </w:tcPr>
          <w:p w14:paraId="6A3F8109" w14:textId="318C6CC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21462491" w14:textId="73365D0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1AF5908A" w14:textId="079B684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59B6CB02" w14:textId="6FFC2F27" w:rsidR="0082615E" w:rsidRPr="00FA0B67" w:rsidRDefault="0082615E" w:rsidP="00F00A11">
            <w:pPr>
              <w:rPr>
                <w:rFonts w:asciiTheme="majorHAnsi" w:hAnsiTheme="majorHAnsi" w:cstheme="majorHAnsi"/>
                <w:sz w:val="28"/>
                <w:szCs w:val="28"/>
              </w:rPr>
            </w:pPr>
            <w:bookmarkStart w:id="468" w:name="_Toc11861545"/>
            <w:bookmarkStart w:id="469" w:name="_Toc11933101"/>
            <w:r w:rsidRPr="00FA0B67">
              <w:rPr>
                <w:rFonts w:asciiTheme="majorHAnsi" w:hAnsiTheme="majorHAnsi" w:cstheme="majorHAnsi"/>
                <w:sz w:val="28"/>
                <w:szCs w:val="28"/>
              </w:rPr>
              <w:t>Cán bộ nghiệp vụ kết xuất danh sách kết quả của đợt đấu giá. Hệ thống kết xuất thành file excel danh sách kết quả.</w:t>
            </w:r>
            <w:bookmarkEnd w:id="468"/>
            <w:bookmarkEnd w:id="469"/>
          </w:p>
        </w:tc>
        <w:tc>
          <w:tcPr>
            <w:tcW w:w="320" w:type="pct"/>
            <w:shd w:val="clear" w:color="000000" w:fill="FFFFFF"/>
          </w:tcPr>
          <w:p w14:paraId="5496F380" w14:textId="38A9D05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3E08654B" w14:textId="65A9BC0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052D8356" w14:textId="77777777" w:rsidTr="00517754">
        <w:trPr>
          <w:trHeight w:val="521"/>
        </w:trPr>
        <w:tc>
          <w:tcPr>
            <w:tcW w:w="251" w:type="pct"/>
            <w:shd w:val="clear" w:color="000000" w:fill="FFFFFF"/>
          </w:tcPr>
          <w:p w14:paraId="79466C38" w14:textId="3B9EEAA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1DB2A738" w14:textId="5A9DC70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69C5CC8F" w14:textId="71E99C7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64457326" w14:textId="2A23F57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575F538B" w14:textId="408CC2A7" w:rsidR="0082615E" w:rsidRPr="00FA0B67" w:rsidRDefault="0082615E" w:rsidP="00F00A11">
            <w:pPr>
              <w:rPr>
                <w:rFonts w:asciiTheme="majorHAnsi" w:hAnsiTheme="majorHAnsi" w:cstheme="majorHAnsi"/>
                <w:sz w:val="28"/>
                <w:szCs w:val="28"/>
              </w:rPr>
            </w:pPr>
            <w:bookmarkStart w:id="470" w:name="_Toc11861546"/>
            <w:bookmarkStart w:id="471" w:name="_Toc11933102"/>
            <w:r w:rsidRPr="00FA0B67">
              <w:rPr>
                <w:rFonts w:asciiTheme="majorHAnsi" w:hAnsiTheme="majorHAnsi" w:cstheme="majorHAnsi"/>
                <w:sz w:val="28"/>
                <w:szCs w:val="28"/>
              </w:rPr>
              <w:t>Cán bộ nghiệp vụ tra cứu thông tin nhà đầu tư vi phạm quy chế. Hệ thống hiển thị danh sách nhà đầu tư vi phạm quy chế.</w:t>
            </w:r>
            <w:bookmarkEnd w:id="470"/>
            <w:bookmarkEnd w:id="471"/>
          </w:p>
        </w:tc>
        <w:tc>
          <w:tcPr>
            <w:tcW w:w="320" w:type="pct"/>
            <w:shd w:val="clear" w:color="000000" w:fill="FFFFFF"/>
          </w:tcPr>
          <w:p w14:paraId="7F14D40F" w14:textId="7314542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5D18381C" w14:textId="6DECA9E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7314DFF6" w14:textId="77777777" w:rsidTr="00517754">
        <w:trPr>
          <w:trHeight w:val="521"/>
        </w:trPr>
        <w:tc>
          <w:tcPr>
            <w:tcW w:w="251" w:type="pct"/>
            <w:shd w:val="clear" w:color="000000" w:fill="FFFFFF"/>
          </w:tcPr>
          <w:p w14:paraId="6298FFCD" w14:textId="2B3E6E5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229A463F" w14:textId="151ACED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1385B282" w14:textId="407E483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0B1DF3FB" w14:textId="47A5BA6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172593FE" w14:textId="3BECD962" w:rsidR="0082615E" w:rsidRPr="00FA0B67" w:rsidRDefault="0082615E" w:rsidP="00F00A11">
            <w:pPr>
              <w:rPr>
                <w:rFonts w:asciiTheme="majorHAnsi" w:hAnsiTheme="majorHAnsi" w:cstheme="majorHAnsi"/>
                <w:sz w:val="28"/>
                <w:szCs w:val="28"/>
              </w:rPr>
            </w:pPr>
            <w:bookmarkStart w:id="472" w:name="_Toc11861547"/>
            <w:bookmarkStart w:id="473" w:name="_Toc11933103"/>
            <w:r w:rsidRPr="00FA0B67">
              <w:rPr>
                <w:rFonts w:asciiTheme="majorHAnsi" w:hAnsiTheme="majorHAnsi" w:cstheme="majorHAnsi"/>
                <w:sz w:val="28"/>
                <w:szCs w:val="28"/>
              </w:rPr>
              <w:t>Cán bộ nghiệp vụ kết xuất danh sách nhà đầu tư vi phạm quy chế. Hệ thống kết xuất danh sách nhà đầu tư vi phạm quy chế.</w:t>
            </w:r>
            <w:bookmarkEnd w:id="472"/>
            <w:bookmarkEnd w:id="473"/>
          </w:p>
        </w:tc>
        <w:tc>
          <w:tcPr>
            <w:tcW w:w="320" w:type="pct"/>
            <w:shd w:val="clear" w:color="000000" w:fill="FFFFFF"/>
          </w:tcPr>
          <w:p w14:paraId="17AB2668" w14:textId="085C67E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1BED20ED" w14:textId="5C0A166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44C89BEF" w14:textId="77777777" w:rsidTr="00517754">
        <w:trPr>
          <w:trHeight w:val="521"/>
        </w:trPr>
        <w:tc>
          <w:tcPr>
            <w:tcW w:w="251" w:type="pct"/>
            <w:shd w:val="clear" w:color="000000" w:fill="FFFFFF"/>
          </w:tcPr>
          <w:p w14:paraId="340D3A42" w14:textId="0A0B3ED3" w:rsidR="0082615E" w:rsidRPr="00FA0B67" w:rsidRDefault="0082615E" w:rsidP="00F00A11">
            <w:pPr>
              <w:rPr>
                <w:rFonts w:asciiTheme="majorHAnsi" w:hAnsiTheme="majorHAnsi" w:cstheme="majorHAnsi"/>
                <w:sz w:val="28"/>
                <w:szCs w:val="28"/>
                <w:lang w:eastAsia="en-US"/>
              </w:rPr>
            </w:pPr>
            <w:bookmarkStart w:id="474" w:name="_Toc11861548"/>
            <w:bookmarkStart w:id="475" w:name="_Toc11933104"/>
            <w:r w:rsidRPr="00FA0B67">
              <w:rPr>
                <w:rFonts w:asciiTheme="majorHAnsi" w:hAnsiTheme="majorHAnsi" w:cstheme="majorHAnsi"/>
                <w:sz w:val="28"/>
                <w:szCs w:val="28"/>
              </w:rPr>
              <w:t>18</w:t>
            </w:r>
            <w:bookmarkEnd w:id="474"/>
            <w:bookmarkEnd w:id="475"/>
          </w:p>
        </w:tc>
        <w:tc>
          <w:tcPr>
            <w:tcW w:w="1067" w:type="pct"/>
            <w:shd w:val="clear" w:color="auto" w:fill="auto"/>
            <w:vAlign w:val="center"/>
          </w:tcPr>
          <w:p w14:paraId="7A80CC11" w14:textId="6C75D55A" w:rsidR="0082615E" w:rsidRPr="00FA0B67" w:rsidRDefault="0082615E" w:rsidP="00F00A11">
            <w:pPr>
              <w:rPr>
                <w:rFonts w:asciiTheme="majorHAnsi" w:hAnsiTheme="majorHAnsi" w:cstheme="majorHAnsi"/>
                <w:sz w:val="28"/>
                <w:szCs w:val="28"/>
                <w:lang w:eastAsia="en-US"/>
              </w:rPr>
            </w:pPr>
            <w:bookmarkStart w:id="476" w:name="_Toc11861549"/>
            <w:bookmarkStart w:id="477" w:name="_Toc11933105"/>
            <w:r w:rsidRPr="00FA0B67">
              <w:rPr>
                <w:rFonts w:asciiTheme="majorHAnsi" w:hAnsiTheme="majorHAnsi" w:cstheme="majorHAnsi"/>
                <w:sz w:val="28"/>
                <w:szCs w:val="28"/>
              </w:rPr>
              <w:t>Đối chiếu thông tin tổng hợp</w:t>
            </w:r>
            <w:bookmarkEnd w:id="476"/>
            <w:bookmarkEnd w:id="477"/>
          </w:p>
        </w:tc>
        <w:tc>
          <w:tcPr>
            <w:tcW w:w="545" w:type="pct"/>
            <w:shd w:val="clear" w:color="auto" w:fill="auto"/>
            <w:vAlign w:val="center"/>
          </w:tcPr>
          <w:p w14:paraId="3A219D11" w14:textId="7F86E071" w:rsidR="0082615E" w:rsidRPr="00FA0B67" w:rsidRDefault="0082615E" w:rsidP="00F00A11">
            <w:pPr>
              <w:rPr>
                <w:rFonts w:asciiTheme="majorHAnsi" w:hAnsiTheme="majorHAnsi" w:cstheme="majorHAnsi"/>
                <w:sz w:val="28"/>
                <w:szCs w:val="28"/>
                <w:lang w:eastAsia="en-US"/>
              </w:rPr>
            </w:pPr>
            <w:bookmarkStart w:id="478" w:name="_Toc11861550"/>
            <w:bookmarkStart w:id="479" w:name="_Toc11933106"/>
            <w:r w:rsidRPr="00FA0B67">
              <w:rPr>
                <w:rFonts w:asciiTheme="majorHAnsi" w:hAnsiTheme="majorHAnsi" w:cstheme="majorHAnsi"/>
                <w:sz w:val="28"/>
                <w:szCs w:val="28"/>
              </w:rPr>
              <w:t>Cán bộ nghiệp vụ</w:t>
            </w:r>
            <w:bookmarkEnd w:id="478"/>
            <w:bookmarkEnd w:id="479"/>
          </w:p>
        </w:tc>
        <w:tc>
          <w:tcPr>
            <w:tcW w:w="448" w:type="pct"/>
            <w:shd w:val="clear" w:color="auto" w:fill="auto"/>
            <w:vAlign w:val="center"/>
          </w:tcPr>
          <w:p w14:paraId="36935670" w14:textId="745D4DE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4D67E88B" w14:textId="3A8284B0" w:rsidR="0082615E" w:rsidRPr="00FA0B67" w:rsidRDefault="0082615E" w:rsidP="00F00A11">
            <w:pPr>
              <w:rPr>
                <w:rFonts w:asciiTheme="majorHAnsi" w:hAnsiTheme="majorHAnsi" w:cstheme="majorHAnsi"/>
                <w:sz w:val="28"/>
                <w:szCs w:val="28"/>
              </w:rPr>
            </w:pPr>
            <w:bookmarkStart w:id="480" w:name="_Toc11861551"/>
            <w:bookmarkStart w:id="481" w:name="_Toc11933107"/>
            <w:r w:rsidRPr="00FA0B67">
              <w:rPr>
                <w:rFonts w:asciiTheme="majorHAnsi" w:hAnsiTheme="majorHAnsi" w:cstheme="majorHAnsi"/>
                <w:sz w:val="28"/>
                <w:szCs w:val="28"/>
              </w:rPr>
              <w:t>Use case tổng quát hóa</w:t>
            </w:r>
            <w:bookmarkEnd w:id="480"/>
            <w:bookmarkEnd w:id="481"/>
          </w:p>
        </w:tc>
        <w:tc>
          <w:tcPr>
            <w:tcW w:w="320" w:type="pct"/>
            <w:shd w:val="clear" w:color="000000" w:fill="FFFFFF"/>
          </w:tcPr>
          <w:p w14:paraId="2650FEE1" w14:textId="3C2931D3" w:rsidR="0082615E" w:rsidRPr="00FA0B67" w:rsidRDefault="0082615E" w:rsidP="00F00A11">
            <w:pPr>
              <w:rPr>
                <w:rFonts w:asciiTheme="majorHAnsi" w:hAnsiTheme="majorHAnsi" w:cstheme="majorHAnsi"/>
                <w:sz w:val="28"/>
                <w:szCs w:val="28"/>
                <w:lang w:eastAsia="en-US"/>
              </w:rPr>
            </w:pPr>
            <w:bookmarkStart w:id="482" w:name="_Toc11861552"/>
            <w:bookmarkStart w:id="483" w:name="_Toc11933108"/>
            <w:r w:rsidRPr="00FA0B67">
              <w:rPr>
                <w:rFonts w:asciiTheme="majorHAnsi" w:hAnsiTheme="majorHAnsi" w:cstheme="majorHAnsi"/>
                <w:sz w:val="28"/>
                <w:szCs w:val="28"/>
              </w:rPr>
              <w:t>B</w:t>
            </w:r>
            <w:bookmarkEnd w:id="482"/>
            <w:bookmarkEnd w:id="483"/>
          </w:p>
        </w:tc>
        <w:tc>
          <w:tcPr>
            <w:tcW w:w="445" w:type="pct"/>
            <w:shd w:val="clear" w:color="auto" w:fill="auto"/>
            <w:noWrap/>
          </w:tcPr>
          <w:p w14:paraId="0C4EC42D" w14:textId="136935FC" w:rsidR="0082615E" w:rsidRPr="00FA0B67" w:rsidRDefault="0082615E" w:rsidP="00F00A11">
            <w:pPr>
              <w:rPr>
                <w:rFonts w:asciiTheme="majorHAnsi" w:hAnsiTheme="majorHAnsi" w:cstheme="majorHAnsi"/>
                <w:sz w:val="28"/>
                <w:szCs w:val="28"/>
                <w:lang w:eastAsia="en-US"/>
              </w:rPr>
            </w:pPr>
            <w:bookmarkStart w:id="484" w:name="_Toc11861553"/>
            <w:bookmarkStart w:id="485" w:name="_Toc11933109"/>
            <w:r w:rsidRPr="00FA0B67">
              <w:rPr>
                <w:rFonts w:asciiTheme="majorHAnsi" w:hAnsiTheme="majorHAnsi" w:cstheme="majorHAnsi"/>
                <w:sz w:val="28"/>
                <w:szCs w:val="28"/>
              </w:rPr>
              <w:t>Đơn giản</w:t>
            </w:r>
            <w:bookmarkEnd w:id="484"/>
            <w:bookmarkEnd w:id="485"/>
          </w:p>
        </w:tc>
      </w:tr>
      <w:tr w:rsidR="0082615E" w:rsidRPr="00FA0B67" w14:paraId="76AE02D5" w14:textId="77777777" w:rsidTr="00517754">
        <w:trPr>
          <w:trHeight w:val="521"/>
        </w:trPr>
        <w:tc>
          <w:tcPr>
            <w:tcW w:w="251" w:type="pct"/>
            <w:shd w:val="clear" w:color="000000" w:fill="FFFFFF"/>
          </w:tcPr>
          <w:p w14:paraId="45D0EF99" w14:textId="4648BF3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7B84A189" w14:textId="6FDC836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2A36069F" w14:textId="79AB2D1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75A8D35B" w14:textId="36ED974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68C142D7" w14:textId="53D098F7" w:rsidR="0082615E" w:rsidRPr="00FA0B67" w:rsidRDefault="0082615E" w:rsidP="00F00A11">
            <w:pPr>
              <w:rPr>
                <w:rFonts w:asciiTheme="majorHAnsi" w:hAnsiTheme="majorHAnsi" w:cstheme="majorHAnsi"/>
                <w:sz w:val="28"/>
                <w:szCs w:val="28"/>
              </w:rPr>
            </w:pPr>
            <w:bookmarkStart w:id="486" w:name="_Toc11861554"/>
            <w:bookmarkStart w:id="487" w:name="_Toc11933110"/>
            <w:r w:rsidRPr="00FA0B67">
              <w:rPr>
                <w:rFonts w:asciiTheme="majorHAnsi" w:hAnsiTheme="majorHAnsi" w:cstheme="majorHAnsi"/>
                <w:sz w:val="28"/>
                <w:szCs w:val="28"/>
              </w:rPr>
              <w:t xml:space="preserve">Cán bộ nghiệp vụ đối chiếu thông tin tổng khối lượng đặt mua của từng thành viên. Hệ </w:t>
            </w:r>
            <w:r w:rsidRPr="00FA0B67">
              <w:rPr>
                <w:rFonts w:asciiTheme="majorHAnsi" w:hAnsiTheme="majorHAnsi" w:cstheme="majorHAnsi"/>
                <w:sz w:val="28"/>
                <w:szCs w:val="28"/>
              </w:rPr>
              <w:lastRenderedPageBreak/>
              <w:t>thống hiển thị thông tin tổng khối lượng đặt mua của từng thành viên để đối chiếu.</w:t>
            </w:r>
            <w:bookmarkEnd w:id="486"/>
            <w:bookmarkEnd w:id="487"/>
          </w:p>
        </w:tc>
        <w:tc>
          <w:tcPr>
            <w:tcW w:w="320" w:type="pct"/>
            <w:shd w:val="clear" w:color="000000" w:fill="FFFFFF"/>
          </w:tcPr>
          <w:p w14:paraId="592E2AD0" w14:textId="04891B5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445" w:type="pct"/>
            <w:shd w:val="clear" w:color="auto" w:fill="auto"/>
            <w:noWrap/>
          </w:tcPr>
          <w:p w14:paraId="5B2D5F4D" w14:textId="1AEAA9C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26D486A0" w14:textId="77777777" w:rsidTr="00517754">
        <w:trPr>
          <w:trHeight w:val="521"/>
        </w:trPr>
        <w:tc>
          <w:tcPr>
            <w:tcW w:w="251" w:type="pct"/>
            <w:shd w:val="clear" w:color="000000" w:fill="FFFFFF"/>
          </w:tcPr>
          <w:p w14:paraId="3D0B3612" w14:textId="377F2017" w:rsidR="0082615E" w:rsidRPr="00FA0B67" w:rsidRDefault="0082615E" w:rsidP="00F00A11">
            <w:pPr>
              <w:rPr>
                <w:rFonts w:asciiTheme="majorHAnsi" w:hAnsiTheme="majorHAnsi" w:cstheme="majorHAnsi"/>
                <w:sz w:val="28"/>
                <w:szCs w:val="28"/>
                <w:lang w:eastAsia="en-US"/>
              </w:rPr>
            </w:pPr>
            <w:bookmarkStart w:id="488" w:name="_Toc11861555"/>
            <w:bookmarkStart w:id="489" w:name="_Toc11933111"/>
            <w:r w:rsidRPr="00FA0B67">
              <w:rPr>
                <w:rFonts w:asciiTheme="majorHAnsi" w:hAnsiTheme="majorHAnsi" w:cstheme="majorHAnsi"/>
                <w:sz w:val="28"/>
                <w:szCs w:val="28"/>
              </w:rPr>
              <w:lastRenderedPageBreak/>
              <w:t>19</w:t>
            </w:r>
            <w:bookmarkEnd w:id="488"/>
            <w:bookmarkEnd w:id="489"/>
          </w:p>
        </w:tc>
        <w:tc>
          <w:tcPr>
            <w:tcW w:w="1067" w:type="pct"/>
            <w:shd w:val="clear" w:color="auto" w:fill="auto"/>
            <w:vAlign w:val="center"/>
          </w:tcPr>
          <w:p w14:paraId="722618FE" w14:textId="22FED711" w:rsidR="0082615E" w:rsidRPr="00FA0B67" w:rsidRDefault="0082615E" w:rsidP="00F00A11">
            <w:pPr>
              <w:rPr>
                <w:rFonts w:asciiTheme="majorHAnsi" w:hAnsiTheme="majorHAnsi" w:cstheme="majorHAnsi"/>
                <w:sz w:val="28"/>
                <w:szCs w:val="28"/>
                <w:lang w:eastAsia="en-US"/>
              </w:rPr>
            </w:pPr>
            <w:bookmarkStart w:id="490" w:name="_Toc11861556"/>
            <w:bookmarkStart w:id="491" w:name="_Toc11933112"/>
            <w:r w:rsidRPr="00FA0B67">
              <w:rPr>
                <w:rFonts w:asciiTheme="majorHAnsi" w:hAnsiTheme="majorHAnsi" w:cstheme="majorHAnsi"/>
                <w:sz w:val="28"/>
                <w:szCs w:val="28"/>
              </w:rPr>
              <w:t>Quản lý đợt book building</w:t>
            </w:r>
            <w:bookmarkEnd w:id="490"/>
            <w:bookmarkEnd w:id="491"/>
          </w:p>
        </w:tc>
        <w:tc>
          <w:tcPr>
            <w:tcW w:w="545" w:type="pct"/>
            <w:shd w:val="clear" w:color="auto" w:fill="auto"/>
            <w:vAlign w:val="center"/>
          </w:tcPr>
          <w:p w14:paraId="3A99BAEA" w14:textId="258D704F" w:rsidR="0082615E" w:rsidRPr="00FA0B67" w:rsidRDefault="0082615E" w:rsidP="00F00A11">
            <w:pPr>
              <w:rPr>
                <w:rFonts w:asciiTheme="majorHAnsi" w:hAnsiTheme="majorHAnsi" w:cstheme="majorHAnsi"/>
                <w:sz w:val="28"/>
                <w:szCs w:val="28"/>
                <w:lang w:eastAsia="en-US"/>
              </w:rPr>
            </w:pPr>
            <w:bookmarkStart w:id="492" w:name="_Toc11861557"/>
            <w:bookmarkStart w:id="493" w:name="_Toc11933113"/>
            <w:r w:rsidRPr="00FA0B67">
              <w:rPr>
                <w:rFonts w:asciiTheme="majorHAnsi" w:hAnsiTheme="majorHAnsi" w:cstheme="majorHAnsi"/>
                <w:sz w:val="28"/>
                <w:szCs w:val="28"/>
              </w:rPr>
              <w:t>Cán bộ nghiệp vụ</w:t>
            </w:r>
            <w:bookmarkEnd w:id="492"/>
            <w:bookmarkEnd w:id="493"/>
          </w:p>
        </w:tc>
        <w:tc>
          <w:tcPr>
            <w:tcW w:w="448" w:type="pct"/>
            <w:shd w:val="clear" w:color="auto" w:fill="auto"/>
            <w:vAlign w:val="center"/>
          </w:tcPr>
          <w:p w14:paraId="36A4798D" w14:textId="3E1A44F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5ED7E831" w14:textId="10D48F66" w:rsidR="0082615E" w:rsidRPr="00FA0B67" w:rsidRDefault="0082615E" w:rsidP="00F00A11">
            <w:pPr>
              <w:rPr>
                <w:rFonts w:asciiTheme="majorHAnsi" w:hAnsiTheme="majorHAnsi" w:cstheme="majorHAnsi"/>
                <w:sz w:val="28"/>
                <w:szCs w:val="28"/>
              </w:rPr>
            </w:pPr>
            <w:bookmarkStart w:id="494" w:name="_Toc11861558"/>
            <w:bookmarkStart w:id="495" w:name="_Toc11933114"/>
            <w:r w:rsidRPr="00FA0B67">
              <w:rPr>
                <w:rFonts w:asciiTheme="majorHAnsi" w:hAnsiTheme="majorHAnsi" w:cstheme="majorHAnsi"/>
                <w:sz w:val="28"/>
                <w:szCs w:val="28"/>
              </w:rPr>
              <w:t>Use case tổng quát hóa</w:t>
            </w:r>
            <w:bookmarkEnd w:id="494"/>
            <w:bookmarkEnd w:id="495"/>
          </w:p>
        </w:tc>
        <w:tc>
          <w:tcPr>
            <w:tcW w:w="320" w:type="pct"/>
            <w:shd w:val="clear" w:color="000000" w:fill="FFFFFF"/>
          </w:tcPr>
          <w:p w14:paraId="1BF39511" w14:textId="458E0376" w:rsidR="0082615E" w:rsidRPr="00FA0B67" w:rsidRDefault="0082615E" w:rsidP="00F00A11">
            <w:pPr>
              <w:rPr>
                <w:rFonts w:asciiTheme="majorHAnsi" w:hAnsiTheme="majorHAnsi" w:cstheme="majorHAnsi"/>
                <w:sz w:val="28"/>
                <w:szCs w:val="28"/>
                <w:lang w:eastAsia="en-US"/>
              </w:rPr>
            </w:pPr>
            <w:bookmarkStart w:id="496" w:name="_Toc11861559"/>
            <w:bookmarkStart w:id="497" w:name="_Toc11933115"/>
            <w:r w:rsidRPr="00FA0B67">
              <w:rPr>
                <w:rFonts w:asciiTheme="majorHAnsi" w:hAnsiTheme="majorHAnsi" w:cstheme="majorHAnsi"/>
                <w:sz w:val="28"/>
                <w:szCs w:val="28"/>
              </w:rPr>
              <w:t>B</w:t>
            </w:r>
            <w:bookmarkEnd w:id="496"/>
            <w:bookmarkEnd w:id="497"/>
          </w:p>
        </w:tc>
        <w:tc>
          <w:tcPr>
            <w:tcW w:w="445" w:type="pct"/>
            <w:shd w:val="clear" w:color="auto" w:fill="auto"/>
            <w:noWrap/>
          </w:tcPr>
          <w:p w14:paraId="6AAA6AEA" w14:textId="7427A3AD" w:rsidR="0082615E" w:rsidRPr="00FA0B67" w:rsidRDefault="0082615E" w:rsidP="00F00A11">
            <w:pPr>
              <w:rPr>
                <w:rFonts w:asciiTheme="majorHAnsi" w:hAnsiTheme="majorHAnsi" w:cstheme="majorHAnsi"/>
                <w:sz w:val="28"/>
                <w:szCs w:val="28"/>
                <w:lang w:eastAsia="en-US"/>
              </w:rPr>
            </w:pPr>
            <w:bookmarkStart w:id="498" w:name="_Toc11861560"/>
            <w:bookmarkStart w:id="499" w:name="_Toc11933116"/>
            <w:r w:rsidRPr="00FA0B67">
              <w:rPr>
                <w:rFonts w:asciiTheme="majorHAnsi" w:hAnsiTheme="majorHAnsi" w:cstheme="majorHAnsi"/>
                <w:sz w:val="28"/>
                <w:szCs w:val="28"/>
              </w:rPr>
              <w:t>Trung bình</w:t>
            </w:r>
            <w:bookmarkEnd w:id="498"/>
            <w:bookmarkEnd w:id="499"/>
          </w:p>
        </w:tc>
      </w:tr>
      <w:tr w:rsidR="0082615E" w:rsidRPr="00FA0B67" w14:paraId="5A411CD0" w14:textId="77777777" w:rsidTr="00517754">
        <w:trPr>
          <w:trHeight w:val="521"/>
        </w:trPr>
        <w:tc>
          <w:tcPr>
            <w:tcW w:w="251" w:type="pct"/>
            <w:shd w:val="clear" w:color="000000" w:fill="FFFFFF"/>
          </w:tcPr>
          <w:p w14:paraId="73B63BE4" w14:textId="2FBF0D9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31247FBB" w14:textId="4F787F4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604503F8" w14:textId="5CB73CC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52B63588" w14:textId="7CA284E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33308696" w14:textId="01D1E5D2" w:rsidR="0082615E" w:rsidRPr="00FA0B67" w:rsidRDefault="0082615E" w:rsidP="00F00A11">
            <w:pPr>
              <w:rPr>
                <w:rFonts w:asciiTheme="majorHAnsi" w:hAnsiTheme="majorHAnsi" w:cstheme="majorHAnsi"/>
                <w:sz w:val="28"/>
                <w:szCs w:val="28"/>
                <w:lang w:eastAsia="en-US"/>
              </w:rPr>
            </w:pPr>
            <w:bookmarkStart w:id="500" w:name="_Toc11861561"/>
            <w:bookmarkStart w:id="501" w:name="_Toc11933117"/>
            <w:r w:rsidRPr="00FA0B67">
              <w:rPr>
                <w:rFonts w:asciiTheme="majorHAnsi" w:hAnsiTheme="majorHAnsi" w:cstheme="majorHAnsi"/>
                <w:sz w:val="28"/>
                <w:szCs w:val="28"/>
              </w:rPr>
              <w:t>Cán bộ nghiệp vụ thực hiện nhập thông tin để thêm mới đợt book building. Hệ thống cập nhật thông tin vào CSDL.</w:t>
            </w:r>
            <w:bookmarkEnd w:id="500"/>
            <w:bookmarkEnd w:id="501"/>
          </w:p>
        </w:tc>
        <w:tc>
          <w:tcPr>
            <w:tcW w:w="320" w:type="pct"/>
            <w:shd w:val="clear" w:color="000000" w:fill="FFFFFF"/>
          </w:tcPr>
          <w:p w14:paraId="67A7FCB6" w14:textId="6C6A507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3296B240" w14:textId="459E321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325CE68A" w14:textId="77777777" w:rsidTr="00517754">
        <w:trPr>
          <w:trHeight w:val="521"/>
        </w:trPr>
        <w:tc>
          <w:tcPr>
            <w:tcW w:w="251" w:type="pct"/>
            <w:shd w:val="clear" w:color="000000" w:fill="FFFFFF"/>
          </w:tcPr>
          <w:p w14:paraId="61C25F18" w14:textId="60F457C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78C7031E" w14:textId="18D8225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05CF8938" w14:textId="36AA548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05CFCB71" w14:textId="3F79684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0FBC53F8" w14:textId="2FA15BB5" w:rsidR="0082615E" w:rsidRPr="00FA0B67" w:rsidRDefault="0082615E" w:rsidP="00F00A11">
            <w:pPr>
              <w:rPr>
                <w:rFonts w:asciiTheme="majorHAnsi" w:hAnsiTheme="majorHAnsi" w:cstheme="majorHAnsi"/>
                <w:sz w:val="28"/>
                <w:szCs w:val="28"/>
              </w:rPr>
            </w:pPr>
            <w:bookmarkStart w:id="502" w:name="_Toc11861562"/>
            <w:bookmarkStart w:id="503" w:name="_Toc11933118"/>
            <w:r w:rsidRPr="00FA0B67">
              <w:rPr>
                <w:rFonts w:asciiTheme="majorHAnsi" w:hAnsiTheme="majorHAnsi" w:cstheme="majorHAnsi"/>
                <w:sz w:val="28"/>
                <w:szCs w:val="28"/>
              </w:rPr>
              <w:t>Cán bộ nghiệp vụ thực hiện nhập thông tin để sửa thông tin đợt book building. Hệ thống cập nhật thông tin vào CSDL.</w:t>
            </w:r>
            <w:bookmarkEnd w:id="502"/>
            <w:bookmarkEnd w:id="503"/>
          </w:p>
        </w:tc>
        <w:tc>
          <w:tcPr>
            <w:tcW w:w="320" w:type="pct"/>
            <w:shd w:val="clear" w:color="000000" w:fill="FFFFFF"/>
          </w:tcPr>
          <w:p w14:paraId="46EE011F" w14:textId="5C47FD4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33ADECA9" w14:textId="50CC746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213E33B2" w14:textId="77777777" w:rsidTr="00517754">
        <w:trPr>
          <w:trHeight w:val="521"/>
        </w:trPr>
        <w:tc>
          <w:tcPr>
            <w:tcW w:w="251" w:type="pct"/>
            <w:shd w:val="clear" w:color="000000" w:fill="FFFFFF"/>
          </w:tcPr>
          <w:p w14:paraId="3E743F23" w14:textId="4E9B0EB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0CA6F111" w14:textId="2D90D7F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7B7ADA5C" w14:textId="28B9721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3317FCAD" w14:textId="6D5A12D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3A453910" w14:textId="339207C4" w:rsidR="0082615E" w:rsidRPr="00FA0B67" w:rsidRDefault="0082615E" w:rsidP="00F00A11">
            <w:pPr>
              <w:rPr>
                <w:rFonts w:asciiTheme="majorHAnsi" w:hAnsiTheme="majorHAnsi" w:cstheme="majorHAnsi"/>
                <w:sz w:val="28"/>
                <w:szCs w:val="28"/>
              </w:rPr>
            </w:pPr>
            <w:bookmarkStart w:id="504" w:name="_Toc11861563"/>
            <w:bookmarkStart w:id="505" w:name="_Toc11933119"/>
            <w:r w:rsidRPr="00FA0B67">
              <w:rPr>
                <w:rFonts w:asciiTheme="majorHAnsi" w:hAnsiTheme="majorHAnsi" w:cstheme="majorHAnsi"/>
                <w:sz w:val="28"/>
                <w:szCs w:val="28"/>
              </w:rPr>
              <w:t>Cán bộ nghiệp vụ thực hiện chọn đợt book building để xóa. Hệ thống cập nhật thông tin vào CSDL.</w:t>
            </w:r>
            <w:bookmarkEnd w:id="504"/>
            <w:bookmarkEnd w:id="505"/>
          </w:p>
        </w:tc>
        <w:tc>
          <w:tcPr>
            <w:tcW w:w="320" w:type="pct"/>
            <w:shd w:val="clear" w:color="000000" w:fill="FFFFFF"/>
          </w:tcPr>
          <w:p w14:paraId="0CAAE7D8" w14:textId="0440CAA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138CF275" w14:textId="44AAA04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75F054E8" w14:textId="77777777" w:rsidTr="00517754">
        <w:trPr>
          <w:trHeight w:val="521"/>
        </w:trPr>
        <w:tc>
          <w:tcPr>
            <w:tcW w:w="251" w:type="pct"/>
            <w:shd w:val="clear" w:color="000000" w:fill="FFFFFF"/>
          </w:tcPr>
          <w:p w14:paraId="4C9D6A7D" w14:textId="60D3FEE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1067" w:type="pct"/>
            <w:shd w:val="clear" w:color="auto" w:fill="auto"/>
            <w:vAlign w:val="center"/>
          </w:tcPr>
          <w:p w14:paraId="4E0B1AD8" w14:textId="3FE639A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1B11BDB7" w14:textId="7E3ED12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12A7E8E1" w14:textId="4AEA86F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4E9DB995" w14:textId="22482B10" w:rsidR="0082615E" w:rsidRPr="00FA0B67" w:rsidRDefault="0082615E" w:rsidP="00F00A11">
            <w:pPr>
              <w:rPr>
                <w:rFonts w:asciiTheme="majorHAnsi" w:hAnsiTheme="majorHAnsi" w:cstheme="majorHAnsi"/>
                <w:sz w:val="28"/>
                <w:szCs w:val="28"/>
              </w:rPr>
            </w:pPr>
            <w:bookmarkStart w:id="506" w:name="_Toc11861564"/>
            <w:bookmarkStart w:id="507" w:name="_Toc11933120"/>
            <w:r w:rsidRPr="00FA0B67">
              <w:rPr>
                <w:rFonts w:asciiTheme="majorHAnsi" w:hAnsiTheme="majorHAnsi" w:cstheme="majorHAnsi"/>
                <w:sz w:val="28"/>
                <w:szCs w:val="28"/>
              </w:rPr>
              <w:t>Cán bộ nghiệp vụ thực hiện xem thông tin đợt book building. Hệ thống hiển thị thông tin chi tiết đợt book building.</w:t>
            </w:r>
            <w:bookmarkEnd w:id="506"/>
            <w:bookmarkEnd w:id="507"/>
          </w:p>
        </w:tc>
        <w:tc>
          <w:tcPr>
            <w:tcW w:w="320" w:type="pct"/>
            <w:shd w:val="clear" w:color="000000" w:fill="FFFFFF"/>
          </w:tcPr>
          <w:p w14:paraId="13E56BAA" w14:textId="45A8D84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636006C3" w14:textId="797E295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213C5975" w14:textId="77777777" w:rsidTr="00517754">
        <w:trPr>
          <w:trHeight w:val="521"/>
        </w:trPr>
        <w:tc>
          <w:tcPr>
            <w:tcW w:w="251" w:type="pct"/>
            <w:shd w:val="clear" w:color="000000" w:fill="FFFFFF"/>
          </w:tcPr>
          <w:p w14:paraId="5B299D51" w14:textId="7804804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668500B8" w14:textId="5FBA6BA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177979F3" w14:textId="0DBFC3C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2A48105B" w14:textId="10C5627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29A84BED" w14:textId="7F5E1350" w:rsidR="0082615E" w:rsidRPr="00FA0B67" w:rsidRDefault="0082615E" w:rsidP="00F00A11">
            <w:pPr>
              <w:rPr>
                <w:rFonts w:asciiTheme="majorHAnsi" w:hAnsiTheme="majorHAnsi" w:cstheme="majorHAnsi"/>
                <w:sz w:val="28"/>
                <w:szCs w:val="28"/>
              </w:rPr>
            </w:pPr>
            <w:bookmarkStart w:id="508" w:name="_Toc11861565"/>
            <w:bookmarkStart w:id="509" w:name="_Toc11933121"/>
            <w:r w:rsidRPr="00FA0B67">
              <w:rPr>
                <w:rFonts w:asciiTheme="majorHAnsi" w:hAnsiTheme="majorHAnsi" w:cstheme="majorHAnsi"/>
                <w:sz w:val="28"/>
                <w:szCs w:val="28"/>
              </w:rPr>
              <w:t>Cán bộ nghiệp vụ thực hiện tra cứu thông tin book building. Hệ thống hiển thị danh sách thông tin book building.</w:t>
            </w:r>
            <w:bookmarkEnd w:id="508"/>
            <w:bookmarkEnd w:id="509"/>
          </w:p>
        </w:tc>
        <w:tc>
          <w:tcPr>
            <w:tcW w:w="320" w:type="pct"/>
            <w:shd w:val="clear" w:color="000000" w:fill="FFFFFF"/>
          </w:tcPr>
          <w:p w14:paraId="387586E9" w14:textId="5717DFD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0FC55AE2" w14:textId="49F33E0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54A68E04" w14:textId="77777777" w:rsidTr="00517754">
        <w:trPr>
          <w:trHeight w:val="521"/>
        </w:trPr>
        <w:tc>
          <w:tcPr>
            <w:tcW w:w="251" w:type="pct"/>
            <w:shd w:val="clear" w:color="000000" w:fill="FFFFFF"/>
          </w:tcPr>
          <w:p w14:paraId="6CF1C556" w14:textId="139E92B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122C55CD" w14:textId="456F54F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49E46021" w14:textId="5B1B637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5948B6D7" w14:textId="44C2CC7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559B42AD" w14:textId="002B49C7" w:rsidR="0082615E" w:rsidRPr="00FA0B67" w:rsidRDefault="0082615E" w:rsidP="00F00A11">
            <w:pPr>
              <w:rPr>
                <w:rFonts w:asciiTheme="majorHAnsi" w:hAnsiTheme="majorHAnsi" w:cstheme="majorHAnsi"/>
                <w:sz w:val="28"/>
                <w:szCs w:val="28"/>
              </w:rPr>
            </w:pPr>
            <w:bookmarkStart w:id="510" w:name="_Toc11861566"/>
            <w:bookmarkStart w:id="511" w:name="_Toc11933122"/>
            <w:r w:rsidRPr="00FA0B67">
              <w:rPr>
                <w:rFonts w:asciiTheme="majorHAnsi" w:hAnsiTheme="majorHAnsi" w:cstheme="majorHAnsi"/>
                <w:sz w:val="28"/>
                <w:szCs w:val="28"/>
              </w:rPr>
              <w:t>Cán bộ nghiệp vụ kết xuất danh sách thông tin book building. Hệ thống kết xuất file excel danh sách thông tin đợt book building.</w:t>
            </w:r>
            <w:bookmarkEnd w:id="510"/>
            <w:bookmarkEnd w:id="511"/>
          </w:p>
        </w:tc>
        <w:tc>
          <w:tcPr>
            <w:tcW w:w="320" w:type="pct"/>
            <w:shd w:val="clear" w:color="000000" w:fill="FFFFFF"/>
          </w:tcPr>
          <w:p w14:paraId="4059C841" w14:textId="17BA088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4F64448C" w14:textId="56E5BD1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34F04505" w14:textId="77777777" w:rsidTr="00517754">
        <w:trPr>
          <w:trHeight w:val="521"/>
        </w:trPr>
        <w:tc>
          <w:tcPr>
            <w:tcW w:w="251" w:type="pct"/>
            <w:shd w:val="clear" w:color="000000" w:fill="FFFFFF"/>
          </w:tcPr>
          <w:p w14:paraId="2E33F2C3" w14:textId="4695183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19F4F4D0" w14:textId="60CE229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65609E76" w14:textId="5F11A7F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46ABF8F9" w14:textId="43656F8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4E7B35B5" w14:textId="257505E8" w:rsidR="0082615E" w:rsidRPr="00FA0B67" w:rsidRDefault="0082615E" w:rsidP="00F00A11">
            <w:pPr>
              <w:rPr>
                <w:rFonts w:asciiTheme="majorHAnsi" w:hAnsiTheme="majorHAnsi" w:cstheme="majorHAnsi"/>
                <w:sz w:val="28"/>
                <w:szCs w:val="28"/>
              </w:rPr>
            </w:pPr>
            <w:bookmarkStart w:id="512" w:name="_Toc11861567"/>
            <w:bookmarkStart w:id="513" w:name="_Toc11933123"/>
            <w:r w:rsidRPr="00FA0B67">
              <w:rPr>
                <w:rFonts w:asciiTheme="majorHAnsi" w:hAnsiTheme="majorHAnsi" w:cstheme="majorHAnsi"/>
                <w:sz w:val="28"/>
                <w:szCs w:val="28"/>
              </w:rPr>
              <w:t>Cán bộ nghiệp vụ nhập thông tin thời gian đăng ký đợt book buidling để sửa. Hệ thống cập nhật thông tin vào CSDL</w:t>
            </w:r>
            <w:bookmarkEnd w:id="512"/>
            <w:bookmarkEnd w:id="513"/>
          </w:p>
        </w:tc>
        <w:tc>
          <w:tcPr>
            <w:tcW w:w="320" w:type="pct"/>
            <w:shd w:val="clear" w:color="000000" w:fill="FFFFFF"/>
          </w:tcPr>
          <w:p w14:paraId="67C84501" w14:textId="15706A0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090C38EB" w14:textId="14A052B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1092669B" w14:textId="77777777" w:rsidTr="00517754">
        <w:trPr>
          <w:trHeight w:val="521"/>
        </w:trPr>
        <w:tc>
          <w:tcPr>
            <w:tcW w:w="251" w:type="pct"/>
            <w:shd w:val="clear" w:color="000000" w:fill="FFFFFF"/>
          </w:tcPr>
          <w:p w14:paraId="3FEF32C9" w14:textId="65928EA6" w:rsidR="0082615E" w:rsidRPr="00FA0B67" w:rsidRDefault="0082615E" w:rsidP="00F00A11">
            <w:pPr>
              <w:rPr>
                <w:rFonts w:asciiTheme="majorHAnsi" w:hAnsiTheme="majorHAnsi" w:cstheme="majorHAnsi"/>
                <w:sz w:val="28"/>
                <w:szCs w:val="28"/>
                <w:lang w:eastAsia="en-US"/>
              </w:rPr>
            </w:pPr>
            <w:bookmarkStart w:id="514" w:name="_Toc11861568"/>
            <w:bookmarkStart w:id="515" w:name="_Toc11933124"/>
            <w:r w:rsidRPr="00FA0B67">
              <w:rPr>
                <w:rFonts w:asciiTheme="majorHAnsi" w:hAnsiTheme="majorHAnsi" w:cstheme="majorHAnsi"/>
                <w:sz w:val="28"/>
                <w:szCs w:val="28"/>
              </w:rPr>
              <w:t>20</w:t>
            </w:r>
            <w:bookmarkEnd w:id="514"/>
            <w:bookmarkEnd w:id="515"/>
          </w:p>
        </w:tc>
        <w:tc>
          <w:tcPr>
            <w:tcW w:w="1067" w:type="pct"/>
            <w:shd w:val="clear" w:color="auto" w:fill="auto"/>
            <w:vAlign w:val="center"/>
          </w:tcPr>
          <w:p w14:paraId="567C1692" w14:textId="4277516B" w:rsidR="0082615E" w:rsidRPr="00FA0B67" w:rsidRDefault="0082615E" w:rsidP="00F00A11">
            <w:pPr>
              <w:rPr>
                <w:rFonts w:asciiTheme="majorHAnsi" w:hAnsiTheme="majorHAnsi" w:cstheme="majorHAnsi"/>
                <w:sz w:val="28"/>
                <w:szCs w:val="28"/>
                <w:lang w:eastAsia="en-US"/>
              </w:rPr>
            </w:pPr>
            <w:bookmarkStart w:id="516" w:name="_Toc11861569"/>
            <w:bookmarkStart w:id="517" w:name="_Toc11933125"/>
            <w:r w:rsidRPr="00FA0B67">
              <w:rPr>
                <w:rFonts w:asciiTheme="majorHAnsi" w:hAnsiTheme="majorHAnsi" w:cstheme="majorHAnsi"/>
                <w:sz w:val="28"/>
                <w:szCs w:val="28"/>
              </w:rPr>
              <w:t>Quản lý cam kết bảo lãnh</w:t>
            </w:r>
            <w:bookmarkEnd w:id="516"/>
            <w:bookmarkEnd w:id="517"/>
          </w:p>
        </w:tc>
        <w:tc>
          <w:tcPr>
            <w:tcW w:w="545" w:type="pct"/>
            <w:shd w:val="clear" w:color="auto" w:fill="auto"/>
            <w:vAlign w:val="center"/>
          </w:tcPr>
          <w:p w14:paraId="717AB8CD" w14:textId="767B4AE9" w:rsidR="0082615E" w:rsidRPr="00FA0B67" w:rsidRDefault="0082615E" w:rsidP="00F00A11">
            <w:pPr>
              <w:rPr>
                <w:rFonts w:asciiTheme="majorHAnsi" w:hAnsiTheme="majorHAnsi" w:cstheme="majorHAnsi"/>
                <w:sz w:val="28"/>
                <w:szCs w:val="28"/>
                <w:lang w:eastAsia="en-US"/>
              </w:rPr>
            </w:pPr>
            <w:bookmarkStart w:id="518" w:name="_Toc11861570"/>
            <w:bookmarkStart w:id="519" w:name="_Toc11933126"/>
            <w:r w:rsidRPr="00FA0B67">
              <w:rPr>
                <w:rFonts w:asciiTheme="majorHAnsi" w:hAnsiTheme="majorHAnsi" w:cstheme="majorHAnsi"/>
                <w:sz w:val="28"/>
                <w:szCs w:val="28"/>
              </w:rPr>
              <w:t>Cán bộ nghiệp vụ</w:t>
            </w:r>
            <w:bookmarkEnd w:id="518"/>
            <w:bookmarkEnd w:id="519"/>
          </w:p>
        </w:tc>
        <w:tc>
          <w:tcPr>
            <w:tcW w:w="448" w:type="pct"/>
            <w:shd w:val="clear" w:color="auto" w:fill="auto"/>
            <w:vAlign w:val="center"/>
          </w:tcPr>
          <w:p w14:paraId="0C10818B" w14:textId="72F5D31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704668B7" w14:textId="5BAF07EB" w:rsidR="0082615E" w:rsidRPr="00FA0B67" w:rsidRDefault="0082615E" w:rsidP="00F00A11">
            <w:pPr>
              <w:rPr>
                <w:rFonts w:asciiTheme="majorHAnsi" w:hAnsiTheme="majorHAnsi" w:cstheme="majorHAnsi"/>
                <w:sz w:val="28"/>
                <w:szCs w:val="28"/>
              </w:rPr>
            </w:pPr>
            <w:bookmarkStart w:id="520" w:name="_Toc11861571"/>
            <w:bookmarkStart w:id="521" w:name="_Toc11933127"/>
            <w:r w:rsidRPr="00FA0B67">
              <w:rPr>
                <w:rFonts w:asciiTheme="majorHAnsi" w:hAnsiTheme="majorHAnsi" w:cstheme="majorHAnsi"/>
                <w:sz w:val="28"/>
                <w:szCs w:val="28"/>
              </w:rPr>
              <w:t>Use case tổng quát hóa</w:t>
            </w:r>
            <w:bookmarkEnd w:id="520"/>
            <w:bookmarkEnd w:id="521"/>
          </w:p>
        </w:tc>
        <w:tc>
          <w:tcPr>
            <w:tcW w:w="320" w:type="pct"/>
            <w:shd w:val="clear" w:color="000000" w:fill="FFFFFF"/>
          </w:tcPr>
          <w:p w14:paraId="582C2FA9" w14:textId="64CFACFE" w:rsidR="0082615E" w:rsidRPr="00FA0B67" w:rsidRDefault="0082615E" w:rsidP="00F00A11">
            <w:pPr>
              <w:rPr>
                <w:rFonts w:asciiTheme="majorHAnsi" w:hAnsiTheme="majorHAnsi" w:cstheme="majorHAnsi"/>
                <w:sz w:val="28"/>
                <w:szCs w:val="28"/>
                <w:lang w:eastAsia="en-US"/>
              </w:rPr>
            </w:pPr>
            <w:bookmarkStart w:id="522" w:name="_Toc11861572"/>
            <w:bookmarkStart w:id="523" w:name="_Toc11933128"/>
            <w:r w:rsidRPr="00FA0B67">
              <w:rPr>
                <w:rFonts w:asciiTheme="majorHAnsi" w:hAnsiTheme="majorHAnsi" w:cstheme="majorHAnsi"/>
                <w:sz w:val="28"/>
                <w:szCs w:val="28"/>
              </w:rPr>
              <w:t>B</w:t>
            </w:r>
            <w:bookmarkEnd w:id="522"/>
            <w:bookmarkEnd w:id="523"/>
          </w:p>
        </w:tc>
        <w:tc>
          <w:tcPr>
            <w:tcW w:w="445" w:type="pct"/>
            <w:shd w:val="clear" w:color="auto" w:fill="auto"/>
            <w:noWrap/>
          </w:tcPr>
          <w:p w14:paraId="322D57E9" w14:textId="0E2C7853" w:rsidR="0082615E" w:rsidRPr="00FA0B67" w:rsidRDefault="0082615E" w:rsidP="00F00A11">
            <w:pPr>
              <w:rPr>
                <w:rFonts w:asciiTheme="majorHAnsi" w:hAnsiTheme="majorHAnsi" w:cstheme="majorHAnsi"/>
                <w:sz w:val="28"/>
                <w:szCs w:val="28"/>
                <w:lang w:eastAsia="en-US"/>
              </w:rPr>
            </w:pPr>
            <w:bookmarkStart w:id="524" w:name="_Toc11861573"/>
            <w:bookmarkStart w:id="525" w:name="_Toc11933129"/>
            <w:r w:rsidRPr="00FA0B67">
              <w:rPr>
                <w:rFonts w:asciiTheme="majorHAnsi" w:hAnsiTheme="majorHAnsi" w:cstheme="majorHAnsi"/>
                <w:sz w:val="28"/>
                <w:szCs w:val="28"/>
              </w:rPr>
              <w:t>Trung bình</w:t>
            </w:r>
            <w:bookmarkEnd w:id="524"/>
            <w:bookmarkEnd w:id="525"/>
          </w:p>
        </w:tc>
      </w:tr>
      <w:tr w:rsidR="0082615E" w:rsidRPr="00FA0B67" w14:paraId="793E1055" w14:textId="77777777" w:rsidTr="00517754">
        <w:trPr>
          <w:trHeight w:val="521"/>
        </w:trPr>
        <w:tc>
          <w:tcPr>
            <w:tcW w:w="251" w:type="pct"/>
            <w:shd w:val="clear" w:color="000000" w:fill="FFFFFF"/>
          </w:tcPr>
          <w:p w14:paraId="21585EC4" w14:textId="5B10B8C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1067" w:type="pct"/>
            <w:shd w:val="clear" w:color="auto" w:fill="auto"/>
            <w:vAlign w:val="center"/>
          </w:tcPr>
          <w:p w14:paraId="563847E3" w14:textId="2B8DA61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482AC2A1" w14:textId="7429037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2B797B4C" w14:textId="6475C60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6E7BE028" w14:textId="153B4C45" w:rsidR="0082615E" w:rsidRPr="00FA0B67" w:rsidRDefault="0082615E" w:rsidP="00F00A11">
            <w:pPr>
              <w:rPr>
                <w:rFonts w:asciiTheme="majorHAnsi" w:hAnsiTheme="majorHAnsi" w:cstheme="majorHAnsi"/>
                <w:sz w:val="28"/>
                <w:szCs w:val="28"/>
              </w:rPr>
            </w:pPr>
            <w:bookmarkStart w:id="526" w:name="_Toc11861574"/>
            <w:bookmarkStart w:id="527" w:name="_Toc11933130"/>
            <w:r w:rsidRPr="00FA0B67">
              <w:rPr>
                <w:rFonts w:asciiTheme="majorHAnsi" w:hAnsiTheme="majorHAnsi" w:cstheme="majorHAnsi"/>
                <w:sz w:val="28"/>
                <w:szCs w:val="28"/>
              </w:rPr>
              <w:t>Cán bộ nghiệp vụ thực hiện thêm mới tổ chức bảo lãnh. Hệ thống cập nhật thông tin vào CSDL.</w:t>
            </w:r>
            <w:bookmarkEnd w:id="526"/>
            <w:bookmarkEnd w:id="527"/>
          </w:p>
        </w:tc>
        <w:tc>
          <w:tcPr>
            <w:tcW w:w="320" w:type="pct"/>
            <w:shd w:val="clear" w:color="000000" w:fill="FFFFFF"/>
          </w:tcPr>
          <w:p w14:paraId="21535EA9" w14:textId="1EE9B65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16634440" w14:textId="070578E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007FB126" w14:textId="77777777" w:rsidTr="00517754">
        <w:trPr>
          <w:trHeight w:val="521"/>
        </w:trPr>
        <w:tc>
          <w:tcPr>
            <w:tcW w:w="251" w:type="pct"/>
            <w:shd w:val="clear" w:color="000000" w:fill="FFFFFF"/>
          </w:tcPr>
          <w:p w14:paraId="3FC202B9" w14:textId="77FB35F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10EF4E66" w14:textId="7B512F1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479F54B4" w14:textId="7488B61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46815954" w14:textId="3BBF3CE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6B4CC07B" w14:textId="328FE63F" w:rsidR="0082615E" w:rsidRPr="00FA0B67" w:rsidRDefault="0082615E" w:rsidP="00F00A11">
            <w:pPr>
              <w:rPr>
                <w:rFonts w:asciiTheme="majorHAnsi" w:hAnsiTheme="majorHAnsi" w:cstheme="majorHAnsi"/>
                <w:sz w:val="28"/>
                <w:szCs w:val="28"/>
              </w:rPr>
            </w:pPr>
            <w:bookmarkStart w:id="528" w:name="_Toc11861575"/>
            <w:bookmarkStart w:id="529" w:name="_Toc11933131"/>
            <w:r w:rsidRPr="00FA0B67">
              <w:rPr>
                <w:rFonts w:asciiTheme="majorHAnsi" w:hAnsiTheme="majorHAnsi" w:cstheme="majorHAnsi"/>
                <w:sz w:val="28"/>
                <w:szCs w:val="28"/>
              </w:rPr>
              <w:t>Cán bộ nghiệp vụ thực hiện sửa thông tin tổ chức bảo lãnh. Hệ thống cập nhật thông tin vào CSDL.</w:t>
            </w:r>
            <w:bookmarkEnd w:id="528"/>
            <w:bookmarkEnd w:id="529"/>
          </w:p>
        </w:tc>
        <w:tc>
          <w:tcPr>
            <w:tcW w:w="320" w:type="pct"/>
            <w:shd w:val="clear" w:color="000000" w:fill="FFFFFF"/>
          </w:tcPr>
          <w:p w14:paraId="7A812E22" w14:textId="5580DC8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48D3CD81" w14:textId="4B99C2A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42F8D6FE" w14:textId="77777777" w:rsidTr="00517754">
        <w:trPr>
          <w:trHeight w:val="521"/>
        </w:trPr>
        <w:tc>
          <w:tcPr>
            <w:tcW w:w="251" w:type="pct"/>
            <w:shd w:val="clear" w:color="000000" w:fill="FFFFFF"/>
          </w:tcPr>
          <w:p w14:paraId="630D0BD4" w14:textId="64CD215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068BB742" w14:textId="2C84C19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39022064" w14:textId="7C02FC5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21A165C3" w14:textId="1998856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47C99D9D" w14:textId="0B439A5E" w:rsidR="0082615E" w:rsidRPr="00FA0B67" w:rsidRDefault="0082615E" w:rsidP="00F00A11">
            <w:pPr>
              <w:rPr>
                <w:rFonts w:asciiTheme="majorHAnsi" w:hAnsiTheme="majorHAnsi" w:cstheme="majorHAnsi"/>
                <w:sz w:val="28"/>
                <w:szCs w:val="28"/>
              </w:rPr>
            </w:pPr>
            <w:bookmarkStart w:id="530" w:name="_Toc11861576"/>
            <w:bookmarkStart w:id="531" w:name="_Toc11933132"/>
            <w:r w:rsidRPr="00FA0B67">
              <w:rPr>
                <w:rFonts w:asciiTheme="majorHAnsi" w:hAnsiTheme="majorHAnsi" w:cstheme="majorHAnsi"/>
                <w:sz w:val="28"/>
                <w:szCs w:val="28"/>
              </w:rPr>
              <w:t>Cán bộ nghiệp vụ thực hiện chọn tổ chức bảo lãnh để xóa. Hệ thống cập nhật thông tin vào CSDL.</w:t>
            </w:r>
            <w:bookmarkEnd w:id="530"/>
            <w:bookmarkEnd w:id="531"/>
          </w:p>
        </w:tc>
        <w:tc>
          <w:tcPr>
            <w:tcW w:w="320" w:type="pct"/>
            <w:shd w:val="clear" w:color="000000" w:fill="FFFFFF"/>
          </w:tcPr>
          <w:p w14:paraId="1CB07D95" w14:textId="3B85AD9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39CE8609" w14:textId="126232F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209561E0" w14:textId="77777777" w:rsidTr="00517754">
        <w:trPr>
          <w:trHeight w:val="521"/>
        </w:trPr>
        <w:tc>
          <w:tcPr>
            <w:tcW w:w="251" w:type="pct"/>
            <w:shd w:val="clear" w:color="000000" w:fill="FFFFFF"/>
          </w:tcPr>
          <w:p w14:paraId="67AED233" w14:textId="5C4AA3F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38C2E6B7" w14:textId="36804FC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2819BB72" w14:textId="73828A5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7E38CA65" w14:textId="7201489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63B9778E" w14:textId="364BFE10" w:rsidR="0082615E" w:rsidRPr="00FA0B67" w:rsidRDefault="0082615E" w:rsidP="00F00A11">
            <w:pPr>
              <w:rPr>
                <w:rFonts w:asciiTheme="majorHAnsi" w:hAnsiTheme="majorHAnsi" w:cstheme="majorHAnsi"/>
                <w:sz w:val="28"/>
                <w:szCs w:val="28"/>
              </w:rPr>
            </w:pPr>
            <w:bookmarkStart w:id="532" w:name="_Toc11861577"/>
            <w:bookmarkStart w:id="533" w:name="_Toc11933133"/>
            <w:r w:rsidRPr="00FA0B67">
              <w:rPr>
                <w:rFonts w:asciiTheme="majorHAnsi" w:hAnsiTheme="majorHAnsi" w:cstheme="majorHAnsi"/>
                <w:sz w:val="28"/>
                <w:szCs w:val="28"/>
              </w:rPr>
              <w:t>Cán bộ nghiệp vụ thực hiện xem thông tin tổ chức bảo lãnh. Hệ thống hiển thị thông tin tổ chức bảo lãnh.</w:t>
            </w:r>
            <w:bookmarkEnd w:id="532"/>
            <w:bookmarkEnd w:id="533"/>
          </w:p>
        </w:tc>
        <w:tc>
          <w:tcPr>
            <w:tcW w:w="320" w:type="pct"/>
            <w:shd w:val="clear" w:color="000000" w:fill="FFFFFF"/>
          </w:tcPr>
          <w:p w14:paraId="5D2C6DF5" w14:textId="1C5E80D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0C833503" w14:textId="7082319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360785D0" w14:textId="77777777" w:rsidTr="00517754">
        <w:trPr>
          <w:trHeight w:val="521"/>
        </w:trPr>
        <w:tc>
          <w:tcPr>
            <w:tcW w:w="251" w:type="pct"/>
            <w:shd w:val="clear" w:color="000000" w:fill="FFFFFF"/>
          </w:tcPr>
          <w:p w14:paraId="5DD8CA27" w14:textId="4DB64EF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60D032CD" w14:textId="660142F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2E39CD3F" w14:textId="5972A54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7A83BD81" w14:textId="1E3C047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2B09F2FA" w14:textId="7F850BDE" w:rsidR="0082615E" w:rsidRPr="00FA0B67" w:rsidRDefault="0082615E" w:rsidP="00F00A11">
            <w:pPr>
              <w:rPr>
                <w:rFonts w:asciiTheme="majorHAnsi" w:hAnsiTheme="majorHAnsi" w:cstheme="majorHAnsi"/>
                <w:sz w:val="28"/>
                <w:szCs w:val="28"/>
              </w:rPr>
            </w:pPr>
            <w:bookmarkStart w:id="534" w:name="_Toc11861578"/>
            <w:bookmarkStart w:id="535" w:name="_Toc11933134"/>
            <w:r w:rsidRPr="00FA0B67">
              <w:rPr>
                <w:rFonts w:asciiTheme="majorHAnsi" w:hAnsiTheme="majorHAnsi" w:cstheme="majorHAnsi"/>
                <w:sz w:val="28"/>
                <w:szCs w:val="28"/>
              </w:rPr>
              <w:t>Cán bộ nghiệp vụ thực hiện tra cứu thông tin tổ chức bảo lãnh. Hệ thống hiển thị danh sách thông tin tổ chức bảo lãnh.</w:t>
            </w:r>
            <w:bookmarkEnd w:id="534"/>
            <w:bookmarkEnd w:id="535"/>
          </w:p>
        </w:tc>
        <w:tc>
          <w:tcPr>
            <w:tcW w:w="320" w:type="pct"/>
            <w:shd w:val="clear" w:color="000000" w:fill="FFFFFF"/>
          </w:tcPr>
          <w:p w14:paraId="37BB3710" w14:textId="2E25496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243C3D47" w14:textId="677D8A5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137A6092" w14:textId="77777777" w:rsidTr="00517754">
        <w:trPr>
          <w:trHeight w:val="521"/>
        </w:trPr>
        <w:tc>
          <w:tcPr>
            <w:tcW w:w="251" w:type="pct"/>
            <w:shd w:val="clear" w:color="000000" w:fill="FFFFFF"/>
          </w:tcPr>
          <w:p w14:paraId="51CC0F36" w14:textId="563240D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1067" w:type="pct"/>
            <w:shd w:val="clear" w:color="auto" w:fill="auto"/>
            <w:vAlign w:val="center"/>
          </w:tcPr>
          <w:p w14:paraId="1C706103" w14:textId="60ED77C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1E467421" w14:textId="1117FB3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0FE1C6C5" w14:textId="600C0C4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6393308E" w14:textId="493F96DF" w:rsidR="0082615E" w:rsidRPr="00FA0B67" w:rsidRDefault="0082615E" w:rsidP="00F00A11">
            <w:pPr>
              <w:rPr>
                <w:rFonts w:asciiTheme="majorHAnsi" w:hAnsiTheme="majorHAnsi" w:cstheme="majorHAnsi"/>
                <w:sz w:val="28"/>
                <w:szCs w:val="28"/>
              </w:rPr>
            </w:pPr>
            <w:bookmarkStart w:id="536" w:name="_Toc11861579"/>
            <w:bookmarkStart w:id="537" w:name="_Toc11933135"/>
            <w:r w:rsidRPr="00FA0B67">
              <w:rPr>
                <w:rFonts w:asciiTheme="majorHAnsi" w:hAnsiTheme="majorHAnsi" w:cstheme="majorHAnsi"/>
                <w:sz w:val="28"/>
                <w:szCs w:val="28"/>
              </w:rPr>
              <w:t>Cán bộ nghiệp vụ kết xuất danh sách thông tin tổ chức bảo lãnh. Hệ thống kết xuất file excel thông tin tổ chức bảo lãnh.</w:t>
            </w:r>
            <w:bookmarkEnd w:id="536"/>
            <w:bookmarkEnd w:id="537"/>
          </w:p>
        </w:tc>
        <w:tc>
          <w:tcPr>
            <w:tcW w:w="320" w:type="pct"/>
            <w:shd w:val="clear" w:color="000000" w:fill="FFFFFF"/>
          </w:tcPr>
          <w:p w14:paraId="20BAB23F" w14:textId="278BC0C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3554DBA0" w14:textId="376E7A7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1894CFC9" w14:textId="77777777" w:rsidTr="00517754">
        <w:trPr>
          <w:trHeight w:val="521"/>
        </w:trPr>
        <w:tc>
          <w:tcPr>
            <w:tcW w:w="251" w:type="pct"/>
            <w:shd w:val="clear" w:color="000000" w:fill="FFFFFF"/>
          </w:tcPr>
          <w:p w14:paraId="56FD9569" w14:textId="245DE71A" w:rsidR="0082615E" w:rsidRPr="00FA0B67" w:rsidRDefault="0082615E" w:rsidP="00F00A11">
            <w:pPr>
              <w:rPr>
                <w:rFonts w:asciiTheme="majorHAnsi" w:hAnsiTheme="majorHAnsi" w:cstheme="majorHAnsi"/>
                <w:sz w:val="28"/>
                <w:szCs w:val="28"/>
                <w:lang w:eastAsia="en-US"/>
              </w:rPr>
            </w:pPr>
            <w:bookmarkStart w:id="538" w:name="_Toc11861580"/>
            <w:bookmarkStart w:id="539" w:name="_Toc11933136"/>
            <w:r w:rsidRPr="00FA0B67">
              <w:rPr>
                <w:rFonts w:asciiTheme="majorHAnsi" w:hAnsiTheme="majorHAnsi" w:cstheme="majorHAnsi"/>
                <w:sz w:val="28"/>
                <w:szCs w:val="28"/>
              </w:rPr>
              <w:t>21</w:t>
            </w:r>
            <w:bookmarkEnd w:id="538"/>
            <w:bookmarkEnd w:id="539"/>
          </w:p>
        </w:tc>
        <w:tc>
          <w:tcPr>
            <w:tcW w:w="1067" w:type="pct"/>
            <w:shd w:val="clear" w:color="auto" w:fill="auto"/>
            <w:vAlign w:val="center"/>
          </w:tcPr>
          <w:p w14:paraId="5959CAC3" w14:textId="4177942E" w:rsidR="0082615E" w:rsidRPr="00FA0B67" w:rsidRDefault="0082615E" w:rsidP="00F00A11">
            <w:pPr>
              <w:rPr>
                <w:rFonts w:asciiTheme="majorHAnsi" w:hAnsiTheme="majorHAnsi" w:cstheme="majorHAnsi"/>
                <w:sz w:val="28"/>
                <w:szCs w:val="28"/>
                <w:lang w:eastAsia="en-US"/>
              </w:rPr>
            </w:pPr>
            <w:bookmarkStart w:id="540" w:name="_Toc11861581"/>
            <w:bookmarkStart w:id="541" w:name="_Toc11933137"/>
            <w:r w:rsidRPr="00FA0B67">
              <w:rPr>
                <w:rFonts w:asciiTheme="majorHAnsi" w:hAnsiTheme="majorHAnsi" w:cstheme="majorHAnsi"/>
                <w:sz w:val="28"/>
                <w:szCs w:val="28"/>
              </w:rPr>
              <w:t>Quản lý đăng ký nhà đầu tư đợt book building</w:t>
            </w:r>
            <w:bookmarkEnd w:id="540"/>
            <w:bookmarkEnd w:id="541"/>
          </w:p>
        </w:tc>
        <w:tc>
          <w:tcPr>
            <w:tcW w:w="545" w:type="pct"/>
            <w:shd w:val="clear" w:color="auto" w:fill="auto"/>
            <w:vAlign w:val="center"/>
          </w:tcPr>
          <w:p w14:paraId="64C49113" w14:textId="237C8A58" w:rsidR="0082615E" w:rsidRPr="00FA0B67" w:rsidRDefault="0082615E" w:rsidP="00F00A11">
            <w:pPr>
              <w:rPr>
                <w:rFonts w:asciiTheme="majorHAnsi" w:hAnsiTheme="majorHAnsi" w:cstheme="majorHAnsi"/>
                <w:sz w:val="28"/>
                <w:szCs w:val="28"/>
                <w:lang w:eastAsia="en-US"/>
              </w:rPr>
            </w:pPr>
            <w:bookmarkStart w:id="542" w:name="_Toc11861582"/>
            <w:bookmarkStart w:id="543" w:name="_Toc11933138"/>
            <w:r w:rsidRPr="00FA0B67">
              <w:rPr>
                <w:rFonts w:asciiTheme="majorHAnsi" w:hAnsiTheme="majorHAnsi" w:cstheme="majorHAnsi"/>
                <w:sz w:val="28"/>
                <w:szCs w:val="28"/>
              </w:rPr>
              <w:t>Thành viên</w:t>
            </w:r>
            <w:bookmarkEnd w:id="542"/>
            <w:bookmarkEnd w:id="543"/>
          </w:p>
        </w:tc>
        <w:tc>
          <w:tcPr>
            <w:tcW w:w="448" w:type="pct"/>
            <w:shd w:val="clear" w:color="auto" w:fill="auto"/>
            <w:vAlign w:val="center"/>
          </w:tcPr>
          <w:p w14:paraId="63FE77DE" w14:textId="7BD41F71" w:rsidR="0082615E" w:rsidRPr="00FA0B67" w:rsidRDefault="0082615E" w:rsidP="00F00A11">
            <w:pPr>
              <w:rPr>
                <w:rFonts w:asciiTheme="majorHAnsi" w:hAnsiTheme="majorHAnsi" w:cstheme="majorHAnsi"/>
                <w:sz w:val="28"/>
                <w:szCs w:val="28"/>
                <w:lang w:eastAsia="en-US"/>
              </w:rPr>
            </w:pPr>
            <w:bookmarkStart w:id="544" w:name="_Toc11861583"/>
            <w:bookmarkStart w:id="545" w:name="_Toc11933139"/>
            <w:r w:rsidRPr="00FA0B67">
              <w:rPr>
                <w:rFonts w:asciiTheme="majorHAnsi" w:hAnsiTheme="majorHAnsi" w:cstheme="majorHAnsi"/>
                <w:sz w:val="28"/>
                <w:szCs w:val="28"/>
              </w:rPr>
              <w:t>Cán bộ nghiệp vụ</w:t>
            </w:r>
            <w:bookmarkEnd w:id="544"/>
            <w:bookmarkEnd w:id="545"/>
          </w:p>
        </w:tc>
        <w:tc>
          <w:tcPr>
            <w:tcW w:w="1923" w:type="pct"/>
            <w:shd w:val="clear" w:color="auto" w:fill="auto"/>
            <w:vAlign w:val="center"/>
          </w:tcPr>
          <w:p w14:paraId="3449640E" w14:textId="13C72B36" w:rsidR="0082615E" w:rsidRPr="00FA0B67" w:rsidRDefault="0082615E" w:rsidP="00F00A11">
            <w:pPr>
              <w:rPr>
                <w:rFonts w:asciiTheme="majorHAnsi" w:hAnsiTheme="majorHAnsi" w:cstheme="majorHAnsi"/>
                <w:sz w:val="28"/>
                <w:szCs w:val="28"/>
              </w:rPr>
            </w:pPr>
            <w:bookmarkStart w:id="546" w:name="_Toc11861584"/>
            <w:bookmarkStart w:id="547" w:name="_Toc11933140"/>
            <w:r w:rsidRPr="00FA0B67">
              <w:rPr>
                <w:rFonts w:asciiTheme="majorHAnsi" w:hAnsiTheme="majorHAnsi" w:cstheme="majorHAnsi"/>
                <w:sz w:val="28"/>
                <w:szCs w:val="28"/>
              </w:rPr>
              <w:t>Use case tổng quát hóa</w:t>
            </w:r>
            <w:bookmarkEnd w:id="546"/>
            <w:bookmarkEnd w:id="547"/>
          </w:p>
        </w:tc>
        <w:tc>
          <w:tcPr>
            <w:tcW w:w="320" w:type="pct"/>
            <w:shd w:val="clear" w:color="000000" w:fill="FFFFFF"/>
          </w:tcPr>
          <w:p w14:paraId="7E902FD8" w14:textId="5AD18584" w:rsidR="0082615E" w:rsidRPr="00FA0B67" w:rsidRDefault="0082615E" w:rsidP="00F00A11">
            <w:pPr>
              <w:rPr>
                <w:rFonts w:asciiTheme="majorHAnsi" w:hAnsiTheme="majorHAnsi" w:cstheme="majorHAnsi"/>
                <w:sz w:val="28"/>
                <w:szCs w:val="28"/>
                <w:lang w:eastAsia="en-US"/>
              </w:rPr>
            </w:pPr>
            <w:bookmarkStart w:id="548" w:name="_Toc11861585"/>
            <w:bookmarkStart w:id="549" w:name="_Toc11933141"/>
            <w:r w:rsidRPr="00FA0B67">
              <w:rPr>
                <w:rFonts w:asciiTheme="majorHAnsi" w:hAnsiTheme="majorHAnsi" w:cstheme="majorHAnsi"/>
                <w:sz w:val="28"/>
                <w:szCs w:val="28"/>
              </w:rPr>
              <w:t>B</w:t>
            </w:r>
            <w:bookmarkEnd w:id="548"/>
            <w:bookmarkEnd w:id="549"/>
          </w:p>
        </w:tc>
        <w:tc>
          <w:tcPr>
            <w:tcW w:w="445" w:type="pct"/>
            <w:shd w:val="clear" w:color="auto" w:fill="auto"/>
            <w:noWrap/>
          </w:tcPr>
          <w:p w14:paraId="7C886B99" w14:textId="32FBFD0F" w:rsidR="0082615E" w:rsidRPr="00FA0B67" w:rsidRDefault="0082615E" w:rsidP="00F00A11">
            <w:pPr>
              <w:rPr>
                <w:rFonts w:asciiTheme="majorHAnsi" w:hAnsiTheme="majorHAnsi" w:cstheme="majorHAnsi"/>
                <w:sz w:val="28"/>
                <w:szCs w:val="28"/>
                <w:lang w:eastAsia="en-US"/>
              </w:rPr>
            </w:pPr>
            <w:bookmarkStart w:id="550" w:name="_Toc11861586"/>
            <w:bookmarkStart w:id="551" w:name="_Toc11933142"/>
            <w:r w:rsidRPr="00FA0B67">
              <w:rPr>
                <w:rFonts w:asciiTheme="majorHAnsi" w:hAnsiTheme="majorHAnsi" w:cstheme="majorHAnsi"/>
                <w:sz w:val="28"/>
                <w:szCs w:val="28"/>
              </w:rPr>
              <w:t>Trung bình</w:t>
            </w:r>
            <w:bookmarkEnd w:id="550"/>
            <w:bookmarkEnd w:id="551"/>
          </w:p>
        </w:tc>
      </w:tr>
      <w:tr w:rsidR="0082615E" w:rsidRPr="00FA0B67" w14:paraId="41F5C393" w14:textId="77777777" w:rsidTr="00517754">
        <w:trPr>
          <w:trHeight w:val="521"/>
        </w:trPr>
        <w:tc>
          <w:tcPr>
            <w:tcW w:w="251" w:type="pct"/>
            <w:shd w:val="clear" w:color="000000" w:fill="FFFFFF"/>
          </w:tcPr>
          <w:p w14:paraId="5C8B4309" w14:textId="0827F5B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65978B28" w14:textId="0009B84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01C2640A" w14:textId="0FEF7D5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19847355" w14:textId="71A874F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094930FE" w14:textId="669CAAC6" w:rsidR="0082615E" w:rsidRPr="00FA0B67" w:rsidRDefault="0082615E" w:rsidP="00F00A11">
            <w:pPr>
              <w:rPr>
                <w:rFonts w:asciiTheme="majorHAnsi" w:hAnsiTheme="majorHAnsi" w:cstheme="majorHAnsi"/>
                <w:sz w:val="28"/>
                <w:szCs w:val="28"/>
              </w:rPr>
            </w:pPr>
            <w:bookmarkStart w:id="552" w:name="_Toc11861587"/>
            <w:bookmarkStart w:id="553" w:name="_Toc11933143"/>
            <w:r w:rsidRPr="00FA0B67">
              <w:rPr>
                <w:rFonts w:asciiTheme="majorHAnsi" w:hAnsiTheme="majorHAnsi" w:cstheme="majorHAnsi"/>
                <w:sz w:val="28"/>
                <w:szCs w:val="28"/>
              </w:rPr>
              <w:t>Thành viên nhập các thông tin nhà đầu tư để đăng ký tham gia đợt book building. Hệ thống cập nhật thông tin vào CSDL.</w:t>
            </w:r>
            <w:bookmarkEnd w:id="552"/>
            <w:bookmarkEnd w:id="553"/>
          </w:p>
        </w:tc>
        <w:tc>
          <w:tcPr>
            <w:tcW w:w="320" w:type="pct"/>
            <w:shd w:val="clear" w:color="000000" w:fill="FFFFFF"/>
          </w:tcPr>
          <w:p w14:paraId="57E931BA" w14:textId="235063C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282581EA" w14:textId="5E1131D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76EB37E5" w14:textId="77777777" w:rsidTr="00517754">
        <w:trPr>
          <w:trHeight w:val="521"/>
        </w:trPr>
        <w:tc>
          <w:tcPr>
            <w:tcW w:w="251" w:type="pct"/>
            <w:shd w:val="clear" w:color="000000" w:fill="FFFFFF"/>
          </w:tcPr>
          <w:p w14:paraId="4438B851" w14:textId="54B30AA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4F03C3CE" w14:textId="73ACB64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5E7BA182" w14:textId="43D9CD8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47EFD2BD" w14:textId="15AED17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567486AF" w14:textId="6EA6B41E" w:rsidR="0082615E" w:rsidRPr="00FA0B67" w:rsidRDefault="0082615E" w:rsidP="00F00A11">
            <w:pPr>
              <w:rPr>
                <w:rFonts w:asciiTheme="majorHAnsi" w:hAnsiTheme="majorHAnsi" w:cstheme="majorHAnsi"/>
                <w:sz w:val="28"/>
                <w:szCs w:val="28"/>
              </w:rPr>
            </w:pPr>
            <w:bookmarkStart w:id="554" w:name="_Toc11861588"/>
            <w:bookmarkStart w:id="555" w:name="_Toc11933144"/>
            <w:r w:rsidRPr="00FA0B67">
              <w:rPr>
                <w:rFonts w:asciiTheme="majorHAnsi" w:hAnsiTheme="majorHAnsi" w:cstheme="majorHAnsi"/>
                <w:sz w:val="28"/>
                <w:szCs w:val="28"/>
              </w:rPr>
              <w:t>Thành viên chỉnh sửa thông tin nhà đầu tư trong đợt book building. Hệ thống cập nhật thông tin vào CSDL.</w:t>
            </w:r>
            <w:bookmarkEnd w:id="554"/>
            <w:bookmarkEnd w:id="555"/>
          </w:p>
        </w:tc>
        <w:tc>
          <w:tcPr>
            <w:tcW w:w="320" w:type="pct"/>
            <w:shd w:val="clear" w:color="000000" w:fill="FFFFFF"/>
          </w:tcPr>
          <w:p w14:paraId="4F5FC23D" w14:textId="0C58E6B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27AB6FC2" w14:textId="499727F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16EA4013" w14:textId="77777777" w:rsidTr="00517754">
        <w:trPr>
          <w:trHeight w:val="521"/>
        </w:trPr>
        <w:tc>
          <w:tcPr>
            <w:tcW w:w="251" w:type="pct"/>
            <w:shd w:val="clear" w:color="000000" w:fill="FFFFFF"/>
          </w:tcPr>
          <w:p w14:paraId="6E7358D2" w14:textId="46E5C8E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5A23573D" w14:textId="78596EB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18D6AF2E" w14:textId="19F9DED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7F0B4063" w14:textId="21E6AEF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6DB21D82" w14:textId="29D2A01B" w:rsidR="0082615E" w:rsidRPr="00FA0B67" w:rsidRDefault="0082615E" w:rsidP="00F00A11">
            <w:pPr>
              <w:rPr>
                <w:rFonts w:asciiTheme="majorHAnsi" w:hAnsiTheme="majorHAnsi" w:cstheme="majorHAnsi"/>
                <w:sz w:val="28"/>
                <w:szCs w:val="28"/>
              </w:rPr>
            </w:pPr>
            <w:bookmarkStart w:id="556" w:name="_Toc11861589"/>
            <w:bookmarkStart w:id="557" w:name="_Toc11933145"/>
            <w:r w:rsidRPr="00FA0B67">
              <w:rPr>
                <w:rFonts w:asciiTheme="majorHAnsi" w:hAnsiTheme="majorHAnsi" w:cstheme="majorHAnsi"/>
                <w:sz w:val="28"/>
                <w:szCs w:val="28"/>
              </w:rPr>
              <w:t>Thành viên chọn nhà đầu tư trong đợt book building để xóa. Hệ thống cập nhật thông tin vào CSDL.</w:t>
            </w:r>
            <w:bookmarkEnd w:id="556"/>
            <w:bookmarkEnd w:id="557"/>
          </w:p>
        </w:tc>
        <w:tc>
          <w:tcPr>
            <w:tcW w:w="320" w:type="pct"/>
            <w:shd w:val="clear" w:color="000000" w:fill="FFFFFF"/>
          </w:tcPr>
          <w:p w14:paraId="6522F4B1" w14:textId="1055010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09121CDF" w14:textId="28144AF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30929F76" w14:textId="77777777" w:rsidTr="00517754">
        <w:trPr>
          <w:trHeight w:val="521"/>
        </w:trPr>
        <w:tc>
          <w:tcPr>
            <w:tcW w:w="251" w:type="pct"/>
            <w:shd w:val="clear" w:color="000000" w:fill="FFFFFF"/>
          </w:tcPr>
          <w:p w14:paraId="4FAE5D79" w14:textId="2D8DE4F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1067" w:type="pct"/>
            <w:shd w:val="clear" w:color="auto" w:fill="auto"/>
            <w:vAlign w:val="center"/>
          </w:tcPr>
          <w:p w14:paraId="6F44BD4D" w14:textId="37969B4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3B1F24B7" w14:textId="27CF8C5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34D05021" w14:textId="6047E37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369EDF0D" w14:textId="40EEEBE1" w:rsidR="0082615E" w:rsidRPr="00FA0B67" w:rsidRDefault="0082615E" w:rsidP="00F00A11">
            <w:pPr>
              <w:rPr>
                <w:rFonts w:asciiTheme="majorHAnsi" w:hAnsiTheme="majorHAnsi" w:cstheme="majorHAnsi"/>
                <w:sz w:val="28"/>
                <w:szCs w:val="28"/>
              </w:rPr>
            </w:pPr>
            <w:bookmarkStart w:id="558" w:name="_Toc11861590"/>
            <w:bookmarkStart w:id="559" w:name="_Toc11933146"/>
            <w:r w:rsidRPr="00FA0B67">
              <w:rPr>
                <w:rFonts w:asciiTheme="majorHAnsi" w:hAnsiTheme="majorHAnsi" w:cstheme="majorHAnsi"/>
                <w:sz w:val="28"/>
                <w:szCs w:val="28"/>
              </w:rPr>
              <w:t>Cán bộ nghiệp vụ/thành viên chọn nhà đầu tư trong đợt book building để xem thông tin. Hệ thống hiển thị thông tin chi tiết nhà đầu tư.</w:t>
            </w:r>
            <w:bookmarkEnd w:id="558"/>
            <w:bookmarkEnd w:id="559"/>
          </w:p>
        </w:tc>
        <w:tc>
          <w:tcPr>
            <w:tcW w:w="320" w:type="pct"/>
            <w:shd w:val="clear" w:color="000000" w:fill="FFFFFF"/>
          </w:tcPr>
          <w:p w14:paraId="07DFC021" w14:textId="28DBFCC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2DDA73A0" w14:textId="1A7DBA5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1589B6FC" w14:textId="77777777" w:rsidTr="00517754">
        <w:trPr>
          <w:trHeight w:val="521"/>
        </w:trPr>
        <w:tc>
          <w:tcPr>
            <w:tcW w:w="251" w:type="pct"/>
            <w:shd w:val="clear" w:color="000000" w:fill="FFFFFF"/>
          </w:tcPr>
          <w:p w14:paraId="45C75B5B" w14:textId="6463214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0C089E1C" w14:textId="49FF9F8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41A648CD" w14:textId="6E9864A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2343B5E5" w14:textId="675AF7C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77A5C85D" w14:textId="27E01FF4" w:rsidR="0082615E" w:rsidRPr="00FA0B67" w:rsidRDefault="0082615E" w:rsidP="00F00A11">
            <w:pPr>
              <w:rPr>
                <w:rFonts w:asciiTheme="majorHAnsi" w:hAnsiTheme="majorHAnsi" w:cstheme="majorHAnsi"/>
                <w:sz w:val="28"/>
                <w:szCs w:val="28"/>
              </w:rPr>
            </w:pPr>
            <w:bookmarkStart w:id="560" w:name="_Toc11861591"/>
            <w:bookmarkStart w:id="561" w:name="_Toc11933147"/>
            <w:r w:rsidRPr="00FA0B67">
              <w:rPr>
                <w:rFonts w:asciiTheme="majorHAnsi" w:hAnsiTheme="majorHAnsi" w:cstheme="majorHAnsi"/>
                <w:sz w:val="28"/>
                <w:szCs w:val="28"/>
              </w:rPr>
              <w:t>Cán bộ nghiệp vụ/thành viên tra cứu thông tin nhà đầu tư trong đợt book building. Hệ thống hiển thị danh sách thông tin nhà đầu tư trong đợt book building.</w:t>
            </w:r>
            <w:bookmarkEnd w:id="560"/>
            <w:bookmarkEnd w:id="561"/>
          </w:p>
        </w:tc>
        <w:tc>
          <w:tcPr>
            <w:tcW w:w="320" w:type="pct"/>
            <w:shd w:val="clear" w:color="000000" w:fill="FFFFFF"/>
          </w:tcPr>
          <w:p w14:paraId="2E047E23" w14:textId="5C368FE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7D67E359" w14:textId="343AAC7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66CE1E76" w14:textId="77777777" w:rsidTr="00517754">
        <w:trPr>
          <w:trHeight w:val="521"/>
        </w:trPr>
        <w:tc>
          <w:tcPr>
            <w:tcW w:w="251" w:type="pct"/>
            <w:shd w:val="clear" w:color="000000" w:fill="FFFFFF"/>
          </w:tcPr>
          <w:p w14:paraId="54D86CF1" w14:textId="49F62EA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0DD83BDC" w14:textId="0467F6E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3B7D2663" w14:textId="23781E5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4B367809" w14:textId="5231A7D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03A7C378" w14:textId="56006C3F" w:rsidR="0082615E" w:rsidRPr="00FA0B67" w:rsidRDefault="0082615E" w:rsidP="00F00A11">
            <w:pPr>
              <w:rPr>
                <w:rFonts w:asciiTheme="majorHAnsi" w:hAnsiTheme="majorHAnsi" w:cstheme="majorHAnsi"/>
                <w:sz w:val="28"/>
                <w:szCs w:val="28"/>
                <w:lang w:eastAsia="en-US"/>
              </w:rPr>
            </w:pPr>
            <w:bookmarkStart w:id="562" w:name="_Toc11861592"/>
            <w:bookmarkStart w:id="563" w:name="_Toc11933148"/>
            <w:r w:rsidRPr="00FA0B67">
              <w:rPr>
                <w:rFonts w:asciiTheme="majorHAnsi" w:hAnsiTheme="majorHAnsi" w:cstheme="majorHAnsi"/>
                <w:sz w:val="28"/>
                <w:szCs w:val="28"/>
              </w:rPr>
              <w:t>Cán bộ nghiệp vụ/thành viên kết xuất danh sách nhà đầu tư trong đợt book building. Hệ thống kết xuất file excel danh sách nhà đầu tư trong đợt book building.</w:t>
            </w:r>
            <w:bookmarkEnd w:id="562"/>
            <w:bookmarkEnd w:id="563"/>
          </w:p>
        </w:tc>
        <w:tc>
          <w:tcPr>
            <w:tcW w:w="320" w:type="pct"/>
            <w:shd w:val="clear" w:color="000000" w:fill="FFFFFF"/>
          </w:tcPr>
          <w:p w14:paraId="56029009" w14:textId="69458CD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3B5C8103" w14:textId="2C3A14A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42D5933D" w14:textId="77777777" w:rsidTr="00517754">
        <w:trPr>
          <w:trHeight w:val="521"/>
        </w:trPr>
        <w:tc>
          <w:tcPr>
            <w:tcW w:w="251" w:type="pct"/>
            <w:shd w:val="clear" w:color="000000" w:fill="FFFFFF"/>
          </w:tcPr>
          <w:p w14:paraId="286F4B62" w14:textId="4B3691F2" w:rsidR="0082615E" w:rsidRPr="00FA0B67" w:rsidRDefault="0082615E" w:rsidP="00F00A11">
            <w:pPr>
              <w:rPr>
                <w:rFonts w:asciiTheme="majorHAnsi" w:hAnsiTheme="majorHAnsi" w:cstheme="majorHAnsi"/>
                <w:sz w:val="28"/>
                <w:szCs w:val="28"/>
                <w:lang w:eastAsia="en-US"/>
              </w:rPr>
            </w:pPr>
            <w:bookmarkStart w:id="564" w:name="_Toc11861593"/>
            <w:bookmarkStart w:id="565" w:name="_Toc11933149"/>
            <w:r w:rsidRPr="00FA0B67">
              <w:rPr>
                <w:rFonts w:asciiTheme="majorHAnsi" w:hAnsiTheme="majorHAnsi" w:cstheme="majorHAnsi"/>
                <w:sz w:val="28"/>
                <w:szCs w:val="28"/>
              </w:rPr>
              <w:t>22</w:t>
            </w:r>
            <w:bookmarkEnd w:id="564"/>
            <w:bookmarkEnd w:id="565"/>
          </w:p>
        </w:tc>
        <w:tc>
          <w:tcPr>
            <w:tcW w:w="1067" w:type="pct"/>
            <w:shd w:val="clear" w:color="auto" w:fill="auto"/>
            <w:vAlign w:val="center"/>
          </w:tcPr>
          <w:p w14:paraId="50ABAD51" w14:textId="0789DDDD" w:rsidR="0082615E" w:rsidRPr="00FA0B67" w:rsidRDefault="0082615E" w:rsidP="00F00A11">
            <w:pPr>
              <w:rPr>
                <w:rFonts w:asciiTheme="majorHAnsi" w:hAnsiTheme="majorHAnsi" w:cstheme="majorHAnsi"/>
                <w:sz w:val="28"/>
                <w:szCs w:val="28"/>
                <w:lang w:eastAsia="en-US"/>
              </w:rPr>
            </w:pPr>
            <w:bookmarkStart w:id="566" w:name="_Toc11861594"/>
            <w:bookmarkStart w:id="567" w:name="_Toc11933150"/>
            <w:r w:rsidRPr="00FA0B67">
              <w:rPr>
                <w:rFonts w:asciiTheme="majorHAnsi" w:hAnsiTheme="majorHAnsi" w:cstheme="majorHAnsi"/>
                <w:sz w:val="28"/>
                <w:szCs w:val="28"/>
              </w:rPr>
              <w:t>Quản lý lệnh đặt book building</w:t>
            </w:r>
            <w:bookmarkEnd w:id="566"/>
            <w:bookmarkEnd w:id="567"/>
          </w:p>
        </w:tc>
        <w:tc>
          <w:tcPr>
            <w:tcW w:w="545" w:type="pct"/>
            <w:shd w:val="clear" w:color="auto" w:fill="auto"/>
            <w:vAlign w:val="center"/>
          </w:tcPr>
          <w:p w14:paraId="6524D789" w14:textId="4F111ECE" w:rsidR="0082615E" w:rsidRPr="00FA0B67" w:rsidRDefault="0082615E" w:rsidP="00F00A11">
            <w:pPr>
              <w:rPr>
                <w:rFonts w:asciiTheme="majorHAnsi" w:hAnsiTheme="majorHAnsi" w:cstheme="majorHAnsi"/>
                <w:sz w:val="28"/>
                <w:szCs w:val="28"/>
                <w:lang w:eastAsia="en-US"/>
              </w:rPr>
            </w:pPr>
            <w:bookmarkStart w:id="568" w:name="_Toc11861595"/>
            <w:bookmarkStart w:id="569" w:name="_Toc11933151"/>
            <w:r w:rsidRPr="00FA0B67">
              <w:rPr>
                <w:rFonts w:asciiTheme="majorHAnsi" w:hAnsiTheme="majorHAnsi" w:cstheme="majorHAnsi"/>
                <w:sz w:val="28"/>
                <w:szCs w:val="28"/>
              </w:rPr>
              <w:t>Thành viên</w:t>
            </w:r>
            <w:bookmarkEnd w:id="568"/>
            <w:bookmarkEnd w:id="569"/>
          </w:p>
        </w:tc>
        <w:tc>
          <w:tcPr>
            <w:tcW w:w="448" w:type="pct"/>
            <w:shd w:val="clear" w:color="auto" w:fill="auto"/>
            <w:vAlign w:val="center"/>
          </w:tcPr>
          <w:p w14:paraId="516D9E2D" w14:textId="5ED7B587" w:rsidR="0082615E" w:rsidRPr="00FA0B67" w:rsidRDefault="0082615E" w:rsidP="00F00A11">
            <w:pPr>
              <w:rPr>
                <w:rFonts w:asciiTheme="majorHAnsi" w:hAnsiTheme="majorHAnsi" w:cstheme="majorHAnsi"/>
                <w:sz w:val="28"/>
                <w:szCs w:val="28"/>
                <w:lang w:eastAsia="en-US"/>
              </w:rPr>
            </w:pPr>
            <w:bookmarkStart w:id="570" w:name="_Toc11861596"/>
            <w:bookmarkStart w:id="571" w:name="_Toc11933152"/>
            <w:r w:rsidRPr="00FA0B67">
              <w:rPr>
                <w:rFonts w:asciiTheme="majorHAnsi" w:hAnsiTheme="majorHAnsi" w:cstheme="majorHAnsi"/>
                <w:sz w:val="28"/>
                <w:szCs w:val="28"/>
              </w:rPr>
              <w:t>Cán bộ nghiệp</w:t>
            </w:r>
            <w:bookmarkEnd w:id="570"/>
            <w:bookmarkEnd w:id="571"/>
          </w:p>
        </w:tc>
        <w:tc>
          <w:tcPr>
            <w:tcW w:w="1923" w:type="pct"/>
            <w:shd w:val="clear" w:color="auto" w:fill="auto"/>
            <w:vAlign w:val="center"/>
          </w:tcPr>
          <w:p w14:paraId="755A0467" w14:textId="145BDD14" w:rsidR="0082615E" w:rsidRPr="00FA0B67" w:rsidRDefault="0082615E" w:rsidP="00F00A11">
            <w:pPr>
              <w:rPr>
                <w:rFonts w:asciiTheme="majorHAnsi" w:hAnsiTheme="majorHAnsi" w:cstheme="majorHAnsi"/>
                <w:sz w:val="28"/>
                <w:szCs w:val="28"/>
                <w:lang w:eastAsia="en-US"/>
              </w:rPr>
            </w:pPr>
            <w:bookmarkStart w:id="572" w:name="_Toc11861597"/>
            <w:bookmarkStart w:id="573" w:name="_Toc11933153"/>
            <w:r w:rsidRPr="00FA0B67">
              <w:rPr>
                <w:rFonts w:asciiTheme="majorHAnsi" w:hAnsiTheme="majorHAnsi" w:cstheme="majorHAnsi"/>
                <w:sz w:val="28"/>
                <w:szCs w:val="28"/>
              </w:rPr>
              <w:t>Use case tổng quát hóa</w:t>
            </w:r>
            <w:bookmarkEnd w:id="572"/>
            <w:bookmarkEnd w:id="573"/>
          </w:p>
        </w:tc>
        <w:tc>
          <w:tcPr>
            <w:tcW w:w="320" w:type="pct"/>
            <w:shd w:val="clear" w:color="000000" w:fill="FFFFFF"/>
          </w:tcPr>
          <w:p w14:paraId="1967DE61" w14:textId="233D045C" w:rsidR="0082615E" w:rsidRPr="00FA0B67" w:rsidRDefault="0082615E" w:rsidP="00F00A11">
            <w:pPr>
              <w:rPr>
                <w:rFonts w:asciiTheme="majorHAnsi" w:hAnsiTheme="majorHAnsi" w:cstheme="majorHAnsi"/>
                <w:sz w:val="28"/>
                <w:szCs w:val="28"/>
                <w:lang w:eastAsia="en-US"/>
              </w:rPr>
            </w:pPr>
            <w:bookmarkStart w:id="574" w:name="_Toc11861598"/>
            <w:bookmarkStart w:id="575" w:name="_Toc11933154"/>
            <w:r w:rsidRPr="00FA0B67">
              <w:rPr>
                <w:rFonts w:asciiTheme="majorHAnsi" w:hAnsiTheme="majorHAnsi" w:cstheme="majorHAnsi"/>
                <w:sz w:val="28"/>
                <w:szCs w:val="28"/>
              </w:rPr>
              <w:t>B</w:t>
            </w:r>
            <w:bookmarkEnd w:id="574"/>
            <w:bookmarkEnd w:id="575"/>
          </w:p>
        </w:tc>
        <w:tc>
          <w:tcPr>
            <w:tcW w:w="445" w:type="pct"/>
            <w:shd w:val="clear" w:color="auto" w:fill="auto"/>
            <w:noWrap/>
          </w:tcPr>
          <w:p w14:paraId="40CAE590" w14:textId="76DD0AD2" w:rsidR="0082615E" w:rsidRPr="00FA0B67" w:rsidRDefault="0082615E" w:rsidP="00F00A11">
            <w:pPr>
              <w:rPr>
                <w:rFonts w:asciiTheme="majorHAnsi" w:hAnsiTheme="majorHAnsi" w:cstheme="majorHAnsi"/>
                <w:sz w:val="28"/>
                <w:szCs w:val="28"/>
                <w:lang w:eastAsia="en-US"/>
              </w:rPr>
            </w:pPr>
            <w:bookmarkStart w:id="576" w:name="_Toc11861599"/>
            <w:bookmarkStart w:id="577" w:name="_Toc11933155"/>
            <w:r w:rsidRPr="00FA0B67">
              <w:rPr>
                <w:rFonts w:asciiTheme="majorHAnsi" w:hAnsiTheme="majorHAnsi" w:cstheme="majorHAnsi"/>
                <w:sz w:val="28"/>
                <w:szCs w:val="28"/>
              </w:rPr>
              <w:t>Trung bình</w:t>
            </w:r>
            <w:bookmarkEnd w:id="576"/>
            <w:bookmarkEnd w:id="577"/>
          </w:p>
        </w:tc>
      </w:tr>
      <w:tr w:rsidR="0082615E" w:rsidRPr="00FA0B67" w14:paraId="6129C8DF" w14:textId="77777777" w:rsidTr="00517754">
        <w:trPr>
          <w:trHeight w:val="521"/>
        </w:trPr>
        <w:tc>
          <w:tcPr>
            <w:tcW w:w="251" w:type="pct"/>
            <w:shd w:val="clear" w:color="000000" w:fill="FFFFFF"/>
          </w:tcPr>
          <w:p w14:paraId="2EB9078B" w14:textId="18F50C7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0B632D20" w14:textId="0BEC9DA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76C6DEFE" w14:textId="0F68064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4665A338" w14:textId="24C49A2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44337961" w14:textId="255A4F91" w:rsidR="0082615E" w:rsidRPr="00FA0B67" w:rsidRDefault="0082615E" w:rsidP="00F00A11">
            <w:pPr>
              <w:rPr>
                <w:rFonts w:asciiTheme="majorHAnsi" w:hAnsiTheme="majorHAnsi" w:cstheme="majorHAnsi"/>
                <w:sz w:val="28"/>
                <w:szCs w:val="28"/>
                <w:lang w:eastAsia="en-US"/>
              </w:rPr>
            </w:pPr>
            <w:bookmarkStart w:id="578" w:name="_Toc11861600"/>
            <w:bookmarkStart w:id="579" w:name="_Toc11933156"/>
            <w:r w:rsidRPr="00FA0B67">
              <w:rPr>
                <w:rFonts w:asciiTheme="majorHAnsi" w:hAnsiTheme="majorHAnsi" w:cstheme="majorHAnsi"/>
                <w:sz w:val="28"/>
                <w:szCs w:val="28"/>
              </w:rPr>
              <w:t>Thành viên thực hiện đặt lệnh cho nhà đầu tư. Hệ thống cập nhật thông tin vào CSDL.</w:t>
            </w:r>
            <w:bookmarkEnd w:id="578"/>
            <w:bookmarkEnd w:id="579"/>
          </w:p>
        </w:tc>
        <w:tc>
          <w:tcPr>
            <w:tcW w:w="320" w:type="pct"/>
            <w:shd w:val="clear" w:color="000000" w:fill="FFFFFF"/>
          </w:tcPr>
          <w:p w14:paraId="05C45682" w14:textId="14AB242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58376BA7" w14:textId="0496A1A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544B448E" w14:textId="77777777" w:rsidTr="00517754">
        <w:trPr>
          <w:trHeight w:val="521"/>
        </w:trPr>
        <w:tc>
          <w:tcPr>
            <w:tcW w:w="251" w:type="pct"/>
            <w:shd w:val="clear" w:color="000000" w:fill="FFFFFF"/>
          </w:tcPr>
          <w:p w14:paraId="63DD270B" w14:textId="21C4EB2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1067" w:type="pct"/>
            <w:shd w:val="clear" w:color="auto" w:fill="auto"/>
            <w:vAlign w:val="center"/>
          </w:tcPr>
          <w:p w14:paraId="362FC0DD" w14:textId="1A7CE17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6106BF64" w14:textId="43E2B74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5AE948C0" w14:textId="6B9EBE5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4298DD65" w14:textId="43F9FB3C" w:rsidR="0082615E" w:rsidRPr="00FA0B67" w:rsidRDefault="0082615E" w:rsidP="00F00A11">
            <w:pPr>
              <w:rPr>
                <w:rFonts w:asciiTheme="majorHAnsi" w:hAnsiTheme="majorHAnsi" w:cstheme="majorHAnsi"/>
                <w:sz w:val="28"/>
                <w:szCs w:val="28"/>
                <w:lang w:eastAsia="en-US"/>
              </w:rPr>
            </w:pPr>
            <w:bookmarkStart w:id="580" w:name="_Toc11861601"/>
            <w:bookmarkStart w:id="581" w:name="_Toc11933157"/>
            <w:r w:rsidRPr="00FA0B67">
              <w:rPr>
                <w:rFonts w:asciiTheme="majorHAnsi" w:hAnsiTheme="majorHAnsi" w:cstheme="majorHAnsi"/>
                <w:sz w:val="28"/>
                <w:szCs w:val="28"/>
              </w:rPr>
              <w:t>Thành viên duyệt lệnh đặt cho nhà đầu tư. Hệ thống cập nhật thông tin vào CSDL.</w:t>
            </w:r>
            <w:bookmarkEnd w:id="580"/>
            <w:bookmarkEnd w:id="581"/>
          </w:p>
        </w:tc>
        <w:tc>
          <w:tcPr>
            <w:tcW w:w="320" w:type="pct"/>
            <w:shd w:val="clear" w:color="000000" w:fill="FFFFFF"/>
          </w:tcPr>
          <w:p w14:paraId="7D7237E4" w14:textId="6827F39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21D71B9E" w14:textId="5FB94DB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34E905AC" w14:textId="77777777" w:rsidTr="00517754">
        <w:trPr>
          <w:trHeight w:val="521"/>
        </w:trPr>
        <w:tc>
          <w:tcPr>
            <w:tcW w:w="251" w:type="pct"/>
            <w:shd w:val="clear" w:color="000000" w:fill="FFFFFF"/>
          </w:tcPr>
          <w:p w14:paraId="2EF84DA5" w14:textId="62E809A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06C76CB7" w14:textId="7AC6214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2BA25DAE" w14:textId="1DF79F0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0EF0B4B4" w14:textId="3F9D6BB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435124B9" w14:textId="153B56CE" w:rsidR="0082615E" w:rsidRPr="00FA0B67" w:rsidRDefault="0082615E" w:rsidP="00F00A11">
            <w:pPr>
              <w:rPr>
                <w:rFonts w:asciiTheme="majorHAnsi" w:hAnsiTheme="majorHAnsi" w:cstheme="majorHAnsi"/>
                <w:sz w:val="28"/>
                <w:szCs w:val="28"/>
                <w:lang w:eastAsia="en-US"/>
              </w:rPr>
            </w:pPr>
            <w:bookmarkStart w:id="582" w:name="_Toc11861602"/>
            <w:bookmarkStart w:id="583" w:name="_Toc11933158"/>
            <w:r w:rsidRPr="00FA0B67">
              <w:rPr>
                <w:rFonts w:asciiTheme="majorHAnsi" w:hAnsiTheme="majorHAnsi" w:cstheme="majorHAnsi"/>
                <w:sz w:val="28"/>
                <w:szCs w:val="28"/>
              </w:rPr>
              <w:t>Thành viên thực hiện sửa lệnh cho nhà đầu tư. Hệ thống cập nhật thông tin vào CSDL.</w:t>
            </w:r>
            <w:bookmarkEnd w:id="582"/>
            <w:bookmarkEnd w:id="583"/>
          </w:p>
        </w:tc>
        <w:tc>
          <w:tcPr>
            <w:tcW w:w="320" w:type="pct"/>
            <w:shd w:val="clear" w:color="000000" w:fill="FFFFFF"/>
          </w:tcPr>
          <w:p w14:paraId="1AFAA40D" w14:textId="207DDD3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1C744E35" w14:textId="179BC87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7E4D73CE" w14:textId="77777777" w:rsidTr="00517754">
        <w:trPr>
          <w:trHeight w:val="521"/>
        </w:trPr>
        <w:tc>
          <w:tcPr>
            <w:tcW w:w="251" w:type="pct"/>
            <w:shd w:val="clear" w:color="000000" w:fill="FFFFFF"/>
          </w:tcPr>
          <w:p w14:paraId="026AB896" w14:textId="4E6750E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53380DC2" w14:textId="6C96B00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2874BF52" w14:textId="6BEC437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21DC703A" w14:textId="61E5830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20CA26D5" w14:textId="3CE15A92" w:rsidR="0082615E" w:rsidRPr="00FA0B67" w:rsidRDefault="0082615E" w:rsidP="00F00A11">
            <w:pPr>
              <w:rPr>
                <w:rFonts w:asciiTheme="majorHAnsi" w:hAnsiTheme="majorHAnsi" w:cstheme="majorHAnsi"/>
                <w:sz w:val="28"/>
                <w:szCs w:val="28"/>
                <w:lang w:eastAsia="en-US"/>
              </w:rPr>
            </w:pPr>
            <w:bookmarkStart w:id="584" w:name="_Toc11861603"/>
            <w:bookmarkStart w:id="585" w:name="_Toc11933159"/>
            <w:r w:rsidRPr="00FA0B67">
              <w:rPr>
                <w:rFonts w:asciiTheme="majorHAnsi" w:hAnsiTheme="majorHAnsi" w:cstheme="majorHAnsi"/>
                <w:sz w:val="28"/>
                <w:szCs w:val="28"/>
              </w:rPr>
              <w:t>Thành viên thực hiện hủy lệnh cho nhà đầu tư. Hệ thống cập nhật thông tin vào CSDL.</w:t>
            </w:r>
            <w:bookmarkEnd w:id="584"/>
            <w:bookmarkEnd w:id="585"/>
          </w:p>
        </w:tc>
        <w:tc>
          <w:tcPr>
            <w:tcW w:w="320" w:type="pct"/>
            <w:shd w:val="clear" w:color="000000" w:fill="FFFFFF"/>
          </w:tcPr>
          <w:p w14:paraId="064070FB" w14:textId="2C5C6C8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713AF81D" w14:textId="70BB660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2539875A" w14:textId="77777777" w:rsidTr="00517754">
        <w:trPr>
          <w:trHeight w:val="521"/>
        </w:trPr>
        <w:tc>
          <w:tcPr>
            <w:tcW w:w="251" w:type="pct"/>
            <w:shd w:val="clear" w:color="000000" w:fill="FFFFFF"/>
          </w:tcPr>
          <w:p w14:paraId="44997B8C" w14:textId="6047151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4F257550" w14:textId="220092FC" w:rsidR="0082615E" w:rsidRPr="00FA0B67" w:rsidRDefault="0082615E" w:rsidP="00F00A11">
            <w:pPr>
              <w:rPr>
                <w:rFonts w:asciiTheme="majorHAnsi" w:hAnsiTheme="majorHAnsi" w:cstheme="majorHAnsi"/>
                <w:sz w:val="28"/>
                <w:szCs w:val="28"/>
                <w:lang w:eastAsia="en-US"/>
              </w:rPr>
            </w:pPr>
            <w:bookmarkStart w:id="586" w:name="RANGE!D141"/>
            <w:r w:rsidRPr="00FA0B67">
              <w:rPr>
                <w:rFonts w:asciiTheme="majorHAnsi" w:hAnsiTheme="majorHAnsi" w:cstheme="majorHAnsi"/>
                <w:sz w:val="28"/>
                <w:szCs w:val="28"/>
              </w:rPr>
              <w:t> </w:t>
            </w:r>
            <w:bookmarkEnd w:id="586"/>
          </w:p>
        </w:tc>
        <w:tc>
          <w:tcPr>
            <w:tcW w:w="545" w:type="pct"/>
            <w:shd w:val="clear" w:color="auto" w:fill="auto"/>
            <w:vAlign w:val="center"/>
          </w:tcPr>
          <w:p w14:paraId="6B125487" w14:textId="0B13848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3941B069" w14:textId="06D0AEC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28197F3E" w14:textId="0ECDB973" w:rsidR="0082615E" w:rsidRPr="00FA0B67" w:rsidRDefault="0082615E" w:rsidP="00F00A11">
            <w:pPr>
              <w:rPr>
                <w:rFonts w:asciiTheme="majorHAnsi" w:hAnsiTheme="majorHAnsi" w:cstheme="majorHAnsi"/>
                <w:sz w:val="28"/>
                <w:szCs w:val="28"/>
                <w:lang w:eastAsia="en-US"/>
              </w:rPr>
            </w:pPr>
            <w:bookmarkStart w:id="587" w:name="_Toc11861604"/>
            <w:bookmarkStart w:id="588" w:name="_Toc11933160"/>
            <w:r w:rsidRPr="00FA0B67">
              <w:rPr>
                <w:rFonts w:asciiTheme="majorHAnsi" w:hAnsiTheme="majorHAnsi" w:cstheme="majorHAnsi"/>
                <w:sz w:val="28"/>
                <w:szCs w:val="28"/>
              </w:rPr>
              <w:t>Cán bộ nghiệp/thành viên tra cứu thông tin đặt lệnh của nhà đầu tư. Hệ thống hiển thị thông tin lệnh đặt của nhà đầu tư.</w:t>
            </w:r>
            <w:bookmarkEnd w:id="587"/>
            <w:bookmarkEnd w:id="588"/>
          </w:p>
        </w:tc>
        <w:tc>
          <w:tcPr>
            <w:tcW w:w="320" w:type="pct"/>
            <w:shd w:val="clear" w:color="000000" w:fill="FFFFFF"/>
          </w:tcPr>
          <w:p w14:paraId="753331DB" w14:textId="05502A4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480C9193" w14:textId="6F7198F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054E5531" w14:textId="77777777" w:rsidTr="00517754">
        <w:trPr>
          <w:trHeight w:val="521"/>
        </w:trPr>
        <w:tc>
          <w:tcPr>
            <w:tcW w:w="251" w:type="pct"/>
            <w:shd w:val="clear" w:color="000000" w:fill="FFFFFF"/>
          </w:tcPr>
          <w:p w14:paraId="291F555F" w14:textId="7405182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321ADACE" w14:textId="027CC92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4B48DAA4" w14:textId="083E3C3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44F89C32" w14:textId="5699737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108D031B" w14:textId="57EF4009" w:rsidR="0082615E" w:rsidRPr="00FA0B67" w:rsidRDefault="0082615E" w:rsidP="00F00A11">
            <w:pPr>
              <w:rPr>
                <w:rFonts w:asciiTheme="majorHAnsi" w:hAnsiTheme="majorHAnsi" w:cstheme="majorHAnsi"/>
                <w:sz w:val="28"/>
                <w:szCs w:val="28"/>
              </w:rPr>
            </w:pPr>
            <w:bookmarkStart w:id="589" w:name="_Toc11861605"/>
            <w:bookmarkStart w:id="590" w:name="_Toc11933161"/>
            <w:r w:rsidRPr="00FA0B67">
              <w:rPr>
                <w:rFonts w:asciiTheme="majorHAnsi" w:hAnsiTheme="majorHAnsi" w:cstheme="majorHAnsi"/>
                <w:sz w:val="28"/>
                <w:szCs w:val="28"/>
              </w:rPr>
              <w:t>Cán bộ nghiệp/thành viên kết xuất thông tin đặt lệnh của nhà đầu tư. Hệ thống kết xuất file excel hiển thị thông tin lệnh đặt của nhà đầu tư.</w:t>
            </w:r>
            <w:bookmarkEnd w:id="589"/>
            <w:bookmarkEnd w:id="590"/>
          </w:p>
        </w:tc>
        <w:tc>
          <w:tcPr>
            <w:tcW w:w="320" w:type="pct"/>
            <w:shd w:val="clear" w:color="000000" w:fill="FFFFFF"/>
          </w:tcPr>
          <w:p w14:paraId="0CBCED97" w14:textId="1078837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46F377F9" w14:textId="7A576EA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412A3422" w14:textId="77777777" w:rsidTr="00517754">
        <w:trPr>
          <w:trHeight w:val="521"/>
        </w:trPr>
        <w:tc>
          <w:tcPr>
            <w:tcW w:w="251" w:type="pct"/>
            <w:shd w:val="clear" w:color="000000" w:fill="FFFFFF"/>
          </w:tcPr>
          <w:p w14:paraId="22D911B0" w14:textId="073CC60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7C886473" w14:textId="4185A76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178295FA" w14:textId="3F74D2D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07C05797" w14:textId="7FCA796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78ECDF12" w14:textId="15A0F7DB" w:rsidR="0082615E" w:rsidRPr="00FA0B67" w:rsidRDefault="0082615E" w:rsidP="00F00A11">
            <w:pPr>
              <w:rPr>
                <w:rFonts w:asciiTheme="majorHAnsi" w:hAnsiTheme="majorHAnsi" w:cstheme="majorHAnsi"/>
                <w:sz w:val="28"/>
                <w:szCs w:val="28"/>
              </w:rPr>
            </w:pPr>
            <w:bookmarkStart w:id="591" w:name="_Toc11861606"/>
            <w:bookmarkStart w:id="592" w:name="_Toc11933162"/>
            <w:r w:rsidRPr="00FA0B67">
              <w:rPr>
                <w:rFonts w:asciiTheme="majorHAnsi" w:hAnsiTheme="majorHAnsi" w:cstheme="majorHAnsi"/>
                <w:sz w:val="28"/>
                <w:szCs w:val="28"/>
              </w:rPr>
              <w:t xml:space="preserve">Cán bộ nghiệp vụ chọn đợt book building để xem báo cáo đồ thị thông tin đặt mua. Hệ </w:t>
            </w:r>
            <w:r w:rsidRPr="00FA0B67">
              <w:rPr>
                <w:rFonts w:asciiTheme="majorHAnsi" w:hAnsiTheme="majorHAnsi" w:cstheme="majorHAnsi"/>
                <w:sz w:val="28"/>
                <w:szCs w:val="28"/>
              </w:rPr>
              <w:lastRenderedPageBreak/>
              <w:t>thống hiển thị báo cáo đồ thị thông tin đặt mua.</w:t>
            </w:r>
            <w:bookmarkEnd w:id="591"/>
            <w:bookmarkEnd w:id="592"/>
          </w:p>
        </w:tc>
        <w:tc>
          <w:tcPr>
            <w:tcW w:w="320" w:type="pct"/>
            <w:shd w:val="clear" w:color="000000" w:fill="FFFFFF"/>
          </w:tcPr>
          <w:p w14:paraId="32369D9E" w14:textId="5B515B4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445" w:type="pct"/>
            <w:shd w:val="clear" w:color="auto" w:fill="auto"/>
            <w:noWrap/>
          </w:tcPr>
          <w:p w14:paraId="74497569" w14:textId="5B28BBD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5240DEC0" w14:textId="77777777" w:rsidTr="00517754">
        <w:trPr>
          <w:trHeight w:val="521"/>
        </w:trPr>
        <w:tc>
          <w:tcPr>
            <w:tcW w:w="251" w:type="pct"/>
            <w:shd w:val="clear" w:color="000000" w:fill="FFFFFF"/>
          </w:tcPr>
          <w:p w14:paraId="68047C4E" w14:textId="44BC0924" w:rsidR="0082615E" w:rsidRPr="00FA0B67" w:rsidRDefault="0082615E" w:rsidP="00F00A11">
            <w:pPr>
              <w:rPr>
                <w:rFonts w:asciiTheme="majorHAnsi" w:hAnsiTheme="majorHAnsi" w:cstheme="majorHAnsi"/>
                <w:sz w:val="28"/>
                <w:szCs w:val="28"/>
                <w:lang w:eastAsia="en-US"/>
              </w:rPr>
            </w:pPr>
            <w:bookmarkStart w:id="593" w:name="_Toc11861607"/>
            <w:bookmarkStart w:id="594" w:name="_Toc11933163"/>
            <w:r w:rsidRPr="00FA0B67">
              <w:rPr>
                <w:rFonts w:asciiTheme="majorHAnsi" w:hAnsiTheme="majorHAnsi" w:cstheme="majorHAnsi"/>
                <w:sz w:val="28"/>
                <w:szCs w:val="28"/>
              </w:rPr>
              <w:lastRenderedPageBreak/>
              <w:t>23</w:t>
            </w:r>
            <w:bookmarkEnd w:id="593"/>
            <w:bookmarkEnd w:id="594"/>
          </w:p>
        </w:tc>
        <w:tc>
          <w:tcPr>
            <w:tcW w:w="1067" w:type="pct"/>
            <w:shd w:val="clear" w:color="auto" w:fill="auto"/>
            <w:vAlign w:val="center"/>
          </w:tcPr>
          <w:p w14:paraId="0F21A3D1" w14:textId="7CB78D94" w:rsidR="0082615E" w:rsidRPr="00FA0B67" w:rsidRDefault="0082615E" w:rsidP="00F00A11">
            <w:pPr>
              <w:rPr>
                <w:rFonts w:asciiTheme="majorHAnsi" w:hAnsiTheme="majorHAnsi" w:cstheme="majorHAnsi"/>
                <w:sz w:val="28"/>
                <w:szCs w:val="28"/>
                <w:lang w:eastAsia="en-US"/>
              </w:rPr>
            </w:pPr>
            <w:bookmarkStart w:id="595" w:name="_Toc11861608"/>
            <w:bookmarkStart w:id="596" w:name="_Toc11933164"/>
            <w:r w:rsidRPr="00FA0B67">
              <w:rPr>
                <w:rFonts w:asciiTheme="majorHAnsi" w:hAnsiTheme="majorHAnsi" w:cstheme="majorHAnsi"/>
                <w:sz w:val="28"/>
                <w:szCs w:val="28"/>
              </w:rPr>
              <w:t>Xác định giá phân phối và kết quả trúng giá</w:t>
            </w:r>
            <w:bookmarkEnd w:id="595"/>
            <w:bookmarkEnd w:id="596"/>
          </w:p>
        </w:tc>
        <w:tc>
          <w:tcPr>
            <w:tcW w:w="545" w:type="pct"/>
            <w:shd w:val="clear" w:color="auto" w:fill="auto"/>
            <w:vAlign w:val="center"/>
          </w:tcPr>
          <w:p w14:paraId="1896367C" w14:textId="28BF6F5D" w:rsidR="0082615E" w:rsidRPr="00FA0B67" w:rsidRDefault="0082615E" w:rsidP="00F00A11">
            <w:pPr>
              <w:rPr>
                <w:rFonts w:asciiTheme="majorHAnsi" w:hAnsiTheme="majorHAnsi" w:cstheme="majorHAnsi"/>
                <w:sz w:val="28"/>
                <w:szCs w:val="28"/>
                <w:lang w:eastAsia="en-US"/>
              </w:rPr>
            </w:pPr>
            <w:bookmarkStart w:id="597" w:name="_Toc11861609"/>
            <w:bookmarkStart w:id="598" w:name="_Toc11933165"/>
            <w:r w:rsidRPr="00FA0B67">
              <w:rPr>
                <w:rFonts w:asciiTheme="majorHAnsi" w:hAnsiTheme="majorHAnsi" w:cstheme="majorHAnsi"/>
                <w:sz w:val="28"/>
                <w:szCs w:val="28"/>
              </w:rPr>
              <w:t>Cán bộ nghiệp vụ</w:t>
            </w:r>
            <w:bookmarkEnd w:id="597"/>
            <w:bookmarkEnd w:id="598"/>
            <w:r w:rsidRPr="00FA0B67">
              <w:rPr>
                <w:rFonts w:asciiTheme="majorHAnsi" w:hAnsiTheme="majorHAnsi" w:cstheme="majorHAnsi"/>
                <w:sz w:val="28"/>
                <w:szCs w:val="28"/>
              </w:rPr>
              <w:t xml:space="preserve"> </w:t>
            </w:r>
          </w:p>
        </w:tc>
        <w:tc>
          <w:tcPr>
            <w:tcW w:w="448" w:type="pct"/>
            <w:shd w:val="clear" w:color="auto" w:fill="auto"/>
            <w:vAlign w:val="center"/>
          </w:tcPr>
          <w:p w14:paraId="55B4F74E" w14:textId="531FFB5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1A805763" w14:textId="0CFAB139" w:rsidR="0082615E" w:rsidRPr="00FA0B67" w:rsidRDefault="0082615E" w:rsidP="00F00A11">
            <w:pPr>
              <w:rPr>
                <w:rFonts w:asciiTheme="majorHAnsi" w:hAnsiTheme="majorHAnsi" w:cstheme="majorHAnsi"/>
                <w:sz w:val="28"/>
                <w:szCs w:val="28"/>
              </w:rPr>
            </w:pPr>
            <w:bookmarkStart w:id="599" w:name="_Toc11861610"/>
            <w:bookmarkStart w:id="600" w:name="_Toc11933166"/>
            <w:r w:rsidRPr="00FA0B67">
              <w:rPr>
                <w:rFonts w:asciiTheme="majorHAnsi" w:hAnsiTheme="majorHAnsi" w:cstheme="majorHAnsi"/>
                <w:sz w:val="28"/>
                <w:szCs w:val="28"/>
              </w:rPr>
              <w:t>Use case tổng quát hóa</w:t>
            </w:r>
            <w:bookmarkEnd w:id="599"/>
            <w:bookmarkEnd w:id="600"/>
          </w:p>
        </w:tc>
        <w:tc>
          <w:tcPr>
            <w:tcW w:w="320" w:type="pct"/>
            <w:shd w:val="clear" w:color="000000" w:fill="FFFFFF"/>
          </w:tcPr>
          <w:p w14:paraId="48A52198" w14:textId="086D7F0C" w:rsidR="0082615E" w:rsidRPr="00FA0B67" w:rsidRDefault="0082615E" w:rsidP="00F00A11">
            <w:pPr>
              <w:rPr>
                <w:rFonts w:asciiTheme="majorHAnsi" w:hAnsiTheme="majorHAnsi" w:cstheme="majorHAnsi"/>
                <w:sz w:val="28"/>
                <w:szCs w:val="28"/>
                <w:lang w:eastAsia="en-US"/>
              </w:rPr>
            </w:pPr>
            <w:bookmarkStart w:id="601" w:name="_Toc11861611"/>
            <w:bookmarkStart w:id="602" w:name="_Toc11933167"/>
            <w:r w:rsidRPr="00FA0B67">
              <w:rPr>
                <w:rFonts w:asciiTheme="majorHAnsi" w:hAnsiTheme="majorHAnsi" w:cstheme="majorHAnsi"/>
                <w:sz w:val="28"/>
                <w:szCs w:val="28"/>
              </w:rPr>
              <w:t>B</w:t>
            </w:r>
            <w:bookmarkEnd w:id="601"/>
            <w:bookmarkEnd w:id="602"/>
          </w:p>
        </w:tc>
        <w:tc>
          <w:tcPr>
            <w:tcW w:w="445" w:type="pct"/>
            <w:shd w:val="clear" w:color="auto" w:fill="auto"/>
            <w:noWrap/>
          </w:tcPr>
          <w:p w14:paraId="020699A4" w14:textId="6BAFB0B2" w:rsidR="0082615E" w:rsidRPr="00FA0B67" w:rsidRDefault="0082615E" w:rsidP="00F00A11">
            <w:pPr>
              <w:rPr>
                <w:rFonts w:asciiTheme="majorHAnsi" w:hAnsiTheme="majorHAnsi" w:cstheme="majorHAnsi"/>
                <w:sz w:val="28"/>
                <w:szCs w:val="28"/>
                <w:lang w:eastAsia="en-US"/>
              </w:rPr>
            </w:pPr>
            <w:bookmarkStart w:id="603" w:name="_Toc11861612"/>
            <w:bookmarkStart w:id="604" w:name="_Toc11933168"/>
            <w:r w:rsidRPr="00FA0B67">
              <w:rPr>
                <w:rFonts w:asciiTheme="majorHAnsi" w:hAnsiTheme="majorHAnsi" w:cstheme="majorHAnsi"/>
                <w:sz w:val="28"/>
                <w:szCs w:val="28"/>
              </w:rPr>
              <w:t>Trung bình</w:t>
            </w:r>
            <w:bookmarkEnd w:id="603"/>
            <w:bookmarkEnd w:id="604"/>
          </w:p>
        </w:tc>
      </w:tr>
      <w:tr w:rsidR="0082615E" w:rsidRPr="00FA0B67" w14:paraId="0543C76B" w14:textId="77777777" w:rsidTr="00517754">
        <w:trPr>
          <w:trHeight w:val="521"/>
        </w:trPr>
        <w:tc>
          <w:tcPr>
            <w:tcW w:w="251" w:type="pct"/>
            <w:shd w:val="clear" w:color="000000" w:fill="FFFFFF"/>
          </w:tcPr>
          <w:p w14:paraId="2847BC0F" w14:textId="4E1A857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63064584" w14:textId="6A7FEAB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02A5D065" w14:textId="485D6F2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2E385456" w14:textId="437E669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42083013" w14:textId="63318704" w:rsidR="0082615E" w:rsidRPr="00FA0B67" w:rsidRDefault="0082615E" w:rsidP="00F00A11">
            <w:pPr>
              <w:rPr>
                <w:rFonts w:asciiTheme="majorHAnsi" w:hAnsiTheme="majorHAnsi" w:cstheme="majorHAnsi"/>
                <w:sz w:val="28"/>
                <w:szCs w:val="28"/>
              </w:rPr>
            </w:pPr>
            <w:bookmarkStart w:id="605" w:name="_Toc11861613"/>
            <w:bookmarkStart w:id="606" w:name="_Toc11933169"/>
            <w:r w:rsidRPr="00FA0B67">
              <w:rPr>
                <w:rFonts w:asciiTheme="majorHAnsi" w:hAnsiTheme="majorHAnsi" w:cstheme="majorHAnsi"/>
                <w:sz w:val="28"/>
                <w:szCs w:val="28"/>
              </w:rPr>
              <w:t>Cán bộ nghiệp vụ thực hiện chọn đợt book building để xác định giá phân bổ của đợt book building. Hệ thống hiển thị thông tin chi tiết, thông tin đăng ký đợt book building</w:t>
            </w:r>
            <w:bookmarkEnd w:id="605"/>
            <w:bookmarkEnd w:id="606"/>
          </w:p>
        </w:tc>
        <w:tc>
          <w:tcPr>
            <w:tcW w:w="320" w:type="pct"/>
            <w:shd w:val="clear" w:color="000000" w:fill="FFFFFF"/>
          </w:tcPr>
          <w:p w14:paraId="4F2928A9" w14:textId="7E15831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7909BA7A" w14:textId="1A52CCA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4B684961" w14:textId="77777777" w:rsidTr="00517754">
        <w:trPr>
          <w:trHeight w:val="521"/>
        </w:trPr>
        <w:tc>
          <w:tcPr>
            <w:tcW w:w="251" w:type="pct"/>
            <w:shd w:val="clear" w:color="000000" w:fill="FFFFFF"/>
          </w:tcPr>
          <w:p w14:paraId="3458E5B5" w14:textId="75818DE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51710F78" w14:textId="062E17C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796B49B4" w14:textId="3153427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23F779CD" w14:textId="622A0E9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6808673E" w14:textId="027ED9FA" w:rsidR="0082615E" w:rsidRPr="00FA0B67" w:rsidRDefault="0082615E" w:rsidP="00F00A11">
            <w:pPr>
              <w:rPr>
                <w:rFonts w:asciiTheme="majorHAnsi" w:hAnsiTheme="majorHAnsi" w:cstheme="majorHAnsi"/>
                <w:sz w:val="28"/>
                <w:szCs w:val="28"/>
              </w:rPr>
            </w:pPr>
            <w:bookmarkStart w:id="607" w:name="_Toc11861614"/>
            <w:bookmarkStart w:id="608" w:name="_Toc11933170"/>
            <w:r w:rsidRPr="00FA0B67">
              <w:rPr>
                <w:rFonts w:asciiTheme="majorHAnsi" w:hAnsiTheme="majorHAnsi" w:cstheme="majorHAnsi"/>
                <w:sz w:val="28"/>
                <w:szCs w:val="28"/>
              </w:rPr>
              <w:t>Cán bộ nghiệp vụ thực hiện xác định giá phân bổ của đợt book building. Hệ thống tính toán giá phân phối cho đợt book building.</w:t>
            </w:r>
            <w:bookmarkEnd w:id="607"/>
            <w:bookmarkEnd w:id="608"/>
          </w:p>
        </w:tc>
        <w:tc>
          <w:tcPr>
            <w:tcW w:w="320" w:type="pct"/>
            <w:shd w:val="clear" w:color="000000" w:fill="FFFFFF"/>
          </w:tcPr>
          <w:p w14:paraId="256D9116" w14:textId="577D0FD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7763D17B" w14:textId="73D61BB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2DD98871" w14:textId="77777777" w:rsidTr="00517754">
        <w:trPr>
          <w:trHeight w:val="521"/>
        </w:trPr>
        <w:tc>
          <w:tcPr>
            <w:tcW w:w="251" w:type="pct"/>
            <w:shd w:val="clear" w:color="000000" w:fill="FFFFFF"/>
          </w:tcPr>
          <w:p w14:paraId="4C8DDED5" w14:textId="77F19C6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79AA7914" w14:textId="0B094D4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1BF3DD18" w14:textId="7EE618A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757599B0" w14:textId="5C4D58B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3B95E914" w14:textId="1E50992E" w:rsidR="0082615E" w:rsidRPr="00FA0B67" w:rsidRDefault="0082615E" w:rsidP="00F00A11">
            <w:pPr>
              <w:rPr>
                <w:rFonts w:asciiTheme="majorHAnsi" w:hAnsiTheme="majorHAnsi" w:cstheme="majorHAnsi"/>
                <w:sz w:val="28"/>
                <w:szCs w:val="28"/>
              </w:rPr>
            </w:pPr>
            <w:bookmarkStart w:id="609" w:name="_Toc11861615"/>
            <w:bookmarkStart w:id="610" w:name="_Toc11933171"/>
            <w:r w:rsidRPr="00FA0B67">
              <w:rPr>
                <w:rFonts w:asciiTheme="majorHAnsi" w:hAnsiTheme="majorHAnsi" w:cstheme="majorHAnsi"/>
                <w:sz w:val="28"/>
                <w:szCs w:val="28"/>
              </w:rPr>
              <w:t>Cán bộ nghiệp vụ/thành viên tra cứu thông tin trúng giá của nhà đầu tư trong đợt book building. Hệ thống hiển thị danh sách thông tin trúng giá của nhà đầu tư.</w:t>
            </w:r>
            <w:bookmarkEnd w:id="609"/>
            <w:bookmarkEnd w:id="610"/>
          </w:p>
        </w:tc>
        <w:tc>
          <w:tcPr>
            <w:tcW w:w="320" w:type="pct"/>
            <w:shd w:val="clear" w:color="000000" w:fill="FFFFFF"/>
          </w:tcPr>
          <w:p w14:paraId="011B6CBA" w14:textId="15113E8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1426C17D" w14:textId="51975E3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60043215" w14:textId="77777777" w:rsidTr="00517754">
        <w:trPr>
          <w:trHeight w:val="521"/>
        </w:trPr>
        <w:tc>
          <w:tcPr>
            <w:tcW w:w="251" w:type="pct"/>
            <w:shd w:val="clear" w:color="000000" w:fill="FFFFFF"/>
          </w:tcPr>
          <w:p w14:paraId="370B1F70" w14:textId="3707044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1067" w:type="pct"/>
            <w:shd w:val="clear" w:color="auto" w:fill="auto"/>
            <w:vAlign w:val="center"/>
          </w:tcPr>
          <w:p w14:paraId="40C1CE13" w14:textId="233CFC6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660B8631" w14:textId="75AAD91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6327F717" w14:textId="365869D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0F3F1FC6" w14:textId="78E0D5AF" w:rsidR="0082615E" w:rsidRPr="00FA0B67" w:rsidRDefault="0082615E" w:rsidP="00F00A11">
            <w:pPr>
              <w:rPr>
                <w:rFonts w:asciiTheme="majorHAnsi" w:hAnsiTheme="majorHAnsi" w:cstheme="majorHAnsi"/>
                <w:sz w:val="28"/>
                <w:szCs w:val="28"/>
              </w:rPr>
            </w:pPr>
            <w:bookmarkStart w:id="611" w:name="_Toc11861616"/>
            <w:bookmarkStart w:id="612" w:name="_Toc11933172"/>
            <w:r w:rsidRPr="00FA0B67">
              <w:rPr>
                <w:rFonts w:asciiTheme="majorHAnsi" w:hAnsiTheme="majorHAnsi" w:cstheme="majorHAnsi"/>
                <w:sz w:val="28"/>
                <w:szCs w:val="28"/>
              </w:rPr>
              <w:t>Cán bộ nghiệp vụ/thành viên kết xuất thông tin trúng giá của nhà đầu tư trong đợt book building. Hệ thống kết xuất file excel danh sách thông tin trúng giá của nhà đầu tư.</w:t>
            </w:r>
            <w:bookmarkEnd w:id="611"/>
            <w:bookmarkEnd w:id="612"/>
          </w:p>
        </w:tc>
        <w:tc>
          <w:tcPr>
            <w:tcW w:w="320" w:type="pct"/>
            <w:shd w:val="clear" w:color="000000" w:fill="FFFFFF"/>
          </w:tcPr>
          <w:p w14:paraId="03B2B06C" w14:textId="64729B7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7926C944" w14:textId="1BC274C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4CD231F2" w14:textId="77777777" w:rsidTr="00517754">
        <w:trPr>
          <w:trHeight w:val="521"/>
        </w:trPr>
        <w:tc>
          <w:tcPr>
            <w:tcW w:w="251" w:type="pct"/>
            <w:shd w:val="clear" w:color="000000" w:fill="FFFFFF"/>
          </w:tcPr>
          <w:p w14:paraId="3F95EAC4" w14:textId="0E07B724" w:rsidR="0082615E" w:rsidRPr="00FA0B67" w:rsidRDefault="0082615E" w:rsidP="00F00A11">
            <w:pPr>
              <w:rPr>
                <w:rFonts w:asciiTheme="majorHAnsi" w:hAnsiTheme="majorHAnsi" w:cstheme="majorHAnsi"/>
                <w:sz w:val="28"/>
                <w:szCs w:val="28"/>
                <w:lang w:eastAsia="en-US"/>
              </w:rPr>
            </w:pPr>
            <w:bookmarkStart w:id="613" w:name="_Toc11861617"/>
            <w:bookmarkStart w:id="614" w:name="_Toc11933173"/>
            <w:r w:rsidRPr="00FA0B67">
              <w:rPr>
                <w:rFonts w:asciiTheme="majorHAnsi" w:hAnsiTheme="majorHAnsi" w:cstheme="majorHAnsi"/>
                <w:sz w:val="28"/>
                <w:szCs w:val="28"/>
              </w:rPr>
              <w:t>24</w:t>
            </w:r>
            <w:bookmarkEnd w:id="613"/>
            <w:bookmarkEnd w:id="614"/>
          </w:p>
        </w:tc>
        <w:tc>
          <w:tcPr>
            <w:tcW w:w="1067" w:type="pct"/>
            <w:shd w:val="clear" w:color="auto" w:fill="auto"/>
            <w:vAlign w:val="center"/>
          </w:tcPr>
          <w:p w14:paraId="755C41DC" w14:textId="59098B50" w:rsidR="0082615E" w:rsidRPr="00FA0B67" w:rsidRDefault="0082615E" w:rsidP="00F00A11">
            <w:pPr>
              <w:rPr>
                <w:rFonts w:asciiTheme="majorHAnsi" w:hAnsiTheme="majorHAnsi" w:cstheme="majorHAnsi"/>
                <w:sz w:val="28"/>
                <w:szCs w:val="28"/>
                <w:lang w:eastAsia="en-US"/>
              </w:rPr>
            </w:pPr>
            <w:bookmarkStart w:id="615" w:name="_Toc11861618"/>
            <w:bookmarkStart w:id="616" w:name="_Toc11933174"/>
            <w:r w:rsidRPr="00FA0B67">
              <w:rPr>
                <w:rFonts w:asciiTheme="majorHAnsi" w:hAnsiTheme="majorHAnsi" w:cstheme="majorHAnsi"/>
                <w:sz w:val="28"/>
                <w:szCs w:val="28"/>
              </w:rPr>
              <w:t>Phân phối tiếp, bảo lãnh</w:t>
            </w:r>
            <w:bookmarkEnd w:id="615"/>
            <w:bookmarkEnd w:id="616"/>
          </w:p>
        </w:tc>
        <w:tc>
          <w:tcPr>
            <w:tcW w:w="545" w:type="pct"/>
            <w:shd w:val="clear" w:color="auto" w:fill="auto"/>
            <w:vAlign w:val="center"/>
          </w:tcPr>
          <w:p w14:paraId="6F577AE6" w14:textId="5E324E7B" w:rsidR="0082615E" w:rsidRPr="00FA0B67" w:rsidRDefault="0082615E" w:rsidP="00F00A11">
            <w:pPr>
              <w:rPr>
                <w:rFonts w:asciiTheme="majorHAnsi" w:hAnsiTheme="majorHAnsi" w:cstheme="majorHAnsi"/>
                <w:sz w:val="28"/>
                <w:szCs w:val="28"/>
                <w:lang w:eastAsia="en-US"/>
              </w:rPr>
            </w:pPr>
            <w:bookmarkStart w:id="617" w:name="_Toc11861619"/>
            <w:bookmarkStart w:id="618" w:name="_Toc11933175"/>
            <w:r w:rsidRPr="00FA0B67">
              <w:rPr>
                <w:rFonts w:asciiTheme="majorHAnsi" w:hAnsiTheme="majorHAnsi" w:cstheme="majorHAnsi"/>
                <w:sz w:val="28"/>
                <w:szCs w:val="28"/>
              </w:rPr>
              <w:t>Cán bộ nghiệp vụ</w:t>
            </w:r>
            <w:bookmarkEnd w:id="617"/>
            <w:bookmarkEnd w:id="618"/>
            <w:r w:rsidRPr="00FA0B67">
              <w:rPr>
                <w:rFonts w:asciiTheme="majorHAnsi" w:hAnsiTheme="majorHAnsi" w:cstheme="majorHAnsi"/>
                <w:sz w:val="28"/>
                <w:szCs w:val="28"/>
              </w:rPr>
              <w:t xml:space="preserve"> </w:t>
            </w:r>
          </w:p>
        </w:tc>
        <w:tc>
          <w:tcPr>
            <w:tcW w:w="448" w:type="pct"/>
            <w:shd w:val="clear" w:color="auto" w:fill="auto"/>
            <w:vAlign w:val="center"/>
          </w:tcPr>
          <w:p w14:paraId="0A12ABA4" w14:textId="4AF9BD65" w:rsidR="0082615E" w:rsidRPr="00FA0B67" w:rsidRDefault="0082615E" w:rsidP="00F00A11">
            <w:pPr>
              <w:rPr>
                <w:rFonts w:asciiTheme="majorHAnsi" w:hAnsiTheme="majorHAnsi" w:cstheme="majorHAnsi"/>
                <w:sz w:val="28"/>
                <w:szCs w:val="28"/>
                <w:lang w:eastAsia="en-US"/>
              </w:rPr>
            </w:pPr>
            <w:bookmarkStart w:id="619" w:name="_Toc11861620"/>
            <w:bookmarkStart w:id="620" w:name="_Toc11933176"/>
            <w:r w:rsidRPr="00FA0B67">
              <w:rPr>
                <w:rFonts w:asciiTheme="majorHAnsi" w:hAnsiTheme="majorHAnsi" w:cstheme="majorHAnsi"/>
                <w:sz w:val="28"/>
                <w:szCs w:val="28"/>
              </w:rPr>
              <w:t>Thành viên</w:t>
            </w:r>
            <w:bookmarkEnd w:id="619"/>
            <w:bookmarkEnd w:id="620"/>
            <w:r w:rsidRPr="00FA0B67">
              <w:rPr>
                <w:rFonts w:asciiTheme="majorHAnsi" w:hAnsiTheme="majorHAnsi" w:cstheme="majorHAnsi"/>
                <w:sz w:val="28"/>
                <w:szCs w:val="28"/>
              </w:rPr>
              <w:t xml:space="preserve"> </w:t>
            </w:r>
          </w:p>
        </w:tc>
        <w:tc>
          <w:tcPr>
            <w:tcW w:w="1923" w:type="pct"/>
            <w:shd w:val="clear" w:color="auto" w:fill="auto"/>
            <w:vAlign w:val="center"/>
          </w:tcPr>
          <w:p w14:paraId="094F5D37" w14:textId="69E39711" w:rsidR="0082615E" w:rsidRPr="00FA0B67" w:rsidRDefault="0082615E" w:rsidP="00F00A11">
            <w:pPr>
              <w:rPr>
                <w:rFonts w:asciiTheme="majorHAnsi" w:hAnsiTheme="majorHAnsi" w:cstheme="majorHAnsi"/>
                <w:sz w:val="28"/>
                <w:szCs w:val="28"/>
              </w:rPr>
            </w:pPr>
            <w:bookmarkStart w:id="621" w:name="_Toc11861621"/>
            <w:bookmarkStart w:id="622" w:name="_Toc11933177"/>
            <w:r w:rsidRPr="00FA0B67">
              <w:rPr>
                <w:rFonts w:asciiTheme="majorHAnsi" w:hAnsiTheme="majorHAnsi" w:cstheme="majorHAnsi"/>
                <w:sz w:val="28"/>
                <w:szCs w:val="28"/>
              </w:rPr>
              <w:t>Use case tổng quát hóa</w:t>
            </w:r>
            <w:bookmarkEnd w:id="621"/>
            <w:bookmarkEnd w:id="622"/>
          </w:p>
        </w:tc>
        <w:tc>
          <w:tcPr>
            <w:tcW w:w="320" w:type="pct"/>
            <w:shd w:val="clear" w:color="000000" w:fill="FFFFFF"/>
          </w:tcPr>
          <w:p w14:paraId="44B7C805" w14:textId="5B275D09" w:rsidR="0082615E" w:rsidRPr="00FA0B67" w:rsidRDefault="0082615E" w:rsidP="00F00A11">
            <w:pPr>
              <w:rPr>
                <w:rFonts w:asciiTheme="majorHAnsi" w:hAnsiTheme="majorHAnsi" w:cstheme="majorHAnsi"/>
                <w:sz w:val="28"/>
                <w:szCs w:val="28"/>
                <w:lang w:eastAsia="en-US"/>
              </w:rPr>
            </w:pPr>
            <w:bookmarkStart w:id="623" w:name="_Toc11861622"/>
            <w:bookmarkStart w:id="624" w:name="_Toc11933178"/>
            <w:r w:rsidRPr="00FA0B67">
              <w:rPr>
                <w:rFonts w:asciiTheme="majorHAnsi" w:hAnsiTheme="majorHAnsi" w:cstheme="majorHAnsi"/>
                <w:sz w:val="28"/>
                <w:szCs w:val="28"/>
              </w:rPr>
              <w:t>B</w:t>
            </w:r>
            <w:bookmarkEnd w:id="623"/>
            <w:bookmarkEnd w:id="624"/>
          </w:p>
        </w:tc>
        <w:tc>
          <w:tcPr>
            <w:tcW w:w="445" w:type="pct"/>
            <w:shd w:val="clear" w:color="auto" w:fill="auto"/>
            <w:noWrap/>
          </w:tcPr>
          <w:p w14:paraId="598134C4" w14:textId="102917C3" w:rsidR="0082615E" w:rsidRPr="00FA0B67" w:rsidRDefault="0082615E" w:rsidP="00F00A11">
            <w:pPr>
              <w:rPr>
                <w:rFonts w:asciiTheme="majorHAnsi" w:hAnsiTheme="majorHAnsi" w:cstheme="majorHAnsi"/>
                <w:sz w:val="28"/>
                <w:szCs w:val="28"/>
                <w:lang w:eastAsia="en-US"/>
              </w:rPr>
            </w:pPr>
            <w:bookmarkStart w:id="625" w:name="_Toc11861623"/>
            <w:bookmarkStart w:id="626" w:name="_Toc11933179"/>
            <w:r w:rsidRPr="00FA0B67">
              <w:rPr>
                <w:rFonts w:asciiTheme="majorHAnsi" w:hAnsiTheme="majorHAnsi" w:cstheme="majorHAnsi"/>
                <w:sz w:val="28"/>
                <w:szCs w:val="28"/>
              </w:rPr>
              <w:t>Trung bình</w:t>
            </w:r>
            <w:bookmarkEnd w:id="625"/>
            <w:bookmarkEnd w:id="626"/>
          </w:p>
        </w:tc>
      </w:tr>
      <w:tr w:rsidR="0082615E" w:rsidRPr="00FA0B67" w14:paraId="03DC9C63" w14:textId="77777777" w:rsidTr="00517754">
        <w:trPr>
          <w:trHeight w:val="521"/>
        </w:trPr>
        <w:tc>
          <w:tcPr>
            <w:tcW w:w="251" w:type="pct"/>
            <w:shd w:val="clear" w:color="000000" w:fill="FFFFFF"/>
          </w:tcPr>
          <w:p w14:paraId="58C8FF67" w14:textId="1381402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31FAEA03" w14:textId="6085CC8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01F03588" w14:textId="0803A2F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77425DF9" w14:textId="0E8FD4B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481C02CF" w14:textId="3EE05B67" w:rsidR="0082615E" w:rsidRPr="00FA0B67" w:rsidRDefault="0082615E" w:rsidP="00F00A11">
            <w:pPr>
              <w:rPr>
                <w:rFonts w:asciiTheme="majorHAnsi" w:hAnsiTheme="majorHAnsi" w:cstheme="majorHAnsi"/>
                <w:sz w:val="28"/>
                <w:szCs w:val="28"/>
              </w:rPr>
            </w:pPr>
            <w:bookmarkStart w:id="627" w:name="_Toc11861624"/>
            <w:bookmarkStart w:id="628" w:name="_Toc11933180"/>
            <w:r w:rsidRPr="00FA0B67">
              <w:rPr>
                <w:rFonts w:asciiTheme="majorHAnsi" w:hAnsiTheme="majorHAnsi" w:cstheme="majorHAnsi"/>
                <w:sz w:val="28"/>
                <w:szCs w:val="28"/>
              </w:rPr>
              <w:t>Cán bộ nghiệp vụ tra cứu thông tin kết quả chưa phân bổ hết. Hệ thống hiển thị thông tin kết quả chưa phân bổ hết.</w:t>
            </w:r>
            <w:bookmarkEnd w:id="627"/>
            <w:bookmarkEnd w:id="628"/>
          </w:p>
        </w:tc>
        <w:tc>
          <w:tcPr>
            <w:tcW w:w="320" w:type="pct"/>
            <w:shd w:val="clear" w:color="000000" w:fill="FFFFFF"/>
          </w:tcPr>
          <w:p w14:paraId="75A49896" w14:textId="401F5FF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467EA715" w14:textId="0EB1C05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6A4F9BE0" w14:textId="77777777" w:rsidTr="00517754">
        <w:trPr>
          <w:trHeight w:val="521"/>
        </w:trPr>
        <w:tc>
          <w:tcPr>
            <w:tcW w:w="251" w:type="pct"/>
            <w:shd w:val="clear" w:color="000000" w:fill="FFFFFF"/>
          </w:tcPr>
          <w:p w14:paraId="1664DFC0" w14:textId="542C2D6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36E8757C" w14:textId="3DD7C9C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0EEFDA63" w14:textId="1A64919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2299AE41" w14:textId="1F320D7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7CBEC67B" w14:textId="5E3B9699" w:rsidR="0082615E" w:rsidRPr="00FA0B67" w:rsidRDefault="0082615E" w:rsidP="00F00A11">
            <w:pPr>
              <w:rPr>
                <w:rFonts w:asciiTheme="majorHAnsi" w:hAnsiTheme="majorHAnsi" w:cstheme="majorHAnsi"/>
                <w:sz w:val="28"/>
                <w:szCs w:val="28"/>
              </w:rPr>
            </w:pPr>
            <w:bookmarkStart w:id="629" w:name="_Toc11861625"/>
            <w:bookmarkStart w:id="630" w:name="_Toc11933181"/>
            <w:r w:rsidRPr="00FA0B67">
              <w:rPr>
                <w:rFonts w:asciiTheme="majorHAnsi" w:hAnsiTheme="majorHAnsi" w:cstheme="majorHAnsi"/>
                <w:sz w:val="28"/>
                <w:szCs w:val="28"/>
              </w:rPr>
              <w:t>Cán bộ nghiệp vụ kết xuất thông tin kết quả chưa phân bổ hết. Hệ thống kết xuất file excel thông tin kết quả chưa phân bổ hết.</w:t>
            </w:r>
            <w:bookmarkEnd w:id="629"/>
            <w:bookmarkEnd w:id="630"/>
          </w:p>
        </w:tc>
        <w:tc>
          <w:tcPr>
            <w:tcW w:w="320" w:type="pct"/>
            <w:shd w:val="clear" w:color="000000" w:fill="FFFFFF"/>
          </w:tcPr>
          <w:p w14:paraId="3DD158D7" w14:textId="2F0D5BE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234A0933" w14:textId="2E8B6B1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608CC1EB" w14:textId="77777777" w:rsidTr="00517754">
        <w:trPr>
          <w:trHeight w:val="521"/>
        </w:trPr>
        <w:tc>
          <w:tcPr>
            <w:tcW w:w="251" w:type="pct"/>
            <w:shd w:val="clear" w:color="000000" w:fill="FFFFFF"/>
          </w:tcPr>
          <w:p w14:paraId="3CD2A726" w14:textId="3598E1D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78632555" w14:textId="451DF38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0E9C277E" w14:textId="2914D29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17A3B8C2" w14:textId="1EDEF1E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7EF3B5DA" w14:textId="69F3BE21" w:rsidR="0082615E" w:rsidRPr="00FA0B67" w:rsidRDefault="0082615E" w:rsidP="00F00A11">
            <w:pPr>
              <w:rPr>
                <w:rFonts w:asciiTheme="majorHAnsi" w:hAnsiTheme="majorHAnsi" w:cstheme="majorHAnsi"/>
                <w:sz w:val="28"/>
                <w:szCs w:val="28"/>
              </w:rPr>
            </w:pPr>
            <w:bookmarkStart w:id="631" w:name="_Toc11861626"/>
            <w:bookmarkStart w:id="632" w:name="_Toc11933182"/>
            <w:r w:rsidRPr="00FA0B67">
              <w:rPr>
                <w:rFonts w:asciiTheme="majorHAnsi" w:hAnsiTheme="majorHAnsi" w:cstheme="majorHAnsi"/>
                <w:sz w:val="28"/>
                <w:szCs w:val="28"/>
              </w:rPr>
              <w:t xml:space="preserve">Cán bộ nghiệp vụ chuyển thông tin số lượng cổ phần được phép mua thêm cho đại lý theo chi tiết lệnh đặt của nhà đầu tư. Hệ thống gửi </w:t>
            </w:r>
            <w:r w:rsidRPr="00FA0B67">
              <w:rPr>
                <w:rFonts w:asciiTheme="majorHAnsi" w:hAnsiTheme="majorHAnsi" w:cstheme="majorHAnsi"/>
                <w:sz w:val="28"/>
                <w:szCs w:val="28"/>
              </w:rPr>
              <w:lastRenderedPageBreak/>
              <w:t>thông báo tới đại lý số lượng cổ phần được phép mua thêm.</w:t>
            </w:r>
            <w:bookmarkEnd w:id="631"/>
            <w:bookmarkEnd w:id="632"/>
          </w:p>
        </w:tc>
        <w:tc>
          <w:tcPr>
            <w:tcW w:w="320" w:type="pct"/>
            <w:shd w:val="clear" w:color="000000" w:fill="FFFFFF"/>
          </w:tcPr>
          <w:p w14:paraId="6694620E" w14:textId="46D1D83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445" w:type="pct"/>
            <w:shd w:val="clear" w:color="auto" w:fill="auto"/>
            <w:noWrap/>
          </w:tcPr>
          <w:p w14:paraId="6582A8A5" w14:textId="7B5FD8B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5AEAC0F7" w14:textId="77777777" w:rsidTr="00517754">
        <w:trPr>
          <w:trHeight w:val="521"/>
        </w:trPr>
        <w:tc>
          <w:tcPr>
            <w:tcW w:w="251" w:type="pct"/>
            <w:shd w:val="clear" w:color="000000" w:fill="FFFFFF"/>
          </w:tcPr>
          <w:p w14:paraId="0111694F" w14:textId="2708F90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1067" w:type="pct"/>
            <w:shd w:val="clear" w:color="auto" w:fill="auto"/>
            <w:vAlign w:val="center"/>
          </w:tcPr>
          <w:p w14:paraId="14019A7F" w14:textId="1E46962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1C90C6B8" w14:textId="14FA2AE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792431E2" w14:textId="5C4BF11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7C9A93A9" w14:textId="686D337B" w:rsidR="0082615E" w:rsidRPr="00FA0B67" w:rsidRDefault="0082615E" w:rsidP="00F00A11">
            <w:pPr>
              <w:rPr>
                <w:rFonts w:asciiTheme="majorHAnsi" w:hAnsiTheme="majorHAnsi" w:cstheme="majorHAnsi"/>
                <w:sz w:val="28"/>
                <w:szCs w:val="28"/>
              </w:rPr>
            </w:pPr>
            <w:bookmarkStart w:id="633" w:name="_Toc11861627"/>
            <w:bookmarkStart w:id="634" w:name="_Toc11933183"/>
            <w:r w:rsidRPr="00FA0B67">
              <w:rPr>
                <w:rFonts w:asciiTheme="majorHAnsi" w:hAnsiTheme="majorHAnsi" w:cstheme="majorHAnsi"/>
                <w:sz w:val="28"/>
                <w:szCs w:val="28"/>
              </w:rPr>
              <w:t>Cán bộ nghiệp vụ/thành viên kết xuất thông tin danh sách nhà đầu tư mua thêm cổ phần. Hệ thống kết xuất file excel thông tin danh sách nhà đầu tư mua thêm cổ phần.</w:t>
            </w:r>
            <w:bookmarkEnd w:id="633"/>
            <w:bookmarkEnd w:id="634"/>
          </w:p>
        </w:tc>
        <w:tc>
          <w:tcPr>
            <w:tcW w:w="320" w:type="pct"/>
            <w:shd w:val="clear" w:color="000000" w:fill="FFFFFF"/>
          </w:tcPr>
          <w:p w14:paraId="511FB9D9" w14:textId="405CE90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4929929F" w14:textId="47636D6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11CF9C88" w14:textId="77777777" w:rsidTr="00517754">
        <w:trPr>
          <w:trHeight w:val="521"/>
        </w:trPr>
        <w:tc>
          <w:tcPr>
            <w:tcW w:w="251" w:type="pct"/>
            <w:shd w:val="clear" w:color="000000" w:fill="FFFFFF"/>
          </w:tcPr>
          <w:p w14:paraId="7E20FF3C" w14:textId="4C680DE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52ECAB6A" w14:textId="4EEA7E2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5C78DCD8" w14:textId="14F6AE8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23BD346B" w14:textId="5693584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2C90C091" w14:textId="6DAD60D8" w:rsidR="0082615E" w:rsidRPr="00FA0B67" w:rsidRDefault="0082615E" w:rsidP="00F00A11">
            <w:pPr>
              <w:rPr>
                <w:rFonts w:asciiTheme="majorHAnsi" w:hAnsiTheme="majorHAnsi" w:cstheme="majorHAnsi"/>
                <w:sz w:val="28"/>
                <w:szCs w:val="28"/>
              </w:rPr>
            </w:pPr>
            <w:bookmarkStart w:id="635" w:name="_Toc11861628"/>
            <w:bookmarkStart w:id="636" w:name="_Toc11933184"/>
            <w:r w:rsidRPr="00FA0B67">
              <w:rPr>
                <w:rFonts w:asciiTheme="majorHAnsi" w:hAnsiTheme="majorHAnsi" w:cstheme="majorHAnsi"/>
                <w:sz w:val="28"/>
                <w:szCs w:val="28"/>
              </w:rPr>
              <w:t>Cán bộ nghiệp vụ phân bổ khối lượng không phân phối hết cho tổ chức bảo lãnh. Hệ thống cập nhật thông tin vào CSDL.</w:t>
            </w:r>
            <w:bookmarkEnd w:id="635"/>
            <w:bookmarkEnd w:id="636"/>
          </w:p>
        </w:tc>
        <w:tc>
          <w:tcPr>
            <w:tcW w:w="320" w:type="pct"/>
            <w:shd w:val="clear" w:color="000000" w:fill="FFFFFF"/>
          </w:tcPr>
          <w:p w14:paraId="48385065" w14:textId="2F69374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337104BD" w14:textId="72798AF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1F43B19D" w14:textId="77777777" w:rsidTr="00517754">
        <w:trPr>
          <w:trHeight w:val="521"/>
        </w:trPr>
        <w:tc>
          <w:tcPr>
            <w:tcW w:w="251" w:type="pct"/>
            <w:shd w:val="clear" w:color="000000" w:fill="FFFFFF"/>
          </w:tcPr>
          <w:p w14:paraId="0CF73BFF" w14:textId="3BD4CAB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03C56B53" w14:textId="6D72D10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47B2FFC8" w14:textId="68CA235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390B7113" w14:textId="2DBA3E6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06FDC271" w14:textId="5CF9F7E6" w:rsidR="0082615E" w:rsidRPr="00FA0B67" w:rsidRDefault="0082615E" w:rsidP="00F00A11">
            <w:pPr>
              <w:rPr>
                <w:rFonts w:asciiTheme="majorHAnsi" w:hAnsiTheme="majorHAnsi" w:cstheme="majorHAnsi"/>
                <w:sz w:val="28"/>
                <w:szCs w:val="28"/>
              </w:rPr>
            </w:pPr>
            <w:bookmarkStart w:id="637" w:name="_Toc11861629"/>
            <w:bookmarkStart w:id="638" w:name="_Toc11933185"/>
            <w:r w:rsidRPr="00FA0B67">
              <w:rPr>
                <w:rFonts w:asciiTheme="majorHAnsi" w:hAnsiTheme="majorHAnsi" w:cstheme="majorHAnsi"/>
                <w:sz w:val="28"/>
                <w:szCs w:val="28"/>
              </w:rPr>
              <w:t>Thành viên cập nhật số lượng mua thêm theo mức giá của nhà đầu tư. Hệ thống cập nhật CSDL và gửi thông báo cho cán bộ nghiệp vụ.</w:t>
            </w:r>
            <w:bookmarkEnd w:id="637"/>
            <w:bookmarkEnd w:id="638"/>
          </w:p>
        </w:tc>
        <w:tc>
          <w:tcPr>
            <w:tcW w:w="320" w:type="pct"/>
            <w:shd w:val="clear" w:color="000000" w:fill="FFFFFF"/>
          </w:tcPr>
          <w:p w14:paraId="5019290A" w14:textId="7CA808A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7048431D" w14:textId="556096D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0B1BB0B9" w14:textId="77777777" w:rsidTr="00517754">
        <w:trPr>
          <w:trHeight w:val="521"/>
        </w:trPr>
        <w:tc>
          <w:tcPr>
            <w:tcW w:w="251" w:type="pct"/>
            <w:shd w:val="clear" w:color="000000" w:fill="FFFFFF"/>
          </w:tcPr>
          <w:p w14:paraId="7EFDE463" w14:textId="75872AA3" w:rsidR="0082615E" w:rsidRPr="00FA0B67" w:rsidRDefault="0082615E" w:rsidP="00F00A11">
            <w:pPr>
              <w:rPr>
                <w:rFonts w:asciiTheme="majorHAnsi" w:hAnsiTheme="majorHAnsi" w:cstheme="majorHAnsi"/>
                <w:sz w:val="28"/>
                <w:szCs w:val="28"/>
                <w:lang w:eastAsia="en-US"/>
              </w:rPr>
            </w:pPr>
            <w:bookmarkStart w:id="639" w:name="_Toc11861630"/>
            <w:bookmarkStart w:id="640" w:name="_Toc11933186"/>
            <w:r w:rsidRPr="00FA0B67">
              <w:rPr>
                <w:rFonts w:asciiTheme="majorHAnsi" w:hAnsiTheme="majorHAnsi" w:cstheme="majorHAnsi"/>
                <w:sz w:val="28"/>
                <w:szCs w:val="28"/>
              </w:rPr>
              <w:t>25</w:t>
            </w:r>
            <w:bookmarkEnd w:id="639"/>
            <w:bookmarkEnd w:id="640"/>
          </w:p>
        </w:tc>
        <w:tc>
          <w:tcPr>
            <w:tcW w:w="1067" w:type="pct"/>
            <w:shd w:val="clear" w:color="auto" w:fill="auto"/>
            <w:vAlign w:val="center"/>
          </w:tcPr>
          <w:p w14:paraId="6D2FAA2A" w14:textId="5D7BB76F" w:rsidR="0082615E" w:rsidRPr="00FA0B67" w:rsidRDefault="0082615E" w:rsidP="00F00A11">
            <w:pPr>
              <w:rPr>
                <w:rFonts w:asciiTheme="majorHAnsi" w:hAnsiTheme="majorHAnsi" w:cstheme="majorHAnsi"/>
                <w:sz w:val="28"/>
                <w:szCs w:val="28"/>
                <w:lang w:eastAsia="en-US"/>
              </w:rPr>
            </w:pPr>
            <w:bookmarkStart w:id="641" w:name="_Toc11861631"/>
            <w:bookmarkStart w:id="642" w:name="_Toc11933187"/>
            <w:r w:rsidRPr="00FA0B67">
              <w:rPr>
                <w:rFonts w:asciiTheme="majorHAnsi" w:hAnsiTheme="majorHAnsi" w:cstheme="majorHAnsi"/>
                <w:sz w:val="28"/>
                <w:szCs w:val="28"/>
              </w:rPr>
              <w:t>Quản lý thanh toán</w:t>
            </w:r>
            <w:bookmarkEnd w:id="641"/>
            <w:bookmarkEnd w:id="642"/>
          </w:p>
        </w:tc>
        <w:tc>
          <w:tcPr>
            <w:tcW w:w="545" w:type="pct"/>
            <w:shd w:val="clear" w:color="auto" w:fill="auto"/>
            <w:vAlign w:val="center"/>
          </w:tcPr>
          <w:p w14:paraId="58A0055E" w14:textId="6E38FFDA" w:rsidR="0082615E" w:rsidRPr="00FA0B67" w:rsidRDefault="0082615E" w:rsidP="00F00A11">
            <w:pPr>
              <w:rPr>
                <w:rFonts w:asciiTheme="majorHAnsi" w:hAnsiTheme="majorHAnsi" w:cstheme="majorHAnsi"/>
                <w:sz w:val="28"/>
                <w:szCs w:val="28"/>
                <w:lang w:eastAsia="en-US"/>
              </w:rPr>
            </w:pPr>
            <w:bookmarkStart w:id="643" w:name="_Toc11861632"/>
            <w:bookmarkStart w:id="644" w:name="_Toc11933188"/>
            <w:r w:rsidRPr="00FA0B67">
              <w:rPr>
                <w:rFonts w:asciiTheme="majorHAnsi" w:hAnsiTheme="majorHAnsi" w:cstheme="majorHAnsi"/>
                <w:sz w:val="28"/>
                <w:szCs w:val="28"/>
              </w:rPr>
              <w:t>Thành viên</w:t>
            </w:r>
            <w:bookmarkEnd w:id="643"/>
            <w:bookmarkEnd w:id="644"/>
          </w:p>
        </w:tc>
        <w:tc>
          <w:tcPr>
            <w:tcW w:w="448" w:type="pct"/>
            <w:shd w:val="clear" w:color="auto" w:fill="auto"/>
            <w:vAlign w:val="center"/>
          </w:tcPr>
          <w:p w14:paraId="0DFAC796" w14:textId="1BBC48E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68C77033" w14:textId="21469A52" w:rsidR="0082615E" w:rsidRPr="00FA0B67" w:rsidRDefault="0082615E" w:rsidP="00F00A11">
            <w:pPr>
              <w:rPr>
                <w:rFonts w:asciiTheme="majorHAnsi" w:hAnsiTheme="majorHAnsi" w:cstheme="majorHAnsi"/>
                <w:sz w:val="28"/>
                <w:szCs w:val="28"/>
              </w:rPr>
            </w:pPr>
            <w:bookmarkStart w:id="645" w:name="_Toc11861633"/>
            <w:bookmarkStart w:id="646" w:name="_Toc11933189"/>
            <w:r w:rsidRPr="00FA0B67">
              <w:rPr>
                <w:rFonts w:asciiTheme="majorHAnsi" w:hAnsiTheme="majorHAnsi" w:cstheme="majorHAnsi"/>
                <w:sz w:val="28"/>
                <w:szCs w:val="28"/>
              </w:rPr>
              <w:t>Use case tổng quát hóa</w:t>
            </w:r>
            <w:bookmarkEnd w:id="645"/>
            <w:bookmarkEnd w:id="646"/>
          </w:p>
        </w:tc>
        <w:tc>
          <w:tcPr>
            <w:tcW w:w="320" w:type="pct"/>
            <w:shd w:val="clear" w:color="000000" w:fill="FFFFFF"/>
          </w:tcPr>
          <w:p w14:paraId="462842E6" w14:textId="2C9AF6AF" w:rsidR="0082615E" w:rsidRPr="00FA0B67" w:rsidRDefault="0082615E" w:rsidP="00F00A11">
            <w:pPr>
              <w:rPr>
                <w:rFonts w:asciiTheme="majorHAnsi" w:hAnsiTheme="majorHAnsi" w:cstheme="majorHAnsi"/>
                <w:sz w:val="28"/>
                <w:szCs w:val="28"/>
                <w:lang w:eastAsia="en-US"/>
              </w:rPr>
            </w:pPr>
            <w:bookmarkStart w:id="647" w:name="_Toc11861634"/>
            <w:bookmarkStart w:id="648" w:name="_Toc11933190"/>
            <w:r w:rsidRPr="00FA0B67">
              <w:rPr>
                <w:rFonts w:asciiTheme="majorHAnsi" w:hAnsiTheme="majorHAnsi" w:cstheme="majorHAnsi"/>
                <w:sz w:val="28"/>
                <w:szCs w:val="28"/>
              </w:rPr>
              <w:t>B</w:t>
            </w:r>
            <w:bookmarkEnd w:id="647"/>
            <w:bookmarkEnd w:id="648"/>
          </w:p>
        </w:tc>
        <w:tc>
          <w:tcPr>
            <w:tcW w:w="445" w:type="pct"/>
            <w:shd w:val="clear" w:color="auto" w:fill="auto"/>
            <w:noWrap/>
          </w:tcPr>
          <w:p w14:paraId="119B3A63" w14:textId="4FF66892" w:rsidR="0082615E" w:rsidRPr="00FA0B67" w:rsidRDefault="0082615E" w:rsidP="00F00A11">
            <w:pPr>
              <w:rPr>
                <w:rFonts w:asciiTheme="majorHAnsi" w:hAnsiTheme="majorHAnsi" w:cstheme="majorHAnsi"/>
                <w:sz w:val="28"/>
                <w:szCs w:val="28"/>
                <w:lang w:eastAsia="en-US"/>
              </w:rPr>
            </w:pPr>
            <w:bookmarkStart w:id="649" w:name="_Toc11861635"/>
            <w:bookmarkStart w:id="650" w:name="_Toc11933191"/>
            <w:r w:rsidRPr="00FA0B67">
              <w:rPr>
                <w:rFonts w:asciiTheme="majorHAnsi" w:hAnsiTheme="majorHAnsi" w:cstheme="majorHAnsi"/>
                <w:sz w:val="28"/>
                <w:szCs w:val="28"/>
              </w:rPr>
              <w:t>Trung bình</w:t>
            </w:r>
            <w:bookmarkEnd w:id="649"/>
            <w:bookmarkEnd w:id="650"/>
          </w:p>
        </w:tc>
      </w:tr>
      <w:tr w:rsidR="0082615E" w:rsidRPr="00FA0B67" w14:paraId="1B26644E" w14:textId="77777777" w:rsidTr="00517754">
        <w:trPr>
          <w:trHeight w:val="521"/>
        </w:trPr>
        <w:tc>
          <w:tcPr>
            <w:tcW w:w="251" w:type="pct"/>
            <w:shd w:val="clear" w:color="000000" w:fill="FFFFFF"/>
          </w:tcPr>
          <w:p w14:paraId="12F83781" w14:textId="3B16907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1067" w:type="pct"/>
            <w:shd w:val="clear" w:color="auto" w:fill="auto"/>
            <w:vAlign w:val="center"/>
          </w:tcPr>
          <w:p w14:paraId="57760F40" w14:textId="6BB00C0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6733FDB6" w14:textId="5BC94AB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50992BCC" w14:textId="544546D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1F32148B" w14:textId="00BBB4EC" w:rsidR="0082615E" w:rsidRPr="00FA0B67" w:rsidRDefault="0082615E" w:rsidP="00F00A11">
            <w:pPr>
              <w:rPr>
                <w:rFonts w:asciiTheme="majorHAnsi" w:hAnsiTheme="majorHAnsi" w:cstheme="majorHAnsi"/>
                <w:sz w:val="28"/>
                <w:szCs w:val="28"/>
              </w:rPr>
            </w:pPr>
            <w:bookmarkStart w:id="651" w:name="_Toc11861636"/>
            <w:bookmarkStart w:id="652" w:name="_Toc11933192"/>
            <w:r w:rsidRPr="00FA0B67">
              <w:rPr>
                <w:rFonts w:asciiTheme="majorHAnsi" w:hAnsiTheme="majorHAnsi" w:cstheme="majorHAnsi"/>
                <w:sz w:val="28"/>
                <w:szCs w:val="28"/>
              </w:rPr>
              <w:t>Thành viên thực hiện thanh toán cho nhà đầu tư trúng giá. Hệ thống cập nhật thông tin vào CSDL.</w:t>
            </w:r>
            <w:bookmarkEnd w:id="651"/>
            <w:bookmarkEnd w:id="652"/>
          </w:p>
        </w:tc>
        <w:tc>
          <w:tcPr>
            <w:tcW w:w="320" w:type="pct"/>
            <w:shd w:val="clear" w:color="000000" w:fill="FFFFFF"/>
          </w:tcPr>
          <w:p w14:paraId="5F4ACD65" w14:textId="3C187D2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53B67EAC" w14:textId="12861C9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62E25D04" w14:textId="77777777" w:rsidTr="00517754">
        <w:trPr>
          <w:trHeight w:val="521"/>
        </w:trPr>
        <w:tc>
          <w:tcPr>
            <w:tcW w:w="251" w:type="pct"/>
            <w:shd w:val="clear" w:color="000000" w:fill="FFFFFF"/>
          </w:tcPr>
          <w:p w14:paraId="1F2DF1BA" w14:textId="3E03562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409F2F7B" w14:textId="210CB75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35ED6364" w14:textId="7FE3302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6F0AC7C5" w14:textId="49BBC31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0B9EC59C" w14:textId="4338A26C" w:rsidR="0082615E" w:rsidRPr="00FA0B67" w:rsidRDefault="0082615E" w:rsidP="00F00A11">
            <w:pPr>
              <w:rPr>
                <w:rFonts w:asciiTheme="majorHAnsi" w:hAnsiTheme="majorHAnsi" w:cstheme="majorHAnsi"/>
                <w:sz w:val="28"/>
                <w:szCs w:val="28"/>
              </w:rPr>
            </w:pPr>
            <w:bookmarkStart w:id="653" w:name="_Toc11861637"/>
            <w:bookmarkStart w:id="654" w:name="_Toc11933193"/>
            <w:r w:rsidRPr="00FA0B67">
              <w:rPr>
                <w:rFonts w:asciiTheme="majorHAnsi" w:hAnsiTheme="majorHAnsi" w:cstheme="majorHAnsi"/>
                <w:sz w:val="28"/>
                <w:szCs w:val="28"/>
              </w:rPr>
              <w:t>Thành viên thực hiện sửa thông tin thanh toán cho nhà đầu tư. Hệ thống cập nhật thông tin vào CSDL.</w:t>
            </w:r>
            <w:bookmarkEnd w:id="653"/>
            <w:bookmarkEnd w:id="654"/>
          </w:p>
        </w:tc>
        <w:tc>
          <w:tcPr>
            <w:tcW w:w="320" w:type="pct"/>
            <w:shd w:val="clear" w:color="000000" w:fill="FFFFFF"/>
          </w:tcPr>
          <w:p w14:paraId="650F9AA8" w14:textId="6EBBEB3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22AD0696" w14:textId="3A3C737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5AAA4EAB" w14:textId="77777777" w:rsidTr="00517754">
        <w:trPr>
          <w:trHeight w:val="521"/>
        </w:trPr>
        <w:tc>
          <w:tcPr>
            <w:tcW w:w="251" w:type="pct"/>
            <w:shd w:val="clear" w:color="000000" w:fill="FFFFFF"/>
          </w:tcPr>
          <w:p w14:paraId="0E3E9DCA" w14:textId="3C26F3F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13380D7A" w14:textId="3D6988F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6869B28C" w14:textId="14B7735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39F38BA9" w14:textId="5CCFEE9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4F41B453" w14:textId="30014D4F" w:rsidR="0082615E" w:rsidRPr="00FA0B67" w:rsidRDefault="0082615E" w:rsidP="00F00A11">
            <w:pPr>
              <w:rPr>
                <w:rFonts w:asciiTheme="majorHAnsi" w:hAnsiTheme="majorHAnsi" w:cstheme="majorHAnsi"/>
                <w:sz w:val="28"/>
                <w:szCs w:val="28"/>
              </w:rPr>
            </w:pPr>
            <w:bookmarkStart w:id="655" w:name="_Toc11861638"/>
            <w:bookmarkStart w:id="656" w:name="_Toc11933194"/>
            <w:r w:rsidRPr="00FA0B67">
              <w:rPr>
                <w:rFonts w:asciiTheme="majorHAnsi" w:hAnsiTheme="majorHAnsi" w:cstheme="majorHAnsi"/>
                <w:sz w:val="28"/>
                <w:szCs w:val="28"/>
              </w:rPr>
              <w:t>Thành viên thực hiện xóa thông tin thanh toán của nhà đầu tư. Hệ thống cập nhật thông tin vào CSDL.</w:t>
            </w:r>
            <w:bookmarkEnd w:id="655"/>
            <w:bookmarkEnd w:id="656"/>
          </w:p>
        </w:tc>
        <w:tc>
          <w:tcPr>
            <w:tcW w:w="320" w:type="pct"/>
            <w:shd w:val="clear" w:color="000000" w:fill="FFFFFF"/>
          </w:tcPr>
          <w:p w14:paraId="26AFBD81" w14:textId="3CFF8E7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3F05C02D" w14:textId="330A337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0147CD47" w14:textId="77777777" w:rsidTr="00517754">
        <w:trPr>
          <w:trHeight w:val="521"/>
        </w:trPr>
        <w:tc>
          <w:tcPr>
            <w:tcW w:w="251" w:type="pct"/>
            <w:shd w:val="clear" w:color="000000" w:fill="FFFFFF"/>
          </w:tcPr>
          <w:p w14:paraId="00399874" w14:textId="296639B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3C9A5615" w14:textId="51C0421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07E54976" w14:textId="57B48A2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023FEFF7" w14:textId="4424E88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69E57DC4" w14:textId="56F9BEF6" w:rsidR="0082615E" w:rsidRPr="00FA0B67" w:rsidRDefault="0082615E" w:rsidP="00F00A11">
            <w:pPr>
              <w:rPr>
                <w:rFonts w:asciiTheme="majorHAnsi" w:hAnsiTheme="majorHAnsi" w:cstheme="majorHAnsi"/>
                <w:sz w:val="28"/>
                <w:szCs w:val="28"/>
              </w:rPr>
            </w:pPr>
            <w:bookmarkStart w:id="657" w:name="_Toc11861639"/>
            <w:bookmarkStart w:id="658" w:name="_Toc11933195"/>
            <w:r w:rsidRPr="00FA0B67">
              <w:rPr>
                <w:rFonts w:asciiTheme="majorHAnsi" w:hAnsiTheme="majorHAnsi" w:cstheme="majorHAnsi"/>
                <w:sz w:val="28"/>
                <w:szCs w:val="28"/>
              </w:rPr>
              <w:t>Thành viên thực hiện xem thông tin thanh toán của nhà đầu tư. Hệ thống hiển thị thông tin chi tiết thanh toán của nhà đầu tư.</w:t>
            </w:r>
            <w:bookmarkEnd w:id="657"/>
            <w:bookmarkEnd w:id="658"/>
          </w:p>
        </w:tc>
        <w:tc>
          <w:tcPr>
            <w:tcW w:w="320" w:type="pct"/>
            <w:shd w:val="clear" w:color="000000" w:fill="FFFFFF"/>
          </w:tcPr>
          <w:p w14:paraId="2416BA66" w14:textId="461FD27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16F99EA5" w14:textId="4DDAC73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1A93FDB4" w14:textId="77777777" w:rsidTr="00517754">
        <w:trPr>
          <w:trHeight w:val="521"/>
        </w:trPr>
        <w:tc>
          <w:tcPr>
            <w:tcW w:w="251" w:type="pct"/>
            <w:shd w:val="clear" w:color="000000" w:fill="FFFFFF"/>
          </w:tcPr>
          <w:p w14:paraId="4B0E7E3D" w14:textId="5D18B56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060DCC78" w14:textId="17F54F3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5A69D70F" w14:textId="38ED06C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296C2E85" w14:textId="7829447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36417683" w14:textId="6235BE49" w:rsidR="0082615E" w:rsidRPr="00FA0B67" w:rsidRDefault="0082615E" w:rsidP="00F00A11">
            <w:pPr>
              <w:rPr>
                <w:rFonts w:asciiTheme="majorHAnsi" w:hAnsiTheme="majorHAnsi" w:cstheme="majorHAnsi"/>
                <w:sz w:val="28"/>
                <w:szCs w:val="28"/>
              </w:rPr>
            </w:pPr>
            <w:bookmarkStart w:id="659" w:name="_Toc11861640"/>
            <w:bookmarkStart w:id="660" w:name="_Toc11933196"/>
            <w:r w:rsidRPr="00FA0B67">
              <w:rPr>
                <w:rFonts w:asciiTheme="majorHAnsi" w:hAnsiTheme="majorHAnsi" w:cstheme="majorHAnsi"/>
                <w:sz w:val="28"/>
                <w:szCs w:val="28"/>
              </w:rPr>
              <w:t xml:space="preserve">Cán bộ nghiệp vụ/thành viên thực hiện tra cứu thông tin thanh toán của nhà đầu tư. Hệ </w:t>
            </w:r>
            <w:r w:rsidRPr="00FA0B67">
              <w:rPr>
                <w:rFonts w:asciiTheme="majorHAnsi" w:hAnsiTheme="majorHAnsi" w:cstheme="majorHAnsi"/>
                <w:sz w:val="28"/>
                <w:szCs w:val="28"/>
              </w:rPr>
              <w:lastRenderedPageBreak/>
              <w:t>thống hiển thị thông tin danh sách thanh toán của nhà đầu tư.</w:t>
            </w:r>
            <w:bookmarkEnd w:id="659"/>
            <w:bookmarkEnd w:id="660"/>
          </w:p>
        </w:tc>
        <w:tc>
          <w:tcPr>
            <w:tcW w:w="320" w:type="pct"/>
            <w:shd w:val="clear" w:color="000000" w:fill="FFFFFF"/>
          </w:tcPr>
          <w:p w14:paraId="086C6366" w14:textId="42D1E3F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445" w:type="pct"/>
            <w:shd w:val="clear" w:color="auto" w:fill="auto"/>
            <w:noWrap/>
          </w:tcPr>
          <w:p w14:paraId="412DF16F" w14:textId="0924493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4F6B8D53" w14:textId="77777777" w:rsidTr="00517754">
        <w:trPr>
          <w:trHeight w:val="521"/>
        </w:trPr>
        <w:tc>
          <w:tcPr>
            <w:tcW w:w="251" w:type="pct"/>
            <w:shd w:val="clear" w:color="000000" w:fill="FFFFFF"/>
          </w:tcPr>
          <w:p w14:paraId="1DD692A0" w14:textId="5019707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1067" w:type="pct"/>
            <w:shd w:val="clear" w:color="auto" w:fill="auto"/>
            <w:vAlign w:val="center"/>
          </w:tcPr>
          <w:p w14:paraId="4BC3B341" w14:textId="7AFC428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2DC0A81F" w14:textId="3A90D87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52FE6921" w14:textId="61CDE3B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0513F5DA" w14:textId="32A6A992" w:rsidR="0082615E" w:rsidRPr="00FA0B67" w:rsidRDefault="0082615E" w:rsidP="00F00A11">
            <w:pPr>
              <w:rPr>
                <w:rFonts w:asciiTheme="majorHAnsi" w:hAnsiTheme="majorHAnsi" w:cstheme="majorHAnsi"/>
                <w:sz w:val="28"/>
                <w:szCs w:val="28"/>
              </w:rPr>
            </w:pPr>
            <w:bookmarkStart w:id="661" w:name="_Toc11861641"/>
            <w:bookmarkStart w:id="662" w:name="_Toc11933197"/>
            <w:r w:rsidRPr="00FA0B67">
              <w:rPr>
                <w:rFonts w:asciiTheme="majorHAnsi" w:hAnsiTheme="majorHAnsi" w:cstheme="majorHAnsi"/>
                <w:sz w:val="28"/>
                <w:szCs w:val="28"/>
              </w:rPr>
              <w:t>Cán bộ nghiệp vụ/thành viên thực hiện kết xuất thông tin thanh toán của nhà đầu tư. Hệ thống kết xuất file excel thông tin danh sách thanh toán.</w:t>
            </w:r>
            <w:bookmarkEnd w:id="661"/>
            <w:bookmarkEnd w:id="662"/>
          </w:p>
        </w:tc>
        <w:tc>
          <w:tcPr>
            <w:tcW w:w="320" w:type="pct"/>
            <w:shd w:val="clear" w:color="000000" w:fill="FFFFFF"/>
          </w:tcPr>
          <w:p w14:paraId="69CB5E05" w14:textId="3EC40CB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39E2DE01" w14:textId="0227ED8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42F4A0C5" w14:textId="77777777" w:rsidTr="00517754">
        <w:trPr>
          <w:trHeight w:val="521"/>
        </w:trPr>
        <w:tc>
          <w:tcPr>
            <w:tcW w:w="251" w:type="pct"/>
            <w:shd w:val="clear" w:color="000000" w:fill="FFFFFF"/>
          </w:tcPr>
          <w:p w14:paraId="3A7895B8" w14:textId="50CFCD8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3F147794" w14:textId="4F0C6F1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0F3C4A67" w14:textId="2B0E94E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16FEF889" w14:textId="6974448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4E914C34" w14:textId="2C76CA1D" w:rsidR="0082615E" w:rsidRPr="00FA0B67" w:rsidRDefault="0082615E" w:rsidP="00F00A11">
            <w:pPr>
              <w:rPr>
                <w:rFonts w:asciiTheme="majorHAnsi" w:hAnsiTheme="majorHAnsi" w:cstheme="majorHAnsi"/>
                <w:sz w:val="28"/>
                <w:szCs w:val="28"/>
              </w:rPr>
            </w:pPr>
            <w:bookmarkStart w:id="663" w:name="_Toc11861642"/>
            <w:bookmarkStart w:id="664" w:name="_Toc11933198"/>
            <w:r w:rsidRPr="00FA0B67">
              <w:rPr>
                <w:rFonts w:asciiTheme="majorHAnsi" w:hAnsiTheme="majorHAnsi" w:cstheme="majorHAnsi"/>
                <w:sz w:val="28"/>
                <w:szCs w:val="28"/>
              </w:rPr>
              <w:t>Cán bộ nghiệp vụ duyệt/từ chối duyệt thông tin thanh toán của thành viên. Hệ thống cập nhật thông tin vào CSDL</w:t>
            </w:r>
            <w:bookmarkEnd w:id="663"/>
            <w:bookmarkEnd w:id="664"/>
          </w:p>
        </w:tc>
        <w:tc>
          <w:tcPr>
            <w:tcW w:w="320" w:type="pct"/>
            <w:shd w:val="clear" w:color="000000" w:fill="FFFFFF"/>
          </w:tcPr>
          <w:p w14:paraId="372535B7" w14:textId="64347BC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298A8A9E" w14:textId="4C7E22F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19B80EEA" w14:textId="77777777" w:rsidTr="00517754">
        <w:trPr>
          <w:trHeight w:val="521"/>
        </w:trPr>
        <w:tc>
          <w:tcPr>
            <w:tcW w:w="251" w:type="pct"/>
            <w:shd w:val="clear" w:color="000000" w:fill="FFFFFF"/>
          </w:tcPr>
          <w:p w14:paraId="500C41FE" w14:textId="1E10401D" w:rsidR="0082615E" w:rsidRPr="00FA0B67" w:rsidRDefault="0082615E" w:rsidP="00F00A11">
            <w:pPr>
              <w:rPr>
                <w:rFonts w:asciiTheme="majorHAnsi" w:hAnsiTheme="majorHAnsi" w:cstheme="majorHAnsi"/>
                <w:sz w:val="28"/>
                <w:szCs w:val="28"/>
                <w:lang w:eastAsia="en-US"/>
              </w:rPr>
            </w:pPr>
            <w:bookmarkStart w:id="665" w:name="_Toc11861643"/>
            <w:bookmarkStart w:id="666" w:name="_Toc11933199"/>
            <w:r w:rsidRPr="00FA0B67">
              <w:rPr>
                <w:rFonts w:asciiTheme="majorHAnsi" w:hAnsiTheme="majorHAnsi" w:cstheme="majorHAnsi"/>
                <w:sz w:val="28"/>
                <w:szCs w:val="28"/>
              </w:rPr>
              <w:t>26</w:t>
            </w:r>
            <w:bookmarkEnd w:id="665"/>
            <w:bookmarkEnd w:id="666"/>
          </w:p>
        </w:tc>
        <w:tc>
          <w:tcPr>
            <w:tcW w:w="1067" w:type="pct"/>
            <w:shd w:val="clear" w:color="auto" w:fill="auto"/>
            <w:vAlign w:val="center"/>
          </w:tcPr>
          <w:p w14:paraId="014C8BB0" w14:textId="329679C8" w:rsidR="0082615E" w:rsidRPr="00FA0B67" w:rsidRDefault="00B42DC1" w:rsidP="00F00A11">
            <w:pPr>
              <w:rPr>
                <w:rFonts w:asciiTheme="majorHAnsi" w:hAnsiTheme="majorHAnsi" w:cstheme="majorHAnsi"/>
                <w:sz w:val="28"/>
                <w:szCs w:val="28"/>
                <w:lang w:eastAsia="en-US"/>
              </w:rPr>
            </w:pPr>
            <w:bookmarkStart w:id="667" w:name="_Toc11861644"/>
            <w:bookmarkStart w:id="668" w:name="_Toc11933200"/>
            <w:r w:rsidRPr="00FA0B67">
              <w:rPr>
                <w:rFonts w:asciiTheme="majorHAnsi" w:hAnsiTheme="majorHAnsi" w:cstheme="majorHAnsi"/>
                <w:sz w:val="28"/>
                <w:szCs w:val="28"/>
              </w:rPr>
              <w:t>Gửi thông tin lên</w:t>
            </w:r>
            <w:r w:rsidRPr="00FA0B67">
              <w:rPr>
                <w:rFonts w:asciiTheme="majorHAnsi" w:hAnsiTheme="majorHAnsi" w:cstheme="majorHAnsi"/>
                <w:sz w:val="28"/>
                <w:szCs w:val="28"/>
              </w:rPr>
              <w:br/>
              <w:t>trang đấu giá trực tuyến</w:t>
            </w:r>
            <w:bookmarkEnd w:id="667"/>
            <w:bookmarkEnd w:id="668"/>
          </w:p>
        </w:tc>
        <w:tc>
          <w:tcPr>
            <w:tcW w:w="545" w:type="pct"/>
            <w:shd w:val="clear" w:color="auto" w:fill="auto"/>
            <w:vAlign w:val="center"/>
          </w:tcPr>
          <w:p w14:paraId="70978D51" w14:textId="54E0200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011546FB" w14:textId="353A18A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2850AF13" w14:textId="10D032D5" w:rsidR="0082615E" w:rsidRPr="00FA0B67" w:rsidRDefault="0082615E" w:rsidP="00F00A11">
            <w:pPr>
              <w:rPr>
                <w:rFonts w:asciiTheme="majorHAnsi" w:hAnsiTheme="majorHAnsi" w:cstheme="majorHAnsi"/>
                <w:sz w:val="28"/>
                <w:szCs w:val="28"/>
              </w:rPr>
            </w:pPr>
            <w:bookmarkStart w:id="669" w:name="_Toc11861645"/>
            <w:bookmarkStart w:id="670" w:name="_Toc11933201"/>
            <w:r w:rsidRPr="00FA0B67">
              <w:rPr>
                <w:rFonts w:asciiTheme="majorHAnsi" w:hAnsiTheme="majorHAnsi" w:cstheme="majorHAnsi"/>
                <w:sz w:val="28"/>
                <w:szCs w:val="28"/>
              </w:rPr>
              <w:t>Use case tổng quát hóa</w:t>
            </w:r>
            <w:bookmarkEnd w:id="669"/>
            <w:bookmarkEnd w:id="670"/>
          </w:p>
        </w:tc>
        <w:tc>
          <w:tcPr>
            <w:tcW w:w="320" w:type="pct"/>
            <w:shd w:val="clear" w:color="000000" w:fill="FFFFFF"/>
          </w:tcPr>
          <w:p w14:paraId="3A5945F8" w14:textId="1E3AD465" w:rsidR="0082615E" w:rsidRPr="00FA0B67" w:rsidRDefault="0082615E" w:rsidP="00F00A11">
            <w:pPr>
              <w:rPr>
                <w:rFonts w:asciiTheme="majorHAnsi" w:hAnsiTheme="majorHAnsi" w:cstheme="majorHAnsi"/>
                <w:sz w:val="28"/>
                <w:szCs w:val="28"/>
                <w:lang w:eastAsia="en-US"/>
              </w:rPr>
            </w:pPr>
            <w:bookmarkStart w:id="671" w:name="_Toc11861646"/>
            <w:bookmarkStart w:id="672" w:name="_Toc11933202"/>
            <w:r w:rsidRPr="00FA0B67">
              <w:rPr>
                <w:rFonts w:asciiTheme="majorHAnsi" w:hAnsiTheme="majorHAnsi" w:cstheme="majorHAnsi"/>
                <w:sz w:val="28"/>
                <w:szCs w:val="28"/>
              </w:rPr>
              <w:t>B</w:t>
            </w:r>
            <w:bookmarkEnd w:id="671"/>
            <w:bookmarkEnd w:id="672"/>
          </w:p>
        </w:tc>
        <w:tc>
          <w:tcPr>
            <w:tcW w:w="445" w:type="pct"/>
            <w:shd w:val="clear" w:color="auto" w:fill="auto"/>
            <w:noWrap/>
          </w:tcPr>
          <w:p w14:paraId="0DDE06D0" w14:textId="51F2F750" w:rsidR="0082615E" w:rsidRPr="00FA0B67" w:rsidRDefault="0082615E" w:rsidP="00F00A11">
            <w:pPr>
              <w:rPr>
                <w:rFonts w:asciiTheme="majorHAnsi" w:hAnsiTheme="majorHAnsi" w:cstheme="majorHAnsi"/>
                <w:sz w:val="28"/>
                <w:szCs w:val="28"/>
                <w:lang w:eastAsia="en-US"/>
              </w:rPr>
            </w:pPr>
            <w:bookmarkStart w:id="673" w:name="_Toc11861647"/>
            <w:bookmarkStart w:id="674" w:name="_Toc11933203"/>
            <w:r w:rsidRPr="00FA0B67">
              <w:rPr>
                <w:rFonts w:asciiTheme="majorHAnsi" w:hAnsiTheme="majorHAnsi" w:cstheme="majorHAnsi"/>
                <w:sz w:val="28"/>
                <w:szCs w:val="28"/>
              </w:rPr>
              <w:t>Trung bình</w:t>
            </w:r>
            <w:bookmarkEnd w:id="673"/>
            <w:bookmarkEnd w:id="674"/>
          </w:p>
        </w:tc>
      </w:tr>
      <w:tr w:rsidR="0082615E" w:rsidRPr="00FA0B67" w14:paraId="0557D8BD" w14:textId="77777777" w:rsidTr="00517754">
        <w:trPr>
          <w:trHeight w:val="521"/>
        </w:trPr>
        <w:tc>
          <w:tcPr>
            <w:tcW w:w="251" w:type="pct"/>
            <w:shd w:val="clear" w:color="000000" w:fill="FFFFFF"/>
          </w:tcPr>
          <w:p w14:paraId="4520E712" w14:textId="7106A2F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1A4D82FF" w14:textId="26A77F1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2AA721DE" w14:textId="02C3F57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68CB0216" w14:textId="32ACBB1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4F1BE7EC" w14:textId="27920134" w:rsidR="0082615E" w:rsidRPr="00FA0B67" w:rsidRDefault="0082615E" w:rsidP="00F00A11">
            <w:pPr>
              <w:rPr>
                <w:rFonts w:asciiTheme="majorHAnsi" w:hAnsiTheme="majorHAnsi" w:cstheme="majorHAnsi"/>
                <w:sz w:val="28"/>
                <w:szCs w:val="28"/>
              </w:rPr>
            </w:pPr>
            <w:bookmarkStart w:id="675" w:name="_Toc11861648"/>
            <w:bookmarkStart w:id="676" w:name="_Toc11933204"/>
            <w:r w:rsidRPr="00FA0B67">
              <w:rPr>
                <w:rFonts w:asciiTheme="majorHAnsi" w:hAnsiTheme="majorHAnsi" w:cstheme="majorHAnsi"/>
                <w:sz w:val="28"/>
                <w:szCs w:val="28"/>
              </w:rPr>
              <w:t>Tiến trình thời gian của hệ thống đọc thông tin đợt đấu giá,book building để gửi dữ liệu cho trang đấu giá trực tuyến</w:t>
            </w:r>
            <w:bookmarkEnd w:id="675"/>
            <w:bookmarkEnd w:id="676"/>
          </w:p>
        </w:tc>
        <w:tc>
          <w:tcPr>
            <w:tcW w:w="320" w:type="pct"/>
            <w:shd w:val="clear" w:color="000000" w:fill="FFFFFF"/>
          </w:tcPr>
          <w:p w14:paraId="7C9D3215" w14:textId="2744F9F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3597384E" w14:textId="1C35420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5A9B7637" w14:textId="77777777" w:rsidTr="00517754">
        <w:trPr>
          <w:trHeight w:val="521"/>
        </w:trPr>
        <w:tc>
          <w:tcPr>
            <w:tcW w:w="251" w:type="pct"/>
            <w:shd w:val="clear" w:color="000000" w:fill="FFFFFF"/>
          </w:tcPr>
          <w:p w14:paraId="1044381A" w14:textId="4233F31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1067" w:type="pct"/>
            <w:shd w:val="clear" w:color="auto" w:fill="auto"/>
            <w:vAlign w:val="center"/>
          </w:tcPr>
          <w:p w14:paraId="242903CE" w14:textId="5E00C72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5483BED1" w14:textId="5EE576F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5D3C2E9E" w14:textId="2412B4D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68D5434E" w14:textId="7CB11371" w:rsidR="0082615E" w:rsidRPr="00FA0B67" w:rsidRDefault="0082615E" w:rsidP="00F00A11">
            <w:pPr>
              <w:rPr>
                <w:rFonts w:asciiTheme="majorHAnsi" w:hAnsiTheme="majorHAnsi" w:cstheme="majorHAnsi"/>
                <w:sz w:val="28"/>
                <w:szCs w:val="28"/>
              </w:rPr>
            </w:pPr>
            <w:bookmarkStart w:id="677" w:name="_Toc11861649"/>
            <w:bookmarkStart w:id="678" w:name="_Toc11933205"/>
            <w:r w:rsidRPr="00FA0B67">
              <w:rPr>
                <w:rFonts w:asciiTheme="majorHAnsi" w:hAnsiTheme="majorHAnsi" w:cstheme="majorHAnsi"/>
                <w:sz w:val="28"/>
                <w:szCs w:val="28"/>
              </w:rPr>
              <w:t>Tiến trình thời gian của hệ thống đọc thông tin nhà đầu tư đăng ký đợt đấu giá,book building để gửi dữ liệu cho trang đấu giá trực tuyến</w:t>
            </w:r>
            <w:bookmarkEnd w:id="677"/>
            <w:bookmarkEnd w:id="678"/>
          </w:p>
        </w:tc>
        <w:tc>
          <w:tcPr>
            <w:tcW w:w="320" w:type="pct"/>
            <w:shd w:val="clear" w:color="000000" w:fill="FFFFFF"/>
          </w:tcPr>
          <w:p w14:paraId="5883F45B" w14:textId="3043C6B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59422BE9" w14:textId="332C480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201B32BC" w14:textId="77777777" w:rsidTr="00517754">
        <w:trPr>
          <w:trHeight w:val="521"/>
        </w:trPr>
        <w:tc>
          <w:tcPr>
            <w:tcW w:w="251" w:type="pct"/>
            <w:shd w:val="clear" w:color="000000" w:fill="FFFFFF"/>
          </w:tcPr>
          <w:p w14:paraId="7826A411" w14:textId="44D5238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7D7106D3" w14:textId="3FC158E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741FC728" w14:textId="777C3B6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02284923" w14:textId="73FEF18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5E8A8414" w14:textId="168564B3" w:rsidR="0082615E" w:rsidRPr="00FA0B67" w:rsidRDefault="0082615E" w:rsidP="00F00A11">
            <w:pPr>
              <w:rPr>
                <w:rFonts w:asciiTheme="majorHAnsi" w:hAnsiTheme="majorHAnsi" w:cstheme="majorHAnsi"/>
                <w:sz w:val="28"/>
                <w:szCs w:val="28"/>
              </w:rPr>
            </w:pPr>
            <w:bookmarkStart w:id="679" w:name="_Toc11861650"/>
            <w:bookmarkStart w:id="680" w:name="_Toc11933206"/>
            <w:r w:rsidRPr="00FA0B67">
              <w:rPr>
                <w:rFonts w:asciiTheme="majorHAnsi" w:hAnsiTheme="majorHAnsi" w:cstheme="majorHAnsi"/>
                <w:sz w:val="28"/>
                <w:szCs w:val="28"/>
              </w:rPr>
              <w:t>Tiến trình thời gian của hệ thống đọc thông tin lệnh đặt mua đợt đấu giá,book building để gửi dữ liệu cho trang đấu giá trực tuyến</w:t>
            </w:r>
            <w:bookmarkEnd w:id="679"/>
            <w:bookmarkEnd w:id="680"/>
          </w:p>
        </w:tc>
        <w:tc>
          <w:tcPr>
            <w:tcW w:w="320" w:type="pct"/>
            <w:shd w:val="clear" w:color="000000" w:fill="FFFFFF"/>
          </w:tcPr>
          <w:p w14:paraId="02F9CE3C" w14:textId="1674DC9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44698B8B" w14:textId="1C3FD4E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5632115D" w14:textId="77777777" w:rsidTr="00517754">
        <w:trPr>
          <w:trHeight w:val="521"/>
        </w:trPr>
        <w:tc>
          <w:tcPr>
            <w:tcW w:w="251" w:type="pct"/>
            <w:shd w:val="clear" w:color="000000" w:fill="FFFFFF"/>
          </w:tcPr>
          <w:p w14:paraId="0238E840" w14:textId="57D7EE1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5C3299D8" w14:textId="11D60DC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1C44CEF6" w14:textId="5BDC275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16C47588" w14:textId="27DE4BD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09DDA4CC" w14:textId="160F332C" w:rsidR="0082615E" w:rsidRPr="00FA0B67" w:rsidRDefault="0082615E" w:rsidP="00F00A11">
            <w:pPr>
              <w:rPr>
                <w:rFonts w:asciiTheme="majorHAnsi" w:hAnsiTheme="majorHAnsi" w:cstheme="majorHAnsi"/>
                <w:sz w:val="28"/>
                <w:szCs w:val="28"/>
              </w:rPr>
            </w:pPr>
            <w:bookmarkStart w:id="681" w:name="_Toc11861651"/>
            <w:bookmarkStart w:id="682" w:name="_Toc11933207"/>
            <w:r w:rsidRPr="00FA0B67">
              <w:rPr>
                <w:rFonts w:asciiTheme="majorHAnsi" w:hAnsiTheme="majorHAnsi" w:cstheme="majorHAnsi"/>
                <w:sz w:val="28"/>
                <w:szCs w:val="28"/>
              </w:rPr>
              <w:t>Tiến trình thời gian của hệ thống đọc thông tin kết quả đợt đấu giá,book building để gửi dữ liệu cho trang đấu giá trực tuyến</w:t>
            </w:r>
            <w:bookmarkEnd w:id="681"/>
            <w:bookmarkEnd w:id="682"/>
          </w:p>
        </w:tc>
        <w:tc>
          <w:tcPr>
            <w:tcW w:w="320" w:type="pct"/>
            <w:shd w:val="clear" w:color="000000" w:fill="FFFFFF"/>
          </w:tcPr>
          <w:p w14:paraId="1707D70A" w14:textId="602AD2D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22D16590" w14:textId="65E729E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29AD29F3" w14:textId="77777777" w:rsidTr="00517754">
        <w:trPr>
          <w:trHeight w:val="521"/>
        </w:trPr>
        <w:tc>
          <w:tcPr>
            <w:tcW w:w="251" w:type="pct"/>
            <w:shd w:val="clear" w:color="000000" w:fill="FFFFFF"/>
          </w:tcPr>
          <w:p w14:paraId="027C0BBA" w14:textId="703EFAF9" w:rsidR="0082615E" w:rsidRPr="00FA0B67" w:rsidRDefault="0082615E" w:rsidP="00F00A11">
            <w:pPr>
              <w:rPr>
                <w:rFonts w:asciiTheme="majorHAnsi" w:hAnsiTheme="majorHAnsi" w:cstheme="majorHAnsi"/>
                <w:sz w:val="28"/>
                <w:szCs w:val="28"/>
                <w:lang w:eastAsia="en-US"/>
              </w:rPr>
            </w:pPr>
            <w:bookmarkStart w:id="683" w:name="_Toc11861652"/>
            <w:bookmarkStart w:id="684" w:name="_Toc11933208"/>
            <w:r w:rsidRPr="00FA0B67">
              <w:rPr>
                <w:rFonts w:asciiTheme="majorHAnsi" w:hAnsiTheme="majorHAnsi" w:cstheme="majorHAnsi"/>
                <w:sz w:val="28"/>
                <w:szCs w:val="28"/>
              </w:rPr>
              <w:t>27</w:t>
            </w:r>
            <w:bookmarkEnd w:id="683"/>
            <w:bookmarkEnd w:id="684"/>
          </w:p>
        </w:tc>
        <w:tc>
          <w:tcPr>
            <w:tcW w:w="1067" w:type="pct"/>
            <w:shd w:val="clear" w:color="auto" w:fill="auto"/>
            <w:vAlign w:val="center"/>
          </w:tcPr>
          <w:p w14:paraId="6BDA9DCF" w14:textId="3B2F18EB" w:rsidR="0082615E" w:rsidRPr="00FA0B67" w:rsidRDefault="0082615E" w:rsidP="00F00A11">
            <w:pPr>
              <w:rPr>
                <w:rFonts w:asciiTheme="majorHAnsi" w:hAnsiTheme="majorHAnsi" w:cstheme="majorHAnsi"/>
                <w:sz w:val="28"/>
                <w:szCs w:val="28"/>
                <w:lang w:eastAsia="en-US"/>
              </w:rPr>
            </w:pPr>
            <w:bookmarkStart w:id="685" w:name="_Toc11861653"/>
            <w:bookmarkStart w:id="686" w:name="_Toc11933209"/>
            <w:r w:rsidRPr="00FA0B67">
              <w:rPr>
                <w:rFonts w:asciiTheme="majorHAnsi" w:hAnsiTheme="majorHAnsi" w:cstheme="majorHAnsi"/>
                <w:sz w:val="28"/>
                <w:szCs w:val="28"/>
              </w:rPr>
              <w:t>Bảng giá</w:t>
            </w:r>
            <w:bookmarkEnd w:id="685"/>
            <w:bookmarkEnd w:id="686"/>
          </w:p>
        </w:tc>
        <w:tc>
          <w:tcPr>
            <w:tcW w:w="545" w:type="pct"/>
            <w:shd w:val="clear" w:color="auto" w:fill="auto"/>
            <w:vAlign w:val="center"/>
          </w:tcPr>
          <w:p w14:paraId="3CE4F3BB" w14:textId="18DBCFF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36671C22" w14:textId="43C5A2A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2CAF1DF8" w14:textId="0FFDA06F" w:rsidR="0082615E" w:rsidRPr="00FA0B67" w:rsidRDefault="0082615E" w:rsidP="00F00A11">
            <w:pPr>
              <w:rPr>
                <w:rFonts w:asciiTheme="majorHAnsi" w:hAnsiTheme="majorHAnsi" w:cstheme="majorHAnsi"/>
                <w:sz w:val="28"/>
                <w:szCs w:val="28"/>
              </w:rPr>
            </w:pPr>
            <w:bookmarkStart w:id="687" w:name="_Toc11861654"/>
            <w:bookmarkStart w:id="688" w:name="_Toc11933210"/>
            <w:r w:rsidRPr="00FA0B67">
              <w:rPr>
                <w:rFonts w:asciiTheme="majorHAnsi" w:hAnsiTheme="majorHAnsi" w:cstheme="majorHAnsi"/>
                <w:sz w:val="28"/>
                <w:szCs w:val="28"/>
              </w:rPr>
              <w:t>Use case tổng quát hóa</w:t>
            </w:r>
            <w:bookmarkEnd w:id="687"/>
            <w:bookmarkEnd w:id="688"/>
          </w:p>
        </w:tc>
        <w:tc>
          <w:tcPr>
            <w:tcW w:w="320" w:type="pct"/>
            <w:shd w:val="clear" w:color="000000" w:fill="FFFFFF"/>
          </w:tcPr>
          <w:p w14:paraId="551D6FDC" w14:textId="10008BE8" w:rsidR="0082615E" w:rsidRPr="00FA0B67" w:rsidRDefault="0082615E" w:rsidP="00F00A11">
            <w:pPr>
              <w:rPr>
                <w:rFonts w:asciiTheme="majorHAnsi" w:hAnsiTheme="majorHAnsi" w:cstheme="majorHAnsi"/>
                <w:sz w:val="28"/>
                <w:szCs w:val="28"/>
                <w:lang w:eastAsia="en-US"/>
              </w:rPr>
            </w:pPr>
            <w:bookmarkStart w:id="689" w:name="_Toc11861655"/>
            <w:bookmarkStart w:id="690" w:name="_Toc11933211"/>
            <w:r w:rsidRPr="00FA0B67">
              <w:rPr>
                <w:rFonts w:asciiTheme="majorHAnsi" w:hAnsiTheme="majorHAnsi" w:cstheme="majorHAnsi"/>
                <w:sz w:val="28"/>
                <w:szCs w:val="28"/>
              </w:rPr>
              <w:t>B</w:t>
            </w:r>
            <w:bookmarkEnd w:id="689"/>
            <w:bookmarkEnd w:id="690"/>
          </w:p>
        </w:tc>
        <w:tc>
          <w:tcPr>
            <w:tcW w:w="445" w:type="pct"/>
            <w:shd w:val="clear" w:color="auto" w:fill="auto"/>
            <w:noWrap/>
          </w:tcPr>
          <w:p w14:paraId="655930AC" w14:textId="000404FF" w:rsidR="0082615E" w:rsidRPr="00FA0B67" w:rsidRDefault="0082615E" w:rsidP="00F00A11">
            <w:pPr>
              <w:rPr>
                <w:rFonts w:asciiTheme="majorHAnsi" w:hAnsiTheme="majorHAnsi" w:cstheme="majorHAnsi"/>
                <w:sz w:val="28"/>
                <w:szCs w:val="28"/>
                <w:lang w:eastAsia="en-US"/>
              </w:rPr>
            </w:pPr>
            <w:bookmarkStart w:id="691" w:name="_Toc11861656"/>
            <w:bookmarkStart w:id="692" w:name="_Toc11933212"/>
            <w:r w:rsidRPr="00FA0B67">
              <w:rPr>
                <w:rFonts w:asciiTheme="majorHAnsi" w:hAnsiTheme="majorHAnsi" w:cstheme="majorHAnsi"/>
                <w:sz w:val="28"/>
                <w:szCs w:val="28"/>
              </w:rPr>
              <w:t>Trung bình</w:t>
            </w:r>
            <w:bookmarkEnd w:id="691"/>
            <w:bookmarkEnd w:id="692"/>
          </w:p>
        </w:tc>
      </w:tr>
      <w:tr w:rsidR="0082615E" w:rsidRPr="00FA0B67" w14:paraId="38AB6BEA" w14:textId="77777777" w:rsidTr="00517754">
        <w:trPr>
          <w:trHeight w:val="521"/>
        </w:trPr>
        <w:tc>
          <w:tcPr>
            <w:tcW w:w="251" w:type="pct"/>
            <w:shd w:val="clear" w:color="000000" w:fill="FFFFFF"/>
          </w:tcPr>
          <w:p w14:paraId="00A80B60" w14:textId="3540699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49C910B4" w14:textId="031F1C6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4192B763" w14:textId="5B9231B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349228C8" w14:textId="128B015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663355FF" w14:textId="79BEEE9F" w:rsidR="0082615E" w:rsidRPr="00FA0B67" w:rsidRDefault="0082615E" w:rsidP="00F00A11">
            <w:pPr>
              <w:rPr>
                <w:rFonts w:asciiTheme="majorHAnsi" w:hAnsiTheme="majorHAnsi" w:cstheme="majorHAnsi"/>
                <w:sz w:val="28"/>
                <w:szCs w:val="28"/>
              </w:rPr>
            </w:pPr>
            <w:bookmarkStart w:id="693" w:name="_Toc11861657"/>
            <w:bookmarkStart w:id="694" w:name="_Toc11933213"/>
            <w:r w:rsidRPr="00FA0B67">
              <w:rPr>
                <w:rFonts w:asciiTheme="majorHAnsi" w:hAnsiTheme="majorHAnsi" w:cstheme="majorHAnsi"/>
                <w:sz w:val="28"/>
                <w:szCs w:val="28"/>
              </w:rPr>
              <w:t>Tiến trình thời gian của hệ thống đọc thông tin đợt đấu giá, book building để gửi dữ liệu cho bảng giá service</w:t>
            </w:r>
            <w:bookmarkEnd w:id="693"/>
            <w:bookmarkEnd w:id="694"/>
          </w:p>
        </w:tc>
        <w:tc>
          <w:tcPr>
            <w:tcW w:w="320" w:type="pct"/>
            <w:shd w:val="clear" w:color="000000" w:fill="FFFFFF"/>
          </w:tcPr>
          <w:p w14:paraId="5A771391" w14:textId="2CD5345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25368C27" w14:textId="0A449FE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258DD401" w14:textId="77777777" w:rsidTr="00517754">
        <w:trPr>
          <w:trHeight w:val="521"/>
        </w:trPr>
        <w:tc>
          <w:tcPr>
            <w:tcW w:w="251" w:type="pct"/>
            <w:shd w:val="clear" w:color="000000" w:fill="FFFFFF"/>
          </w:tcPr>
          <w:p w14:paraId="22A9C340" w14:textId="05B8302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1067" w:type="pct"/>
            <w:shd w:val="clear" w:color="auto" w:fill="auto"/>
            <w:vAlign w:val="center"/>
          </w:tcPr>
          <w:p w14:paraId="65B43189" w14:textId="061BEE9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4CDD32F4" w14:textId="789D911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5CF8A0D7" w14:textId="4FD4F97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493F4F04" w14:textId="38728A9E" w:rsidR="0082615E" w:rsidRPr="00FA0B67" w:rsidRDefault="0082615E" w:rsidP="00F00A11">
            <w:pPr>
              <w:rPr>
                <w:rFonts w:asciiTheme="majorHAnsi" w:hAnsiTheme="majorHAnsi" w:cstheme="majorHAnsi"/>
                <w:sz w:val="28"/>
                <w:szCs w:val="28"/>
              </w:rPr>
            </w:pPr>
            <w:bookmarkStart w:id="695" w:name="_Toc11861658"/>
            <w:bookmarkStart w:id="696" w:name="_Toc11933214"/>
            <w:r w:rsidRPr="00FA0B67">
              <w:rPr>
                <w:rFonts w:asciiTheme="majorHAnsi" w:hAnsiTheme="majorHAnsi" w:cstheme="majorHAnsi"/>
                <w:sz w:val="28"/>
                <w:szCs w:val="28"/>
              </w:rPr>
              <w:t>Tiến trình thời gian của hệ thống đọc thông tin đăng ký của nhà đầu tư đợt đấu giá, book building để gửi dữ liệu cho bảng giá service</w:t>
            </w:r>
            <w:bookmarkEnd w:id="695"/>
            <w:bookmarkEnd w:id="696"/>
          </w:p>
        </w:tc>
        <w:tc>
          <w:tcPr>
            <w:tcW w:w="320" w:type="pct"/>
            <w:shd w:val="clear" w:color="000000" w:fill="FFFFFF"/>
          </w:tcPr>
          <w:p w14:paraId="1CC73069" w14:textId="1D3CA11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2098EB76" w14:textId="39FC08E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1E6EE4F5" w14:textId="77777777" w:rsidTr="00517754">
        <w:trPr>
          <w:trHeight w:val="521"/>
        </w:trPr>
        <w:tc>
          <w:tcPr>
            <w:tcW w:w="251" w:type="pct"/>
            <w:shd w:val="clear" w:color="000000" w:fill="FFFFFF"/>
          </w:tcPr>
          <w:p w14:paraId="1E914FE8" w14:textId="14EF60B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47B32C7B" w14:textId="3E5D0BB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3FBE432D" w14:textId="1296514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0123DCAF" w14:textId="2BB8F1A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57D5D60D" w14:textId="711C4E5D" w:rsidR="0082615E" w:rsidRPr="00FA0B67" w:rsidRDefault="0082615E" w:rsidP="00F00A11">
            <w:pPr>
              <w:rPr>
                <w:rFonts w:asciiTheme="majorHAnsi" w:hAnsiTheme="majorHAnsi" w:cstheme="majorHAnsi"/>
                <w:sz w:val="28"/>
                <w:szCs w:val="28"/>
              </w:rPr>
            </w:pPr>
            <w:bookmarkStart w:id="697" w:name="_Toc11861659"/>
            <w:bookmarkStart w:id="698" w:name="_Toc11933215"/>
            <w:r w:rsidRPr="00FA0B67">
              <w:rPr>
                <w:rFonts w:asciiTheme="majorHAnsi" w:hAnsiTheme="majorHAnsi" w:cstheme="majorHAnsi"/>
                <w:sz w:val="28"/>
                <w:szCs w:val="28"/>
              </w:rPr>
              <w:t>Tiến trình thời gian của hệ thống đọc thông tin lệnh đặt của đợt đấu giá, book building để gửi dữ liệu cho bảng giá service</w:t>
            </w:r>
            <w:bookmarkEnd w:id="697"/>
            <w:bookmarkEnd w:id="698"/>
          </w:p>
        </w:tc>
        <w:tc>
          <w:tcPr>
            <w:tcW w:w="320" w:type="pct"/>
            <w:shd w:val="clear" w:color="000000" w:fill="FFFFFF"/>
          </w:tcPr>
          <w:p w14:paraId="41819E92" w14:textId="65F741C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24AD10EC" w14:textId="59A3D3E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3A91927E" w14:textId="77777777" w:rsidTr="00517754">
        <w:trPr>
          <w:trHeight w:val="521"/>
        </w:trPr>
        <w:tc>
          <w:tcPr>
            <w:tcW w:w="251" w:type="pct"/>
            <w:shd w:val="clear" w:color="000000" w:fill="FFFFFF"/>
          </w:tcPr>
          <w:p w14:paraId="11E00468" w14:textId="7D04FF8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5A15D3F6" w14:textId="43CB201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12715777" w14:textId="629A70D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21353491" w14:textId="59E8A0B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112E6B55" w14:textId="4C6A121A" w:rsidR="0082615E" w:rsidRPr="00FA0B67" w:rsidRDefault="0082615E" w:rsidP="00F00A11">
            <w:pPr>
              <w:rPr>
                <w:rFonts w:asciiTheme="majorHAnsi" w:hAnsiTheme="majorHAnsi" w:cstheme="majorHAnsi"/>
                <w:sz w:val="28"/>
                <w:szCs w:val="28"/>
              </w:rPr>
            </w:pPr>
            <w:bookmarkStart w:id="699" w:name="_Toc11861660"/>
            <w:bookmarkStart w:id="700" w:name="_Toc11933216"/>
            <w:r w:rsidRPr="00FA0B67">
              <w:rPr>
                <w:rFonts w:asciiTheme="majorHAnsi" w:hAnsiTheme="majorHAnsi" w:cstheme="majorHAnsi"/>
                <w:sz w:val="28"/>
                <w:szCs w:val="28"/>
              </w:rPr>
              <w:t>Tiến trình thời gian của hệ thống đọc thông tin kết quả của đợt đấu giá, book building để gửi dữ liệu cho bảng giá service</w:t>
            </w:r>
            <w:bookmarkEnd w:id="699"/>
            <w:bookmarkEnd w:id="700"/>
          </w:p>
        </w:tc>
        <w:tc>
          <w:tcPr>
            <w:tcW w:w="320" w:type="pct"/>
            <w:shd w:val="clear" w:color="000000" w:fill="FFFFFF"/>
          </w:tcPr>
          <w:p w14:paraId="3CD84863" w14:textId="1C453AD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505DD3C2" w14:textId="26EE802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30E6CB8D" w14:textId="77777777" w:rsidTr="00517754">
        <w:trPr>
          <w:trHeight w:val="521"/>
        </w:trPr>
        <w:tc>
          <w:tcPr>
            <w:tcW w:w="251" w:type="pct"/>
            <w:shd w:val="clear" w:color="000000" w:fill="FFFFFF"/>
          </w:tcPr>
          <w:p w14:paraId="366F6D42" w14:textId="26B7274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6BBF535E" w14:textId="5B6B3AE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25EE278C" w14:textId="3BBF241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3C6FFD00" w14:textId="2ED7F8A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2F49CC5B" w14:textId="2E6AA291" w:rsidR="0082615E" w:rsidRPr="00FA0B67" w:rsidRDefault="0082615E" w:rsidP="00F00A11">
            <w:pPr>
              <w:rPr>
                <w:rFonts w:asciiTheme="majorHAnsi" w:hAnsiTheme="majorHAnsi" w:cstheme="majorHAnsi"/>
                <w:sz w:val="28"/>
                <w:szCs w:val="28"/>
              </w:rPr>
            </w:pPr>
            <w:bookmarkStart w:id="701" w:name="_Toc11861661"/>
            <w:bookmarkStart w:id="702" w:name="_Toc11933217"/>
            <w:r w:rsidRPr="00FA0B67">
              <w:rPr>
                <w:rFonts w:asciiTheme="majorHAnsi" w:hAnsiTheme="majorHAnsi" w:cstheme="majorHAnsi"/>
                <w:sz w:val="28"/>
                <w:szCs w:val="28"/>
              </w:rPr>
              <w:t>Service bảng giá nhận thông tin đấu giá từ hệ thống đấu giá, book building và lưu vào bộ đệm của phần mềm. Hệ thống bảng giá hiển thị thông tin đợt đấu giá, book building từ bộ đệm</w:t>
            </w:r>
            <w:bookmarkEnd w:id="701"/>
            <w:bookmarkEnd w:id="702"/>
          </w:p>
        </w:tc>
        <w:tc>
          <w:tcPr>
            <w:tcW w:w="320" w:type="pct"/>
            <w:shd w:val="clear" w:color="000000" w:fill="FFFFFF"/>
          </w:tcPr>
          <w:p w14:paraId="3D31935A" w14:textId="4BEB593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31EECACC" w14:textId="1ECB345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327616E1" w14:textId="77777777" w:rsidTr="00517754">
        <w:trPr>
          <w:trHeight w:val="521"/>
        </w:trPr>
        <w:tc>
          <w:tcPr>
            <w:tcW w:w="251" w:type="pct"/>
            <w:shd w:val="clear" w:color="000000" w:fill="FFFFFF"/>
          </w:tcPr>
          <w:p w14:paraId="12A21A70" w14:textId="74A44D90" w:rsidR="0082615E" w:rsidRPr="00FA0B67" w:rsidRDefault="0082615E" w:rsidP="00F00A11">
            <w:pPr>
              <w:rPr>
                <w:rFonts w:asciiTheme="majorHAnsi" w:hAnsiTheme="majorHAnsi" w:cstheme="majorHAnsi"/>
                <w:sz w:val="28"/>
                <w:szCs w:val="28"/>
                <w:lang w:eastAsia="en-US"/>
              </w:rPr>
            </w:pPr>
            <w:bookmarkStart w:id="703" w:name="_Toc11861662"/>
            <w:bookmarkStart w:id="704" w:name="_Toc11933218"/>
            <w:r w:rsidRPr="00FA0B67">
              <w:rPr>
                <w:rFonts w:asciiTheme="majorHAnsi" w:hAnsiTheme="majorHAnsi" w:cstheme="majorHAnsi"/>
                <w:sz w:val="28"/>
                <w:szCs w:val="28"/>
              </w:rPr>
              <w:lastRenderedPageBreak/>
              <w:t>28</w:t>
            </w:r>
            <w:bookmarkEnd w:id="703"/>
            <w:bookmarkEnd w:id="704"/>
          </w:p>
        </w:tc>
        <w:tc>
          <w:tcPr>
            <w:tcW w:w="1067" w:type="pct"/>
            <w:shd w:val="clear" w:color="auto" w:fill="auto"/>
            <w:vAlign w:val="center"/>
          </w:tcPr>
          <w:p w14:paraId="6FDCF86D" w14:textId="5E408A97" w:rsidR="0082615E" w:rsidRPr="00FA0B67" w:rsidRDefault="0082615E" w:rsidP="00F00A11">
            <w:pPr>
              <w:rPr>
                <w:rFonts w:asciiTheme="majorHAnsi" w:hAnsiTheme="majorHAnsi" w:cstheme="majorHAnsi"/>
                <w:sz w:val="28"/>
                <w:szCs w:val="28"/>
                <w:lang w:eastAsia="en-US"/>
              </w:rPr>
            </w:pPr>
            <w:bookmarkStart w:id="705" w:name="_Toc11861663"/>
            <w:bookmarkStart w:id="706" w:name="_Toc11933219"/>
            <w:r w:rsidRPr="00FA0B67">
              <w:rPr>
                <w:rFonts w:asciiTheme="majorHAnsi" w:hAnsiTheme="majorHAnsi" w:cstheme="majorHAnsi"/>
                <w:sz w:val="28"/>
                <w:szCs w:val="28"/>
              </w:rPr>
              <w:t>Thông báo kết quả đấu giá cổ phần</w:t>
            </w:r>
            <w:bookmarkEnd w:id="705"/>
            <w:bookmarkEnd w:id="706"/>
          </w:p>
        </w:tc>
        <w:tc>
          <w:tcPr>
            <w:tcW w:w="545" w:type="pct"/>
            <w:shd w:val="clear" w:color="auto" w:fill="auto"/>
            <w:vAlign w:val="center"/>
          </w:tcPr>
          <w:p w14:paraId="0B336137" w14:textId="6D11B7A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4D2538F2" w14:textId="5BBFFBC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28067E12" w14:textId="6F2AE76B" w:rsidR="0082615E" w:rsidRPr="00FA0B67" w:rsidRDefault="0082615E" w:rsidP="00F00A11">
            <w:pPr>
              <w:rPr>
                <w:rFonts w:asciiTheme="majorHAnsi" w:hAnsiTheme="majorHAnsi" w:cstheme="majorHAnsi"/>
                <w:sz w:val="28"/>
                <w:szCs w:val="28"/>
              </w:rPr>
            </w:pPr>
            <w:bookmarkStart w:id="707" w:name="_Toc11861664"/>
            <w:bookmarkStart w:id="708" w:name="_Toc11933220"/>
            <w:r w:rsidRPr="00FA0B67">
              <w:rPr>
                <w:rFonts w:asciiTheme="majorHAnsi" w:hAnsiTheme="majorHAnsi" w:cstheme="majorHAnsi"/>
                <w:sz w:val="28"/>
                <w:szCs w:val="28"/>
              </w:rPr>
              <w:t>Use case tổng quát hóa</w:t>
            </w:r>
            <w:bookmarkEnd w:id="707"/>
            <w:bookmarkEnd w:id="708"/>
          </w:p>
        </w:tc>
        <w:tc>
          <w:tcPr>
            <w:tcW w:w="320" w:type="pct"/>
            <w:shd w:val="clear" w:color="000000" w:fill="FFFFFF"/>
          </w:tcPr>
          <w:p w14:paraId="1C1F506F" w14:textId="5BFCE3D0" w:rsidR="0082615E" w:rsidRPr="00FA0B67" w:rsidRDefault="0082615E" w:rsidP="00F00A11">
            <w:pPr>
              <w:rPr>
                <w:rFonts w:asciiTheme="majorHAnsi" w:hAnsiTheme="majorHAnsi" w:cstheme="majorHAnsi"/>
                <w:sz w:val="28"/>
                <w:szCs w:val="28"/>
                <w:lang w:eastAsia="en-US"/>
              </w:rPr>
            </w:pPr>
            <w:bookmarkStart w:id="709" w:name="_Toc11861665"/>
            <w:bookmarkStart w:id="710" w:name="_Toc11933221"/>
            <w:r w:rsidRPr="00FA0B67">
              <w:rPr>
                <w:rFonts w:asciiTheme="majorHAnsi" w:hAnsiTheme="majorHAnsi" w:cstheme="majorHAnsi"/>
                <w:sz w:val="28"/>
                <w:szCs w:val="28"/>
              </w:rPr>
              <w:t>B</w:t>
            </w:r>
            <w:bookmarkEnd w:id="709"/>
            <w:bookmarkEnd w:id="710"/>
          </w:p>
        </w:tc>
        <w:tc>
          <w:tcPr>
            <w:tcW w:w="445" w:type="pct"/>
            <w:shd w:val="clear" w:color="auto" w:fill="auto"/>
            <w:noWrap/>
          </w:tcPr>
          <w:p w14:paraId="785D6845" w14:textId="0FBC8ACB" w:rsidR="0082615E" w:rsidRPr="00FA0B67" w:rsidRDefault="0082615E" w:rsidP="00F00A11">
            <w:pPr>
              <w:rPr>
                <w:rFonts w:asciiTheme="majorHAnsi" w:hAnsiTheme="majorHAnsi" w:cstheme="majorHAnsi"/>
                <w:sz w:val="28"/>
                <w:szCs w:val="28"/>
                <w:lang w:eastAsia="en-US"/>
              </w:rPr>
            </w:pPr>
            <w:bookmarkStart w:id="711" w:name="_Toc11861666"/>
            <w:bookmarkStart w:id="712" w:name="_Toc11933222"/>
            <w:r w:rsidRPr="00FA0B67">
              <w:rPr>
                <w:rFonts w:asciiTheme="majorHAnsi" w:hAnsiTheme="majorHAnsi" w:cstheme="majorHAnsi"/>
                <w:sz w:val="28"/>
                <w:szCs w:val="28"/>
              </w:rPr>
              <w:t>Đơn giản</w:t>
            </w:r>
            <w:bookmarkEnd w:id="711"/>
            <w:bookmarkEnd w:id="712"/>
          </w:p>
        </w:tc>
      </w:tr>
      <w:tr w:rsidR="0082615E" w:rsidRPr="00FA0B67" w14:paraId="2DAA46AD" w14:textId="77777777" w:rsidTr="00517754">
        <w:trPr>
          <w:trHeight w:val="521"/>
        </w:trPr>
        <w:tc>
          <w:tcPr>
            <w:tcW w:w="251" w:type="pct"/>
            <w:shd w:val="clear" w:color="000000" w:fill="FFFFFF"/>
          </w:tcPr>
          <w:p w14:paraId="0C401289" w14:textId="4F25344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1113CAB8" w14:textId="6152AFC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3F54AA1E" w14:textId="3C2D488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2E0F205C" w14:textId="3044D6A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15592CA3" w14:textId="5BEAF265" w:rsidR="0082615E" w:rsidRPr="00FA0B67" w:rsidRDefault="0082615E" w:rsidP="00F00A11">
            <w:pPr>
              <w:rPr>
                <w:rFonts w:asciiTheme="majorHAnsi" w:hAnsiTheme="majorHAnsi" w:cstheme="majorHAnsi"/>
                <w:sz w:val="28"/>
                <w:szCs w:val="28"/>
              </w:rPr>
            </w:pPr>
            <w:bookmarkStart w:id="713" w:name="_Toc11861667"/>
            <w:bookmarkStart w:id="714" w:name="_Toc11933223"/>
            <w:r w:rsidRPr="00FA0B67">
              <w:rPr>
                <w:rFonts w:asciiTheme="majorHAnsi" w:hAnsiTheme="majorHAnsi" w:cstheme="majorHAnsi"/>
                <w:sz w:val="28"/>
                <w:szCs w:val="28"/>
              </w:rPr>
              <w:t>Cán bộ nghiệp vụ thực hiện xem báo cáo Thông báo kết quả đấu giá cổ phần. Hệ thống hiển thị thông tin kết quả đấu giá cổ phần.</w:t>
            </w:r>
            <w:bookmarkEnd w:id="713"/>
            <w:bookmarkEnd w:id="714"/>
          </w:p>
        </w:tc>
        <w:tc>
          <w:tcPr>
            <w:tcW w:w="320" w:type="pct"/>
            <w:shd w:val="clear" w:color="000000" w:fill="FFFFFF"/>
          </w:tcPr>
          <w:p w14:paraId="19121A12" w14:textId="5F61FBF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667EE87F" w14:textId="4D0BDC1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21CFE9A7" w14:textId="77777777" w:rsidTr="00517754">
        <w:trPr>
          <w:trHeight w:val="521"/>
        </w:trPr>
        <w:tc>
          <w:tcPr>
            <w:tcW w:w="251" w:type="pct"/>
            <w:shd w:val="clear" w:color="000000" w:fill="FFFFFF"/>
          </w:tcPr>
          <w:p w14:paraId="69850913" w14:textId="5B074262" w:rsidR="0082615E" w:rsidRPr="00FA0B67" w:rsidRDefault="0082615E" w:rsidP="00F00A11">
            <w:pPr>
              <w:rPr>
                <w:rFonts w:asciiTheme="majorHAnsi" w:hAnsiTheme="majorHAnsi" w:cstheme="majorHAnsi"/>
                <w:sz w:val="28"/>
                <w:szCs w:val="28"/>
                <w:lang w:eastAsia="en-US"/>
              </w:rPr>
            </w:pPr>
            <w:bookmarkStart w:id="715" w:name="_Toc11861668"/>
            <w:bookmarkStart w:id="716" w:name="_Toc11933224"/>
            <w:r w:rsidRPr="00FA0B67">
              <w:rPr>
                <w:rFonts w:asciiTheme="majorHAnsi" w:hAnsiTheme="majorHAnsi" w:cstheme="majorHAnsi"/>
                <w:sz w:val="28"/>
                <w:szCs w:val="28"/>
              </w:rPr>
              <w:t>29</w:t>
            </w:r>
            <w:bookmarkEnd w:id="715"/>
            <w:bookmarkEnd w:id="716"/>
          </w:p>
        </w:tc>
        <w:tc>
          <w:tcPr>
            <w:tcW w:w="1067" w:type="pct"/>
            <w:shd w:val="clear" w:color="auto" w:fill="auto"/>
            <w:vAlign w:val="center"/>
          </w:tcPr>
          <w:p w14:paraId="2FBA1E68" w14:textId="408A963F" w:rsidR="0082615E" w:rsidRPr="00FA0B67" w:rsidRDefault="0082615E" w:rsidP="00F00A11">
            <w:pPr>
              <w:rPr>
                <w:rFonts w:asciiTheme="majorHAnsi" w:hAnsiTheme="majorHAnsi" w:cstheme="majorHAnsi"/>
                <w:sz w:val="28"/>
                <w:szCs w:val="28"/>
                <w:lang w:eastAsia="en-US"/>
              </w:rPr>
            </w:pPr>
            <w:bookmarkStart w:id="717" w:name="_Toc11861669"/>
            <w:bookmarkStart w:id="718" w:name="_Toc11933225"/>
            <w:r w:rsidRPr="00FA0B67">
              <w:rPr>
                <w:rFonts w:asciiTheme="majorHAnsi" w:hAnsiTheme="majorHAnsi" w:cstheme="majorHAnsi"/>
                <w:sz w:val="28"/>
                <w:szCs w:val="28"/>
              </w:rPr>
              <w:t>Sổ đăng ký tham gia đấu giá</w:t>
            </w:r>
            <w:bookmarkEnd w:id="717"/>
            <w:bookmarkEnd w:id="718"/>
          </w:p>
        </w:tc>
        <w:tc>
          <w:tcPr>
            <w:tcW w:w="545" w:type="pct"/>
            <w:shd w:val="clear" w:color="auto" w:fill="auto"/>
            <w:vAlign w:val="center"/>
          </w:tcPr>
          <w:p w14:paraId="122D42F7" w14:textId="1FB2D74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6D6EC6A2" w14:textId="2AF9002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4DC72AF0" w14:textId="2D87B7B4" w:rsidR="0082615E" w:rsidRPr="00FA0B67" w:rsidRDefault="0082615E" w:rsidP="00F00A11">
            <w:pPr>
              <w:rPr>
                <w:rFonts w:asciiTheme="majorHAnsi" w:hAnsiTheme="majorHAnsi" w:cstheme="majorHAnsi"/>
                <w:sz w:val="28"/>
                <w:szCs w:val="28"/>
              </w:rPr>
            </w:pPr>
            <w:bookmarkStart w:id="719" w:name="_Toc11861670"/>
            <w:bookmarkStart w:id="720" w:name="_Toc11933226"/>
            <w:r w:rsidRPr="00FA0B67">
              <w:rPr>
                <w:rFonts w:asciiTheme="majorHAnsi" w:hAnsiTheme="majorHAnsi" w:cstheme="majorHAnsi"/>
                <w:sz w:val="28"/>
                <w:szCs w:val="28"/>
              </w:rPr>
              <w:t>Use case tổng quát hóa</w:t>
            </w:r>
            <w:bookmarkEnd w:id="719"/>
            <w:bookmarkEnd w:id="720"/>
          </w:p>
        </w:tc>
        <w:tc>
          <w:tcPr>
            <w:tcW w:w="320" w:type="pct"/>
            <w:shd w:val="clear" w:color="000000" w:fill="FFFFFF"/>
          </w:tcPr>
          <w:p w14:paraId="6CC71D37" w14:textId="4A9F3E92" w:rsidR="0082615E" w:rsidRPr="00FA0B67" w:rsidRDefault="0082615E" w:rsidP="00F00A11">
            <w:pPr>
              <w:rPr>
                <w:rFonts w:asciiTheme="majorHAnsi" w:hAnsiTheme="majorHAnsi" w:cstheme="majorHAnsi"/>
                <w:sz w:val="28"/>
                <w:szCs w:val="28"/>
                <w:lang w:eastAsia="en-US"/>
              </w:rPr>
            </w:pPr>
            <w:bookmarkStart w:id="721" w:name="_Toc11861671"/>
            <w:bookmarkStart w:id="722" w:name="_Toc11933227"/>
            <w:r w:rsidRPr="00FA0B67">
              <w:rPr>
                <w:rFonts w:asciiTheme="majorHAnsi" w:hAnsiTheme="majorHAnsi" w:cstheme="majorHAnsi"/>
                <w:sz w:val="28"/>
                <w:szCs w:val="28"/>
              </w:rPr>
              <w:t>B</w:t>
            </w:r>
            <w:bookmarkEnd w:id="721"/>
            <w:bookmarkEnd w:id="722"/>
          </w:p>
        </w:tc>
        <w:tc>
          <w:tcPr>
            <w:tcW w:w="445" w:type="pct"/>
            <w:shd w:val="clear" w:color="auto" w:fill="auto"/>
            <w:noWrap/>
          </w:tcPr>
          <w:p w14:paraId="2DB8B3A1" w14:textId="5A303A22" w:rsidR="0082615E" w:rsidRPr="00FA0B67" w:rsidRDefault="0082615E" w:rsidP="00F00A11">
            <w:pPr>
              <w:rPr>
                <w:rFonts w:asciiTheme="majorHAnsi" w:hAnsiTheme="majorHAnsi" w:cstheme="majorHAnsi"/>
                <w:sz w:val="28"/>
                <w:szCs w:val="28"/>
                <w:lang w:eastAsia="en-US"/>
              </w:rPr>
            </w:pPr>
            <w:bookmarkStart w:id="723" w:name="_Toc11861672"/>
            <w:bookmarkStart w:id="724" w:name="_Toc11933228"/>
            <w:r w:rsidRPr="00FA0B67">
              <w:rPr>
                <w:rFonts w:asciiTheme="majorHAnsi" w:hAnsiTheme="majorHAnsi" w:cstheme="majorHAnsi"/>
                <w:sz w:val="28"/>
                <w:szCs w:val="28"/>
              </w:rPr>
              <w:t>Đơn giản</w:t>
            </w:r>
            <w:bookmarkEnd w:id="723"/>
            <w:bookmarkEnd w:id="724"/>
          </w:p>
        </w:tc>
      </w:tr>
      <w:tr w:rsidR="0082615E" w:rsidRPr="00FA0B67" w14:paraId="6A6B8C62" w14:textId="77777777" w:rsidTr="00517754">
        <w:trPr>
          <w:trHeight w:val="521"/>
        </w:trPr>
        <w:tc>
          <w:tcPr>
            <w:tcW w:w="251" w:type="pct"/>
            <w:shd w:val="clear" w:color="000000" w:fill="FFFFFF"/>
          </w:tcPr>
          <w:p w14:paraId="741FA9E9" w14:textId="0733150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7DC6486D" w14:textId="4DBB606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3AD5764F" w14:textId="286D15B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2A288027" w14:textId="7BE8162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6EC92EA2" w14:textId="11A7BBBB" w:rsidR="0082615E" w:rsidRPr="00FA0B67" w:rsidRDefault="00CE5B56" w:rsidP="00F00A11">
            <w:pPr>
              <w:rPr>
                <w:rFonts w:asciiTheme="majorHAnsi" w:hAnsiTheme="majorHAnsi" w:cstheme="majorHAnsi"/>
                <w:sz w:val="28"/>
                <w:szCs w:val="28"/>
              </w:rPr>
            </w:pPr>
            <w:hyperlink r:id="rId23" w:history="1">
              <w:bookmarkStart w:id="725" w:name="_Toc11861673"/>
              <w:bookmarkStart w:id="726" w:name="_Toc11933229"/>
              <w:r w:rsidR="0082615E" w:rsidRPr="00FA0B67">
                <w:rPr>
                  <w:rFonts w:asciiTheme="majorHAnsi" w:hAnsiTheme="majorHAnsi" w:cstheme="majorHAnsi"/>
                  <w:sz w:val="28"/>
                  <w:szCs w:val="28"/>
                </w:rPr>
                <w:t>Cán bộ nghiệp vụ thực hiện xem báo cáo sổ đăng ký tham gia đấu giá. Hệ thống hiển thị mẫu báo cáo sổ đăng ký tham dự đấu giá tổng hợp.</w:t>
              </w:r>
              <w:bookmarkEnd w:id="725"/>
              <w:bookmarkEnd w:id="726"/>
            </w:hyperlink>
          </w:p>
        </w:tc>
        <w:tc>
          <w:tcPr>
            <w:tcW w:w="320" w:type="pct"/>
            <w:shd w:val="clear" w:color="000000" w:fill="FFFFFF"/>
          </w:tcPr>
          <w:p w14:paraId="370EEE38" w14:textId="6AD9A05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52D5AD70" w14:textId="39E823C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632BA0D1" w14:textId="77777777" w:rsidTr="00517754">
        <w:trPr>
          <w:trHeight w:val="521"/>
        </w:trPr>
        <w:tc>
          <w:tcPr>
            <w:tcW w:w="251" w:type="pct"/>
            <w:shd w:val="clear" w:color="000000" w:fill="FFFFFF"/>
          </w:tcPr>
          <w:p w14:paraId="7CADF915" w14:textId="19B1A04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39399C8E" w14:textId="4E5E777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7237CC39" w14:textId="191B035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61A2A256" w14:textId="3C5C60B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373AB25B" w14:textId="3EF7688E" w:rsidR="0082615E" w:rsidRPr="00FA0B67" w:rsidRDefault="00CE5B56" w:rsidP="00F00A11">
            <w:pPr>
              <w:rPr>
                <w:rFonts w:asciiTheme="majorHAnsi" w:hAnsiTheme="majorHAnsi" w:cstheme="majorHAnsi"/>
                <w:sz w:val="28"/>
                <w:szCs w:val="28"/>
              </w:rPr>
            </w:pPr>
            <w:hyperlink r:id="rId24" w:history="1">
              <w:bookmarkStart w:id="727" w:name="_Toc11861674"/>
              <w:bookmarkStart w:id="728" w:name="_Toc11933230"/>
              <w:r w:rsidR="0082615E" w:rsidRPr="00FA0B67">
                <w:rPr>
                  <w:rFonts w:asciiTheme="majorHAnsi" w:hAnsiTheme="majorHAnsi" w:cstheme="majorHAnsi"/>
                  <w:sz w:val="28"/>
                  <w:szCs w:val="28"/>
                </w:rPr>
                <w:t>Cán bộ nghiệp vụ thực hiện xem báo cáo sổ đăng ký tham gia đấu giá chi tiết. Hệ thống hiển thị mẫu báo cáo sổ đăng ký tham dự đấu giá chi tiết.</w:t>
              </w:r>
              <w:bookmarkEnd w:id="727"/>
              <w:bookmarkEnd w:id="728"/>
            </w:hyperlink>
          </w:p>
        </w:tc>
        <w:tc>
          <w:tcPr>
            <w:tcW w:w="320" w:type="pct"/>
            <w:shd w:val="clear" w:color="000000" w:fill="FFFFFF"/>
          </w:tcPr>
          <w:p w14:paraId="61D92339" w14:textId="3472F72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62293D90" w14:textId="397FD49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6BDDE5EA" w14:textId="77777777" w:rsidTr="00517754">
        <w:trPr>
          <w:trHeight w:val="521"/>
        </w:trPr>
        <w:tc>
          <w:tcPr>
            <w:tcW w:w="251" w:type="pct"/>
            <w:shd w:val="clear" w:color="000000" w:fill="FFFFFF"/>
          </w:tcPr>
          <w:p w14:paraId="04A1E831" w14:textId="780BFE72" w:rsidR="0082615E" w:rsidRPr="00FA0B67" w:rsidRDefault="0082615E" w:rsidP="00F00A11">
            <w:pPr>
              <w:rPr>
                <w:rFonts w:asciiTheme="majorHAnsi" w:hAnsiTheme="majorHAnsi" w:cstheme="majorHAnsi"/>
                <w:sz w:val="28"/>
                <w:szCs w:val="28"/>
                <w:lang w:eastAsia="en-US"/>
              </w:rPr>
            </w:pPr>
            <w:bookmarkStart w:id="729" w:name="_Toc11861675"/>
            <w:bookmarkStart w:id="730" w:name="_Toc11933231"/>
            <w:r w:rsidRPr="00FA0B67">
              <w:rPr>
                <w:rFonts w:asciiTheme="majorHAnsi" w:hAnsiTheme="majorHAnsi" w:cstheme="majorHAnsi"/>
                <w:sz w:val="28"/>
                <w:szCs w:val="28"/>
              </w:rPr>
              <w:lastRenderedPageBreak/>
              <w:t>30</w:t>
            </w:r>
            <w:bookmarkEnd w:id="729"/>
            <w:bookmarkEnd w:id="730"/>
          </w:p>
        </w:tc>
        <w:tc>
          <w:tcPr>
            <w:tcW w:w="1067" w:type="pct"/>
            <w:shd w:val="clear" w:color="auto" w:fill="auto"/>
            <w:vAlign w:val="center"/>
          </w:tcPr>
          <w:p w14:paraId="525558F8" w14:textId="7F2D47D5" w:rsidR="0082615E" w:rsidRPr="00FA0B67" w:rsidRDefault="0082615E" w:rsidP="00F00A11">
            <w:pPr>
              <w:rPr>
                <w:rFonts w:asciiTheme="majorHAnsi" w:hAnsiTheme="majorHAnsi" w:cstheme="majorHAnsi"/>
                <w:sz w:val="28"/>
                <w:szCs w:val="28"/>
                <w:lang w:eastAsia="en-US"/>
              </w:rPr>
            </w:pPr>
            <w:bookmarkStart w:id="731" w:name="_Toc11861676"/>
            <w:bookmarkStart w:id="732" w:name="_Toc11933232"/>
            <w:r w:rsidRPr="00FA0B67">
              <w:rPr>
                <w:rFonts w:asciiTheme="majorHAnsi" w:hAnsiTheme="majorHAnsi" w:cstheme="majorHAnsi"/>
                <w:sz w:val="28"/>
                <w:szCs w:val="28"/>
              </w:rPr>
              <w:t>Bảng tổng hợp kết quả đăng ký tham dự đấu giá</w:t>
            </w:r>
            <w:bookmarkEnd w:id="731"/>
            <w:bookmarkEnd w:id="732"/>
          </w:p>
        </w:tc>
        <w:tc>
          <w:tcPr>
            <w:tcW w:w="545" w:type="pct"/>
            <w:shd w:val="clear" w:color="auto" w:fill="auto"/>
            <w:vAlign w:val="center"/>
          </w:tcPr>
          <w:p w14:paraId="2F4312A3" w14:textId="0729B04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3B2ECA50" w14:textId="655CCEB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0D142367" w14:textId="347409EB" w:rsidR="0082615E" w:rsidRPr="00FA0B67" w:rsidRDefault="0082615E" w:rsidP="00F00A11">
            <w:pPr>
              <w:rPr>
                <w:rFonts w:asciiTheme="majorHAnsi" w:hAnsiTheme="majorHAnsi" w:cstheme="majorHAnsi"/>
                <w:sz w:val="28"/>
                <w:szCs w:val="28"/>
              </w:rPr>
            </w:pPr>
            <w:bookmarkStart w:id="733" w:name="_Toc11861677"/>
            <w:bookmarkStart w:id="734" w:name="_Toc11933233"/>
            <w:r w:rsidRPr="00FA0B67">
              <w:rPr>
                <w:rFonts w:asciiTheme="majorHAnsi" w:hAnsiTheme="majorHAnsi" w:cstheme="majorHAnsi"/>
                <w:sz w:val="28"/>
                <w:szCs w:val="28"/>
              </w:rPr>
              <w:t>Use case tổng quát hóa</w:t>
            </w:r>
            <w:bookmarkEnd w:id="733"/>
            <w:bookmarkEnd w:id="734"/>
          </w:p>
        </w:tc>
        <w:tc>
          <w:tcPr>
            <w:tcW w:w="320" w:type="pct"/>
            <w:shd w:val="clear" w:color="000000" w:fill="FFFFFF"/>
          </w:tcPr>
          <w:p w14:paraId="589ECCB5" w14:textId="62AD4D5E" w:rsidR="0082615E" w:rsidRPr="00FA0B67" w:rsidRDefault="0082615E" w:rsidP="00F00A11">
            <w:pPr>
              <w:rPr>
                <w:rFonts w:asciiTheme="majorHAnsi" w:hAnsiTheme="majorHAnsi" w:cstheme="majorHAnsi"/>
                <w:sz w:val="28"/>
                <w:szCs w:val="28"/>
                <w:lang w:eastAsia="en-US"/>
              </w:rPr>
            </w:pPr>
            <w:bookmarkStart w:id="735" w:name="_Toc11861678"/>
            <w:bookmarkStart w:id="736" w:name="_Toc11933234"/>
            <w:r w:rsidRPr="00FA0B67">
              <w:rPr>
                <w:rFonts w:asciiTheme="majorHAnsi" w:hAnsiTheme="majorHAnsi" w:cstheme="majorHAnsi"/>
                <w:sz w:val="28"/>
                <w:szCs w:val="28"/>
              </w:rPr>
              <w:t>B</w:t>
            </w:r>
            <w:bookmarkEnd w:id="735"/>
            <w:bookmarkEnd w:id="736"/>
          </w:p>
        </w:tc>
        <w:tc>
          <w:tcPr>
            <w:tcW w:w="445" w:type="pct"/>
            <w:shd w:val="clear" w:color="auto" w:fill="auto"/>
            <w:noWrap/>
          </w:tcPr>
          <w:p w14:paraId="5F200E9F" w14:textId="2D7DF68D" w:rsidR="0082615E" w:rsidRPr="00FA0B67" w:rsidRDefault="0082615E" w:rsidP="00F00A11">
            <w:pPr>
              <w:rPr>
                <w:rFonts w:asciiTheme="majorHAnsi" w:hAnsiTheme="majorHAnsi" w:cstheme="majorHAnsi"/>
                <w:sz w:val="28"/>
                <w:szCs w:val="28"/>
                <w:lang w:eastAsia="en-US"/>
              </w:rPr>
            </w:pPr>
            <w:bookmarkStart w:id="737" w:name="_Toc11861679"/>
            <w:bookmarkStart w:id="738" w:name="_Toc11933235"/>
            <w:r w:rsidRPr="00FA0B67">
              <w:rPr>
                <w:rFonts w:asciiTheme="majorHAnsi" w:hAnsiTheme="majorHAnsi" w:cstheme="majorHAnsi"/>
                <w:sz w:val="28"/>
                <w:szCs w:val="28"/>
              </w:rPr>
              <w:t>Đơn giản</w:t>
            </w:r>
            <w:bookmarkEnd w:id="737"/>
            <w:bookmarkEnd w:id="738"/>
          </w:p>
        </w:tc>
      </w:tr>
      <w:tr w:rsidR="0082615E" w:rsidRPr="00FA0B67" w14:paraId="71EF7F70" w14:textId="77777777" w:rsidTr="00517754">
        <w:trPr>
          <w:trHeight w:val="521"/>
        </w:trPr>
        <w:tc>
          <w:tcPr>
            <w:tcW w:w="251" w:type="pct"/>
            <w:shd w:val="clear" w:color="000000" w:fill="FFFFFF"/>
          </w:tcPr>
          <w:p w14:paraId="3F529DD4" w14:textId="54684C2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5F7D99B1" w14:textId="403F22B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707E06AC" w14:textId="5124253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2DD2D97D" w14:textId="72B5960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0CEE648F" w14:textId="3B49C14B" w:rsidR="0082615E" w:rsidRPr="00FA0B67" w:rsidRDefault="0082615E" w:rsidP="00F00A11">
            <w:pPr>
              <w:rPr>
                <w:rFonts w:asciiTheme="majorHAnsi" w:hAnsiTheme="majorHAnsi" w:cstheme="majorHAnsi"/>
                <w:sz w:val="28"/>
                <w:szCs w:val="28"/>
              </w:rPr>
            </w:pPr>
            <w:bookmarkStart w:id="739" w:name="_Toc11861680"/>
            <w:bookmarkStart w:id="740" w:name="_Toc11933236"/>
            <w:r w:rsidRPr="00FA0B67">
              <w:rPr>
                <w:rFonts w:asciiTheme="majorHAnsi" w:hAnsiTheme="majorHAnsi" w:cstheme="majorHAnsi"/>
                <w:sz w:val="28"/>
                <w:szCs w:val="28"/>
              </w:rPr>
              <w:t>Cán bộ nghiệp vụ thực hiện xem báo cáo bảng tổng hợp kết quả đăng ký tham dự đấu giá. Hệ thống hiển thị mẫu báo cáo bảng tổng hợp kết quả đăng ký.</w:t>
            </w:r>
            <w:bookmarkEnd w:id="739"/>
            <w:bookmarkEnd w:id="740"/>
          </w:p>
        </w:tc>
        <w:tc>
          <w:tcPr>
            <w:tcW w:w="320" w:type="pct"/>
            <w:shd w:val="clear" w:color="000000" w:fill="FFFFFF"/>
          </w:tcPr>
          <w:p w14:paraId="309474C0" w14:textId="178934F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4A4FC96F" w14:textId="05C2801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0E20F871" w14:textId="77777777" w:rsidTr="00517754">
        <w:trPr>
          <w:trHeight w:val="521"/>
        </w:trPr>
        <w:tc>
          <w:tcPr>
            <w:tcW w:w="251" w:type="pct"/>
            <w:shd w:val="clear" w:color="000000" w:fill="FFFFFF"/>
          </w:tcPr>
          <w:p w14:paraId="6EB2340B" w14:textId="11B9A6D7" w:rsidR="0082615E" w:rsidRPr="00FA0B67" w:rsidRDefault="0082615E" w:rsidP="00F00A11">
            <w:pPr>
              <w:rPr>
                <w:rFonts w:asciiTheme="majorHAnsi" w:hAnsiTheme="majorHAnsi" w:cstheme="majorHAnsi"/>
                <w:sz w:val="28"/>
                <w:szCs w:val="28"/>
                <w:lang w:eastAsia="en-US"/>
              </w:rPr>
            </w:pPr>
            <w:bookmarkStart w:id="741" w:name="_Toc11861681"/>
            <w:bookmarkStart w:id="742" w:name="_Toc11933237"/>
            <w:r w:rsidRPr="00FA0B67">
              <w:rPr>
                <w:rFonts w:asciiTheme="majorHAnsi" w:hAnsiTheme="majorHAnsi" w:cstheme="majorHAnsi"/>
                <w:sz w:val="28"/>
                <w:szCs w:val="28"/>
              </w:rPr>
              <w:t>31</w:t>
            </w:r>
            <w:bookmarkEnd w:id="741"/>
            <w:bookmarkEnd w:id="742"/>
          </w:p>
        </w:tc>
        <w:tc>
          <w:tcPr>
            <w:tcW w:w="1067" w:type="pct"/>
            <w:shd w:val="clear" w:color="auto" w:fill="auto"/>
            <w:vAlign w:val="center"/>
          </w:tcPr>
          <w:p w14:paraId="458373A5" w14:textId="1A423277" w:rsidR="0082615E" w:rsidRPr="00FA0B67" w:rsidRDefault="0082615E" w:rsidP="00F00A11">
            <w:pPr>
              <w:rPr>
                <w:rFonts w:asciiTheme="majorHAnsi" w:hAnsiTheme="majorHAnsi" w:cstheme="majorHAnsi"/>
                <w:sz w:val="28"/>
                <w:szCs w:val="28"/>
                <w:lang w:eastAsia="en-US"/>
              </w:rPr>
            </w:pPr>
            <w:bookmarkStart w:id="743" w:name="_Toc11861682"/>
            <w:bookmarkStart w:id="744" w:name="_Toc11933238"/>
            <w:r w:rsidRPr="00FA0B67">
              <w:rPr>
                <w:rFonts w:asciiTheme="majorHAnsi" w:hAnsiTheme="majorHAnsi" w:cstheme="majorHAnsi"/>
                <w:sz w:val="28"/>
                <w:szCs w:val="28"/>
              </w:rPr>
              <w:t>Thông báo kết quả đấu giá cổ phần</w:t>
            </w:r>
            <w:bookmarkEnd w:id="743"/>
            <w:bookmarkEnd w:id="744"/>
          </w:p>
        </w:tc>
        <w:tc>
          <w:tcPr>
            <w:tcW w:w="545" w:type="pct"/>
            <w:shd w:val="clear" w:color="auto" w:fill="auto"/>
            <w:vAlign w:val="center"/>
          </w:tcPr>
          <w:p w14:paraId="5EF85F46" w14:textId="7896C71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796BF491" w14:textId="4B60784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3D924D58" w14:textId="4EF20066" w:rsidR="0082615E" w:rsidRPr="00FA0B67" w:rsidRDefault="0082615E" w:rsidP="00F00A11">
            <w:pPr>
              <w:rPr>
                <w:rFonts w:asciiTheme="majorHAnsi" w:hAnsiTheme="majorHAnsi" w:cstheme="majorHAnsi"/>
                <w:sz w:val="28"/>
                <w:szCs w:val="28"/>
                <w:lang w:eastAsia="en-US"/>
              </w:rPr>
            </w:pPr>
            <w:bookmarkStart w:id="745" w:name="_Toc11861683"/>
            <w:bookmarkStart w:id="746" w:name="_Toc11933239"/>
            <w:r w:rsidRPr="00FA0B67">
              <w:rPr>
                <w:rFonts w:asciiTheme="majorHAnsi" w:hAnsiTheme="majorHAnsi" w:cstheme="majorHAnsi"/>
                <w:sz w:val="28"/>
                <w:szCs w:val="28"/>
              </w:rPr>
              <w:t>Use case tổng quát hóa</w:t>
            </w:r>
            <w:bookmarkEnd w:id="745"/>
            <w:bookmarkEnd w:id="746"/>
          </w:p>
        </w:tc>
        <w:tc>
          <w:tcPr>
            <w:tcW w:w="320" w:type="pct"/>
            <w:shd w:val="clear" w:color="000000" w:fill="FFFFFF"/>
          </w:tcPr>
          <w:p w14:paraId="30AE0DC0" w14:textId="35061808" w:rsidR="0082615E" w:rsidRPr="00FA0B67" w:rsidRDefault="0082615E" w:rsidP="00F00A11">
            <w:pPr>
              <w:rPr>
                <w:rFonts w:asciiTheme="majorHAnsi" w:hAnsiTheme="majorHAnsi" w:cstheme="majorHAnsi"/>
                <w:sz w:val="28"/>
                <w:szCs w:val="28"/>
                <w:lang w:eastAsia="en-US"/>
              </w:rPr>
            </w:pPr>
            <w:bookmarkStart w:id="747" w:name="_Toc11861684"/>
            <w:bookmarkStart w:id="748" w:name="_Toc11933240"/>
            <w:r w:rsidRPr="00FA0B67">
              <w:rPr>
                <w:rFonts w:asciiTheme="majorHAnsi" w:hAnsiTheme="majorHAnsi" w:cstheme="majorHAnsi"/>
                <w:sz w:val="28"/>
                <w:szCs w:val="28"/>
              </w:rPr>
              <w:t>B</w:t>
            </w:r>
            <w:bookmarkEnd w:id="747"/>
            <w:bookmarkEnd w:id="748"/>
          </w:p>
        </w:tc>
        <w:tc>
          <w:tcPr>
            <w:tcW w:w="445" w:type="pct"/>
            <w:shd w:val="clear" w:color="auto" w:fill="auto"/>
            <w:noWrap/>
          </w:tcPr>
          <w:p w14:paraId="20523DFE" w14:textId="45D4AF9E" w:rsidR="0082615E" w:rsidRPr="00FA0B67" w:rsidRDefault="0082615E" w:rsidP="00F00A11">
            <w:pPr>
              <w:rPr>
                <w:rFonts w:asciiTheme="majorHAnsi" w:hAnsiTheme="majorHAnsi" w:cstheme="majorHAnsi"/>
                <w:sz w:val="28"/>
                <w:szCs w:val="28"/>
                <w:lang w:eastAsia="en-US"/>
              </w:rPr>
            </w:pPr>
            <w:bookmarkStart w:id="749" w:name="_Toc11861685"/>
            <w:bookmarkStart w:id="750" w:name="_Toc11933241"/>
            <w:r w:rsidRPr="00FA0B67">
              <w:rPr>
                <w:rFonts w:asciiTheme="majorHAnsi" w:hAnsiTheme="majorHAnsi" w:cstheme="majorHAnsi"/>
                <w:sz w:val="28"/>
                <w:szCs w:val="28"/>
              </w:rPr>
              <w:t>Đơn giản</w:t>
            </w:r>
            <w:bookmarkEnd w:id="749"/>
            <w:bookmarkEnd w:id="750"/>
          </w:p>
        </w:tc>
      </w:tr>
      <w:tr w:rsidR="0082615E" w:rsidRPr="00FA0B67" w14:paraId="7768BD62" w14:textId="77777777" w:rsidTr="00517754">
        <w:trPr>
          <w:trHeight w:val="521"/>
        </w:trPr>
        <w:tc>
          <w:tcPr>
            <w:tcW w:w="251" w:type="pct"/>
            <w:shd w:val="clear" w:color="000000" w:fill="FFFFFF"/>
          </w:tcPr>
          <w:p w14:paraId="4497528B" w14:textId="0B62098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7C46770F" w14:textId="4B1464A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36526F1D" w14:textId="6866F22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137D7E55" w14:textId="5064899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506451B4" w14:textId="3BFEAA37" w:rsidR="0082615E" w:rsidRPr="00FA0B67" w:rsidRDefault="00CE5B56" w:rsidP="00F00A11">
            <w:pPr>
              <w:rPr>
                <w:rFonts w:asciiTheme="majorHAnsi" w:hAnsiTheme="majorHAnsi" w:cstheme="majorHAnsi"/>
                <w:sz w:val="28"/>
                <w:szCs w:val="28"/>
              </w:rPr>
            </w:pPr>
            <w:hyperlink r:id="rId25" w:history="1">
              <w:bookmarkStart w:id="751" w:name="_Toc11861686"/>
              <w:bookmarkStart w:id="752" w:name="_Toc11933242"/>
              <w:r w:rsidR="0082615E" w:rsidRPr="00FA0B67">
                <w:rPr>
                  <w:rFonts w:asciiTheme="majorHAnsi" w:hAnsiTheme="majorHAnsi" w:cstheme="majorHAnsi"/>
                  <w:sz w:val="28"/>
                  <w:szCs w:val="28"/>
                </w:rPr>
                <w:t>Cán bộ nghiệp vụ thực hiện xem báo cáo thông báo kết quả đấu giá cổ phần. Hệ thống hiển thị mẫu báo cáo thông báo kết quả đấu giá cổ phần.</w:t>
              </w:r>
              <w:bookmarkEnd w:id="751"/>
              <w:bookmarkEnd w:id="752"/>
            </w:hyperlink>
          </w:p>
        </w:tc>
        <w:tc>
          <w:tcPr>
            <w:tcW w:w="320" w:type="pct"/>
            <w:shd w:val="clear" w:color="000000" w:fill="FFFFFF"/>
          </w:tcPr>
          <w:p w14:paraId="339F4387" w14:textId="33D4C35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7FEE6369" w14:textId="0456C5C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7030856F" w14:textId="77777777" w:rsidTr="00517754">
        <w:trPr>
          <w:trHeight w:val="521"/>
        </w:trPr>
        <w:tc>
          <w:tcPr>
            <w:tcW w:w="251" w:type="pct"/>
            <w:shd w:val="clear" w:color="000000" w:fill="FFFFFF"/>
          </w:tcPr>
          <w:p w14:paraId="7DFEBEC5" w14:textId="0FED859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1067" w:type="pct"/>
            <w:shd w:val="clear" w:color="auto" w:fill="auto"/>
            <w:vAlign w:val="center"/>
          </w:tcPr>
          <w:p w14:paraId="30E98F24" w14:textId="26298FE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0B25306C" w14:textId="23813E7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2CBF58A2" w14:textId="30456C7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43B7F793" w14:textId="725FBF6A" w:rsidR="0082615E" w:rsidRPr="00FA0B67" w:rsidRDefault="00CE5B56" w:rsidP="00F00A11">
            <w:pPr>
              <w:rPr>
                <w:rFonts w:asciiTheme="majorHAnsi" w:hAnsiTheme="majorHAnsi" w:cstheme="majorHAnsi"/>
                <w:sz w:val="28"/>
                <w:szCs w:val="28"/>
              </w:rPr>
            </w:pPr>
            <w:hyperlink r:id="rId26" w:history="1">
              <w:bookmarkStart w:id="753" w:name="_Toc11861687"/>
              <w:bookmarkStart w:id="754" w:name="_Toc11933243"/>
              <w:r w:rsidR="0082615E" w:rsidRPr="00FA0B67">
                <w:rPr>
                  <w:rFonts w:asciiTheme="majorHAnsi" w:hAnsiTheme="majorHAnsi" w:cstheme="majorHAnsi"/>
                  <w:sz w:val="28"/>
                  <w:szCs w:val="28"/>
                </w:rPr>
                <w:t>Cán bộ nghiệp vụ thực hiện xem báo cáo kết quả đấu giá cổ phần. Hệ thống hiển thị mẫu báo cáo kết quả đấu giá cổ phần</w:t>
              </w:r>
              <w:bookmarkEnd w:id="753"/>
              <w:bookmarkEnd w:id="754"/>
            </w:hyperlink>
          </w:p>
        </w:tc>
        <w:tc>
          <w:tcPr>
            <w:tcW w:w="320" w:type="pct"/>
            <w:shd w:val="clear" w:color="000000" w:fill="FFFFFF"/>
          </w:tcPr>
          <w:p w14:paraId="03A18923" w14:textId="5E3F34B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6716C92C" w14:textId="39D5A62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4C628F2A" w14:textId="77777777" w:rsidTr="00517754">
        <w:trPr>
          <w:trHeight w:val="521"/>
        </w:trPr>
        <w:tc>
          <w:tcPr>
            <w:tcW w:w="251" w:type="pct"/>
            <w:shd w:val="clear" w:color="000000" w:fill="FFFFFF"/>
          </w:tcPr>
          <w:p w14:paraId="067C0D02" w14:textId="5453C197" w:rsidR="0082615E" w:rsidRPr="00FA0B67" w:rsidRDefault="0082615E" w:rsidP="00F00A11">
            <w:pPr>
              <w:rPr>
                <w:rFonts w:asciiTheme="majorHAnsi" w:hAnsiTheme="majorHAnsi" w:cstheme="majorHAnsi"/>
                <w:sz w:val="28"/>
                <w:szCs w:val="28"/>
                <w:lang w:eastAsia="en-US"/>
              </w:rPr>
            </w:pPr>
            <w:bookmarkStart w:id="755" w:name="_Toc11861688"/>
            <w:bookmarkStart w:id="756" w:name="_Toc11933244"/>
            <w:r w:rsidRPr="00FA0B67">
              <w:rPr>
                <w:rFonts w:asciiTheme="majorHAnsi" w:hAnsiTheme="majorHAnsi" w:cstheme="majorHAnsi"/>
                <w:sz w:val="28"/>
                <w:szCs w:val="28"/>
              </w:rPr>
              <w:t>32</w:t>
            </w:r>
            <w:bookmarkEnd w:id="755"/>
            <w:bookmarkEnd w:id="756"/>
          </w:p>
        </w:tc>
        <w:tc>
          <w:tcPr>
            <w:tcW w:w="1067" w:type="pct"/>
            <w:shd w:val="clear" w:color="auto" w:fill="auto"/>
            <w:vAlign w:val="center"/>
          </w:tcPr>
          <w:p w14:paraId="600BBC93" w14:textId="2C36AA21" w:rsidR="0082615E" w:rsidRPr="00FA0B67" w:rsidRDefault="0082615E" w:rsidP="00F00A11">
            <w:pPr>
              <w:rPr>
                <w:rFonts w:asciiTheme="majorHAnsi" w:hAnsiTheme="majorHAnsi" w:cstheme="majorHAnsi"/>
                <w:sz w:val="28"/>
                <w:szCs w:val="28"/>
                <w:lang w:eastAsia="en-US"/>
              </w:rPr>
            </w:pPr>
            <w:bookmarkStart w:id="757" w:name="_Toc11861689"/>
            <w:bookmarkStart w:id="758" w:name="_Toc11933245"/>
            <w:r w:rsidRPr="00FA0B67">
              <w:rPr>
                <w:rFonts w:asciiTheme="majorHAnsi" w:hAnsiTheme="majorHAnsi" w:cstheme="majorHAnsi"/>
                <w:sz w:val="28"/>
                <w:szCs w:val="28"/>
              </w:rPr>
              <w:t>Danh sách nhà đầu tư trúng giá theo đại lý</w:t>
            </w:r>
            <w:bookmarkEnd w:id="757"/>
            <w:bookmarkEnd w:id="758"/>
          </w:p>
        </w:tc>
        <w:tc>
          <w:tcPr>
            <w:tcW w:w="545" w:type="pct"/>
            <w:shd w:val="clear" w:color="auto" w:fill="auto"/>
            <w:vAlign w:val="center"/>
          </w:tcPr>
          <w:p w14:paraId="3D4E2BBE" w14:textId="4829798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7AF0F7C7" w14:textId="7A27D2B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095E92BE" w14:textId="64CC53F5" w:rsidR="0082615E" w:rsidRPr="00FA0B67" w:rsidRDefault="0082615E" w:rsidP="00F00A11">
            <w:pPr>
              <w:rPr>
                <w:rFonts w:asciiTheme="majorHAnsi" w:hAnsiTheme="majorHAnsi" w:cstheme="majorHAnsi"/>
                <w:sz w:val="28"/>
                <w:szCs w:val="28"/>
                <w:lang w:eastAsia="en-US"/>
              </w:rPr>
            </w:pPr>
            <w:bookmarkStart w:id="759" w:name="_Toc11861690"/>
            <w:bookmarkStart w:id="760" w:name="_Toc11933246"/>
            <w:r w:rsidRPr="00FA0B67">
              <w:rPr>
                <w:rFonts w:asciiTheme="majorHAnsi" w:hAnsiTheme="majorHAnsi" w:cstheme="majorHAnsi"/>
                <w:sz w:val="28"/>
                <w:szCs w:val="28"/>
              </w:rPr>
              <w:t>Use case tổng quát hóa</w:t>
            </w:r>
            <w:bookmarkEnd w:id="759"/>
            <w:bookmarkEnd w:id="760"/>
          </w:p>
        </w:tc>
        <w:tc>
          <w:tcPr>
            <w:tcW w:w="320" w:type="pct"/>
            <w:shd w:val="clear" w:color="000000" w:fill="FFFFFF"/>
          </w:tcPr>
          <w:p w14:paraId="0C3049D6" w14:textId="0DBDB9F2" w:rsidR="0082615E" w:rsidRPr="00FA0B67" w:rsidRDefault="0082615E" w:rsidP="00F00A11">
            <w:pPr>
              <w:rPr>
                <w:rFonts w:asciiTheme="majorHAnsi" w:hAnsiTheme="majorHAnsi" w:cstheme="majorHAnsi"/>
                <w:sz w:val="28"/>
                <w:szCs w:val="28"/>
                <w:lang w:eastAsia="en-US"/>
              </w:rPr>
            </w:pPr>
            <w:bookmarkStart w:id="761" w:name="_Toc11861691"/>
            <w:bookmarkStart w:id="762" w:name="_Toc11933247"/>
            <w:r w:rsidRPr="00FA0B67">
              <w:rPr>
                <w:rFonts w:asciiTheme="majorHAnsi" w:hAnsiTheme="majorHAnsi" w:cstheme="majorHAnsi"/>
                <w:sz w:val="28"/>
                <w:szCs w:val="28"/>
              </w:rPr>
              <w:t>B</w:t>
            </w:r>
            <w:bookmarkEnd w:id="761"/>
            <w:bookmarkEnd w:id="762"/>
          </w:p>
        </w:tc>
        <w:tc>
          <w:tcPr>
            <w:tcW w:w="445" w:type="pct"/>
            <w:shd w:val="clear" w:color="auto" w:fill="auto"/>
            <w:noWrap/>
          </w:tcPr>
          <w:p w14:paraId="338D3CCF" w14:textId="42932785" w:rsidR="0082615E" w:rsidRPr="00FA0B67" w:rsidRDefault="0082615E" w:rsidP="00F00A11">
            <w:pPr>
              <w:rPr>
                <w:rFonts w:asciiTheme="majorHAnsi" w:hAnsiTheme="majorHAnsi" w:cstheme="majorHAnsi"/>
                <w:sz w:val="28"/>
                <w:szCs w:val="28"/>
                <w:lang w:eastAsia="en-US"/>
              </w:rPr>
            </w:pPr>
            <w:bookmarkStart w:id="763" w:name="_Toc11861692"/>
            <w:bookmarkStart w:id="764" w:name="_Toc11933248"/>
            <w:r w:rsidRPr="00FA0B67">
              <w:rPr>
                <w:rFonts w:asciiTheme="majorHAnsi" w:hAnsiTheme="majorHAnsi" w:cstheme="majorHAnsi"/>
                <w:sz w:val="28"/>
                <w:szCs w:val="28"/>
              </w:rPr>
              <w:t>Đơn giản</w:t>
            </w:r>
            <w:bookmarkEnd w:id="763"/>
            <w:bookmarkEnd w:id="764"/>
          </w:p>
        </w:tc>
      </w:tr>
      <w:tr w:rsidR="0082615E" w:rsidRPr="00FA0B67" w14:paraId="01A0DDA5" w14:textId="77777777" w:rsidTr="00517754">
        <w:trPr>
          <w:trHeight w:val="521"/>
        </w:trPr>
        <w:tc>
          <w:tcPr>
            <w:tcW w:w="251" w:type="pct"/>
            <w:shd w:val="clear" w:color="000000" w:fill="FFFFFF"/>
          </w:tcPr>
          <w:p w14:paraId="0CBAA40D" w14:textId="225FF26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6F344942" w14:textId="55E3587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43EB4E34" w14:textId="0DC6DC6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35240A04" w14:textId="2101195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42A10F39" w14:textId="423680AA" w:rsidR="0082615E" w:rsidRPr="00FA0B67" w:rsidRDefault="0082615E" w:rsidP="00F00A11">
            <w:pPr>
              <w:rPr>
                <w:rFonts w:asciiTheme="majorHAnsi" w:hAnsiTheme="majorHAnsi" w:cstheme="majorHAnsi"/>
                <w:sz w:val="28"/>
                <w:szCs w:val="28"/>
                <w:lang w:eastAsia="en-US"/>
              </w:rPr>
            </w:pPr>
            <w:bookmarkStart w:id="765" w:name="_Toc11861693"/>
            <w:bookmarkStart w:id="766" w:name="_Toc11933249"/>
            <w:r w:rsidRPr="00FA0B67">
              <w:rPr>
                <w:rFonts w:asciiTheme="majorHAnsi" w:hAnsiTheme="majorHAnsi" w:cstheme="majorHAnsi"/>
                <w:sz w:val="28"/>
                <w:szCs w:val="28"/>
              </w:rPr>
              <w:t>Cán bộ nghiệp vụ thực hiện xem báo cáo danh sách nhà đầu tư trúng giá theo đại lý. Hệ thống hiển thị mẫu báo cáo danh sách nhà đầu tư trúng giá theo đại lý.</w:t>
            </w:r>
            <w:bookmarkEnd w:id="765"/>
            <w:bookmarkEnd w:id="766"/>
          </w:p>
        </w:tc>
        <w:tc>
          <w:tcPr>
            <w:tcW w:w="320" w:type="pct"/>
            <w:shd w:val="clear" w:color="000000" w:fill="FFFFFF"/>
          </w:tcPr>
          <w:p w14:paraId="37D1DA65" w14:textId="3FF2D3F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08B4229F" w14:textId="61BAC59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4486F38B" w14:textId="77777777" w:rsidTr="00517754">
        <w:trPr>
          <w:trHeight w:val="521"/>
        </w:trPr>
        <w:tc>
          <w:tcPr>
            <w:tcW w:w="251" w:type="pct"/>
            <w:shd w:val="clear" w:color="000000" w:fill="FFFFFF"/>
          </w:tcPr>
          <w:p w14:paraId="7328DF1E" w14:textId="553BB675" w:rsidR="0082615E" w:rsidRPr="00FA0B67" w:rsidRDefault="0082615E" w:rsidP="00F00A11">
            <w:pPr>
              <w:rPr>
                <w:rFonts w:asciiTheme="majorHAnsi" w:hAnsiTheme="majorHAnsi" w:cstheme="majorHAnsi"/>
                <w:sz w:val="28"/>
                <w:szCs w:val="28"/>
                <w:lang w:eastAsia="en-US"/>
              </w:rPr>
            </w:pPr>
            <w:bookmarkStart w:id="767" w:name="_Toc11861694"/>
            <w:bookmarkStart w:id="768" w:name="_Toc11933250"/>
            <w:r w:rsidRPr="00FA0B67">
              <w:rPr>
                <w:rFonts w:asciiTheme="majorHAnsi" w:hAnsiTheme="majorHAnsi" w:cstheme="majorHAnsi"/>
                <w:sz w:val="28"/>
                <w:szCs w:val="28"/>
              </w:rPr>
              <w:t>33</w:t>
            </w:r>
            <w:bookmarkEnd w:id="767"/>
            <w:bookmarkEnd w:id="768"/>
          </w:p>
        </w:tc>
        <w:tc>
          <w:tcPr>
            <w:tcW w:w="1067" w:type="pct"/>
            <w:shd w:val="clear" w:color="auto" w:fill="auto"/>
            <w:vAlign w:val="center"/>
          </w:tcPr>
          <w:p w14:paraId="0204779D" w14:textId="6ED3769A" w:rsidR="0082615E" w:rsidRPr="00FA0B67" w:rsidRDefault="0082615E" w:rsidP="00F00A11">
            <w:pPr>
              <w:rPr>
                <w:rFonts w:asciiTheme="majorHAnsi" w:hAnsiTheme="majorHAnsi" w:cstheme="majorHAnsi"/>
                <w:sz w:val="28"/>
                <w:szCs w:val="28"/>
                <w:lang w:eastAsia="en-US"/>
              </w:rPr>
            </w:pPr>
            <w:bookmarkStart w:id="769" w:name="_Toc11861695"/>
            <w:bookmarkStart w:id="770" w:name="_Toc11933251"/>
            <w:r w:rsidRPr="00FA0B67">
              <w:rPr>
                <w:rFonts w:asciiTheme="majorHAnsi" w:hAnsiTheme="majorHAnsi" w:cstheme="majorHAnsi"/>
                <w:sz w:val="28"/>
                <w:szCs w:val="28"/>
              </w:rPr>
              <w:t>Danh sách nhà đầu tư nhận lại tiền đặt cọc</w:t>
            </w:r>
            <w:bookmarkEnd w:id="769"/>
            <w:bookmarkEnd w:id="770"/>
          </w:p>
        </w:tc>
        <w:tc>
          <w:tcPr>
            <w:tcW w:w="545" w:type="pct"/>
            <w:shd w:val="clear" w:color="auto" w:fill="auto"/>
            <w:vAlign w:val="center"/>
          </w:tcPr>
          <w:p w14:paraId="006D834D" w14:textId="4179D27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0452DC79" w14:textId="798B842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79E0BA9B" w14:textId="785AC2F5" w:rsidR="0082615E" w:rsidRPr="00FA0B67" w:rsidRDefault="0082615E" w:rsidP="00F00A11">
            <w:pPr>
              <w:rPr>
                <w:rFonts w:asciiTheme="majorHAnsi" w:hAnsiTheme="majorHAnsi" w:cstheme="majorHAnsi"/>
                <w:sz w:val="28"/>
                <w:szCs w:val="28"/>
                <w:lang w:eastAsia="en-US"/>
              </w:rPr>
            </w:pPr>
            <w:bookmarkStart w:id="771" w:name="_Toc11861696"/>
            <w:bookmarkStart w:id="772" w:name="_Toc11933252"/>
            <w:r w:rsidRPr="00FA0B67">
              <w:rPr>
                <w:rFonts w:asciiTheme="majorHAnsi" w:hAnsiTheme="majorHAnsi" w:cstheme="majorHAnsi"/>
                <w:sz w:val="28"/>
                <w:szCs w:val="28"/>
              </w:rPr>
              <w:t>Use case tổng quát hóa</w:t>
            </w:r>
            <w:bookmarkEnd w:id="771"/>
            <w:bookmarkEnd w:id="772"/>
          </w:p>
        </w:tc>
        <w:tc>
          <w:tcPr>
            <w:tcW w:w="320" w:type="pct"/>
            <w:shd w:val="clear" w:color="000000" w:fill="FFFFFF"/>
          </w:tcPr>
          <w:p w14:paraId="3D63C347" w14:textId="4CF620B9" w:rsidR="0082615E" w:rsidRPr="00FA0B67" w:rsidRDefault="0082615E" w:rsidP="00F00A11">
            <w:pPr>
              <w:rPr>
                <w:rFonts w:asciiTheme="majorHAnsi" w:hAnsiTheme="majorHAnsi" w:cstheme="majorHAnsi"/>
                <w:sz w:val="28"/>
                <w:szCs w:val="28"/>
                <w:lang w:eastAsia="en-US"/>
              </w:rPr>
            </w:pPr>
            <w:bookmarkStart w:id="773" w:name="_Toc11861697"/>
            <w:bookmarkStart w:id="774" w:name="_Toc11933253"/>
            <w:r w:rsidRPr="00FA0B67">
              <w:rPr>
                <w:rFonts w:asciiTheme="majorHAnsi" w:hAnsiTheme="majorHAnsi" w:cstheme="majorHAnsi"/>
                <w:sz w:val="28"/>
                <w:szCs w:val="28"/>
              </w:rPr>
              <w:t>B</w:t>
            </w:r>
            <w:bookmarkEnd w:id="773"/>
            <w:bookmarkEnd w:id="774"/>
          </w:p>
        </w:tc>
        <w:tc>
          <w:tcPr>
            <w:tcW w:w="445" w:type="pct"/>
            <w:shd w:val="clear" w:color="auto" w:fill="auto"/>
            <w:noWrap/>
          </w:tcPr>
          <w:p w14:paraId="3747474C" w14:textId="19522C74" w:rsidR="0082615E" w:rsidRPr="00FA0B67" w:rsidRDefault="0082615E" w:rsidP="00F00A11">
            <w:pPr>
              <w:rPr>
                <w:rFonts w:asciiTheme="majorHAnsi" w:hAnsiTheme="majorHAnsi" w:cstheme="majorHAnsi"/>
                <w:sz w:val="28"/>
                <w:szCs w:val="28"/>
                <w:lang w:eastAsia="en-US"/>
              </w:rPr>
            </w:pPr>
            <w:bookmarkStart w:id="775" w:name="_Toc11861698"/>
            <w:bookmarkStart w:id="776" w:name="_Toc11933254"/>
            <w:r w:rsidRPr="00FA0B67">
              <w:rPr>
                <w:rFonts w:asciiTheme="majorHAnsi" w:hAnsiTheme="majorHAnsi" w:cstheme="majorHAnsi"/>
                <w:sz w:val="28"/>
                <w:szCs w:val="28"/>
              </w:rPr>
              <w:t>Đơn giản</w:t>
            </w:r>
            <w:bookmarkEnd w:id="775"/>
            <w:bookmarkEnd w:id="776"/>
          </w:p>
        </w:tc>
      </w:tr>
      <w:tr w:rsidR="0082615E" w:rsidRPr="00FA0B67" w14:paraId="63361584" w14:textId="77777777" w:rsidTr="00517754">
        <w:trPr>
          <w:trHeight w:val="521"/>
        </w:trPr>
        <w:tc>
          <w:tcPr>
            <w:tcW w:w="251" w:type="pct"/>
            <w:shd w:val="clear" w:color="000000" w:fill="FFFFFF"/>
          </w:tcPr>
          <w:p w14:paraId="044FAA67" w14:textId="0080306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7F48F5D3" w14:textId="50CE16E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2D0B99A3" w14:textId="0D5208F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3111D0F7" w14:textId="1F2FD27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138A69E7" w14:textId="08AAD390" w:rsidR="0082615E" w:rsidRPr="00FA0B67" w:rsidRDefault="0082615E" w:rsidP="00F00A11">
            <w:pPr>
              <w:rPr>
                <w:rFonts w:asciiTheme="majorHAnsi" w:hAnsiTheme="majorHAnsi" w:cstheme="majorHAnsi"/>
                <w:sz w:val="28"/>
                <w:szCs w:val="28"/>
                <w:lang w:eastAsia="en-US"/>
              </w:rPr>
            </w:pPr>
            <w:bookmarkStart w:id="777" w:name="_Toc11861699"/>
            <w:bookmarkStart w:id="778" w:name="_Toc11933255"/>
            <w:r w:rsidRPr="00FA0B67">
              <w:rPr>
                <w:rFonts w:asciiTheme="majorHAnsi" w:hAnsiTheme="majorHAnsi" w:cstheme="majorHAnsi"/>
                <w:sz w:val="28"/>
                <w:szCs w:val="28"/>
              </w:rPr>
              <w:t>Cán bộ nghiệp vụ thực hiện xem báo cáo danh sách nhà đầu tư nhận lại tiền đặt cọc. Hệ thống hiển thị mẫu báo cáo danh sách nhà đầu tư nhận lại tiền đặt cọc.</w:t>
            </w:r>
            <w:bookmarkEnd w:id="777"/>
            <w:bookmarkEnd w:id="778"/>
          </w:p>
        </w:tc>
        <w:tc>
          <w:tcPr>
            <w:tcW w:w="320" w:type="pct"/>
            <w:shd w:val="clear" w:color="000000" w:fill="FFFFFF"/>
          </w:tcPr>
          <w:p w14:paraId="400D720C" w14:textId="1C83001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5EDD19DD" w14:textId="68A78F2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47AF7564" w14:textId="77777777" w:rsidTr="00517754">
        <w:trPr>
          <w:trHeight w:val="521"/>
        </w:trPr>
        <w:tc>
          <w:tcPr>
            <w:tcW w:w="251" w:type="pct"/>
            <w:shd w:val="clear" w:color="000000" w:fill="FFFFFF"/>
          </w:tcPr>
          <w:p w14:paraId="30B6A588" w14:textId="7F2CB837" w:rsidR="0082615E" w:rsidRPr="00FA0B67" w:rsidRDefault="0082615E" w:rsidP="00F00A11">
            <w:pPr>
              <w:rPr>
                <w:rFonts w:asciiTheme="majorHAnsi" w:hAnsiTheme="majorHAnsi" w:cstheme="majorHAnsi"/>
                <w:sz w:val="28"/>
                <w:szCs w:val="28"/>
                <w:lang w:eastAsia="en-US"/>
              </w:rPr>
            </w:pPr>
            <w:bookmarkStart w:id="779" w:name="_Toc11861700"/>
            <w:bookmarkStart w:id="780" w:name="_Toc11933256"/>
            <w:r w:rsidRPr="00FA0B67">
              <w:rPr>
                <w:rFonts w:asciiTheme="majorHAnsi" w:hAnsiTheme="majorHAnsi" w:cstheme="majorHAnsi"/>
                <w:sz w:val="28"/>
                <w:szCs w:val="28"/>
              </w:rPr>
              <w:lastRenderedPageBreak/>
              <w:t>34</w:t>
            </w:r>
            <w:bookmarkEnd w:id="779"/>
            <w:bookmarkEnd w:id="780"/>
          </w:p>
        </w:tc>
        <w:tc>
          <w:tcPr>
            <w:tcW w:w="1067" w:type="pct"/>
            <w:shd w:val="clear" w:color="auto" w:fill="auto"/>
            <w:vAlign w:val="center"/>
          </w:tcPr>
          <w:p w14:paraId="69F931A3" w14:textId="71A41462" w:rsidR="0082615E" w:rsidRPr="00FA0B67" w:rsidRDefault="0082615E" w:rsidP="00F00A11">
            <w:pPr>
              <w:rPr>
                <w:rFonts w:asciiTheme="majorHAnsi" w:hAnsiTheme="majorHAnsi" w:cstheme="majorHAnsi"/>
                <w:sz w:val="28"/>
                <w:szCs w:val="28"/>
                <w:lang w:eastAsia="en-US"/>
              </w:rPr>
            </w:pPr>
            <w:bookmarkStart w:id="781" w:name="_Toc11861701"/>
            <w:bookmarkStart w:id="782" w:name="_Toc11933257"/>
            <w:r w:rsidRPr="00FA0B67">
              <w:rPr>
                <w:rFonts w:asciiTheme="majorHAnsi" w:hAnsiTheme="majorHAnsi" w:cstheme="majorHAnsi"/>
                <w:sz w:val="28"/>
                <w:szCs w:val="28"/>
              </w:rPr>
              <w:t>Danh sách nhà đầu tư vi phạm quy chế</w:t>
            </w:r>
            <w:bookmarkEnd w:id="781"/>
            <w:bookmarkEnd w:id="782"/>
          </w:p>
        </w:tc>
        <w:tc>
          <w:tcPr>
            <w:tcW w:w="545" w:type="pct"/>
            <w:shd w:val="clear" w:color="auto" w:fill="auto"/>
            <w:vAlign w:val="center"/>
          </w:tcPr>
          <w:p w14:paraId="17F23540" w14:textId="3EAEDDE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41F19577" w14:textId="55849D5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6BFFDF6D" w14:textId="5B952769" w:rsidR="0082615E" w:rsidRPr="00FA0B67" w:rsidRDefault="0082615E" w:rsidP="00F00A11">
            <w:pPr>
              <w:rPr>
                <w:rFonts w:asciiTheme="majorHAnsi" w:hAnsiTheme="majorHAnsi" w:cstheme="majorHAnsi"/>
                <w:sz w:val="28"/>
                <w:szCs w:val="28"/>
                <w:lang w:eastAsia="en-US"/>
              </w:rPr>
            </w:pPr>
            <w:bookmarkStart w:id="783" w:name="_Toc11861702"/>
            <w:bookmarkStart w:id="784" w:name="_Toc11933258"/>
            <w:r w:rsidRPr="00FA0B67">
              <w:rPr>
                <w:rFonts w:asciiTheme="majorHAnsi" w:hAnsiTheme="majorHAnsi" w:cstheme="majorHAnsi"/>
                <w:sz w:val="28"/>
                <w:szCs w:val="28"/>
              </w:rPr>
              <w:t>Use case tổng quát hóa</w:t>
            </w:r>
            <w:bookmarkEnd w:id="783"/>
            <w:bookmarkEnd w:id="784"/>
          </w:p>
        </w:tc>
        <w:tc>
          <w:tcPr>
            <w:tcW w:w="320" w:type="pct"/>
            <w:shd w:val="clear" w:color="000000" w:fill="FFFFFF"/>
          </w:tcPr>
          <w:p w14:paraId="522B59B3" w14:textId="0415DD4F" w:rsidR="0082615E" w:rsidRPr="00FA0B67" w:rsidRDefault="0082615E" w:rsidP="00F00A11">
            <w:pPr>
              <w:rPr>
                <w:rFonts w:asciiTheme="majorHAnsi" w:hAnsiTheme="majorHAnsi" w:cstheme="majorHAnsi"/>
                <w:sz w:val="28"/>
                <w:szCs w:val="28"/>
                <w:lang w:eastAsia="en-US"/>
              </w:rPr>
            </w:pPr>
            <w:bookmarkStart w:id="785" w:name="_Toc11861703"/>
            <w:bookmarkStart w:id="786" w:name="_Toc11933259"/>
            <w:r w:rsidRPr="00FA0B67">
              <w:rPr>
                <w:rFonts w:asciiTheme="majorHAnsi" w:hAnsiTheme="majorHAnsi" w:cstheme="majorHAnsi"/>
                <w:sz w:val="28"/>
                <w:szCs w:val="28"/>
              </w:rPr>
              <w:t>B</w:t>
            </w:r>
            <w:bookmarkEnd w:id="785"/>
            <w:bookmarkEnd w:id="786"/>
          </w:p>
        </w:tc>
        <w:tc>
          <w:tcPr>
            <w:tcW w:w="445" w:type="pct"/>
            <w:shd w:val="clear" w:color="auto" w:fill="auto"/>
            <w:noWrap/>
          </w:tcPr>
          <w:p w14:paraId="641D00AA" w14:textId="55D7E455" w:rsidR="0082615E" w:rsidRPr="00FA0B67" w:rsidRDefault="0082615E" w:rsidP="00F00A11">
            <w:pPr>
              <w:rPr>
                <w:rFonts w:asciiTheme="majorHAnsi" w:hAnsiTheme="majorHAnsi" w:cstheme="majorHAnsi"/>
                <w:sz w:val="28"/>
                <w:szCs w:val="28"/>
                <w:lang w:eastAsia="en-US"/>
              </w:rPr>
            </w:pPr>
            <w:bookmarkStart w:id="787" w:name="_Toc11861704"/>
            <w:bookmarkStart w:id="788" w:name="_Toc11933260"/>
            <w:r w:rsidRPr="00FA0B67">
              <w:rPr>
                <w:rFonts w:asciiTheme="majorHAnsi" w:hAnsiTheme="majorHAnsi" w:cstheme="majorHAnsi"/>
                <w:sz w:val="28"/>
                <w:szCs w:val="28"/>
              </w:rPr>
              <w:t>Đơn giản</w:t>
            </w:r>
            <w:bookmarkEnd w:id="787"/>
            <w:bookmarkEnd w:id="788"/>
          </w:p>
        </w:tc>
      </w:tr>
      <w:tr w:rsidR="0082615E" w:rsidRPr="00FA0B67" w14:paraId="38EC1EBF" w14:textId="77777777" w:rsidTr="00517754">
        <w:trPr>
          <w:trHeight w:val="161"/>
        </w:trPr>
        <w:tc>
          <w:tcPr>
            <w:tcW w:w="251" w:type="pct"/>
            <w:shd w:val="clear" w:color="000000" w:fill="FFFFFF"/>
          </w:tcPr>
          <w:p w14:paraId="5970AC91" w14:textId="565F796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52992C63" w14:textId="27C14D2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5948B984" w14:textId="3DBA41E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5601D7D7" w14:textId="2D7F78F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1FC2399C" w14:textId="0E4F5B3E" w:rsidR="0082615E" w:rsidRPr="00FA0B67" w:rsidRDefault="0082615E" w:rsidP="00F00A11">
            <w:pPr>
              <w:rPr>
                <w:rFonts w:asciiTheme="majorHAnsi" w:hAnsiTheme="majorHAnsi" w:cstheme="majorHAnsi"/>
                <w:sz w:val="28"/>
                <w:szCs w:val="28"/>
                <w:lang w:eastAsia="en-US"/>
              </w:rPr>
            </w:pPr>
            <w:bookmarkStart w:id="789" w:name="_Toc11861705"/>
            <w:bookmarkStart w:id="790" w:name="_Toc11933261"/>
            <w:r w:rsidRPr="00FA0B67">
              <w:rPr>
                <w:rFonts w:asciiTheme="majorHAnsi" w:hAnsiTheme="majorHAnsi" w:cstheme="majorHAnsi"/>
                <w:sz w:val="28"/>
                <w:szCs w:val="28"/>
              </w:rPr>
              <w:t>Cán bộ nghiệp vụ thực hiện xem báo cáo danh sách nhà đầu tư vi phạm quy chế. Hệ thống hiển thị mẫu báo cáo danh sách nhà đầu tư vi phạm quy chế.</w:t>
            </w:r>
            <w:bookmarkEnd w:id="789"/>
            <w:bookmarkEnd w:id="790"/>
          </w:p>
        </w:tc>
        <w:tc>
          <w:tcPr>
            <w:tcW w:w="320" w:type="pct"/>
            <w:shd w:val="clear" w:color="000000" w:fill="FFFFFF"/>
          </w:tcPr>
          <w:p w14:paraId="7928DBBA" w14:textId="156C1B0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2F826868" w14:textId="6F55127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12462A4C" w14:textId="77777777" w:rsidTr="00517754">
        <w:trPr>
          <w:trHeight w:val="521"/>
        </w:trPr>
        <w:tc>
          <w:tcPr>
            <w:tcW w:w="251" w:type="pct"/>
            <w:shd w:val="clear" w:color="000000" w:fill="FFFFFF"/>
          </w:tcPr>
          <w:p w14:paraId="5EC8F5B1" w14:textId="2DB31B6E" w:rsidR="0082615E" w:rsidRPr="00FA0B67" w:rsidRDefault="0082615E" w:rsidP="00F00A11">
            <w:pPr>
              <w:rPr>
                <w:rFonts w:asciiTheme="majorHAnsi" w:hAnsiTheme="majorHAnsi" w:cstheme="majorHAnsi"/>
                <w:sz w:val="28"/>
                <w:szCs w:val="28"/>
                <w:lang w:eastAsia="en-US"/>
              </w:rPr>
            </w:pPr>
            <w:bookmarkStart w:id="791" w:name="_Toc11861706"/>
            <w:bookmarkStart w:id="792" w:name="_Toc11933262"/>
            <w:r w:rsidRPr="00FA0B67">
              <w:rPr>
                <w:rFonts w:asciiTheme="majorHAnsi" w:hAnsiTheme="majorHAnsi" w:cstheme="majorHAnsi"/>
                <w:sz w:val="28"/>
                <w:szCs w:val="28"/>
              </w:rPr>
              <w:t>35</w:t>
            </w:r>
            <w:bookmarkEnd w:id="791"/>
            <w:bookmarkEnd w:id="792"/>
          </w:p>
        </w:tc>
        <w:tc>
          <w:tcPr>
            <w:tcW w:w="1067" w:type="pct"/>
            <w:shd w:val="clear" w:color="auto" w:fill="auto"/>
            <w:vAlign w:val="center"/>
          </w:tcPr>
          <w:p w14:paraId="5E867359" w14:textId="4B301284" w:rsidR="0082615E" w:rsidRPr="00FA0B67" w:rsidRDefault="0082615E" w:rsidP="00F00A11">
            <w:pPr>
              <w:rPr>
                <w:rFonts w:asciiTheme="majorHAnsi" w:hAnsiTheme="majorHAnsi" w:cstheme="majorHAnsi"/>
                <w:sz w:val="28"/>
                <w:szCs w:val="28"/>
                <w:lang w:eastAsia="en-US"/>
              </w:rPr>
            </w:pPr>
            <w:bookmarkStart w:id="793" w:name="_Toc11861707"/>
            <w:bookmarkStart w:id="794" w:name="_Toc11933263"/>
            <w:r w:rsidRPr="00FA0B67">
              <w:rPr>
                <w:rFonts w:asciiTheme="majorHAnsi" w:hAnsiTheme="majorHAnsi" w:cstheme="majorHAnsi"/>
                <w:sz w:val="28"/>
                <w:szCs w:val="28"/>
              </w:rPr>
              <w:t>Bảng kê trả lại tiền đặt cọc cho đại lý</w:t>
            </w:r>
            <w:bookmarkEnd w:id="793"/>
            <w:bookmarkEnd w:id="794"/>
          </w:p>
        </w:tc>
        <w:tc>
          <w:tcPr>
            <w:tcW w:w="545" w:type="pct"/>
            <w:shd w:val="clear" w:color="auto" w:fill="auto"/>
            <w:vAlign w:val="center"/>
          </w:tcPr>
          <w:p w14:paraId="6703F452" w14:textId="0E433DB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1DC0E993" w14:textId="44A2DD8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0CCD6294" w14:textId="3718AA21" w:rsidR="0082615E" w:rsidRPr="00FA0B67" w:rsidRDefault="0082615E" w:rsidP="00F00A11">
            <w:pPr>
              <w:rPr>
                <w:rFonts w:asciiTheme="majorHAnsi" w:hAnsiTheme="majorHAnsi" w:cstheme="majorHAnsi"/>
                <w:sz w:val="28"/>
                <w:szCs w:val="28"/>
                <w:lang w:eastAsia="en-US"/>
              </w:rPr>
            </w:pPr>
            <w:bookmarkStart w:id="795" w:name="_Toc11861708"/>
            <w:bookmarkStart w:id="796" w:name="_Toc11933264"/>
            <w:r w:rsidRPr="00FA0B67">
              <w:rPr>
                <w:rFonts w:asciiTheme="majorHAnsi" w:hAnsiTheme="majorHAnsi" w:cstheme="majorHAnsi"/>
                <w:sz w:val="28"/>
                <w:szCs w:val="28"/>
              </w:rPr>
              <w:t>Use case tổng quát hóa</w:t>
            </w:r>
            <w:bookmarkEnd w:id="795"/>
            <w:bookmarkEnd w:id="796"/>
          </w:p>
        </w:tc>
        <w:tc>
          <w:tcPr>
            <w:tcW w:w="320" w:type="pct"/>
            <w:shd w:val="clear" w:color="000000" w:fill="FFFFFF"/>
          </w:tcPr>
          <w:p w14:paraId="3E4B87C1" w14:textId="48438F07" w:rsidR="0082615E" w:rsidRPr="00FA0B67" w:rsidRDefault="0082615E" w:rsidP="00F00A11">
            <w:pPr>
              <w:rPr>
                <w:rFonts w:asciiTheme="majorHAnsi" w:hAnsiTheme="majorHAnsi" w:cstheme="majorHAnsi"/>
                <w:sz w:val="28"/>
                <w:szCs w:val="28"/>
                <w:lang w:eastAsia="en-US"/>
              </w:rPr>
            </w:pPr>
            <w:bookmarkStart w:id="797" w:name="_Toc11861709"/>
            <w:bookmarkStart w:id="798" w:name="_Toc11933265"/>
            <w:r w:rsidRPr="00FA0B67">
              <w:rPr>
                <w:rFonts w:asciiTheme="majorHAnsi" w:hAnsiTheme="majorHAnsi" w:cstheme="majorHAnsi"/>
                <w:sz w:val="28"/>
                <w:szCs w:val="28"/>
              </w:rPr>
              <w:t>B</w:t>
            </w:r>
            <w:bookmarkEnd w:id="797"/>
            <w:bookmarkEnd w:id="798"/>
          </w:p>
        </w:tc>
        <w:tc>
          <w:tcPr>
            <w:tcW w:w="445" w:type="pct"/>
            <w:shd w:val="clear" w:color="auto" w:fill="auto"/>
            <w:noWrap/>
          </w:tcPr>
          <w:p w14:paraId="72A3D598" w14:textId="62D2CD9E" w:rsidR="0082615E" w:rsidRPr="00FA0B67" w:rsidRDefault="0082615E" w:rsidP="00F00A11">
            <w:pPr>
              <w:rPr>
                <w:rFonts w:asciiTheme="majorHAnsi" w:hAnsiTheme="majorHAnsi" w:cstheme="majorHAnsi"/>
                <w:sz w:val="28"/>
                <w:szCs w:val="28"/>
                <w:lang w:eastAsia="en-US"/>
              </w:rPr>
            </w:pPr>
            <w:bookmarkStart w:id="799" w:name="_Toc11861710"/>
            <w:bookmarkStart w:id="800" w:name="_Toc11933266"/>
            <w:r w:rsidRPr="00FA0B67">
              <w:rPr>
                <w:rFonts w:asciiTheme="majorHAnsi" w:hAnsiTheme="majorHAnsi" w:cstheme="majorHAnsi"/>
                <w:sz w:val="28"/>
                <w:szCs w:val="28"/>
              </w:rPr>
              <w:t>Đơn giản</w:t>
            </w:r>
            <w:bookmarkEnd w:id="799"/>
            <w:bookmarkEnd w:id="800"/>
          </w:p>
        </w:tc>
      </w:tr>
      <w:tr w:rsidR="0082615E" w:rsidRPr="00FA0B67" w14:paraId="0BE04C60" w14:textId="77777777" w:rsidTr="00517754">
        <w:trPr>
          <w:trHeight w:val="521"/>
        </w:trPr>
        <w:tc>
          <w:tcPr>
            <w:tcW w:w="251" w:type="pct"/>
            <w:shd w:val="clear" w:color="000000" w:fill="FFFFFF"/>
          </w:tcPr>
          <w:p w14:paraId="5E6EBEFB" w14:textId="4C270A9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59A193BA" w14:textId="10CDA3F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26AD19AB" w14:textId="3C18DAA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59BE7974" w14:textId="208A20C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7B464A27" w14:textId="6E18246B" w:rsidR="0082615E" w:rsidRPr="00FA0B67" w:rsidRDefault="0082615E" w:rsidP="00F00A11">
            <w:pPr>
              <w:rPr>
                <w:rFonts w:asciiTheme="majorHAnsi" w:hAnsiTheme="majorHAnsi" w:cstheme="majorHAnsi"/>
                <w:sz w:val="28"/>
                <w:szCs w:val="28"/>
              </w:rPr>
            </w:pPr>
            <w:bookmarkStart w:id="801" w:name="_Toc11861711"/>
            <w:bookmarkStart w:id="802" w:name="_Toc11933267"/>
            <w:r w:rsidRPr="00FA0B67">
              <w:rPr>
                <w:rFonts w:asciiTheme="majorHAnsi" w:hAnsiTheme="majorHAnsi" w:cstheme="majorHAnsi"/>
                <w:sz w:val="28"/>
                <w:szCs w:val="28"/>
              </w:rPr>
              <w:t>Cán bộ nghiệp vụ thực hiện xem báo cáo bảng kê trả lại tiền đặt cọc cho đại lý. Hệ thống hiển thị mẫu báo cáo bảng kê trả lại tiền đặt cọc cho đại lý.</w:t>
            </w:r>
            <w:bookmarkEnd w:id="801"/>
            <w:bookmarkEnd w:id="802"/>
          </w:p>
        </w:tc>
        <w:tc>
          <w:tcPr>
            <w:tcW w:w="320" w:type="pct"/>
            <w:shd w:val="clear" w:color="000000" w:fill="FFFFFF"/>
          </w:tcPr>
          <w:p w14:paraId="5297B367" w14:textId="2F3A0A9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20CA4C5D" w14:textId="60B4338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58424813" w14:textId="77777777" w:rsidTr="00517754">
        <w:trPr>
          <w:trHeight w:val="521"/>
        </w:trPr>
        <w:tc>
          <w:tcPr>
            <w:tcW w:w="251" w:type="pct"/>
            <w:shd w:val="clear" w:color="000000" w:fill="FFFFFF"/>
          </w:tcPr>
          <w:p w14:paraId="117987BF" w14:textId="7C293CCB" w:rsidR="0082615E" w:rsidRPr="00FA0B67" w:rsidRDefault="0082615E" w:rsidP="00F00A11">
            <w:pPr>
              <w:rPr>
                <w:rFonts w:asciiTheme="majorHAnsi" w:hAnsiTheme="majorHAnsi" w:cstheme="majorHAnsi"/>
                <w:sz w:val="28"/>
                <w:szCs w:val="28"/>
                <w:lang w:eastAsia="en-US"/>
              </w:rPr>
            </w:pPr>
            <w:bookmarkStart w:id="803" w:name="_Toc11861712"/>
            <w:bookmarkStart w:id="804" w:name="_Toc11933268"/>
            <w:r w:rsidRPr="00FA0B67">
              <w:rPr>
                <w:rFonts w:asciiTheme="majorHAnsi" w:hAnsiTheme="majorHAnsi" w:cstheme="majorHAnsi"/>
                <w:sz w:val="28"/>
                <w:szCs w:val="28"/>
              </w:rPr>
              <w:t>36</w:t>
            </w:r>
            <w:bookmarkEnd w:id="803"/>
            <w:bookmarkEnd w:id="804"/>
          </w:p>
        </w:tc>
        <w:tc>
          <w:tcPr>
            <w:tcW w:w="1067" w:type="pct"/>
            <w:shd w:val="clear" w:color="auto" w:fill="auto"/>
            <w:vAlign w:val="center"/>
          </w:tcPr>
          <w:p w14:paraId="7E596FFE" w14:textId="550E42E3" w:rsidR="0082615E" w:rsidRPr="00FA0B67" w:rsidRDefault="0082615E" w:rsidP="00F00A11">
            <w:pPr>
              <w:rPr>
                <w:rFonts w:asciiTheme="majorHAnsi" w:hAnsiTheme="majorHAnsi" w:cstheme="majorHAnsi"/>
                <w:sz w:val="28"/>
                <w:szCs w:val="28"/>
                <w:lang w:eastAsia="en-US"/>
              </w:rPr>
            </w:pPr>
            <w:bookmarkStart w:id="805" w:name="_Toc11861713"/>
            <w:bookmarkStart w:id="806" w:name="_Toc11933269"/>
            <w:r w:rsidRPr="00FA0B67">
              <w:rPr>
                <w:rFonts w:asciiTheme="majorHAnsi" w:hAnsiTheme="majorHAnsi" w:cstheme="majorHAnsi"/>
                <w:sz w:val="28"/>
                <w:szCs w:val="28"/>
              </w:rPr>
              <w:t>Danh sách nhà đầu tư nhận lại tiền thừa</w:t>
            </w:r>
            <w:bookmarkEnd w:id="805"/>
            <w:bookmarkEnd w:id="806"/>
          </w:p>
        </w:tc>
        <w:tc>
          <w:tcPr>
            <w:tcW w:w="545" w:type="pct"/>
            <w:shd w:val="clear" w:color="auto" w:fill="auto"/>
            <w:vAlign w:val="center"/>
          </w:tcPr>
          <w:p w14:paraId="482A59A9" w14:textId="1F28E42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1BBE81F0" w14:textId="7EC5259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768B89FC" w14:textId="6C3F52D7" w:rsidR="0082615E" w:rsidRPr="00FA0B67" w:rsidRDefault="0082615E" w:rsidP="00F00A11">
            <w:pPr>
              <w:rPr>
                <w:rFonts w:asciiTheme="majorHAnsi" w:hAnsiTheme="majorHAnsi" w:cstheme="majorHAnsi"/>
                <w:sz w:val="28"/>
                <w:szCs w:val="28"/>
              </w:rPr>
            </w:pPr>
            <w:bookmarkStart w:id="807" w:name="_Toc11861714"/>
            <w:bookmarkStart w:id="808" w:name="_Toc11933270"/>
            <w:r w:rsidRPr="00FA0B67">
              <w:rPr>
                <w:rFonts w:asciiTheme="majorHAnsi" w:hAnsiTheme="majorHAnsi" w:cstheme="majorHAnsi"/>
                <w:sz w:val="28"/>
                <w:szCs w:val="28"/>
              </w:rPr>
              <w:t>Use case tổng quát hóa</w:t>
            </w:r>
            <w:bookmarkEnd w:id="807"/>
            <w:bookmarkEnd w:id="808"/>
          </w:p>
        </w:tc>
        <w:tc>
          <w:tcPr>
            <w:tcW w:w="320" w:type="pct"/>
            <w:shd w:val="clear" w:color="000000" w:fill="FFFFFF"/>
          </w:tcPr>
          <w:p w14:paraId="6239726B" w14:textId="5459E53C" w:rsidR="0082615E" w:rsidRPr="00FA0B67" w:rsidRDefault="0082615E" w:rsidP="00F00A11">
            <w:pPr>
              <w:rPr>
                <w:rFonts w:asciiTheme="majorHAnsi" w:hAnsiTheme="majorHAnsi" w:cstheme="majorHAnsi"/>
                <w:sz w:val="28"/>
                <w:szCs w:val="28"/>
                <w:lang w:eastAsia="en-US"/>
              </w:rPr>
            </w:pPr>
            <w:bookmarkStart w:id="809" w:name="_Toc11861715"/>
            <w:bookmarkStart w:id="810" w:name="_Toc11933271"/>
            <w:r w:rsidRPr="00FA0B67">
              <w:rPr>
                <w:rFonts w:asciiTheme="majorHAnsi" w:hAnsiTheme="majorHAnsi" w:cstheme="majorHAnsi"/>
                <w:sz w:val="28"/>
                <w:szCs w:val="28"/>
              </w:rPr>
              <w:t>B</w:t>
            </w:r>
            <w:bookmarkEnd w:id="809"/>
            <w:bookmarkEnd w:id="810"/>
          </w:p>
        </w:tc>
        <w:tc>
          <w:tcPr>
            <w:tcW w:w="445" w:type="pct"/>
            <w:shd w:val="clear" w:color="auto" w:fill="auto"/>
            <w:noWrap/>
          </w:tcPr>
          <w:p w14:paraId="50E76609" w14:textId="17BC14A1" w:rsidR="0082615E" w:rsidRPr="00FA0B67" w:rsidRDefault="0082615E" w:rsidP="00F00A11">
            <w:pPr>
              <w:rPr>
                <w:rFonts w:asciiTheme="majorHAnsi" w:hAnsiTheme="majorHAnsi" w:cstheme="majorHAnsi"/>
                <w:sz w:val="28"/>
                <w:szCs w:val="28"/>
                <w:lang w:eastAsia="en-US"/>
              </w:rPr>
            </w:pPr>
            <w:bookmarkStart w:id="811" w:name="_Toc11861716"/>
            <w:bookmarkStart w:id="812" w:name="_Toc11933272"/>
            <w:r w:rsidRPr="00FA0B67">
              <w:rPr>
                <w:rFonts w:asciiTheme="majorHAnsi" w:hAnsiTheme="majorHAnsi" w:cstheme="majorHAnsi"/>
                <w:sz w:val="28"/>
                <w:szCs w:val="28"/>
              </w:rPr>
              <w:t>Đơn giản</w:t>
            </w:r>
            <w:bookmarkEnd w:id="811"/>
            <w:bookmarkEnd w:id="812"/>
          </w:p>
        </w:tc>
      </w:tr>
      <w:tr w:rsidR="0082615E" w:rsidRPr="00FA0B67" w14:paraId="2D4F68B8" w14:textId="77777777" w:rsidTr="00517754">
        <w:trPr>
          <w:trHeight w:val="521"/>
        </w:trPr>
        <w:tc>
          <w:tcPr>
            <w:tcW w:w="251" w:type="pct"/>
            <w:shd w:val="clear" w:color="000000" w:fill="FFFFFF"/>
          </w:tcPr>
          <w:p w14:paraId="01D3F4D2" w14:textId="2570123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1067" w:type="pct"/>
            <w:shd w:val="clear" w:color="auto" w:fill="auto"/>
            <w:vAlign w:val="center"/>
          </w:tcPr>
          <w:p w14:paraId="3B63CFB1" w14:textId="5776DA5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7F238401" w14:textId="05A3DF3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108C0EE1" w14:textId="7AB78BC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68239298" w14:textId="6E7B78EF" w:rsidR="0082615E" w:rsidRPr="00FA0B67" w:rsidRDefault="0082615E" w:rsidP="00F00A11">
            <w:pPr>
              <w:rPr>
                <w:rFonts w:asciiTheme="majorHAnsi" w:hAnsiTheme="majorHAnsi" w:cstheme="majorHAnsi"/>
                <w:sz w:val="28"/>
                <w:szCs w:val="28"/>
              </w:rPr>
            </w:pPr>
            <w:bookmarkStart w:id="813" w:name="_Toc11861717"/>
            <w:bookmarkStart w:id="814" w:name="_Toc11933273"/>
            <w:r w:rsidRPr="00FA0B67">
              <w:rPr>
                <w:rFonts w:asciiTheme="majorHAnsi" w:hAnsiTheme="majorHAnsi" w:cstheme="majorHAnsi"/>
                <w:sz w:val="28"/>
                <w:szCs w:val="28"/>
              </w:rPr>
              <w:t>Cán bộ nghiệp vụ thực hiện xem báo cáo danh sách nhà đầu tư nhận lại tiền thừa. Hệ thống hiển thị mẫu báo cáo danh sách nhà đầu tư nhận lại tiền thừa</w:t>
            </w:r>
            <w:bookmarkEnd w:id="813"/>
            <w:bookmarkEnd w:id="814"/>
          </w:p>
        </w:tc>
        <w:tc>
          <w:tcPr>
            <w:tcW w:w="320" w:type="pct"/>
            <w:shd w:val="clear" w:color="000000" w:fill="FFFFFF"/>
          </w:tcPr>
          <w:p w14:paraId="37BBCEA6" w14:textId="11DB690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3AF392B1" w14:textId="2959034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6229D6E8" w14:textId="77777777" w:rsidTr="00517754">
        <w:trPr>
          <w:trHeight w:val="521"/>
        </w:trPr>
        <w:tc>
          <w:tcPr>
            <w:tcW w:w="251" w:type="pct"/>
            <w:shd w:val="clear" w:color="000000" w:fill="FFFFFF"/>
          </w:tcPr>
          <w:p w14:paraId="5A711B35" w14:textId="56E00E3D" w:rsidR="0082615E" w:rsidRPr="00FA0B67" w:rsidRDefault="0082615E" w:rsidP="00F00A11">
            <w:pPr>
              <w:rPr>
                <w:rFonts w:asciiTheme="majorHAnsi" w:hAnsiTheme="majorHAnsi" w:cstheme="majorHAnsi"/>
                <w:sz w:val="28"/>
                <w:szCs w:val="28"/>
                <w:lang w:eastAsia="en-US"/>
              </w:rPr>
            </w:pPr>
            <w:bookmarkStart w:id="815" w:name="_Toc11861718"/>
            <w:bookmarkStart w:id="816" w:name="_Toc11933274"/>
            <w:r w:rsidRPr="00FA0B67">
              <w:rPr>
                <w:rFonts w:asciiTheme="majorHAnsi" w:hAnsiTheme="majorHAnsi" w:cstheme="majorHAnsi"/>
                <w:sz w:val="28"/>
                <w:szCs w:val="28"/>
              </w:rPr>
              <w:t>37</w:t>
            </w:r>
            <w:bookmarkEnd w:id="815"/>
            <w:bookmarkEnd w:id="816"/>
          </w:p>
        </w:tc>
        <w:tc>
          <w:tcPr>
            <w:tcW w:w="1067" w:type="pct"/>
            <w:shd w:val="clear" w:color="auto" w:fill="auto"/>
            <w:vAlign w:val="center"/>
          </w:tcPr>
          <w:p w14:paraId="402D9B38" w14:textId="6C8F2AA0" w:rsidR="0082615E" w:rsidRPr="00FA0B67" w:rsidRDefault="0082615E" w:rsidP="00F00A11">
            <w:pPr>
              <w:rPr>
                <w:rFonts w:asciiTheme="majorHAnsi" w:hAnsiTheme="majorHAnsi" w:cstheme="majorHAnsi"/>
                <w:sz w:val="28"/>
                <w:szCs w:val="28"/>
                <w:lang w:eastAsia="en-US"/>
              </w:rPr>
            </w:pPr>
            <w:bookmarkStart w:id="817" w:name="_Toc11861719"/>
            <w:bookmarkStart w:id="818" w:name="_Toc11933275"/>
            <w:r w:rsidRPr="00FA0B67">
              <w:rPr>
                <w:rFonts w:asciiTheme="majorHAnsi" w:hAnsiTheme="majorHAnsi" w:cstheme="majorHAnsi"/>
                <w:sz w:val="28"/>
                <w:szCs w:val="28"/>
              </w:rPr>
              <w:t>Danh sách nhà đầu tư vi phạm quy chế nhận lại tiền đặt cọc</w:t>
            </w:r>
            <w:bookmarkEnd w:id="817"/>
            <w:bookmarkEnd w:id="818"/>
          </w:p>
        </w:tc>
        <w:tc>
          <w:tcPr>
            <w:tcW w:w="545" w:type="pct"/>
            <w:shd w:val="clear" w:color="auto" w:fill="auto"/>
            <w:vAlign w:val="center"/>
          </w:tcPr>
          <w:p w14:paraId="30A87A74" w14:textId="4B632E9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4A6E7614" w14:textId="37002BD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0AB4B11D" w14:textId="1C9F3CD7" w:rsidR="0082615E" w:rsidRPr="00FA0B67" w:rsidRDefault="0082615E" w:rsidP="00F00A11">
            <w:pPr>
              <w:rPr>
                <w:rFonts w:asciiTheme="majorHAnsi" w:hAnsiTheme="majorHAnsi" w:cstheme="majorHAnsi"/>
                <w:sz w:val="28"/>
                <w:szCs w:val="28"/>
              </w:rPr>
            </w:pPr>
            <w:bookmarkStart w:id="819" w:name="_Toc11861720"/>
            <w:bookmarkStart w:id="820" w:name="_Toc11933276"/>
            <w:r w:rsidRPr="00FA0B67">
              <w:rPr>
                <w:rFonts w:asciiTheme="majorHAnsi" w:hAnsiTheme="majorHAnsi" w:cstheme="majorHAnsi"/>
                <w:sz w:val="28"/>
                <w:szCs w:val="28"/>
              </w:rPr>
              <w:t>Use case tổng quát hóa</w:t>
            </w:r>
            <w:bookmarkEnd w:id="819"/>
            <w:bookmarkEnd w:id="820"/>
          </w:p>
        </w:tc>
        <w:tc>
          <w:tcPr>
            <w:tcW w:w="320" w:type="pct"/>
            <w:shd w:val="clear" w:color="000000" w:fill="FFFFFF"/>
          </w:tcPr>
          <w:p w14:paraId="50FB62D3" w14:textId="23EDB423" w:rsidR="0082615E" w:rsidRPr="00FA0B67" w:rsidRDefault="0082615E" w:rsidP="00F00A11">
            <w:pPr>
              <w:rPr>
                <w:rFonts w:asciiTheme="majorHAnsi" w:hAnsiTheme="majorHAnsi" w:cstheme="majorHAnsi"/>
                <w:sz w:val="28"/>
                <w:szCs w:val="28"/>
                <w:lang w:eastAsia="en-US"/>
              </w:rPr>
            </w:pPr>
            <w:bookmarkStart w:id="821" w:name="_Toc11861721"/>
            <w:bookmarkStart w:id="822" w:name="_Toc11933277"/>
            <w:r w:rsidRPr="00FA0B67">
              <w:rPr>
                <w:rFonts w:asciiTheme="majorHAnsi" w:hAnsiTheme="majorHAnsi" w:cstheme="majorHAnsi"/>
                <w:sz w:val="28"/>
                <w:szCs w:val="28"/>
              </w:rPr>
              <w:t>B</w:t>
            </w:r>
            <w:bookmarkEnd w:id="821"/>
            <w:bookmarkEnd w:id="822"/>
          </w:p>
        </w:tc>
        <w:tc>
          <w:tcPr>
            <w:tcW w:w="445" w:type="pct"/>
            <w:shd w:val="clear" w:color="auto" w:fill="auto"/>
            <w:noWrap/>
          </w:tcPr>
          <w:p w14:paraId="570B28D2" w14:textId="712466BF" w:rsidR="0082615E" w:rsidRPr="00FA0B67" w:rsidRDefault="0082615E" w:rsidP="00F00A11">
            <w:pPr>
              <w:rPr>
                <w:rFonts w:asciiTheme="majorHAnsi" w:hAnsiTheme="majorHAnsi" w:cstheme="majorHAnsi"/>
                <w:sz w:val="28"/>
                <w:szCs w:val="28"/>
                <w:lang w:eastAsia="en-US"/>
              </w:rPr>
            </w:pPr>
            <w:bookmarkStart w:id="823" w:name="_Toc11861722"/>
            <w:bookmarkStart w:id="824" w:name="_Toc11933278"/>
            <w:r w:rsidRPr="00FA0B67">
              <w:rPr>
                <w:rFonts w:asciiTheme="majorHAnsi" w:hAnsiTheme="majorHAnsi" w:cstheme="majorHAnsi"/>
                <w:sz w:val="28"/>
                <w:szCs w:val="28"/>
              </w:rPr>
              <w:t>Đơn giản</w:t>
            </w:r>
            <w:bookmarkEnd w:id="823"/>
            <w:bookmarkEnd w:id="824"/>
          </w:p>
        </w:tc>
      </w:tr>
      <w:tr w:rsidR="0082615E" w:rsidRPr="00FA0B67" w14:paraId="365A2193" w14:textId="77777777" w:rsidTr="00517754">
        <w:trPr>
          <w:trHeight w:val="521"/>
        </w:trPr>
        <w:tc>
          <w:tcPr>
            <w:tcW w:w="251" w:type="pct"/>
            <w:shd w:val="clear" w:color="000000" w:fill="FFFFFF"/>
          </w:tcPr>
          <w:p w14:paraId="7A265B38" w14:textId="1C86AAE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2C86647D" w14:textId="7556D04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3AC9CDAD" w14:textId="1E804F3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6AE43D83" w14:textId="3B6CBA4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5118B85C" w14:textId="55338EA2" w:rsidR="0082615E" w:rsidRPr="00FA0B67" w:rsidRDefault="0082615E" w:rsidP="00F00A11">
            <w:pPr>
              <w:rPr>
                <w:rFonts w:asciiTheme="majorHAnsi" w:hAnsiTheme="majorHAnsi" w:cstheme="majorHAnsi"/>
                <w:sz w:val="28"/>
                <w:szCs w:val="28"/>
              </w:rPr>
            </w:pPr>
            <w:bookmarkStart w:id="825" w:name="_Toc11861723"/>
            <w:bookmarkStart w:id="826" w:name="_Toc11933279"/>
            <w:r w:rsidRPr="00FA0B67">
              <w:rPr>
                <w:rFonts w:asciiTheme="majorHAnsi" w:hAnsiTheme="majorHAnsi" w:cstheme="majorHAnsi"/>
                <w:sz w:val="28"/>
                <w:szCs w:val="28"/>
              </w:rPr>
              <w:t>Cán bộ nghiệp vụ thực hiện xem báo cáo danh sách nhà đầu tư vi phạm quy chế nhận lại tiền đặt cọc Hệ thống hiển thị mẫu báo cáo danh sách nhà đầu tư vi phạm quy chế nhận lại tiền đặt cọc.</w:t>
            </w:r>
            <w:bookmarkEnd w:id="825"/>
            <w:bookmarkEnd w:id="826"/>
          </w:p>
        </w:tc>
        <w:tc>
          <w:tcPr>
            <w:tcW w:w="320" w:type="pct"/>
            <w:shd w:val="clear" w:color="000000" w:fill="FFFFFF"/>
          </w:tcPr>
          <w:p w14:paraId="3C657F4F" w14:textId="35F3D051"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1CD1C408" w14:textId="658B89B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13670444" w14:textId="77777777" w:rsidTr="00517754">
        <w:trPr>
          <w:trHeight w:val="521"/>
        </w:trPr>
        <w:tc>
          <w:tcPr>
            <w:tcW w:w="251" w:type="pct"/>
            <w:shd w:val="clear" w:color="000000" w:fill="FFFFFF"/>
          </w:tcPr>
          <w:p w14:paraId="4311E9FB" w14:textId="35302174" w:rsidR="0082615E" w:rsidRPr="00FA0B67" w:rsidRDefault="0082615E" w:rsidP="00F00A11">
            <w:pPr>
              <w:rPr>
                <w:rFonts w:asciiTheme="majorHAnsi" w:hAnsiTheme="majorHAnsi" w:cstheme="majorHAnsi"/>
                <w:sz w:val="28"/>
                <w:szCs w:val="28"/>
                <w:lang w:eastAsia="en-US"/>
              </w:rPr>
            </w:pPr>
            <w:bookmarkStart w:id="827" w:name="_Toc11861724"/>
            <w:bookmarkStart w:id="828" w:name="_Toc11933280"/>
            <w:r w:rsidRPr="00FA0B67">
              <w:rPr>
                <w:rFonts w:asciiTheme="majorHAnsi" w:hAnsiTheme="majorHAnsi" w:cstheme="majorHAnsi"/>
                <w:sz w:val="28"/>
                <w:szCs w:val="28"/>
              </w:rPr>
              <w:t>38</w:t>
            </w:r>
            <w:bookmarkEnd w:id="827"/>
            <w:bookmarkEnd w:id="828"/>
          </w:p>
        </w:tc>
        <w:tc>
          <w:tcPr>
            <w:tcW w:w="1067" w:type="pct"/>
            <w:shd w:val="clear" w:color="auto" w:fill="auto"/>
            <w:vAlign w:val="center"/>
          </w:tcPr>
          <w:p w14:paraId="214A2B3C" w14:textId="12803A68" w:rsidR="0082615E" w:rsidRPr="00FA0B67" w:rsidRDefault="0082615E" w:rsidP="00F00A11">
            <w:pPr>
              <w:rPr>
                <w:rFonts w:asciiTheme="majorHAnsi" w:hAnsiTheme="majorHAnsi" w:cstheme="majorHAnsi"/>
                <w:sz w:val="28"/>
                <w:szCs w:val="28"/>
                <w:lang w:eastAsia="en-US"/>
              </w:rPr>
            </w:pPr>
            <w:bookmarkStart w:id="829" w:name="_Toc11861725"/>
            <w:bookmarkStart w:id="830" w:name="_Toc11933281"/>
            <w:r w:rsidRPr="00FA0B67">
              <w:rPr>
                <w:rFonts w:asciiTheme="majorHAnsi" w:hAnsiTheme="majorHAnsi" w:cstheme="majorHAnsi"/>
                <w:sz w:val="28"/>
                <w:szCs w:val="28"/>
              </w:rPr>
              <w:t>Báo cáo danh sách nhà đầu tư sở hữu chứng khoán theo đại lý</w:t>
            </w:r>
            <w:bookmarkEnd w:id="829"/>
            <w:bookmarkEnd w:id="830"/>
          </w:p>
        </w:tc>
        <w:tc>
          <w:tcPr>
            <w:tcW w:w="545" w:type="pct"/>
            <w:shd w:val="clear" w:color="auto" w:fill="auto"/>
            <w:vAlign w:val="center"/>
          </w:tcPr>
          <w:p w14:paraId="35696999" w14:textId="5C4D646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2804F364" w14:textId="201174D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60FA10E1" w14:textId="58BD645B" w:rsidR="0082615E" w:rsidRPr="00FA0B67" w:rsidRDefault="0082615E" w:rsidP="00F00A11">
            <w:pPr>
              <w:rPr>
                <w:rFonts w:asciiTheme="majorHAnsi" w:hAnsiTheme="majorHAnsi" w:cstheme="majorHAnsi"/>
                <w:sz w:val="28"/>
                <w:szCs w:val="28"/>
              </w:rPr>
            </w:pPr>
            <w:bookmarkStart w:id="831" w:name="_Toc11861726"/>
            <w:bookmarkStart w:id="832" w:name="_Toc11933282"/>
            <w:r w:rsidRPr="00FA0B67">
              <w:rPr>
                <w:rFonts w:asciiTheme="majorHAnsi" w:hAnsiTheme="majorHAnsi" w:cstheme="majorHAnsi"/>
                <w:sz w:val="28"/>
                <w:szCs w:val="28"/>
              </w:rPr>
              <w:t>Use case tổng quát hóa</w:t>
            </w:r>
            <w:bookmarkEnd w:id="831"/>
            <w:bookmarkEnd w:id="832"/>
          </w:p>
        </w:tc>
        <w:tc>
          <w:tcPr>
            <w:tcW w:w="320" w:type="pct"/>
            <w:shd w:val="clear" w:color="000000" w:fill="FFFFFF"/>
          </w:tcPr>
          <w:p w14:paraId="74666180" w14:textId="74BFCCA0" w:rsidR="0082615E" w:rsidRPr="00FA0B67" w:rsidRDefault="0082615E" w:rsidP="00F00A11">
            <w:pPr>
              <w:rPr>
                <w:rFonts w:asciiTheme="majorHAnsi" w:hAnsiTheme="majorHAnsi" w:cstheme="majorHAnsi"/>
                <w:sz w:val="28"/>
                <w:szCs w:val="28"/>
                <w:lang w:eastAsia="en-US"/>
              </w:rPr>
            </w:pPr>
            <w:bookmarkStart w:id="833" w:name="_Toc11861727"/>
            <w:bookmarkStart w:id="834" w:name="_Toc11933283"/>
            <w:r w:rsidRPr="00FA0B67">
              <w:rPr>
                <w:rFonts w:asciiTheme="majorHAnsi" w:hAnsiTheme="majorHAnsi" w:cstheme="majorHAnsi"/>
                <w:sz w:val="28"/>
                <w:szCs w:val="28"/>
              </w:rPr>
              <w:t>B</w:t>
            </w:r>
            <w:bookmarkEnd w:id="833"/>
            <w:bookmarkEnd w:id="834"/>
          </w:p>
        </w:tc>
        <w:tc>
          <w:tcPr>
            <w:tcW w:w="445" w:type="pct"/>
            <w:shd w:val="clear" w:color="auto" w:fill="auto"/>
            <w:noWrap/>
          </w:tcPr>
          <w:p w14:paraId="16B75C92" w14:textId="7D1A0098" w:rsidR="0082615E" w:rsidRPr="00FA0B67" w:rsidRDefault="0082615E" w:rsidP="00F00A11">
            <w:pPr>
              <w:rPr>
                <w:rFonts w:asciiTheme="majorHAnsi" w:hAnsiTheme="majorHAnsi" w:cstheme="majorHAnsi"/>
                <w:sz w:val="28"/>
                <w:szCs w:val="28"/>
                <w:lang w:eastAsia="en-US"/>
              </w:rPr>
            </w:pPr>
            <w:bookmarkStart w:id="835" w:name="_Toc11861728"/>
            <w:bookmarkStart w:id="836" w:name="_Toc11933284"/>
            <w:r w:rsidRPr="00FA0B67">
              <w:rPr>
                <w:rFonts w:asciiTheme="majorHAnsi" w:hAnsiTheme="majorHAnsi" w:cstheme="majorHAnsi"/>
                <w:sz w:val="28"/>
                <w:szCs w:val="28"/>
              </w:rPr>
              <w:t>Đơn giản</w:t>
            </w:r>
            <w:bookmarkEnd w:id="835"/>
            <w:bookmarkEnd w:id="836"/>
          </w:p>
        </w:tc>
      </w:tr>
      <w:tr w:rsidR="0082615E" w:rsidRPr="00FA0B67" w14:paraId="28C76705" w14:textId="77777777" w:rsidTr="00517754">
        <w:trPr>
          <w:trHeight w:val="521"/>
        </w:trPr>
        <w:tc>
          <w:tcPr>
            <w:tcW w:w="251" w:type="pct"/>
            <w:shd w:val="clear" w:color="000000" w:fill="FFFFFF"/>
          </w:tcPr>
          <w:p w14:paraId="64D95E55" w14:textId="6995CBC4"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1067" w:type="pct"/>
            <w:shd w:val="clear" w:color="auto" w:fill="auto"/>
            <w:vAlign w:val="center"/>
          </w:tcPr>
          <w:p w14:paraId="0204BC6C" w14:textId="32B7047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0ABD3109" w14:textId="3233BA33"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170EE9C9" w14:textId="057B165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322B8161" w14:textId="5E15AD79" w:rsidR="0082615E" w:rsidRPr="00FA0B67" w:rsidRDefault="0082615E" w:rsidP="00F00A11">
            <w:pPr>
              <w:rPr>
                <w:rFonts w:asciiTheme="majorHAnsi" w:hAnsiTheme="majorHAnsi" w:cstheme="majorHAnsi"/>
                <w:sz w:val="28"/>
                <w:szCs w:val="28"/>
              </w:rPr>
            </w:pPr>
            <w:bookmarkStart w:id="837" w:name="_Toc11861729"/>
            <w:bookmarkStart w:id="838" w:name="_Toc11933285"/>
            <w:r w:rsidRPr="00FA0B67">
              <w:rPr>
                <w:rFonts w:asciiTheme="majorHAnsi" w:hAnsiTheme="majorHAnsi" w:cstheme="majorHAnsi"/>
                <w:sz w:val="28"/>
                <w:szCs w:val="28"/>
              </w:rPr>
              <w:t>Cán bộ nghiệp vụ thực hiện xem báo cáo danh sách nhà đầu tư sở hữu chứng khoán theo đại lý. Hệ thống hiển thị mẫu báo cáo danh sách nhà đầu tư sở hữu chứng khoán theo đại lý.</w:t>
            </w:r>
            <w:bookmarkEnd w:id="837"/>
            <w:bookmarkEnd w:id="838"/>
          </w:p>
        </w:tc>
        <w:tc>
          <w:tcPr>
            <w:tcW w:w="320" w:type="pct"/>
            <w:shd w:val="clear" w:color="000000" w:fill="FFFFFF"/>
          </w:tcPr>
          <w:p w14:paraId="4A0F27C3" w14:textId="00ACE3F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42754AE7" w14:textId="03B10DA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75F84A16" w14:textId="77777777" w:rsidTr="00517754">
        <w:trPr>
          <w:trHeight w:val="521"/>
        </w:trPr>
        <w:tc>
          <w:tcPr>
            <w:tcW w:w="251" w:type="pct"/>
            <w:shd w:val="clear" w:color="000000" w:fill="FFFFFF"/>
          </w:tcPr>
          <w:p w14:paraId="21E0C87F" w14:textId="3A65CAF6" w:rsidR="0082615E" w:rsidRPr="00FA0B67" w:rsidRDefault="0082615E" w:rsidP="00F00A11">
            <w:pPr>
              <w:rPr>
                <w:rFonts w:asciiTheme="majorHAnsi" w:hAnsiTheme="majorHAnsi" w:cstheme="majorHAnsi"/>
                <w:sz w:val="28"/>
                <w:szCs w:val="28"/>
                <w:lang w:eastAsia="en-US"/>
              </w:rPr>
            </w:pPr>
            <w:bookmarkStart w:id="839" w:name="_Toc11861730"/>
            <w:bookmarkStart w:id="840" w:name="_Toc11933286"/>
            <w:r w:rsidRPr="00FA0B67">
              <w:rPr>
                <w:rFonts w:asciiTheme="majorHAnsi" w:hAnsiTheme="majorHAnsi" w:cstheme="majorHAnsi"/>
                <w:sz w:val="28"/>
                <w:szCs w:val="28"/>
              </w:rPr>
              <w:t>39</w:t>
            </w:r>
            <w:bookmarkEnd w:id="839"/>
            <w:bookmarkEnd w:id="840"/>
          </w:p>
        </w:tc>
        <w:tc>
          <w:tcPr>
            <w:tcW w:w="1067" w:type="pct"/>
            <w:shd w:val="clear" w:color="auto" w:fill="auto"/>
            <w:vAlign w:val="center"/>
          </w:tcPr>
          <w:p w14:paraId="477876A5" w14:textId="6E28180A" w:rsidR="0082615E" w:rsidRPr="00FA0B67" w:rsidRDefault="0082615E" w:rsidP="00F00A11">
            <w:pPr>
              <w:rPr>
                <w:rFonts w:asciiTheme="majorHAnsi" w:hAnsiTheme="majorHAnsi" w:cstheme="majorHAnsi"/>
                <w:sz w:val="28"/>
                <w:szCs w:val="28"/>
                <w:lang w:eastAsia="en-US"/>
              </w:rPr>
            </w:pPr>
            <w:bookmarkStart w:id="841" w:name="_Toc11861731"/>
            <w:bookmarkStart w:id="842" w:name="_Toc11933287"/>
            <w:r w:rsidRPr="00FA0B67">
              <w:rPr>
                <w:rFonts w:asciiTheme="majorHAnsi" w:hAnsiTheme="majorHAnsi" w:cstheme="majorHAnsi"/>
                <w:sz w:val="28"/>
                <w:szCs w:val="28"/>
              </w:rPr>
              <w:t>Báo cáo danh sách nhà đầu tư từ chối mua cổ phần</w:t>
            </w:r>
            <w:bookmarkEnd w:id="841"/>
            <w:bookmarkEnd w:id="842"/>
          </w:p>
        </w:tc>
        <w:tc>
          <w:tcPr>
            <w:tcW w:w="545" w:type="pct"/>
            <w:shd w:val="clear" w:color="auto" w:fill="auto"/>
            <w:vAlign w:val="center"/>
          </w:tcPr>
          <w:p w14:paraId="736C6EDB" w14:textId="132F1BF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21E5BC60" w14:textId="11508E9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0578693F" w14:textId="5A7B6271" w:rsidR="0082615E" w:rsidRPr="00FA0B67" w:rsidRDefault="0082615E" w:rsidP="00F00A11">
            <w:pPr>
              <w:rPr>
                <w:rFonts w:asciiTheme="majorHAnsi" w:hAnsiTheme="majorHAnsi" w:cstheme="majorHAnsi"/>
                <w:sz w:val="28"/>
                <w:szCs w:val="28"/>
              </w:rPr>
            </w:pPr>
            <w:bookmarkStart w:id="843" w:name="_Toc11861732"/>
            <w:bookmarkStart w:id="844" w:name="_Toc11933288"/>
            <w:r w:rsidRPr="00FA0B67">
              <w:rPr>
                <w:rFonts w:asciiTheme="majorHAnsi" w:hAnsiTheme="majorHAnsi" w:cstheme="majorHAnsi"/>
                <w:sz w:val="28"/>
                <w:szCs w:val="28"/>
              </w:rPr>
              <w:t>Use case tổng quát hóa</w:t>
            </w:r>
            <w:bookmarkEnd w:id="843"/>
            <w:bookmarkEnd w:id="844"/>
          </w:p>
        </w:tc>
        <w:tc>
          <w:tcPr>
            <w:tcW w:w="320" w:type="pct"/>
            <w:shd w:val="clear" w:color="000000" w:fill="FFFFFF"/>
          </w:tcPr>
          <w:p w14:paraId="776A5C77" w14:textId="4A7C613E" w:rsidR="0082615E" w:rsidRPr="00FA0B67" w:rsidRDefault="0082615E" w:rsidP="00F00A11">
            <w:pPr>
              <w:rPr>
                <w:rFonts w:asciiTheme="majorHAnsi" w:hAnsiTheme="majorHAnsi" w:cstheme="majorHAnsi"/>
                <w:sz w:val="28"/>
                <w:szCs w:val="28"/>
                <w:lang w:eastAsia="en-US"/>
              </w:rPr>
            </w:pPr>
            <w:bookmarkStart w:id="845" w:name="_Toc11861733"/>
            <w:bookmarkStart w:id="846" w:name="_Toc11933289"/>
            <w:r w:rsidRPr="00FA0B67">
              <w:rPr>
                <w:rFonts w:asciiTheme="majorHAnsi" w:hAnsiTheme="majorHAnsi" w:cstheme="majorHAnsi"/>
                <w:sz w:val="28"/>
                <w:szCs w:val="28"/>
              </w:rPr>
              <w:t>B</w:t>
            </w:r>
            <w:bookmarkEnd w:id="845"/>
            <w:bookmarkEnd w:id="846"/>
          </w:p>
        </w:tc>
        <w:tc>
          <w:tcPr>
            <w:tcW w:w="445" w:type="pct"/>
            <w:shd w:val="clear" w:color="auto" w:fill="auto"/>
            <w:noWrap/>
          </w:tcPr>
          <w:p w14:paraId="466A457B" w14:textId="20AB5959" w:rsidR="0082615E" w:rsidRPr="00FA0B67" w:rsidRDefault="0082615E" w:rsidP="00F00A11">
            <w:pPr>
              <w:rPr>
                <w:rFonts w:asciiTheme="majorHAnsi" w:hAnsiTheme="majorHAnsi" w:cstheme="majorHAnsi"/>
                <w:sz w:val="28"/>
                <w:szCs w:val="28"/>
                <w:lang w:eastAsia="en-US"/>
              </w:rPr>
            </w:pPr>
            <w:bookmarkStart w:id="847" w:name="_Toc11861734"/>
            <w:bookmarkStart w:id="848" w:name="_Toc11933290"/>
            <w:r w:rsidRPr="00FA0B67">
              <w:rPr>
                <w:rFonts w:asciiTheme="majorHAnsi" w:hAnsiTheme="majorHAnsi" w:cstheme="majorHAnsi"/>
                <w:sz w:val="28"/>
                <w:szCs w:val="28"/>
              </w:rPr>
              <w:t>Đơn giản</w:t>
            </w:r>
            <w:bookmarkEnd w:id="847"/>
            <w:bookmarkEnd w:id="848"/>
          </w:p>
        </w:tc>
      </w:tr>
      <w:tr w:rsidR="0082615E" w:rsidRPr="00FA0B67" w14:paraId="140D7580" w14:textId="77777777" w:rsidTr="00517754">
        <w:trPr>
          <w:trHeight w:val="521"/>
        </w:trPr>
        <w:tc>
          <w:tcPr>
            <w:tcW w:w="251" w:type="pct"/>
            <w:shd w:val="clear" w:color="000000" w:fill="FFFFFF"/>
          </w:tcPr>
          <w:p w14:paraId="46B996FC" w14:textId="688F6C4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58E215FD" w14:textId="613A659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74727FF2" w14:textId="185844B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67A35C79" w14:textId="0D51322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011F8E03" w14:textId="7EFD6D1C" w:rsidR="0082615E" w:rsidRPr="00FA0B67" w:rsidRDefault="0082615E" w:rsidP="00F00A11">
            <w:pPr>
              <w:rPr>
                <w:rFonts w:asciiTheme="majorHAnsi" w:hAnsiTheme="majorHAnsi" w:cstheme="majorHAnsi"/>
                <w:sz w:val="28"/>
                <w:szCs w:val="28"/>
              </w:rPr>
            </w:pPr>
            <w:bookmarkStart w:id="849" w:name="_Toc11861735"/>
            <w:bookmarkStart w:id="850" w:name="_Toc11933291"/>
            <w:r w:rsidRPr="00FA0B67">
              <w:rPr>
                <w:rFonts w:asciiTheme="majorHAnsi" w:hAnsiTheme="majorHAnsi" w:cstheme="majorHAnsi"/>
                <w:sz w:val="28"/>
                <w:szCs w:val="28"/>
              </w:rPr>
              <w:t>Cán bộ nghiệp vụ thực hiện xem báo cáo danh sách nhà đầu tư từ chối mua cổ phần. Hệ thống hiển thị mẫu báo cáo danh sách nhà đầu tư từ chối mua cổ phần.</w:t>
            </w:r>
            <w:bookmarkEnd w:id="849"/>
            <w:bookmarkEnd w:id="850"/>
          </w:p>
        </w:tc>
        <w:tc>
          <w:tcPr>
            <w:tcW w:w="320" w:type="pct"/>
            <w:shd w:val="clear" w:color="000000" w:fill="FFFFFF"/>
          </w:tcPr>
          <w:p w14:paraId="3297CCD3" w14:textId="5B4FC9C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04999C4A" w14:textId="1EFD966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4A1E6104" w14:textId="77777777" w:rsidTr="00517754">
        <w:trPr>
          <w:trHeight w:val="521"/>
        </w:trPr>
        <w:tc>
          <w:tcPr>
            <w:tcW w:w="251" w:type="pct"/>
            <w:shd w:val="clear" w:color="000000" w:fill="FFFFFF"/>
          </w:tcPr>
          <w:p w14:paraId="3401B021" w14:textId="01802B4A" w:rsidR="0082615E" w:rsidRPr="00FA0B67" w:rsidRDefault="0082615E" w:rsidP="00F00A11">
            <w:pPr>
              <w:rPr>
                <w:rFonts w:asciiTheme="majorHAnsi" w:hAnsiTheme="majorHAnsi" w:cstheme="majorHAnsi"/>
                <w:sz w:val="28"/>
                <w:szCs w:val="28"/>
                <w:lang w:eastAsia="en-US"/>
              </w:rPr>
            </w:pPr>
            <w:bookmarkStart w:id="851" w:name="_Toc11861736"/>
            <w:bookmarkStart w:id="852" w:name="_Toc11933292"/>
            <w:r w:rsidRPr="00FA0B67">
              <w:rPr>
                <w:rFonts w:asciiTheme="majorHAnsi" w:hAnsiTheme="majorHAnsi" w:cstheme="majorHAnsi"/>
                <w:sz w:val="28"/>
                <w:szCs w:val="28"/>
              </w:rPr>
              <w:t>40</w:t>
            </w:r>
            <w:bookmarkEnd w:id="851"/>
            <w:bookmarkEnd w:id="852"/>
          </w:p>
        </w:tc>
        <w:tc>
          <w:tcPr>
            <w:tcW w:w="1067" w:type="pct"/>
            <w:shd w:val="clear" w:color="auto" w:fill="auto"/>
            <w:vAlign w:val="center"/>
          </w:tcPr>
          <w:p w14:paraId="3FCEB47C" w14:textId="2D097400" w:rsidR="0082615E" w:rsidRPr="00FA0B67" w:rsidRDefault="0082615E" w:rsidP="00F00A11">
            <w:pPr>
              <w:rPr>
                <w:rFonts w:asciiTheme="majorHAnsi" w:hAnsiTheme="majorHAnsi" w:cstheme="majorHAnsi"/>
                <w:sz w:val="28"/>
                <w:szCs w:val="28"/>
                <w:lang w:eastAsia="en-US"/>
              </w:rPr>
            </w:pPr>
            <w:bookmarkStart w:id="853" w:name="_Toc11861737"/>
            <w:bookmarkStart w:id="854" w:name="_Toc11933293"/>
            <w:r w:rsidRPr="00FA0B67">
              <w:rPr>
                <w:rFonts w:asciiTheme="majorHAnsi" w:hAnsiTheme="majorHAnsi" w:cstheme="majorHAnsi"/>
                <w:sz w:val="28"/>
                <w:szCs w:val="28"/>
              </w:rPr>
              <w:t>Báo cáo bảng kê thanh toán tiền mua cổ phần</w:t>
            </w:r>
            <w:bookmarkEnd w:id="853"/>
            <w:bookmarkEnd w:id="854"/>
          </w:p>
        </w:tc>
        <w:tc>
          <w:tcPr>
            <w:tcW w:w="545" w:type="pct"/>
            <w:shd w:val="clear" w:color="auto" w:fill="auto"/>
            <w:vAlign w:val="center"/>
          </w:tcPr>
          <w:p w14:paraId="77EED25C" w14:textId="5EB3EDB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2009010B" w14:textId="37B3FA1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1479D2F3" w14:textId="0E8DE361" w:rsidR="0082615E" w:rsidRPr="00FA0B67" w:rsidRDefault="0082615E" w:rsidP="00F00A11">
            <w:pPr>
              <w:rPr>
                <w:rFonts w:asciiTheme="majorHAnsi" w:hAnsiTheme="majorHAnsi" w:cstheme="majorHAnsi"/>
                <w:sz w:val="28"/>
                <w:szCs w:val="28"/>
              </w:rPr>
            </w:pPr>
            <w:bookmarkStart w:id="855" w:name="_Toc11861738"/>
            <w:bookmarkStart w:id="856" w:name="_Toc11933294"/>
            <w:r w:rsidRPr="00FA0B67">
              <w:rPr>
                <w:rFonts w:asciiTheme="majorHAnsi" w:hAnsiTheme="majorHAnsi" w:cstheme="majorHAnsi"/>
                <w:sz w:val="28"/>
                <w:szCs w:val="28"/>
              </w:rPr>
              <w:t>Use case tổng quát hóa</w:t>
            </w:r>
            <w:bookmarkEnd w:id="855"/>
            <w:bookmarkEnd w:id="856"/>
          </w:p>
        </w:tc>
        <w:tc>
          <w:tcPr>
            <w:tcW w:w="320" w:type="pct"/>
            <w:shd w:val="clear" w:color="000000" w:fill="FFFFFF"/>
          </w:tcPr>
          <w:p w14:paraId="209E607D" w14:textId="7458BB5B" w:rsidR="0082615E" w:rsidRPr="00FA0B67" w:rsidRDefault="0082615E" w:rsidP="00F00A11">
            <w:pPr>
              <w:rPr>
                <w:rFonts w:asciiTheme="majorHAnsi" w:hAnsiTheme="majorHAnsi" w:cstheme="majorHAnsi"/>
                <w:sz w:val="28"/>
                <w:szCs w:val="28"/>
                <w:lang w:eastAsia="en-US"/>
              </w:rPr>
            </w:pPr>
            <w:bookmarkStart w:id="857" w:name="_Toc11861739"/>
            <w:bookmarkStart w:id="858" w:name="_Toc11933295"/>
            <w:r w:rsidRPr="00FA0B67">
              <w:rPr>
                <w:rFonts w:asciiTheme="majorHAnsi" w:hAnsiTheme="majorHAnsi" w:cstheme="majorHAnsi"/>
                <w:sz w:val="28"/>
                <w:szCs w:val="28"/>
              </w:rPr>
              <w:t>B</w:t>
            </w:r>
            <w:bookmarkEnd w:id="857"/>
            <w:bookmarkEnd w:id="858"/>
          </w:p>
        </w:tc>
        <w:tc>
          <w:tcPr>
            <w:tcW w:w="445" w:type="pct"/>
            <w:shd w:val="clear" w:color="auto" w:fill="auto"/>
            <w:noWrap/>
          </w:tcPr>
          <w:p w14:paraId="76E85554" w14:textId="0B1877F7" w:rsidR="0082615E" w:rsidRPr="00FA0B67" w:rsidRDefault="0082615E" w:rsidP="00F00A11">
            <w:pPr>
              <w:rPr>
                <w:rFonts w:asciiTheme="majorHAnsi" w:hAnsiTheme="majorHAnsi" w:cstheme="majorHAnsi"/>
                <w:sz w:val="28"/>
                <w:szCs w:val="28"/>
                <w:lang w:eastAsia="en-US"/>
              </w:rPr>
            </w:pPr>
            <w:bookmarkStart w:id="859" w:name="_Toc11861740"/>
            <w:bookmarkStart w:id="860" w:name="_Toc11933296"/>
            <w:r w:rsidRPr="00FA0B67">
              <w:rPr>
                <w:rFonts w:asciiTheme="majorHAnsi" w:hAnsiTheme="majorHAnsi" w:cstheme="majorHAnsi"/>
                <w:sz w:val="28"/>
                <w:szCs w:val="28"/>
              </w:rPr>
              <w:t>Đơn giản</w:t>
            </w:r>
            <w:bookmarkEnd w:id="859"/>
            <w:bookmarkEnd w:id="860"/>
          </w:p>
        </w:tc>
      </w:tr>
      <w:tr w:rsidR="0082615E" w:rsidRPr="00FA0B67" w14:paraId="72BC65F3" w14:textId="77777777" w:rsidTr="00517754">
        <w:trPr>
          <w:trHeight w:val="521"/>
        </w:trPr>
        <w:tc>
          <w:tcPr>
            <w:tcW w:w="251" w:type="pct"/>
            <w:shd w:val="clear" w:color="000000" w:fill="FFFFFF"/>
          </w:tcPr>
          <w:p w14:paraId="5D094500" w14:textId="44BEF36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1067" w:type="pct"/>
            <w:shd w:val="clear" w:color="auto" w:fill="auto"/>
            <w:vAlign w:val="center"/>
          </w:tcPr>
          <w:p w14:paraId="47A90942" w14:textId="6C8CAAD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3AD51746" w14:textId="6B8377B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1BEA9A4B" w14:textId="2D9561F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122DFC20" w14:textId="56DBB4D1" w:rsidR="0082615E" w:rsidRPr="00FA0B67" w:rsidRDefault="0082615E" w:rsidP="00F00A11">
            <w:pPr>
              <w:rPr>
                <w:rFonts w:asciiTheme="majorHAnsi" w:hAnsiTheme="majorHAnsi" w:cstheme="majorHAnsi"/>
                <w:sz w:val="28"/>
                <w:szCs w:val="28"/>
              </w:rPr>
            </w:pPr>
            <w:bookmarkStart w:id="861" w:name="_Toc11861741"/>
            <w:bookmarkStart w:id="862" w:name="_Toc11933297"/>
            <w:r w:rsidRPr="00FA0B67">
              <w:rPr>
                <w:rFonts w:asciiTheme="majorHAnsi" w:hAnsiTheme="majorHAnsi" w:cstheme="majorHAnsi"/>
                <w:sz w:val="28"/>
                <w:szCs w:val="28"/>
              </w:rPr>
              <w:t>Cán bộ nghiệp vụ thực hiện xem báo cáo bảng kê thanh toán tiền mua cổ phần. Hệ thống hiển thị mẫu báo cáo bảng kê thanh toán tiền mua cổ phần.</w:t>
            </w:r>
            <w:bookmarkEnd w:id="861"/>
            <w:bookmarkEnd w:id="862"/>
          </w:p>
        </w:tc>
        <w:tc>
          <w:tcPr>
            <w:tcW w:w="320" w:type="pct"/>
            <w:shd w:val="clear" w:color="000000" w:fill="FFFFFF"/>
          </w:tcPr>
          <w:p w14:paraId="092E190B" w14:textId="45B4945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48835E10" w14:textId="3BAB7BF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11AAFED0" w14:textId="77777777" w:rsidTr="00517754">
        <w:trPr>
          <w:trHeight w:val="521"/>
        </w:trPr>
        <w:tc>
          <w:tcPr>
            <w:tcW w:w="251" w:type="pct"/>
            <w:shd w:val="clear" w:color="000000" w:fill="FFFFFF"/>
          </w:tcPr>
          <w:p w14:paraId="13671A5B" w14:textId="3CC05D18" w:rsidR="0082615E" w:rsidRPr="00FA0B67" w:rsidRDefault="0082615E" w:rsidP="00F00A11">
            <w:pPr>
              <w:rPr>
                <w:rFonts w:asciiTheme="majorHAnsi" w:hAnsiTheme="majorHAnsi" w:cstheme="majorHAnsi"/>
                <w:sz w:val="28"/>
                <w:szCs w:val="28"/>
                <w:lang w:eastAsia="en-US"/>
              </w:rPr>
            </w:pPr>
            <w:bookmarkStart w:id="863" w:name="_Toc11861742"/>
            <w:bookmarkStart w:id="864" w:name="_Toc11933298"/>
            <w:r w:rsidRPr="00FA0B67">
              <w:rPr>
                <w:rFonts w:asciiTheme="majorHAnsi" w:hAnsiTheme="majorHAnsi" w:cstheme="majorHAnsi"/>
                <w:sz w:val="28"/>
                <w:szCs w:val="28"/>
              </w:rPr>
              <w:t>41</w:t>
            </w:r>
            <w:bookmarkEnd w:id="863"/>
            <w:bookmarkEnd w:id="864"/>
          </w:p>
        </w:tc>
        <w:tc>
          <w:tcPr>
            <w:tcW w:w="1067" w:type="pct"/>
            <w:shd w:val="clear" w:color="auto" w:fill="auto"/>
            <w:vAlign w:val="center"/>
          </w:tcPr>
          <w:p w14:paraId="756AC576" w14:textId="3AC046CC" w:rsidR="0082615E" w:rsidRPr="00FA0B67" w:rsidRDefault="0082615E" w:rsidP="00F00A11">
            <w:pPr>
              <w:rPr>
                <w:rFonts w:asciiTheme="majorHAnsi" w:hAnsiTheme="majorHAnsi" w:cstheme="majorHAnsi"/>
                <w:sz w:val="28"/>
                <w:szCs w:val="28"/>
                <w:lang w:eastAsia="en-US"/>
              </w:rPr>
            </w:pPr>
            <w:bookmarkStart w:id="865" w:name="_Toc11861743"/>
            <w:bookmarkStart w:id="866" w:name="_Toc11933299"/>
            <w:r w:rsidRPr="00FA0B67">
              <w:rPr>
                <w:rFonts w:asciiTheme="majorHAnsi" w:hAnsiTheme="majorHAnsi" w:cstheme="majorHAnsi"/>
                <w:sz w:val="28"/>
                <w:szCs w:val="28"/>
              </w:rPr>
              <w:t>Báo cáo thông báo kết quả thanh toán bán đấu giá</w:t>
            </w:r>
            <w:bookmarkEnd w:id="865"/>
            <w:bookmarkEnd w:id="866"/>
          </w:p>
        </w:tc>
        <w:tc>
          <w:tcPr>
            <w:tcW w:w="545" w:type="pct"/>
            <w:shd w:val="clear" w:color="auto" w:fill="auto"/>
            <w:vAlign w:val="center"/>
          </w:tcPr>
          <w:p w14:paraId="1C2626BF" w14:textId="7D68DB3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7EA92FFF" w14:textId="3AAEEEC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3BA335D5" w14:textId="640A1BE2" w:rsidR="0082615E" w:rsidRPr="00FA0B67" w:rsidRDefault="0082615E" w:rsidP="00F00A11">
            <w:pPr>
              <w:rPr>
                <w:rFonts w:asciiTheme="majorHAnsi" w:hAnsiTheme="majorHAnsi" w:cstheme="majorHAnsi"/>
                <w:sz w:val="28"/>
                <w:szCs w:val="28"/>
              </w:rPr>
            </w:pPr>
            <w:bookmarkStart w:id="867" w:name="_Toc11861744"/>
            <w:bookmarkStart w:id="868" w:name="_Toc11933300"/>
            <w:r w:rsidRPr="00FA0B67">
              <w:rPr>
                <w:rFonts w:asciiTheme="majorHAnsi" w:hAnsiTheme="majorHAnsi" w:cstheme="majorHAnsi"/>
                <w:sz w:val="28"/>
                <w:szCs w:val="28"/>
              </w:rPr>
              <w:t>Use case tổng quát hóa</w:t>
            </w:r>
            <w:bookmarkEnd w:id="867"/>
            <w:bookmarkEnd w:id="868"/>
          </w:p>
        </w:tc>
        <w:tc>
          <w:tcPr>
            <w:tcW w:w="320" w:type="pct"/>
            <w:shd w:val="clear" w:color="000000" w:fill="FFFFFF"/>
          </w:tcPr>
          <w:p w14:paraId="7F55114E" w14:textId="72DC88A9" w:rsidR="0082615E" w:rsidRPr="00FA0B67" w:rsidRDefault="0082615E" w:rsidP="00F00A11">
            <w:pPr>
              <w:rPr>
                <w:rFonts w:asciiTheme="majorHAnsi" w:hAnsiTheme="majorHAnsi" w:cstheme="majorHAnsi"/>
                <w:sz w:val="28"/>
                <w:szCs w:val="28"/>
                <w:lang w:eastAsia="en-US"/>
              </w:rPr>
            </w:pPr>
            <w:bookmarkStart w:id="869" w:name="_Toc11861745"/>
            <w:bookmarkStart w:id="870" w:name="_Toc11933301"/>
            <w:r w:rsidRPr="00FA0B67">
              <w:rPr>
                <w:rFonts w:asciiTheme="majorHAnsi" w:hAnsiTheme="majorHAnsi" w:cstheme="majorHAnsi"/>
                <w:sz w:val="28"/>
                <w:szCs w:val="28"/>
              </w:rPr>
              <w:t>B</w:t>
            </w:r>
            <w:bookmarkEnd w:id="869"/>
            <w:bookmarkEnd w:id="870"/>
          </w:p>
        </w:tc>
        <w:tc>
          <w:tcPr>
            <w:tcW w:w="445" w:type="pct"/>
            <w:shd w:val="clear" w:color="auto" w:fill="auto"/>
            <w:noWrap/>
          </w:tcPr>
          <w:p w14:paraId="7D85D0DF" w14:textId="1173BA40" w:rsidR="0082615E" w:rsidRPr="00FA0B67" w:rsidRDefault="0082615E" w:rsidP="00F00A11">
            <w:pPr>
              <w:rPr>
                <w:rFonts w:asciiTheme="majorHAnsi" w:hAnsiTheme="majorHAnsi" w:cstheme="majorHAnsi"/>
                <w:sz w:val="28"/>
                <w:szCs w:val="28"/>
                <w:lang w:eastAsia="en-US"/>
              </w:rPr>
            </w:pPr>
            <w:bookmarkStart w:id="871" w:name="_Toc11861746"/>
            <w:bookmarkStart w:id="872" w:name="_Toc11933302"/>
            <w:r w:rsidRPr="00FA0B67">
              <w:rPr>
                <w:rFonts w:asciiTheme="majorHAnsi" w:hAnsiTheme="majorHAnsi" w:cstheme="majorHAnsi"/>
                <w:sz w:val="28"/>
                <w:szCs w:val="28"/>
              </w:rPr>
              <w:t>Đơn giản</w:t>
            </w:r>
            <w:bookmarkEnd w:id="871"/>
            <w:bookmarkEnd w:id="872"/>
          </w:p>
        </w:tc>
      </w:tr>
      <w:tr w:rsidR="0082615E" w:rsidRPr="00FA0B67" w14:paraId="2A22ED3C" w14:textId="77777777" w:rsidTr="00517754">
        <w:trPr>
          <w:trHeight w:val="521"/>
        </w:trPr>
        <w:tc>
          <w:tcPr>
            <w:tcW w:w="251" w:type="pct"/>
            <w:shd w:val="clear" w:color="000000" w:fill="FFFFFF"/>
          </w:tcPr>
          <w:p w14:paraId="67FE3884" w14:textId="1FBCF0A9"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1ECB20AF" w14:textId="2E693AD8"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71B18F4C" w14:textId="160333D5"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43D33984" w14:textId="13E8312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19524DCE" w14:textId="4DB320B4" w:rsidR="0082615E" w:rsidRPr="00FA0B67" w:rsidRDefault="0082615E" w:rsidP="00F00A11">
            <w:pPr>
              <w:rPr>
                <w:rFonts w:asciiTheme="majorHAnsi" w:hAnsiTheme="majorHAnsi" w:cstheme="majorHAnsi"/>
                <w:sz w:val="28"/>
                <w:szCs w:val="28"/>
              </w:rPr>
            </w:pPr>
            <w:bookmarkStart w:id="873" w:name="_Toc11861747"/>
            <w:bookmarkStart w:id="874" w:name="_Toc11933303"/>
            <w:r w:rsidRPr="00FA0B67">
              <w:rPr>
                <w:rFonts w:asciiTheme="majorHAnsi" w:hAnsiTheme="majorHAnsi" w:cstheme="majorHAnsi"/>
                <w:sz w:val="28"/>
                <w:szCs w:val="28"/>
              </w:rPr>
              <w:t>Cán bộ nghiệp vụ thực hiện xem báo cáo thông báo kết quả thanh toán bán đấu giá. Hệ thống hiển thị mẫu báo cáo kết quả thanh toán đấu giá.</w:t>
            </w:r>
            <w:bookmarkEnd w:id="873"/>
            <w:bookmarkEnd w:id="874"/>
          </w:p>
        </w:tc>
        <w:tc>
          <w:tcPr>
            <w:tcW w:w="320" w:type="pct"/>
            <w:shd w:val="clear" w:color="000000" w:fill="FFFFFF"/>
          </w:tcPr>
          <w:p w14:paraId="057F8AF1" w14:textId="6BFA6A5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0901EE62" w14:textId="00CD5F8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52AFA19E" w14:textId="77777777" w:rsidTr="00517754">
        <w:trPr>
          <w:trHeight w:val="521"/>
        </w:trPr>
        <w:tc>
          <w:tcPr>
            <w:tcW w:w="251" w:type="pct"/>
            <w:shd w:val="clear" w:color="000000" w:fill="FFFFFF"/>
          </w:tcPr>
          <w:p w14:paraId="18F3E327" w14:textId="61D55C48" w:rsidR="0082615E" w:rsidRPr="00FA0B67" w:rsidRDefault="0082615E" w:rsidP="00F00A11">
            <w:pPr>
              <w:rPr>
                <w:rFonts w:asciiTheme="majorHAnsi" w:hAnsiTheme="majorHAnsi" w:cstheme="majorHAnsi"/>
                <w:sz w:val="28"/>
                <w:szCs w:val="28"/>
                <w:lang w:eastAsia="en-US"/>
              </w:rPr>
            </w:pPr>
            <w:bookmarkStart w:id="875" w:name="_Toc11861748"/>
            <w:bookmarkStart w:id="876" w:name="_Toc11933304"/>
            <w:r w:rsidRPr="00FA0B67">
              <w:rPr>
                <w:rFonts w:asciiTheme="majorHAnsi" w:hAnsiTheme="majorHAnsi" w:cstheme="majorHAnsi"/>
                <w:sz w:val="28"/>
                <w:szCs w:val="28"/>
              </w:rPr>
              <w:t>42</w:t>
            </w:r>
            <w:bookmarkEnd w:id="875"/>
            <w:bookmarkEnd w:id="876"/>
          </w:p>
        </w:tc>
        <w:tc>
          <w:tcPr>
            <w:tcW w:w="1067" w:type="pct"/>
            <w:shd w:val="clear" w:color="auto" w:fill="auto"/>
            <w:vAlign w:val="center"/>
          </w:tcPr>
          <w:p w14:paraId="5F5E062A" w14:textId="51422B7F" w:rsidR="0082615E" w:rsidRPr="00FA0B67" w:rsidRDefault="0082615E" w:rsidP="00F00A11">
            <w:pPr>
              <w:rPr>
                <w:rFonts w:asciiTheme="majorHAnsi" w:hAnsiTheme="majorHAnsi" w:cstheme="majorHAnsi"/>
                <w:sz w:val="28"/>
                <w:szCs w:val="28"/>
                <w:lang w:eastAsia="en-US"/>
              </w:rPr>
            </w:pPr>
            <w:bookmarkStart w:id="877" w:name="_Toc11861749"/>
            <w:bookmarkStart w:id="878" w:name="_Toc11933305"/>
            <w:r w:rsidRPr="00FA0B67">
              <w:rPr>
                <w:rFonts w:asciiTheme="majorHAnsi" w:hAnsiTheme="majorHAnsi" w:cstheme="majorHAnsi"/>
                <w:sz w:val="28"/>
                <w:szCs w:val="28"/>
              </w:rPr>
              <w:t>Biên bản xác định kết quả</w:t>
            </w:r>
            <w:bookmarkEnd w:id="877"/>
            <w:bookmarkEnd w:id="878"/>
          </w:p>
        </w:tc>
        <w:tc>
          <w:tcPr>
            <w:tcW w:w="545" w:type="pct"/>
            <w:shd w:val="clear" w:color="auto" w:fill="auto"/>
            <w:vAlign w:val="center"/>
          </w:tcPr>
          <w:p w14:paraId="351F5F89" w14:textId="728B774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0FA0E24A" w14:textId="6B6CF92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2A15EA5B" w14:textId="4EA00757" w:rsidR="0082615E" w:rsidRPr="00FA0B67" w:rsidRDefault="0082615E" w:rsidP="00F00A11">
            <w:pPr>
              <w:rPr>
                <w:rFonts w:asciiTheme="majorHAnsi" w:hAnsiTheme="majorHAnsi" w:cstheme="majorHAnsi"/>
                <w:sz w:val="28"/>
                <w:szCs w:val="28"/>
              </w:rPr>
            </w:pPr>
            <w:bookmarkStart w:id="879" w:name="_Toc11861750"/>
            <w:bookmarkStart w:id="880" w:name="_Toc11933306"/>
            <w:r w:rsidRPr="00FA0B67">
              <w:rPr>
                <w:rFonts w:asciiTheme="majorHAnsi" w:hAnsiTheme="majorHAnsi" w:cstheme="majorHAnsi"/>
                <w:sz w:val="28"/>
                <w:szCs w:val="28"/>
              </w:rPr>
              <w:t>Use case tổng quát hóa</w:t>
            </w:r>
            <w:bookmarkEnd w:id="879"/>
            <w:bookmarkEnd w:id="880"/>
          </w:p>
        </w:tc>
        <w:tc>
          <w:tcPr>
            <w:tcW w:w="320" w:type="pct"/>
            <w:shd w:val="clear" w:color="000000" w:fill="FFFFFF"/>
          </w:tcPr>
          <w:p w14:paraId="25CC64C0" w14:textId="6C468645" w:rsidR="0082615E" w:rsidRPr="00FA0B67" w:rsidRDefault="0082615E" w:rsidP="00F00A11">
            <w:pPr>
              <w:rPr>
                <w:rFonts w:asciiTheme="majorHAnsi" w:hAnsiTheme="majorHAnsi" w:cstheme="majorHAnsi"/>
                <w:sz w:val="28"/>
                <w:szCs w:val="28"/>
                <w:lang w:eastAsia="en-US"/>
              </w:rPr>
            </w:pPr>
            <w:bookmarkStart w:id="881" w:name="_Toc11861751"/>
            <w:bookmarkStart w:id="882" w:name="_Toc11933307"/>
            <w:r w:rsidRPr="00FA0B67">
              <w:rPr>
                <w:rFonts w:asciiTheme="majorHAnsi" w:hAnsiTheme="majorHAnsi" w:cstheme="majorHAnsi"/>
                <w:sz w:val="28"/>
                <w:szCs w:val="28"/>
              </w:rPr>
              <w:t>B</w:t>
            </w:r>
            <w:bookmarkEnd w:id="881"/>
            <w:bookmarkEnd w:id="882"/>
          </w:p>
        </w:tc>
        <w:tc>
          <w:tcPr>
            <w:tcW w:w="445" w:type="pct"/>
            <w:shd w:val="clear" w:color="auto" w:fill="auto"/>
            <w:noWrap/>
          </w:tcPr>
          <w:p w14:paraId="2D41DC5D" w14:textId="6899F3F5" w:rsidR="0082615E" w:rsidRPr="00FA0B67" w:rsidRDefault="0082615E" w:rsidP="00F00A11">
            <w:pPr>
              <w:rPr>
                <w:rFonts w:asciiTheme="majorHAnsi" w:hAnsiTheme="majorHAnsi" w:cstheme="majorHAnsi"/>
                <w:sz w:val="28"/>
                <w:szCs w:val="28"/>
                <w:lang w:eastAsia="en-US"/>
              </w:rPr>
            </w:pPr>
            <w:bookmarkStart w:id="883" w:name="_Toc11861752"/>
            <w:bookmarkStart w:id="884" w:name="_Toc11933308"/>
            <w:r w:rsidRPr="00FA0B67">
              <w:rPr>
                <w:rFonts w:asciiTheme="majorHAnsi" w:hAnsiTheme="majorHAnsi" w:cstheme="majorHAnsi"/>
                <w:sz w:val="28"/>
                <w:szCs w:val="28"/>
              </w:rPr>
              <w:t>Đơn giản</w:t>
            </w:r>
            <w:bookmarkEnd w:id="883"/>
            <w:bookmarkEnd w:id="884"/>
          </w:p>
        </w:tc>
      </w:tr>
      <w:tr w:rsidR="0082615E" w:rsidRPr="00FA0B67" w14:paraId="39CDBBEC" w14:textId="77777777" w:rsidTr="00517754">
        <w:trPr>
          <w:trHeight w:val="521"/>
        </w:trPr>
        <w:tc>
          <w:tcPr>
            <w:tcW w:w="251" w:type="pct"/>
            <w:shd w:val="clear" w:color="000000" w:fill="FFFFFF"/>
          </w:tcPr>
          <w:p w14:paraId="36D80F54" w14:textId="7530F79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lastRenderedPageBreak/>
              <w:t> </w:t>
            </w:r>
          </w:p>
        </w:tc>
        <w:tc>
          <w:tcPr>
            <w:tcW w:w="1067" w:type="pct"/>
            <w:shd w:val="clear" w:color="auto" w:fill="auto"/>
            <w:vAlign w:val="center"/>
          </w:tcPr>
          <w:p w14:paraId="19D0D6B2" w14:textId="7298144E"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7BC92195" w14:textId="4F4FDF4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6E1A56CC" w14:textId="4634C89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0380D21D" w14:textId="7200D625" w:rsidR="0082615E" w:rsidRPr="00FA0B67" w:rsidRDefault="0082615E" w:rsidP="00F00A11">
            <w:pPr>
              <w:rPr>
                <w:rFonts w:asciiTheme="majorHAnsi" w:hAnsiTheme="majorHAnsi" w:cstheme="majorHAnsi"/>
                <w:sz w:val="28"/>
                <w:szCs w:val="28"/>
              </w:rPr>
            </w:pPr>
            <w:bookmarkStart w:id="885" w:name="_Toc11861753"/>
            <w:bookmarkStart w:id="886" w:name="_Toc11933309"/>
            <w:r w:rsidRPr="00FA0B67">
              <w:rPr>
                <w:rFonts w:asciiTheme="majorHAnsi" w:hAnsiTheme="majorHAnsi" w:cstheme="majorHAnsi"/>
                <w:sz w:val="28"/>
                <w:szCs w:val="28"/>
              </w:rPr>
              <w:t>Cán bộ nghiệp vụ thực hiện xem báo cáo biên bản xác định kết quả. Hệ thống hiển thị mẫu báo cáo biên bản xác định kết quả.</w:t>
            </w:r>
            <w:bookmarkEnd w:id="885"/>
            <w:bookmarkEnd w:id="886"/>
          </w:p>
        </w:tc>
        <w:tc>
          <w:tcPr>
            <w:tcW w:w="320" w:type="pct"/>
            <w:shd w:val="clear" w:color="000000" w:fill="FFFFFF"/>
          </w:tcPr>
          <w:p w14:paraId="00095BB6" w14:textId="2524429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020FF8F0" w14:textId="7B1BDCD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369DE096" w14:textId="77777777" w:rsidTr="00517754">
        <w:trPr>
          <w:trHeight w:val="521"/>
        </w:trPr>
        <w:tc>
          <w:tcPr>
            <w:tcW w:w="251" w:type="pct"/>
            <w:shd w:val="clear" w:color="000000" w:fill="FFFFFF"/>
          </w:tcPr>
          <w:p w14:paraId="3ADC1FBF" w14:textId="76F42E92" w:rsidR="0082615E" w:rsidRPr="00FA0B67" w:rsidRDefault="0082615E" w:rsidP="00F00A11">
            <w:pPr>
              <w:rPr>
                <w:rFonts w:asciiTheme="majorHAnsi" w:hAnsiTheme="majorHAnsi" w:cstheme="majorHAnsi"/>
                <w:sz w:val="28"/>
                <w:szCs w:val="28"/>
                <w:lang w:eastAsia="en-US"/>
              </w:rPr>
            </w:pPr>
            <w:bookmarkStart w:id="887" w:name="_Toc11861754"/>
            <w:bookmarkStart w:id="888" w:name="_Toc11933310"/>
            <w:r w:rsidRPr="00FA0B67">
              <w:rPr>
                <w:rFonts w:asciiTheme="majorHAnsi" w:hAnsiTheme="majorHAnsi" w:cstheme="majorHAnsi"/>
                <w:sz w:val="28"/>
                <w:szCs w:val="28"/>
              </w:rPr>
              <w:t>43</w:t>
            </w:r>
            <w:bookmarkEnd w:id="887"/>
            <w:bookmarkEnd w:id="888"/>
          </w:p>
        </w:tc>
        <w:tc>
          <w:tcPr>
            <w:tcW w:w="1067" w:type="pct"/>
            <w:shd w:val="clear" w:color="auto" w:fill="auto"/>
            <w:vAlign w:val="center"/>
          </w:tcPr>
          <w:p w14:paraId="29BAB782" w14:textId="10AB8AA8" w:rsidR="0082615E" w:rsidRPr="00FA0B67" w:rsidRDefault="0082615E" w:rsidP="00F00A11">
            <w:pPr>
              <w:rPr>
                <w:rFonts w:asciiTheme="majorHAnsi" w:hAnsiTheme="majorHAnsi" w:cstheme="majorHAnsi"/>
                <w:sz w:val="28"/>
                <w:szCs w:val="28"/>
                <w:lang w:eastAsia="en-US"/>
              </w:rPr>
            </w:pPr>
            <w:bookmarkStart w:id="889" w:name="_Toc11861755"/>
            <w:bookmarkStart w:id="890" w:name="_Toc11933311"/>
            <w:r w:rsidRPr="00FA0B67">
              <w:rPr>
                <w:rFonts w:asciiTheme="majorHAnsi" w:hAnsiTheme="majorHAnsi" w:cstheme="majorHAnsi"/>
                <w:sz w:val="28"/>
                <w:szCs w:val="28"/>
              </w:rPr>
              <w:t>Tạm dừng, hủy đợt đấu giá</w:t>
            </w:r>
            <w:bookmarkEnd w:id="889"/>
            <w:bookmarkEnd w:id="890"/>
          </w:p>
        </w:tc>
        <w:tc>
          <w:tcPr>
            <w:tcW w:w="545" w:type="pct"/>
            <w:shd w:val="clear" w:color="auto" w:fill="auto"/>
            <w:vAlign w:val="center"/>
          </w:tcPr>
          <w:p w14:paraId="7B1EB6E3" w14:textId="1FF30D0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645B194D" w14:textId="4A4674CB"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15E67C1D" w14:textId="0BFB67A4" w:rsidR="0082615E" w:rsidRPr="00FA0B67" w:rsidRDefault="0082615E" w:rsidP="00F00A11">
            <w:pPr>
              <w:rPr>
                <w:rFonts w:asciiTheme="majorHAnsi" w:hAnsiTheme="majorHAnsi" w:cstheme="majorHAnsi"/>
                <w:sz w:val="28"/>
                <w:szCs w:val="28"/>
              </w:rPr>
            </w:pPr>
            <w:bookmarkStart w:id="891" w:name="_Toc11861756"/>
            <w:bookmarkStart w:id="892" w:name="_Toc11933312"/>
            <w:r w:rsidRPr="00FA0B67">
              <w:rPr>
                <w:rFonts w:asciiTheme="majorHAnsi" w:hAnsiTheme="majorHAnsi" w:cstheme="majorHAnsi"/>
                <w:sz w:val="28"/>
                <w:szCs w:val="28"/>
              </w:rPr>
              <w:t>Use case tổng quát hóa</w:t>
            </w:r>
            <w:bookmarkEnd w:id="891"/>
            <w:bookmarkEnd w:id="892"/>
          </w:p>
        </w:tc>
        <w:tc>
          <w:tcPr>
            <w:tcW w:w="320" w:type="pct"/>
            <w:shd w:val="clear" w:color="000000" w:fill="FFFFFF"/>
          </w:tcPr>
          <w:p w14:paraId="46340F8B" w14:textId="46C3B487" w:rsidR="0082615E" w:rsidRPr="00FA0B67" w:rsidRDefault="0082615E" w:rsidP="00F00A11">
            <w:pPr>
              <w:rPr>
                <w:rFonts w:asciiTheme="majorHAnsi" w:hAnsiTheme="majorHAnsi" w:cstheme="majorHAnsi"/>
                <w:sz w:val="28"/>
                <w:szCs w:val="28"/>
                <w:lang w:eastAsia="en-US"/>
              </w:rPr>
            </w:pPr>
            <w:bookmarkStart w:id="893" w:name="_Toc11861757"/>
            <w:bookmarkStart w:id="894" w:name="_Toc11933313"/>
            <w:r w:rsidRPr="00FA0B67">
              <w:rPr>
                <w:rFonts w:asciiTheme="majorHAnsi" w:hAnsiTheme="majorHAnsi" w:cstheme="majorHAnsi"/>
                <w:sz w:val="28"/>
                <w:szCs w:val="28"/>
              </w:rPr>
              <w:t>B</w:t>
            </w:r>
            <w:bookmarkEnd w:id="893"/>
            <w:bookmarkEnd w:id="894"/>
          </w:p>
        </w:tc>
        <w:tc>
          <w:tcPr>
            <w:tcW w:w="445" w:type="pct"/>
            <w:shd w:val="clear" w:color="auto" w:fill="auto"/>
            <w:noWrap/>
          </w:tcPr>
          <w:p w14:paraId="56452B60" w14:textId="5CF1707D" w:rsidR="0082615E" w:rsidRPr="00FA0B67" w:rsidRDefault="0082615E" w:rsidP="00F00A11">
            <w:pPr>
              <w:rPr>
                <w:rFonts w:asciiTheme="majorHAnsi" w:hAnsiTheme="majorHAnsi" w:cstheme="majorHAnsi"/>
                <w:sz w:val="28"/>
                <w:szCs w:val="28"/>
                <w:lang w:eastAsia="en-US"/>
              </w:rPr>
            </w:pPr>
            <w:bookmarkStart w:id="895" w:name="_Toc11861758"/>
            <w:bookmarkStart w:id="896" w:name="_Toc11933314"/>
            <w:r w:rsidRPr="00FA0B67">
              <w:rPr>
                <w:rFonts w:asciiTheme="majorHAnsi" w:hAnsiTheme="majorHAnsi" w:cstheme="majorHAnsi"/>
                <w:sz w:val="28"/>
                <w:szCs w:val="28"/>
              </w:rPr>
              <w:t>Đơn giản</w:t>
            </w:r>
            <w:bookmarkEnd w:id="895"/>
            <w:bookmarkEnd w:id="896"/>
          </w:p>
        </w:tc>
      </w:tr>
      <w:tr w:rsidR="0082615E" w:rsidRPr="00FA0B67" w14:paraId="659CC6AA" w14:textId="77777777" w:rsidTr="00517754">
        <w:trPr>
          <w:trHeight w:val="521"/>
        </w:trPr>
        <w:tc>
          <w:tcPr>
            <w:tcW w:w="251" w:type="pct"/>
            <w:shd w:val="clear" w:color="000000" w:fill="FFFFFF"/>
          </w:tcPr>
          <w:p w14:paraId="27960FCE" w14:textId="3575564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42E9212F" w14:textId="717AFC9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545" w:type="pct"/>
            <w:shd w:val="clear" w:color="auto" w:fill="auto"/>
            <w:vAlign w:val="center"/>
          </w:tcPr>
          <w:p w14:paraId="04AAEFA1" w14:textId="1638114F"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2CB7A804" w14:textId="7FFCB3E0"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1CB56198" w14:textId="1C8D90B6" w:rsidR="0082615E" w:rsidRPr="00FA0B67" w:rsidRDefault="0082615E" w:rsidP="00F00A11">
            <w:pPr>
              <w:rPr>
                <w:rFonts w:asciiTheme="majorHAnsi" w:hAnsiTheme="majorHAnsi" w:cstheme="majorHAnsi"/>
                <w:sz w:val="28"/>
                <w:szCs w:val="28"/>
              </w:rPr>
            </w:pPr>
            <w:bookmarkStart w:id="897" w:name="_Toc11861759"/>
            <w:bookmarkStart w:id="898" w:name="_Toc11933315"/>
            <w:r w:rsidRPr="00FA0B67">
              <w:rPr>
                <w:rFonts w:asciiTheme="majorHAnsi" w:hAnsiTheme="majorHAnsi" w:cstheme="majorHAnsi"/>
                <w:sz w:val="28"/>
                <w:szCs w:val="28"/>
              </w:rPr>
              <w:t>Cán bộ nghiệp vụ thực hiện xem báo cáo tạm dừng đợt đấu giá. Hệ thống hiển thị mẫu báo cáo tạm dừng đợt đấu giá</w:t>
            </w:r>
            <w:bookmarkEnd w:id="897"/>
            <w:bookmarkEnd w:id="898"/>
          </w:p>
        </w:tc>
        <w:tc>
          <w:tcPr>
            <w:tcW w:w="320" w:type="pct"/>
            <w:shd w:val="clear" w:color="000000" w:fill="FFFFFF"/>
          </w:tcPr>
          <w:p w14:paraId="756DCA46" w14:textId="7DF5652A"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0FF5D944" w14:textId="4A36EE4C"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r w:rsidR="0082615E" w:rsidRPr="00FA0B67" w14:paraId="28BCB654" w14:textId="77777777" w:rsidTr="00517754">
        <w:trPr>
          <w:trHeight w:val="521"/>
        </w:trPr>
        <w:tc>
          <w:tcPr>
            <w:tcW w:w="251" w:type="pct"/>
            <w:shd w:val="clear" w:color="000000" w:fill="FFFFFF"/>
          </w:tcPr>
          <w:p w14:paraId="087B49A1" w14:textId="3860C52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067" w:type="pct"/>
            <w:shd w:val="clear" w:color="auto" w:fill="auto"/>
            <w:vAlign w:val="center"/>
          </w:tcPr>
          <w:p w14:paraId="7CC46BD8" w14:textId="737775E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color w:val="000000"/>
                <w:sz w:val="28"/>
                <w:szCs w:val="28"/>
              </w:rPr>
              <w:t> </w:t>
            </w:r>
          </w:p>
        </w:tc>
        <w:tc>
          <w:tcPr>
            <w:tcW w:w="545" w:type="pct"/>
            <w:shd w:val="clear" w:color="auto" w:fill="auto"/>
            <w:vAlign w:val="center"/>
          </w:tcPr>
          <w:p w14:paraId="166A2CD1" w14:textId="48F3F75D"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8" w:type="pct"/>
            <w:shd w:val="clear" w:color="auto" w:fill="auto"/>
            <w:vAlign w:val="center"/>
          </w:tcPr>
          <w:p w14:paraId="0245FE69" w14:textId="526584C6"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1923" w:type="pct"/>
            <w:shd w:val="clear" w:color="auto" w:fill="auto"/>
            <w:vAlign w:val="center"/>
          </w:tcPr>
          <w:p w14:paraId="523DA343" w14:textId="1BA37F8A" w:rsidR="0082615E" w:rsidRPr="00FA0B67" w:rsidRDefault="0082615E" w:rsidP="00F00A11">
            <w:pPr>
              <w:rPr>
                <w:rFonts w:asciiTheme="majorHAnsi" w:hAnsiTheme="majorHAnsi" w:cstheme="majorHAnsi"/>
                <w:sz w:val="28"/>
                <w:szCs w:val="28"/>
              </w:rPr>
            </w:pPr>
            <w:bookmarkStart w:id="899" w:name="_Toc11861760"/>
            <w:bookmarkStart w:id="900" w:name="_Toc11933316"/>
            <w:r w:rsidRPr="00FA0B67">
              <w:rPr>
                <w:rFonts w:asciiTheme="majorHAnsi" w:hAnsiTheme="majorHAnsi" w:cstheme="majorHAnsi"/>
                <w:sz w:val="28"/>
                <w:szCs w:val="28"/>
              </w:rPr>
              <w:t>Cán bộ nghiệp vụ thực hiện xem báo cáo hủy đợt đấu giá. Hệ thống hiển thị mẫu báo cáo hủy đợt đấu giá.</w:t>
            </w:r>
            <w:bookmarkEnd w:id="899"/>
            <w:bookmarkEnd w:id="900"/>
          </w:p>
        </w:tc>
        <w:tc>
          <w:tcPr>
            <w:tcW w:w="320" w:type="pct"/>
            <w:shd w:val="clear" w:color="000000" w:fill="FFFFFF"/>
          </w:tcPr>
          <w:p w14:paraId="21AD261F" w14:textId="6A60A247"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c>
          <w:tcPr>
            <w:tcW w:w="445" w:type="pct"/>
            <w:shd w:val="clear" w:color="auto" w:fill="auto"/>
            <w:noWrap/>
          </w:tcPr>
          <w:p w14:paraId="0A9C4982" w14:textId="183E7322" w:rsidR="0082615E" w:rsidRPr="00FA0B67" w:rsidRDefault="0082615E" w:rsidP="00F00A11">
            <w:pPr>
              <w:rPr>
                <w:rFonts w:asciiTheme="majorHAnsi" w:hAnsiTheme="majorHAnsi" w:cstheme="majorHAnsi"/>
                <w:sz w:val="28"/>
                <w:szCs w:val="28"/>
                <w:lang w:eastAsia="en-US"/>
              </w:rPr>
            </w:pPr>
            <w:r w:rsidRPr="00FA0B67">
              <w:rPr>
                <w:rFonts w:asciiTheme="majorHAnsi" w:hAnsiTheme="majorHAnsi" w:cstheme="majorHAnsi"/>
                <w:sz w:val="28"/>
                <w:szCs w:val="28"/>
              </w:rPr>
              <w:t> </w:t>
            </w:r>
          </w:p>
        </w:tc>
      </w:tr>
    </w:tbl>
    <w:p w14:paraId="3BBBB7CD" w14:textId="77777777" w:rsidR="00C70204" w:rsidRPr="00FA0B67" w:rsidRDefault="00C70204">
      <w:pPr>
        <w:spacing w:before="0" w:after="0" w:line="240" w:lineRule="auto"/>
        <w:rPr>
          <w:rFonts w:asciiTheme="majorHAnsi" w:eastAsia="SimSun" w:hAnsiTheme="majorHAnsi" w:cstheme="majorHAnsi"/>
          <w:b/>
          <w:bCs/>
          <w:sz w:val="28"/>
          <w:szCs w:val="28"/>
          <w:lang w:eastAsia="zh-CN"/>
        </w:rPr>
      </w:pPr>
      <w:r w:rsidRPr="00FA0B67">
        <w:rPr>
          <w:rFonts w:asciiTheme="majorHAnsi" w:hAnsiTheme="majorHAnsi" w:cstheme="majorHAnsi"/>
          <w:sz w:val="28"/>
          <w:szCs w:val="28"/>
        </w:rPr>
        <w:br w:type="page"/>
      </w:r>
    </w:p>
    <w:p w14:paraId="511BE362" w14:textId="77777777" w:rsidR="00043260" w:rsidRPr="00FF7B39" w:rsidRDefault="00043260" w:rsidP="00043260">
      <w:pPr>
        <w:pStyle w:val="BodyText"/>
        <w:rPr>
          <w:lang w:eastAsia="zh-CN"/>
        </w:rPr>
        <w:sectPr w:rsidR="00043260" w:rsidRPr="00FF7B39" w:rsidSect="002F6146">
          <w:pgSz w:w="16840" w:h="11907" w:orient="landscape" w:code="9"/>
          <w:pgMar w:top="1701" w:right="1440" w:bottom="1134" w:left="1440" w:header="720" w:footer="720" w:gutter="0"/>
          <w:cols w:space="720"/>
          <w:docGrid w:linePitch="360"/>
        </w:sectPr>
      </w:pPr>
    </w:p>
    <w:p w14:paraId="35EEFF3E" w14:textId="77777777" w:rsidR="00E826FB" w:rsidRPr="00FF7B39" w:rsidRDefault="00E826FB" w:rsidP="000C32F0">
      <w:pPr>
        <w:pStyle w:val="Heading3"/>
      </w:pPr>
      <w:bookmarkStart w:id="901" w:name="_Toc432693383"/>
      <w:bookmarkStart w:id="902" w:name="_Toc433278518"/>
      <w:bookmarkStart w:id="903" w:name="_Toc14772024"/>
      <w:r w:rsidRPr="00FF7B39">
        <w:lastRenderedPageBreak/>
        <w:t>Biểu đồ tổng quát trường hợp sử dụng</w:t>
      </w:r>
      <w:bookmarkEnd w:id="901"/>
      <w:bookmarkEnd w:id="902"/>
      <w:bookmarkEnd w:id="903"/>
    </w:p>
    <w:p w14:paraId="79C66363" w14:textId="688BEDFD" w:rsidR="00BA55C0" w:rsidRDefault="00E225F7" w:rsidP="00BA55C0">
      <w:pPr>
        <w:pStyle w:val="Heading4"/>
        <w:numPr>
          <w:ilvl w:val="3"/>
          <w:numId w:val="1"/>
        </w:numPr>
      </w:pPr>
      <w:bookmarkStart w:id="904" w:name="_Toc489536421"/>
      <w:r>
        <w:t>Quản trị hệ thống</w:t>
      </w:r>
    </w:p>
    <w:p w14:paraId="4ADFD303" w14:textId="3CBC927A" w:rsidR="00BA55C0" w:rsidRDefault="00915116" w:rsidP="00BA55C0">
      <w:pPr>
        <w:pStyle w:val="BodyText"/>
      </w:pPr>
      <w:r w:rsidRPr="00915116">
        <w:rPr>
          <w:noProof/>
          <w:lang w:eastAsia="en-US"/>
        </w:rPr>
        <w:drawing>
          <wp:inline distT="0" distB="0" distL="0" distR="0" wp14:anchorId="56C0794D" wp14:editId="0586294F">
            <wp:extent cx="8864600" cy="4536547"/>
            <wp:effectExtent l="0" t="0" r="0" b="0"/>
            <wp:docPr id="1" name="Picture 1" descr="C:\Users\Win10-1809\OneDrive\Local_Destop\ASS\Design\UseCase-Quản trị hệ thố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10-1809\OneDrive\Local_Destop\ASS\Design\UseCase-Quản trị hệ thống.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864600" cy="4536547"/>
                    </a:xfrm>
                    <a:prstGeom prst="rect">
                      <a:avLst/>
                    </a:prstGeom>
                    <a:noFill/>
                    <a:ln>
                      <a:noFill/>
                    </a:ln>
                  </pic:spPr>
                </pic:pic>
              </a:graphicData>
            </a:graphic>
          </wp:inline>
        </w:drawing>
      </w:r>
    </w:p>
    <w:bookmarkEnd w:id="904"/>
    <w:p w14:paraId="3122EB86" w14:textId="1C012E7B" w:rsidR="00BA55C0" w:rsidRDefault="00007B3B" w:rsidP="00BA55C0">
      <w:pPr>
        <w:pStyle w:val="Heading4"/>
        <w:numPr>
          <w:ilvl w:val="3"/>
          <w:numId w:val="1"/>
        </w:numPr>
      </w:pPr>
      <w:r>
        <w:lastRenderedPageBreak/>
        <w:t>Khai báo</w:t>
      </w:r>
    </w:p>
    <w:p w14:paraId="23B23924" w14:textId="3E7FBD06" w:rsidR="00BA55C0" w:rsidRPr="00873004" w:rsidRDefault="00915116" w:rsidP="00915116">
      <w:pPr>
        <w:pStyle w:val="BodyText"/>
        <w:jc w:val="center"/>
        <w:rPr>
          <w:lang w:eastAsia="zh-CN"/>
        </w:rPr>
      </w:pPr>
      <w:r w:rsidRPr="00915116">
        <w:rPr>
          <w:noProof/>
          <w:lang w:eastAsia="en-US"/>
        </w:rPr>
        <w:drawing>
          <wp:inline distT="0" distB="0" distL="0" distR="0" wp14:anchorId="53912A9C" wp14:editId="075E0F5B">
            <wp:extent cx="3790950" cy="4819650"/>
            <wp:effectExtent l="0" t="0" r="0" b="0"/>
            <wp:docPr id="5" name="Picture 5" descr="C:\Users\Win10-1809\OneDrive\Local_Destop\ASS\Design\UseCase-Khai bá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in10-1809\OneDrive\Local_Destop\ASS\Design\UseCase-Khai báo.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90950" cy="4819650"/>
                    </a:xfrm>
                    <a:prstGeom prst="rect">
                      <a:avLst/>
                    </a:prstGeom>
                    <a:noFill/>
                    <a:ln>
                      <a:noFill/>
                    </a:ln>
                  </pic:spPr>
                </pic:pic>
              </a:graphicData>
            </a:graphic>
          </wp:inline>
        </w:drawing>
      </w:r>
    </w:p>
    <w:p w14:paraId="0746DC2B" w14:textId="5D729351" w:rsidR="0072100E" w:rsidRDefault="00184F24" w:rsidP="000B6013">
      <w:pPr>
        <w:pStyle w:val="Heading4"/>
      </w:pPr>
      <w:r>
        <w:lastRenderedPageBreak/>
        <w:t>Đấu giá</w:t>
      </w:r>
    </w:p>
    <w:p w14:paraId="7EC2F21E" w14:textId="1D631803" w:rsidR="0072100E" w:rsidRDefault="00915116" w:rsidP="00915116">
      <w:pPr>
        <w:spacing w:before="0" w:after="0" w:line="240" w:lineRule="auto"/>
        <w:jc w:val="center"/>
      </w:pPr>
      <w:r w:rsidRPr="00915116">
        <w:rPr>
          <w:noProof/>
          <w:lang w:eastAsia="en-US"/>
        </w:rPr>
        <w:drawing>
          <wp:inline distT="0" distB="0" distL="0" distR="0" wp14:anchorId="57D5655B" wp14:editId="375E9C6A">
            <wp:extent cx="8864600" cy="4943380"/>
            <wp:effectExtent l="0" t="0" r="0" b="0"/>
            <wp:docPr id="11" name="Picture 11" descr="C:\Users\Win10-1809\OneDrive\Local_Destop\ASS\Design\UseCase-Đấu giá.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Win10-1809\OneDrive\Local_Destop\ASS\Design\UseCase-Đấu giá.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864600" cy="4943380"/>
                    </a:xfrm>
                    <a:prstGeom prst="rect">
                      <a:avLst/>
                    </a:prstGeom>
                    <a:noFill/>
                    <a:ln>
                      <a:noFill/>
                    </a:ln>
                  </pic:spPr>
                </pic:pic>
              </a:graphicData>
            </a:graphic>
          </wp:inline>
        </w:drawing>
      </w:r>
    </w:p>
    <w:p w14:paraId="74C2700B" w14:textId="31024906" w:rsidR="00BA55C0" w:rsidRDefault="00184F24" w:rsidP="00BA55C0">
      <w:pPr>
        <w:pStyle w:val="Heading4"/>
        <w:numPr>
          <w:ilvl w:val="3"/>
          <w:numId w:val="1"/>
        </w:numPr>
      </w:pPr>
      <w:r>
        <w:lastRenderedPageBreak/>
        <w:t>Báo cáo</w:t>
      </w:r>
    </w:p>
    <w:p w14:paraId="625146E9" w14:textId="48317A82" w:rsidR="00BA55C0" w:rsidRDefault="00915116" w:rsidP="00BA55C0">
      <w:pPr>
        <w:pStyle w:val="BodyText"/>
        <w:rPr>
          <w:lang w:eastAsia="zh-CN"/>
        </w:rPr>
      </w:pPr>
      <w:r w:rsidRPr="00915116">
        <w:rPr>
          <w:noProof/>
          <w:lang w:eastAsia="en-US"/>
        </w:rPr>
        <w:drawing>
          <wp:inline distT="0" distB="0" distL="0" distR="0" wp14:anchorId="02858182" wp14:editId="2793B971">
            <wp:extent cx="7924800" cy="4983928"/>
            <wp:effectExtent l="0" t="0" r="0" b="7620"/>
            <wp:docPr id="12" name="Picture 12" descr="C:\Users\Win10-1809\OneDrive\Local_Destop\ASS\Design\UseCase-Báo cá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Win10-1809\OneDrive\Local_Destop\ASS\Design\UseCase-Báo cáo 2.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932070" cy="4988500"/>
                    </a:xfrm>
                    <a:prstGeom prst="rect">
                      <a:avLst/>
                    </a:prstGeom>
                    <a:noFill/>
                    <a:ln>
                      <a:noFill/>
                    </a:ln>
                  </pic:spPr>
                </pic:pic>
              </a:graphicData>
            </a:graphic>
          </wp:inline>
        </w:drawing>
      </w:r>
    </w:p>
    <w:p w14:paraId="631A4EA8" w14:textId="61D03FD6" w:rsidR="00BA55C0" w:rsidRDefault="00184F24" w:rsidP="00BA55C0">
      <w:pPr>
        <w:pStyle w:val="Heading4"/>
        <w:numPr>
          <w:ilvl w:val="3"/>
          <w:numId w:val="1"/>
        </w:numPr>
      </w:pPr>
      <w:r>
        <w:lastRenderedPageBreak/>
        <w:t>Book building</w:t>
      </w:r>
    </w:p>
    <w:p w14:paraId="0A9B4320" w14:textId="2B02A545" w:rsidR="00BA55C0" w:rsidRPr="00873004" w:rsidRDefault="00915116" w:rsidP="00915116">
      <w:pPr>
        <w:pStyle w:val="BodyText"/>
        <w:jc w:val="center"/>
        <w:rPr>
          <w:lang w:eastAsia="zh-CN"/>
        </w:rPr>
      </w:pPr>
      <w:r w:rsidRPr="00915116">
        <w:rPr>
          <w:noProof/>
          <w:lang w:eastAsia="en-US"/>
        </w:rPr>
        <w:drawing>
          <wp:inline distT="0" distB="0" distL="0" distR="0" wp14:anchorId="7CCF7E5D" wp14:editId="4A265459">
            <wp:extent cx="5314950" cy="4248150"/>
            <wp:effectExtent l="0" t="0" r="0" b="0"/>
            <wp:docPr id="13" name="Picture 13" descr="C:\Users\Win10-1809\OneDrive\Local_Destop\ASS\Design\UseCase-Book buil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Win10-1809\OneDrive\Local_Destop\ASS\Design\UseCase-Book building.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14950" cy="4248150"/>
                    </a:xfrm>
                    <a:prstGeom prst="rect">
                      <a:avLst/>
                    </a:prstGeom>
                    <a:noFill/>
                    <a:ln>
                      <a:noFill/>
                    </a:ln>
                  </pic:spPr>
                </pic:pic>
              </a:graphicData>
            </a:graphic>
          </wp:inline>
        </w:drawing>
      </w:r>
    </w:p>
    <w:p w14:paraId="32EA7EAA" w14:textId="686B86CA" w:rsidR="000B0CFF" w:rsidRPr="00FF7B39" w:rsidRDefault="000B0CFF" w:rsidP="00F619D2">
      <w:pPr>
        <w:jc w:val="center"/>
        <w:rPr>
          <w:rFonts w:eastAsia="SimSun"/>
          <w:sz w:val="28"/>
          <w:szCs w:val="28"/>
          <w:lang w:eastAsia="zh-CN"/>
        </w:rPr>
      </w:pPr>
    </w:p>
    <w:p w14:paraId="690A0849" w14:textId="77777777" w:rsidR="00F619D2" w:rsidRPr="00FF7B39" w:rsidRDefault="00F619D2">
      <w:pPr>
        <w:spacing w:before="0" w:after="0" w:line="240" w:lineRule="auto"/>
      </w:pPr>
      <w:r w:rsidRPr="00FF7B39">
        <w:br w:type="page"/>
      </w:r>
    </w:p>
    <w:p w14:paraId="40ECD221" w14:textId="77777777" w:rsidR="00F619D2" w:rsidRPr="00FF7B39" w:rsidRDefault="00F619D2" w:rsidP="00E826FB">
      <w:pPr>
        <w:pStyle w:val="Heading3"/>
        <w:sectPr w:rsidR="00F619D2" w:rsidRPr="00FF7B39" w:rsidSect="002F6146">
          <w:pgSz w:w="16840" w:h="11907" w:orient="landscape" w:code="9"/>
          <w:pgMar w:top="1701" w:right="1440" w:bottom="1134" w:left="1440" w:header="720" w:footer="720" w:gutter="0"/>
          <w:cols w:space="720"/>
          <w:docGrid w:linePitch="360"/>
        </w:sectPr>
      </w:pPr>
    </w:p>
    <w:p w14:paraId="03F553CD" w14:textId="77777777" w:rsidR="002F0166" w:rsidRPr="00FF7B39" w:rsidRDefault="002F0166" w:rsidP="002F0166">
      <w:pPr>
        <w:pStyle w:val="Heading3"/>
        <w:numPr>
          <w:ilvl w:val="2"/>
          <w:numId w:val="1"/>
        </w:numPr>
      </w:pPr>
      <w:bookmarkStart w:id="905" w:name="_Toc14772025"/>
      <w:r w:rsidRPr="00FF7B39">
        <w:lastRenderedPageBreak/>
        <w:t>Các yêu cầu phi chức năng</w:t>
      </w:r>
      <w:bookmarkEnd w:id="905"/>
    </w:p>
    <w:p w14:paraId="759C8130" w14:textId="77777777" w:rsidR="002F0166" w:rsidRPr="00FF7B39" w:rsidRDefault="002F0166" w:rsidP="002F0166">
      <w:pPr>
        <w:pStyle w:val="Heading4"/>
        <w:numPr>
          <w:ilvl w:val="3"/>
          <w:numId w:val="1"/>
        </w:numPr>
      </w:pPr>
      <w:r w:rsidRPr="00FF7B39">
        <w:t>Yêu cầu cần đáp ứng đối với cơ sở dữ liệu</w:t>
      </w:r>
    </w:p>
    <w:p w14:paraId="247764BA" w14:textId="77777777" w:rsidR="002E5B45" w:rsidRPr="007B04C9" w:rsidRDefault="002E5B45" w:rsidP="00F56049">
      <w:pPr>
        <w:pStyle w:val="ListBullet"/>
      </w:pPr>
      <w:r w:rsidRPr="007B04C9">
        <w:t xml:space="preserve">CSDL phải có chế độ thiết lập sao lưu dữ liệu định kỳ, đột xuất (người quản trị có thể thiết lập chế độ sao lưu dữ liệu theo ngày, giờ); </w:t>
      </w:r>
    </w:p>
    <w:p w14:paraId="13600073" w14:textId="77777777" w:rsidR="002E5B45" w:rsidRPr="007B04C9" w:rsidRDefault="002E5B45" w:rsidP="00F56049">
      <w:pPr>
        <w:pStyle w:val="ListBullet"/>
      </w:pPr>
      <w:r w:rsidRPr="007B04C9">
        <w:t>Cho phép phục hồi dữ liệu theo phiên bản đã được lưu trữ khi cần thiết hoặc khi có sự cố xảy ra;</w:t>
      </w:r>
    </w:p>
    <w:p w14:paraId="64FDFD30" w14:textId="77777777" w:rsidR="002E5B45" w:rsidRPr="007B04C9" w:rsidRDefault="002E5B45" w:rsidP="00F56049">
      <w:pPr>
        <w:pStyle w:val="ListBullet"/>
      </w:pPr>
      <w:r w:rsidRPr="007B04C9">
        <w:t>Định kỳ thực hiện việc sao lưu dữ liệu (tối thiểu 01 lần/tuần) để đảm bảo có thể nhanh chóng khôi phục lại hoạt động của hệ thống khi có xảy ra sự cố;</w:t>
      </w:r>
    </w:p>
    <w:p w14:paraId="4C04D358" w14:textId="77777777" w:rsidR="002F0166" w:rsidRPr="00FF7B39" w:rsidRDefault="002F0166" w:rsidP="002F0166">
      <w:pPr>
        <w:pStyle w:val="Heading4"/>
        <w:numPr>
          <w:ilvl w:val="3"/>
          <w:numId w:val="1"/>
        </w:numPr>
      </w:pPr>
      <w:r w:rsidRPr="00FF7B39">
        <w:t xml:space="preserve">Yêu cầu về bảo mật </w:t>
      </w:r>
    </w:p>
    <w:p w14:paraId="7D5B683D" w14:textId="77777777" w:rsidR="002E5B45" w:rsidRPr="007B04C9" w:rsidRDefault="002E5B45" w:rsidP="00F56049">
      <w:pPr>
        <w:pStyle w:val="ListBullet"/>
      </w:pPr>
      <w:r w:rsidRPr="007B04C9">
        <w:t xml:space="preserve">Hệ thống phần mềm </w:t>
      </w:r>
      <w:r w:rsidRPr="007B04C9">
        <w:rPr>
          <w:rFonts w:asciiTheme="majorHAnsi" w:hAnsiTheme="majorHAnsi" w:cstheme="majorHAnsi"/>
        </w:rPr>
        <w:t>phải</w:t>
      </w:r>
      <w:r w:rsidRPr="007B04C9">
        <w:t xml:space="preserve"> được bảo mật nhiều mức:</w:t>
      </w:r>
    </w:p>
    <w:p w14:paraId="36BAE53F" w14:textId="77777777" w:rsidR="002E5B45" w:rsidRPr="007B04C9" w:rsidRDefault="002E5B45" w:rsidP="00C928E4">
      <w:pPr>
        <w:pStyle w:val="ListParagraph"/>
        <w:numPr>
          <w:ilvl w:val="1"/>
          <w:numId w:val="16"/>
        </w:numPr>
        <w:rPr>
          <w:sz w:val="28"/>
          <w:szCs w:val="28"/>
        </w:rPr>
      </w:pPr>
      <w:r w:rsidRPr="007B04C9">
        <w:rPr>
          <w:sz w:val="28"/>
          <w:szCs w:val="28"/>
        </w:rPr>
        <w:t xml:space="preserve">Mức 1: Truy cập người dùng, mức này có thể kiểm soát qua mật khẩu chương trình cấp cho người dùng, mật khẩu này được mã hóa trước khi lưu trữ vào database; </w:t>
      </w:r>
    </w:p>
    <w:p w14:paraId="3AF969BE" w14:textId="77777777" w:rsidR="002E5B45" w:rsidRPr="007B04C9" w:rsidRDefault="002E5B45" w:rsidP="00C928E4">
      <w:pPr>
        <w:pStyle w:val="ListParagraph"/>
        <w:numPr>
          <w:ilvl w:val="1"/>
          <w:numId w:val="16"/>
        </w:numPr>
        <w:rPr>
          <w:sz w:val="28"/>
          <w:szCs w:val="28"/>
        </w:rPr>
      </w:pPr>
      <w:r w:rsidRPr="007B04C9">
        <w:rPr>
          <w:sz w:val="28"/>
          <w:szCs w:val="28"/>
        </w:rPr>
        <w:t>Mức 2: Mật khẩu mức CSDL, mật khẩu này là mật khẩu truy cập CSDL.</w:t>
      </w:r>
    </w:p>
    <w:p w14:paraId="0D5A7F49" w14:textId="77777777" w:rsidR="002E5B45" w:rsidRPr="002E5B45" w:rsidRDefault="002E5B45" w:rsidP="00F56049">
      <w:pPr>
        <w:pStyle w:val="ListBullet"/>
      </w:pPr>
      <w:r w:rsidRPr="002E5B45">
        <w:t>Sử dụng tên người dùng và mật khẩu đăng nhập để xác định người sử dụng hệ thống;</w:t>
      </w:r>
    </w:p>
    <w:p w14:paraId="63D1BE27" w14:textId="77777777" w:rsidR="002E5B45" w:rsidRPr="002E5B45" w:rsidRDefault="002E5B45" w:rsidP="00F56049">
      <w:pPr>
        <w:pStyle w:val="ListBullet"/>
      </w:pPr>
      <w:r w:rsidRPr="002E5B45">
        <w:t>Mật khẩu truy cập hệ thống phải được mã hóa. Mật khẩu phải có độ phức tạp, kết hợp các ký tự chữ cái (thường, hoa) với ký tự số và ký tự đặc biệt (@, #, $,…);</w:t>
      </w:r>
    </w:p>
    <w:p w14:paraId="0078C593" w14:textId="77777777" w:rsidR="002E5B45" w:rsidRPr="002E5B45" w:rsidRDefault="002E5B45" w:rsidP="00F56049">
      <w:pPr>
        <w:pStyle w:val="ListBullet"/>
      </w:pPr>
      <w:r w:rsidRPr="002E5B45">
        <w:t>Có tham số cho phép thiết lập thời gian định kỳ phải thay đổi mật khẩu;</w:t>
      </w:r>
    </w:p>
    <w:p w14:paraId="34403EFE" w14:textId="77777777" w:rsidR="002E5B45" w:rsidRPr="002E5B45" w:rsidRDefault="002E5B45" w:rsidP="00F56049">
      <w:pPr>
        <w:pStyle w:val="ListBullet"/>
      </w:pPr>
      <w:r w:rsidRPr="002E5B45">
        <w:t>Yêu cầu lần đăng nhập đầu tiên, người sử dụng phải thực hiện đổi mật khẩu ngay. Hai lần thay đổi mật khẩu liên tiếp không được trùng nhau;</w:t>
      </w:r>
    </w:p>
    <w:p w14:paraId="1FBD5EA8" w14:textId="77777777" w:rsidR="002E5B45" w:rsidRPr="002E5B45" w:rsidRDefault="002E5B45" w:rsidP="00F56049">
      <w:pPr>
        <w:pStyle w:val="ListBullet"/>
      </w:pPr>
      <w:r w:rsidRPr="002E5B45">
        <w:t>Mỗi tài khoản người sử dụng chỉ được đăng nhập 1 lần tại một thời điểm;</w:t>
      </w:r>
    </w:p>
    <w:p w14:paraId="3EE523D8" w14:textId="5087A313" w:rsidR="002E5B45" w:rsidRDefault="002E5B45" w:rsidP="00F56049">
      <w:pPr>
        <w:pStyle w:val="ListBullet"/>
      </w:pPr>
      <w:r w:rsidRPr="002E5B45">
        <w:lastRenderedPageBreak/>
        <w:t>Cho phép phân quyền theo chức năng theo từng người sử dụng, nhóm người sử dụng.</w:t>
      </w:r>
    </w:p>
    <w:p w14:paraId="7E87F80D" w14:textId="7ACDC197" w:rsidR="00CE5B56" w:rsidRDefault="00CE5B56" w:rsidP="00CE5B56">
      <w:pPr>
        <w:pStyle w:val="Heading5"/>
      </w:pPr>
      <w:r>
        <w:t xml:space="preserve">Quản lý xác thực </w:t>
      </w:r>
    </w:p>
    <w:p w14:paraId="33DE8964" w14:textId="1808F6EA" w:rsidR="00244969" w:rsidRPr="00244969" w:rsidRDefault="00CE5B56" w:rsidP="00244969">
      <w:pPr>
        <w:pStyle w:val="Heading6"/>
      </w:pPr>
      <w:r>
        <w:t>T</w:t>
      </w:r>
      <w:r w:rsidR="00244969">
        <w:t>hông tin định danh</w:t>
      </w:r>
    </w:p>
    <w:p w14:paraId="4288B8F6" w14:textId="2795A327" w:rsidR="00CE5B56" w:rsidRPr="00F56049" w:rsidRDefault="00244969" w:rsidP="00F56049">
      <w:pPr>
        <w:pStyle w:val="ListBullet"/>
        <w:numPr>
          <w:ilvl w:val="0"/>
          <w:numId w:val="17"/>
        </w:numPr>
      </w:pPr>
      <w:bookmarkStart w:id="906" w:name="_GoBack"/>
      <w:r w:rsidRPr="00F56049">
        <w:t>T</w:t>
      </w:r>
      <w:r w:rsidR="00CE5B56" w:rsidRPr="00F56049">
        <w:t>ên đăng nhậ</w:t>
      </w:r>
      <w:r w:rsidRPr="00F56049">
        <w:t>p:</w:t>
      </w:r>
    </w:p>
    <w:bookmarkEnd w:id="906"/>
    <w:p w14:paraId="0DC597EE" w14:textId="7BE5842E" w:rsidR="00244969" w:rsidRPr="00F56049" w:rsidRDefault="00244969" w:rsidP="00B44606">
      <w:pPr>
        <w:pStyle w:val="ListBullet"/>
        <w:numPr>
          <w:ilvl w:val="0"/>
          <w:numId w:val="109"/>
        </w:numPr>
      </w:pPr>
      <w:r w:rsidRPr="00F56049">
        <w:t xml:space="preserve">Tên </w:t>
      </w:r>
      <w:r w:rsidRPr="00F56049">
        <w:t>đăng nhập phải là duy nhất.</w:t>
      </w:r>
    </w:p>
    <w:p w14:paraId="4E9B30BB" w14:textId="7BE5842E" w:rsidR="00244969" w:rsidRPr="00F56049" w:rsidRDefault="00244969" w:rsidP="00B44606">
      <w:pPr>
        <w:pStyle w:val="ListBullet"/>
        <w:numPr>
          <w:ilvl w:val="0"/>
          <w:numId w:val="109"/>
        </w:numPr>
      </w:pPr>
      <w:r w:rsidRPr="00F56049">
        <w:t>Không phân biệt chữ hoa chữ thường.</w:t>
      </w:r>
    </w:p>
    <w:p w14:paraId="5C022E4D" w14:textId="77777777" w:rsidR="00244969" w:rsidRPr="00F56049" w:rsidRDefault="00244969" w:rsidP="00B44606">
      <w:pPr>
        <w:pStyle w:val="ListBullet"/>
        <w:numPr>
          <w:ilvl w:val="0"/>
          <w:numId w:val="109"/>
        </w:numPr>
      </w:pPr>
      <w:r w:rsidRPr="00F56049">
        <w:t>Chứa các tập ký tự gồm chữ cái, chữ số, dấu gạch dướ</w:t>
      </w:r>
      <w:r w:rsidRPr="00F56049">
        <w:t>i.</w:t>
      </w:r>
    </w:p>
    <w:p w14:paraId="33103500" w14:textId="137A744A" w:rsidR="00244969" w:rsidRPr="00F56049" w:rsidRDefault="00244969" w:rsidP="00F56049">
      <w:pPr>
        <w:pStyle w:val="ListBullet"/>
        <w:numPr>
          <w:ilvl w:val="0"/>
          <w:numId w:val="17"/>
        </w:numPr>
      </w:pPr>
      <w:r w:rsidRPr="00F56049">
        <w:t xml:space="preserve">Mật khẩu: </w:t>
      </w:r>
    </w:p>
    <w:p w14:paraId="5BCBF9F9" w14:textId="7555CF49" w:rsidR="00244969" w:rsidRPr="00F56049" w:rsidRDefault="00244969" w:rsidP="00B44606">
      <w:pPr>
        <w:pStyle w:val="ListBullet"/>
        <w:numPr>
          <w:ilvl w:val="0"/>
          <w:numId w:val="109"/>
        </w:numPr>
      </w:pPr>
      <w:r w:rsidRPr="00F56049">
        <w:t xml:space="preserve">Thiết </w:t>
      </w:r>
      <w:r w:rsidRPr="00F56049">
        <w:t>lập chính sách mật khẩu mạnh, có độ dài tối thiểu là 8 ký tự, chứa chữ cái, chữ số và ký tự đặc biệt</w:t>
      </w:r>
      <w:r w:rsidRPr="00F56049">
        <w:t>.</w:t>
      </w:r>
    </w:p>
    <w:p w14:paraId="63C36A0E" w14:textId="77777777" w:rsidR="00244969" w:rsidRPr="00F56049" w:rsidRDefault="00244969" w:rsidP="00B44606">
      <w:pPr>
        <w:pStyle w:val="ListBullet"/>
        <w:numPr>
          <w:ilvl w:val="0"/>
          <w:numId w:val="109"/>
        </w:numPr>
      </w:pPr>
      <w:r w:rsidRPr="00F56049">
        <w:t>Không được chứa thông tin cá nhân của người dùng, ví dụ: mã số nhân viên, email, ngày sinh, số điện thoại,…</w:t>
      </w:r>
    </w:p>
    <w:p w14:paraId="5AA5353E" w14:textId="77777777" w:rsidR="00244969" w:rsidRPr="00F56049" w:rsidRDefault="00244969" w:rsidP="00B44606">
      <w:pPr>
        <w:pStyle w:val="ListBullet"/>
        <w:numPr>
          <w:ilvl w:val="0"/>
          <w:numId w:val="109"/>
        </w:numPr>
      </w:pPr>
      <w:r w:rsidRPr="00F56049">
        <w:t xml:space="preserve">Thời gian hết hiệu lực cho mật khẩu tối đa là 90 ngày, mật khẩu mới không được trùng với mật khẩu hiện tại </w:t>
      </w:r>
    </w:p>
    <w:p w14:paraId="77FE146F" w14:textId="756AA586" w:rsidR="00244969" w:rsidRPr="00F56049" w:rsidRDefault="00244969" w:rsidP="00F56049">
      <w:pPr>
        <w:pStyle w:val="ListBullet"/>
        <w:numPr>
          <w:ilvl w:val="0"/>
          <w:numId w:val="17"/>
        </w:numPr>
      </w:pPr>
      <w:r w:rsidRPr="00F56049">
        <w:t>Chức năng reset và quên mật khẩu:</w:t>
      </w:r>
    </w:p>
    <w:p w14:paraId="520FF905" w14:textId="2562CFE8" w:rsidR="00244969" w:rsidRPr="00F56049" w:rsidRDefault="001717F5" w:rsidP="00B44606">
      <w:pPr>
        <w:pStyle w:val="ListBullet"/>
        <w:numPr>
          <w:ilvl w:val="0"/>
          <w:numId w:val="109"/>
        </w:numPr>
      </w:pPr>
      <w:r w:rsidRPr="00F56049">
        <w:t xml:space="preserve">Chức năng reset/ quên mật khẩu thực hiện qua hai cách: gửi mã OTP xác thực hoặc hoặc gửi mật khẩu qua email, tin nhắn. </w:t>
      </w:r>
    </w:p>
    <w:p w14:paraId="4ED50B23" w14:textId="3BA15757" w:rsidR="001717F5" w:rsidRPr="00F56049" w:rsidRDefault="001717F5" w:rsidP="00B44606">
      <w:pPr>
        <w:pStyle w:val="ListBullet"/>
        <w:numPr>
          <w:ilvl w:val="0"/>
          <w:numId w:val="109"/>
        </w:numPr>
      </w:pPr>
      <w:r w:rsidRPr="00F56049">
        <w:t xml:space="preserve">Nếu chức năng reset/quên mật khẩu thực hiện gửi mật khẩu qua email, tin nhắn thì mật khẩu phải được sinh ngẫu nhiên và phải tuân theo </w:t>
      </w:r>
      <w:r w:rsidR="00AE03F5" w:rsidRPr="00F56049">
        <w:t>nguyên tắc</w:t>
      </w:r>
      <w:r w:rsidRPr="00F56049">
        <w:t xml:space="preserve"> mật khẩu mạnh</w:t>
      </w:r>
      <w:r w:rsidRPr="00F56049">
        <w:t xml:space="preserve">. </w:t>
      </w:r>
    </w:p>
    <w:p w14:paraId="0014815B" w14:textId="57B6B89E" w:rsidR="001717F5" w:rsidRPr="00F56049" w:rsidRDefault="001717F5" w:rsidP="00B44606">
      <w:pPr>
        <w:pStyle w:val="ListBullet"/>
        <w:numPr>
          <w:ilvl w:val="0"/>
          <w:numId w:val="109"/>
        </w:numPr>
      </w:pPr>
      <w:r w:rsidRPr="00F56049">
        <w:t xml:space="preserve">Nếu chức năng reset/quên mật khẩu sử dụng mã OTP để kiểm tra xác nhận từ người dùng, </w:t>
      </w:r>
      <w:r w:rsidR="00AE03F5" w:rsidRPr="00F56049">
        <w:t xml:space="preserve">người dùng nhập mã OTP xác thực và thực hiện đặt lại mật khẩu theo nguyên tắc mật khẩu mạnh </w:t>
      </w:r>
    </w:p>
    <w:p w14:paraId="742D2E18" w14:textId="4616BAAE" w:rsidR="00AE03F5" w:rsidRPr="00F56049" w:rsidRDefault="00AE03F5" w:rsidP="00B44606">
      <w:pPr>
        <w:pStyle w:val="ListBullet"/>
        <w:numPr>
          <w:ilvl w:val="0"/>
          <w:numId w:val="109"/>
        </w:numPr>
      </w:pPr>
      <w:r w:rsidRPr="00F56049">
        <w:lastRenderedPageBreak/>
        <w:t>Đường dẫn reset/quên mật khẩu được gửi qua email phải bị mất hiệu lực sau lần truy cập đầu tiên hoặc sau 8 giờ nếu không truy cập</w:t>
      </w:r>
      <w:r w:rsidRPr="00F56049">
        <w:t>.</w:t>
      </w:r>
    </w:p>
    <w:p w14:paraId="17D5665C" w14:textId="1E74DFE5" w:rsidR="00AE03F5" w:rsidRPr="00F56049" w:rsidRDefault="00AE03F5" w:rsidP="00F56049">
      <w:pPr>
        <w:pStyle w:val="ListBullet"/>
        <w:numPr>
          <w:ilvl w:val="0"/>
          <w:numId w:val="17"/>
        </w:numPr>
      </w:pPr>
      <w:r w:rsidRPr="00F56049">
        <w:t>Chỉ lưu dạng mã hash của mật khẩ</w:t>
      </w:r>
      <w:r w:rsidRPr="00F56049">
        <w:t xml:space="preserve">u, mã PIN trong database, </w:t>
      </w:r>
      <w:r w:rsidRPr="00F56049">
        <w:t>sử dụng thuật toán hash từ SHA-256, SHA-512, SHA-3 và các thuật toán tương đương.</w:t>
      </w:r>
    </w:p>
    <w:p w14:paraId="04BE04C0" w14:textId="2EFA2FB9" w:rsidR="00AE03F5" w:rsidRDefault="00AE03F5" w:rsidP="00AE03F5">
      <w:pPr>
        <w:pStyle w:val="Heading6"/>
      </w:pPr>
      <w:r>
        <w:t>Xử lý xác thực</w:t>
      </w:r>
    </w:p>
    <w:p w14:paraId="4F05A05A" w14:textId="0B7D8583" w:rsidR="00AE03F5" w:rsidRPr="00F56049" w:rsidRDefault="00AE03F5" w:rsidP="00F56049">
      <w:pPr>
        <w:pStyle w:val="ListBullet"/>
        <w:numPr>
          <w:ilvl w:val="0"/>
          <w:numId w:val="17"/>
        </w:numPr>
      </w:pPr>
      <w:r w:rsidRPr="00F56049">
        <w:t>Trả về thông báo chung cho trường hợp người dùng đăng ký thông tin định danh (username, email,…) đã tồn tại tại chức năng đăng ký, hoặc gửi sai thông tin định danh tại các chức năng đăng nhập, reset/quên mật khẩu, đổi địa chỉ email,…</w:t>
      </w:r>
    </w:p>
    <w:p w14:paraId="6977A71D" w14:textId="2F6564D1" w:rsidR="00AE03F5" w:rsidRPr="00F56049" w:rsidRDefault="00AE03F5" w:rsidP="00F56049">
      <w:pPr>
        <w:pStyle w:val="ListBullet"/>
        <w:numPr>
          <w:ilvl w:val="0"/>
          <w:numId w:val="17"/>
        </w:numPr>
      </w:pPr>
      <w:r w:rsidRPr="00F56049">
        <w:t>K</w:t>
      </w:r>
      <w:r w:rsidRPr="00F56049">
        <w:t>hi đăng nhập sai quá 5 lần liên tiếp</w:t>
      </w:r>
      <w:r w:rsidRPr="00F56049">
        <w:t>, bật cơ chế bảo vệ bằng Captcha hoặc các hình thức tương đương</w:t>
      </w:r>
      <w:r w:rsidR="00ED240D" w:rsidRPr="00F56049">
        <w:t>. Captcha thỏa mãn các điều kiện:</w:t>
      </w:r>
    </w:p>
    <w:p w14:paraId="50DA6631" w14:textId="5425B568" w:rsidR="00ED240D" w:rsidRPr="00F56049" w:rsidRDefault="00ED240D" w:rsidP="00B44606">
      <w:pPr>
        <w:pStyle w:val="ListBullet"/>
        <w:numPr>
          <w:ilvl w:val="0"/>
          <w:numId w:val="109"/>
        </w:numPr>
      </w:pPr>
      <w:r w:rsidRPr="00F56049">
        <w:t>Captcha có giá trị ngẫu nhiên, bao gồm chữ cái và chữ số, độ dài tối thiểu là 5 ký tự.</w:t>
      </w:r>
    </w:p>
    <w:p w14:paraId="517B682F" w14:textId="14BD7548" w:rsidR="00ED240D" w:rsidRPr="00F56049" w:rsidRDefault="00ED240D" w:rsidP="00B44606">
      <w:pPr>
        <w:pStyle w:val="ListBullet"/>
        <w:numPr>
          <w:ilvl w:val="0"/>
          <w:numId w:val="109"/>
        </w:numPr>
      </w:pPr>
      <w:r w:rsidRPr="00F56049">
        <w:t>Thêm</w:t>
      </w:r>
      <w:r w:rsidRPr="00F56049">
        <w:t xml:space="preserve"> các phương thức làm nhiễu ảnh để tránh bị đọc bởi các công cụ tự động</w:t>
      </w:r>
      <w:r w:rsidRPr="00F56049">
        <w:t>.</w:t>
      </w:r>
    </w:p>
    <w:p w14:paraId="1AB23F18" w14:textId="169EF601" w:rsidR="00AE03F5" w:rsidRPr="00F56049" w:rsidRDefault="00ED240D" w:rsidP="00B44606">
      <w:pPr>
        <w:pStyle w:val="ListBullet"/>
        <w:numPr>
          <w:ilvl w:val="0"/>
          <w:numId w:val="109"/>
        </w:numPr>
      </w:pPr>
      <w:r w:rsidRPr="00F56049">
        <w:t xml:space="preserve">Đếm </w:t>
      </w:r>
      <w:r w:rsidRPr="00F56049">
        <w:t>số lần đăng nhập sai không được dựa theo SessionID và giá trị đếm số lần đăng nhập sai không được lưu phía client.</w:t>
      </w:r>
    </w:p>
    <w:p w14:paraId="6B502EFF" w14:textId="3FBC3FC2" w:rsidR="00ED240D" w:rsidRPr="00F56049" w:rsidRDefault="00ED240D" w:rsidP="00F56049">
      <w:pPr>
        <w:pStyle w:val="ListBullet"/>
        <w:numPr>
          <w:ilvl w:val="0"/>
          <w:numId w:val="17"/>
        </w:numPr>
      </w:pPr>
      <w:r w:rsidRPr="00F56049">
        <w:t>S</w:t>
      </w:r>
      <w:r w:rsidRPr="00F56049">
        <w:t>ử dụng phương thức POST để submit thông tin định danh, sử dụng HTTPS cho đường truyền để tăng tính bảo mật</w:t>
      </w:r>
      <w:r w:rsidRPr="00F56049">
        <w:t>.</w:t>
      </w:r>
    </w:p>
    <w:p w14:paraId="33E6D2D7" w14:textId="0FAD6895" w:rsidR="00ED240D" w:rsidRPr="00F56049" w:rsidRDefault="00ED240D" w:rsidP="00F56049">
      <w:pPr>
        <w:pStyle w:val="ListBullet"/>
        <w:numPr>
          <w:ilvl w:val="0"/>
          <w:numId w:val="17"/>
        </w:numPr>
      </w:pPr>
      <w:r w:rsidRPr="00F56049">
        <w:t>Tắt tính năng “autocomplete” đối với form chứa thông tin nhạy cảm như: mã thẻ ngân hàng, mã thẻ cào, mã thẻ khách hàng…</w:t>
      </w:r>
    </w:p>
    <w:p w14:paraId="0A91E064" w14:textId="38CBAE7E" w:rsidR="00ED240D" w:rsidRDefault="00ED240D" w:rsidP="003B1217">
      <w:pPr>
        <w:pStyle w:val="Heading5"/>
        <w:jc w:val="both"/>
        <w:rPr>
          <w:shd w:val="clear" w:color="auto" w:fill="FFFFFF"/>
        </w:rPr>
      </w:pPr>
      <w:r>
        <w:rPr>
          <w:shd w:val="clear" w:color="auto" w:fill="FFFFFF"/>
        </w:rPr>
        <w:t xml:space="preserve">Quản lý phiên đăng nhập </w:t>
      </w:r>
    </w:p>
    <w:p w14:paraId="78F1DCEE" w14:textId="7EC2B984" w:rsidR="00ED240D" w:rsidRPr="00F56049" w:rsidRDefault="00ED240D" w:rsidP="00F56049">
      <w:pPr>
        <w:pStyle w:val="ListBullet"/>
        <w:numPr>
          <w:ilvl w:val="0"/>
          <w:numId w:val="17"/>
        </w:numPr>
      </w:pPr>
      <w:r w:rsidRPr="00F56049">
        <w:lastRenderedPageBreak/>
        <w:t xml:space="preserve">Phiên </w:t>
      </w:r>
      <w:r w:rsidRPr="00F56049">
        <w:t>phải được quản lý bởi server, sinh ngẫu nhiên và độ dài tối thiểu là 128-bit.</w:t>
      </w:r>
    </w:p>
    <w:p w14:paraId="7E877593" w14:textId="5C4F774C" w:rsidR="00ED240D" w:rsidRPr="00F56049" w:rsidRDefault="00ED240D" w:rsidP="00F56049">
      <w:pPr>
        <w:pStyle w:val="ListBullet"/>
        <w:numPr>
          <w:ilvl w:val="0"/>
          <w:numId w:val="17"/>
        </w:numPr>
      </w:pPr>
      <w:r w:rsidRPr="00F56049">
        <w:t xml:space="preserve">Phiên </w:t>
      </w:r>
      <w:r w:rsidRPr="00F56049">
        <w:t>phải được thiết lập thời gian timeout, giá trị timeout nên cân bằng giữa nhu cầu thương mại và yếu tố bảo mật</w:t>
      </w:r>
    </w:p>
    <w:p w14:paraId="60A2AD48" w14:textId="77777777" w:rsidR="00ED240D" w:rsidRPr="00ED240D" w:rsidRDefault="00ED240D" w:rsidP="00F56049">
      <w:pPr>
        <w:pStyle w:val="ListBullet"/>
        <w:numPr>
          <w:ilvl w:val="0"/>
          <w:numId w:val="17"/>
        </w:numPr>
      </w:pPr>
      <w:r w:rsidRPr="00F56049">
        <w:t xml:space="preserve">Tạo mới </w:t>
      </w:r>
      <w:r w:rsidRPr="00F56049">
        <w:t>phiên</w:t>
      </w:r>
      <w:r w:rsidRPr="00F56049">
        <w:t xml:space="preserve"> sau khi đăng nhập thành công.</w:t>
      </w:r>
    </w:p>
    <w:p w14:paraId="4C0B4C76" w14:textId="77777777" w:rsidR="00ED240D" w:rsidRPr="00F56049" w:rsidRDefault="00ED240D" w:rsidP="00F56049">
      <w:pPr>
        <w:pStyle w:val="ListBullet"/>
        <w:numPr>
          <w:ilvl w:val="0"/>
          <w:numId w:val="17"/>
        </w:numPr>
      </w:pPr>
      <w:r w:rsidRPr="00F56049">
        <w:t xml:space="preserve">Xóa giá trị </w:t>
      </w:r>
      <w:r w:rsidRPr="00F56049">
        <w:t>ID phiên</w:t>
      </w:r>
      <w:r w:rsidRPr="00F56049">
        <w:t xml:space="preserve"> và các dữ liệu gắn với </w:t>
      </w:r>
      <w:r w:rsidRPr="00F56049">
        <w:t>phiên</w:t>
      </w:r>
      <w:r w:rsidRPr="00F56049">
        <w:t xml:space="preserve"> đó khi người dùng đăng xuất.</w:t>
      </w:r>
    </w:p>
    <w:p w14:paraId="0957FE9B" w14:textId="77777777" w:rsidR="00ED240D" w:rsidRPr="00F56049" w:rsidRDefault="00ED240D" w:rsidP="00F56049">
      <w:pPr>
        <w:pStyle w:val="ListBullet"/>
        <w:numPr>
          <w:ilvl w:val="0"/>
          <w:numId w:val="17"/>
        </w:numPr>
      </w:pPr>
      <w:r w:rsidRPr="00F56049">
        <w:t>Cấu hình thuộc tính “Secure” đối với các ứng dụng sử dụng HTTPS và “HTTP-Only” cho trường Cookie.</w:t>
      </w:r>
    </w:p>
    <w:p w14:paraId="08AA751A" w14:textId="77777777" w:rsidR="0044358C" w:rsidRPr="00F56049" w:rsidRDefault="0044358C" w:rsidP="00F56049">
      <w:pPr>
        <w:pStyle w:val="ListBullet"/>
        <w:numPr>
          <w:ilvl w:val="0"/>
          <w:numId w:val="17"/>
        </w:numPr>
      </w:pPr>
      <w:r w:rsidRPr="00F56049">
        <w:t>Đối với các chức năng quan trọng có tương tác với database, ứng với mỗi phiên phải sinh thêm 1 token ngẫu nhiên, và thực hiện kiểm tra tính hợp lệ của token này trước khi xử lý truy vấn từ người dùng.</w:t>
      </w:r>
    </w:p>
    <w:p w14:paraId="4AEEB675" w14:textId="4DBB91FB" w:rsidR="0044358C" w:rsidRDefault="0044358C" w:rsidP="003B1217">
      <w:pPr>
        <w:pStyle w:val="Heading5"/>
        <w:jc w:val="both"/>
        <w:rPr>
          <w:shd w:val="clear" w:color="auto" w:fill="FFFFFF"/>
        </w:rPr>
      </w:pPr>
      <w:r>
        <w:rPr>
          <w:shd w:val="clear" w:color="auto" w:fill="FFFFFF"/>
        </w:rPr>
        <w:t xml:space="preserve">Phân quyền </w:t>
      </w:r>
    </w:p>
    <w:p w14:paraId="2FDC2C7E" w14:textId="583F2ACB" w:rsidR="0044358C" w:rsidRPr="00F56049" w:rsidRDefault="0044358C" w:rsidP="00F56049">
      <w:pPr>
        <w:pStyle w:val="ListBullet"/>
        <w:numPr>
          <w:ilvl w:val="0"/>
          <w:numId w:val="17"/>
        </w:numPr>
      </w:pPr>
      <w:r w:rsidRPr="00F56049">
        <w:t>Kiểm tra phân quyền dựa trên các đối tượng được lưu tại server</w:t>
      </w:r>
    </w:p>
    <w:p w14:paraId="079AF5C3" w14:textId="77777777" w:rsidR="0044358C" w:rsidRPr="00F56049" w:rsidRDefault="0044358C" w:rsidP="00F56049">
      <w:pPr>
        <w:pStyle w:val="ListBullet"/>
        <w:numPr>
          <w:ilvl w:val="0"/>
          <w:numId w:val="17"/>
        </w:numPr>
      </w:pPr>
      <w:r w:rsidRPr="00F56049">
        <w:t>Phân quyền tối thiểu, chỉ đáp ứng đủ chức năng và tài nguyên cho người dùng/ứng dụng.</w:t>
      </w:r>
    </w:p>
    <w:p w14:paraId="1A048DBB" w14:textId="77777777" w:rsidR="0044358C" w:rsidRPr="00F56049" w:rsidRDefault="0044358C" w:rsidP="00F56049">
      <w:pPr>
        <w:pStyle w:val="ListBullet"/>
        <w:numPr>
          <w:ilvl w:val="0"/>
          <w:numId w:val="17"/>
        </w:numPr>
      </w:pPr>
      <w:r w:rsidRPr="00F56049">
        <w:t>Phía giao diện người dùng: Chỉ hiển thị các thành phần giao diện, đường dẫn, hàm,... tương ứng với quyền của người dùng.</w:t>
      </w:r>
    </w:p>
    <w:p w14:paraId="27191331" w14:textId="6FB3F3F0" w:rsidR="0044358C" w:rsidRPr="00F56049" w:rsidRDefault="0044358C" w:rsidP="00F56049">
      <w:pPr>
        <w:pStyle w:val="ListBullet"/>
        <w:numPr>
          <w:ilvl w:val="0"/>
          <w:numId w:val="17"/>
        </w:numPr>
      </w:pPr>
      <w:r w:rsidRPr="00F56049">
        <w:t>Phía server: Kiểm tra quyền tác động của người dùng/ứng dụng trên các hàm và tài nguyên tương ứng trước khi thực hiện bất cứ tác vụ nào tới hệ thống</w:t>
      </w:r>
      <w:r w:rsidRPr="00F56049">
        <w:t>.</w:t>
      </w:r>
    </w:p>
    <w:p w14:paraId="6032C36E" w14:textId="77777777" w:rsidR="0044358C" w:rsidRPr="00F56049" w:rsidRDefault="0044358C" w:rsidP="00F56049">
      <w:pPr>
        <w:pStyle w:val="ListBullet"/>
        <w:numPr>
          <w:ilvl w:val="0"/>
          <w:numId w:val="17"/>
        </w:numPr>
      </w:pPr>
      <w:r w:rsidRPr="00F56049">
        <w:t>Có</w:t>
      </w:r>
      <w:r w:rsidRPr="00F56049">
        <w:t xml:space="preserve"> tính năng xóa phiên làm việc hiện tại của người dùng hoặc các cơ chế tương đương đối với các trường hợp quyền người dùng bị thay đổi hoặc bị disable bởi người dùng có thẩm quyền.</w:t>
      </w:r>
    </w:p>
    <w:p w14:paraId="68B67710" w14:textId="6D54422C" w:rsidR="003B1217" w:rsidRPr="0044358C" w:rsidRDefault="0044358C" w:rsidP="00F56049">
      <w:pPr>
        <w:pStyle w:val="ListBullet"/>
        <w:numPr>
          <w:ilvl w:val="0"/>
          <w:numId w:val="17"/>
        </w:numPr>
      </w:pPr>
      <w:r w:rsidRPr="00F56049">
        <w:lastRenderedPageBreak/>
        <w:t>Không đặt trang quản trị public internet, trong trường hợp bắt buộc phải đặt public phải giới hạn các IP được phép truy cập hoặc sử dụng cơ chế xác thực đa nhân tố.</w:t>
      </w:r>
    </w:p>
    <w:p w14:paraId="5702569C" w14:textId="5041BD57" w:rsidR="0044358C" w:rsidRDefault="0044358C" w:rsidP="0044358C">
      <w:pPr>
        <w:pStyle w:val="Heading5"/>
      </w:pPr>
      <w:r w:rsidRPr="0044358C">
        <w:t>Tương tác vớ</w:t>
      </w:r>
      <w:r>
        <w:t>i back-end</w:t>
      </w:r>
    </w:p>
    <w:p w14:paraId="05099AFC" w14:textId="3DF63069" w:rsidR="0044358C" w:rsidRPr="00F56049" w:rsidRDefault="0044358C" w:rsidP="00F56049">
      <w:pPr>
        <w:pStyle w:val="ListBullet"/>
        <w:numPr>
          <w:ilvl w:val="0"/>
          <w:numId w:val="17"/>
        </w:numPr>
      </w:pPr>
      <w:r>
        <w:t xml:space="preserve">Mã hóa các dữ liệu nhạy cảm: Đối </w:t>
      </w:r>
      <w:r w:rsidRPr="00F56049">
        <w:t>với các loại dữ liệu nhạy cảm như thông tin tài khoản ngân hàng, private key… phải thực hiện mã hóa trước khi lưu trữ, sử dụng thuật toán AES-256 hoặc các thuật toán tương đương.</w:t>
      </w:r>
    </w:p>
    <w:p w14:paraId="28ABF2CE" w14:textId="3FE12744" w:rsidR="0044358C" w:rsidRPr="00F56049" w:rsidRDefault="00F56049" w:rsidP="00F56049">
      <w:pPr>
        <w:pStyle w:val="ListBullet"/>
        <w:numPr>
          <w:ilvl w:val="0"/>
          <w:numId w:val="17"/>
        </w:numPr>
      </w:pPr>
      <w:r>
        <w:t>SQL</w:t>
      </w:r>
    </w:p>
    <w:p w14:paraId="5473D043" w14:textId="13AAEAE6" w:rsidR="0044358C" w:rsidRPr="00F56049" w:rsidRDefault="0044358C" w:rsidP="00B44606">
      <w:pPr>
        <w:pStyle w:val="ListBullet"/>
        <w:numPr>
          <w:ilvl w:val="0"/>
          <w:numId w:val="109"/>
        </w:numPr>
      </w:pPr>
      <w:r w:rsidRPr="00F56049">
        <w:t>Sử dụng mô hình truy vấn prepared statement (parameterized query) hoặc các hình thức tương đương.</w:t>
      </w:r>
    </w:p>
    <w:p w14:paraId="1F02381F" w14:textId="2A1C1BEE" w:rsidR="0044358C" w:rsidRPr="00F56049" w:rsidRDefault="0044358C" w:rsidP="00B44606">
      <w:pPr>
        <w:pStyle w:val="ListBullet"/>
        <w:numPr>
          <w:ilvl w:val="0"/>
          <w:numId w:val="109"/>
        </w:numPr>
      </w:pPr>
      <w:r w:rsidRPr="00F56049">
        <w:t>Trong 1 số trường hợp không sử dụng được các mô hình ở trên, phải thiết lập danh sách whitelist các đầu vào mong muốn.</w:t>
      </w:r>
    </w:p>
    <w:p w14:paraId="136831BC" w14:textId="2E467CC1" w:rsidR="0044358C" w:rsidRPr="00F56049" w:rsidRDefault="0044358C" w:rsidP="00F56049">
      <w:pPr>
        <w:pStyle w:val="ListBullet"/>
        <w:numPr>
          <w:ilvl w:val="0"/>
          <w:numId w:val="17"/>
        </w:numPr>
      </w:pPr>
      <w:r w:rsidRPr="00F56049">
        <w:t>XPath</w:t>
      </w:r>
    </w:p>
    <w:p w14:paraId="79C99FC0" w14:textId="2190318C" w:rsidR="0044358C" w:rsidRPr="00F56049" w:rsidRDefault="008216FE" w:rsidP="00B44606">
      <w:pPr>
        <w:pStyle w:val="ListBullet"/>
        <w:numPr>
          <w:ilvl w:val="0"/>
          <w:numId w:val="109"/>
        </w:numPr>
      </w:pPr>
      <w:r w:rsidRPr="00F56049">
        <w:t>Thiết lập danh sách whitelist các ký tự đầu vào mong muốn, đầu vào nên là tập hợp của chữ cái, chữ số.</w:t>
      </w:r>
    </w:p>
    <w:p w14:paraId="33C98D8B" w14:textId="7636F056" w:rsidR="008216FE" w:rsidRPr="00F56049" w:rsidRDefault="008216FE" w:rsidP="00B44606">
      <w:pPr>
        <w:pStyle w:val="ListBullet"/>
        <w:numPr>
          <w:ilvl w:val="0"/>
          <w:numId w:val="109"/>
        </w:numPr>
      </w:pPr>
      <w:r w:rsidRPr="00F56049">
        <w:t>Lập danh sách blacklist các ký tự đặc biệt (( ) = ‘ [ ] : , * / và dấu cách), loại bỏ các đầu vào có chứa các ký tự nằm trong blacklist.</w:t>
      </w:r>
    </w:p>
    <w:p w14:paraId="34AF0595" w14:textId="064D6C9F" w:rsidR="008216FE" w:rsidRPr="00F56049" w:rsidRDefault="00F56049" w:rsidP="00F56049">
      <w:pPr>
        <w:pStyle w:val="ListBullet"/>
        <w:numPr>
          <w:ilvl w:val="0"/>
          <w:numId w:val="17"/>
        </w:numPr>
      </w:pPr>
      <w:r>
        <w:t>LDAP</w:t>
      </w:r>
    </w:p>
    <w:p w14:paraId="2CDD898D" w14:textId="65B0340A" w:rsidR="008216FE" w:rsidRPr="00F56049" w:rsidRDefault="008216FE" w:rsidP="00B44606">
      <w:pPr>
        <w:pStyle w:val="ListBullet"/>
        <w:numPr>
          <w:ilvl w:val="0"/>
          <w:numId w:val="109"/>
        </w:numPr>
      </w:pPr>
      <w:r w:rsidRPr="00F56049">
        <w:t>Thiết lập danh sách whitelist các ký tự đầu vào mong muốn, đầu vào nên là tập hợp của chữ cái, chữ số</w:t>
      </w:r>
      <w:r w:rsidRPr="00F56049">
        <w:t>.</w:t>
      </w:r>
    </w:p>
    <w:p w14:paraId="21D8FC5F" w14:textId="73A3EB24" w:rsidR="008216FE" w:rsidRPr="00F56049" w:rsidRDefault="008216FE" w:rsidP="00B44606">
      <w:pPr>
        <w:pStyle w:val="ListBullet"/>
        <w:numPr>
          <w:ilvl w:val="0"/>
          <w:numId w:val="109"/>
        </w:numPr>
      </w:pPr>
      <w:r w:rsidRPr="00F56049">
        <w:t>Lập danh sách blacklist các ký tự đặc biệt (( ) ; , * | &amp; = và nullbyte), loại bỏ các đầu vào có chứa các ký tự nằm trong blacklist.</w:t>
      </w:r>
    </w:p>
    <w:p w14:paraId="7280B538" w14:textId="26C5ABAB" w:rsidR="008216FE" w:rsidRPr="00F56049" w:rsidRDefault="008216FE" w:rsidP="00F56049">
      <w:pPr>
        <w:pStyle w:val="ListBullet"/>
        <w:numPr>
          <w:ilvl w:val="0"/>
          <w:numId w:val="17"/>
        </w:numPr>
      </w:pPr>
      <w:r w:rsidRPr="00F56049">
        <w:t>Tương tác vớ</w:t>
      </w:r>
      <w:r w:rsidR="00F56049">
        <w:t>i OS</w:t>
      </w:r>
    </w:p>
    <w:p w14:paraId="38B0E0BA" w14:textId="77777777" w:rsidR="008216FE" w:rsidRPr="00F56049" w:rsidRDefault="008216FE" w:rsidP="00B44606">
      <w:pPr>
        <w:pStyle w:val="ListBullet"/>
        <w:numPr>
          <w:ilvl w:val="0"/>
          <w:numId w:val="109"/>
        </w:numPr>
      </w:pPr>
      <w:r w:rsidRPr="00F56049">
        <w:lastRenderedPageBreak/>
        <w:t>Sử dụng các API hỗ trợ việc thực thi câu lệnh hệ thống.</w:t>
      </w:r>
    </w:p>
    <w:p w14:paraId="6359FEDF" w14:textId="77777777" w:rsidR="008216FE" w:rsidRPr="00F56049" w:rsidRDefault="008216FE" w:rsidP="00B44606">
      <w:pPr>
        <w:pStyle w:val="ListBullet"/>
        <w:numPr>
          <w:ilvl w:val="0"/>
          <w:numId w:val="109"/>
        </w:numPr>
      </w:pPr>
      <w:r w:rsidRPr="00F56049">
        <w:t>Không truyền trực tiếp dữ liệu người dùng truyền lên tới OS, trong trường hợp bắt buộc phải thiết lập danh sách whitelist các đầu vào mong muốn.</w:t>
      </w:r>
    </w:p>
    <w:p w14:paraId="2DC20CEA" w14:textId="5891BCD9" w:rsidR="008216FE" w:rsidRPr="00F56049" w:rsidRDefault="008216FE" w:rsidP="00F56049">
      <w:pPr>
        <w:pStyle w:val="ListBullet"/>
        <w:numPr>
          <w:ilvl w:val="0"/>
          <w:numId w:val="17"/>
        </w:numPr>
      </w:pPr>
      <w:r w:rsidRPr="00F56049">
        <w:t>Tương tác vớ</w:t>
      </w:r>
      <w:r w:rsidR="00F56049">
        <w:t>i file</w:t>
      </w:r>
    </w:p>
    <w:p w14:paraId="2B788AC1" w14:textId="77777777" w:rsidR="008216FE" w:rsidRPr="00F56049" w:rsidRDefault="008216FE" w:rsidP="00B44606">
      <w:pPr>
        <w:pStyle w:val="ListBullet"/>
        <w:numPr>
          <w:ilvl w:val="0"/>
          <w:numId w:val="109"/>
        </w:numPr>
      </w:pPr>
      <w:r w:rsidRPr="00F56049">
        <w:t>Không truyền trực tiếp dữ liệu từ người dùng đến các hàm include file.</w:t>
      </w:r>
    </w:p>
    <w:p w14:paraId="693CC6F7" w14:textId="77777777" w:rsidR="008216FE" w:rsidRPr="00F56049" w:rsidRDefault="008216FE" w:rsidP="00B44606">
      <w:pPr>
        <w:pStyle w:val="ListBullet"/>
        <w:numPr>
          <w:ilvl w:val="0"/>
          <w:numId w:val="109"/>
        </w:numPr>
      </w:pPr>
      <w:r w:rsidRPr="00F56049">
        <w:t>Lập danh sách whitelist các định dạng file được phép upload.</w:t>
      </w:r>
    </w:p>
    <w:p w14:paraId="221163A5" w14:textId="4A1A395B" w:rsidR="008216FE" w:rsidRPr="00F56049" w:rsidRDefault="008216FE" w:rsidP="00B44606">
      <w:pPr>
        <w:pStyle w:val="ListBullet"/>
        <w:numPr>
          <w:ilvl w:val="0"/>
          <w:numId w:val="109"/>
        </w:numPr>
      </w:pPr>
      <w:r w:rsidRPr="00F56049">
        <w:t>Validate file hợp lệ bằng cách kiểm tra phần mở rộng của file tương ứng với whitelist định dạng file</w:t>
      </w:r>
    </w:p>
    <w:p w14:paraId="6B172CF3" w14:textId="42281F35" w:rsidR="008216FE" w:rsidRPr="00F56049" w:rsidRDefault="008216FE" w:rsidP="00B44606">
      <w:pPr>
        <w:pStyle w:val="ListBullet"/>
        <w:numPr>
          <w:ilvl w:val="0"/>
          <w:numId w:val="109"/>
        </w:numPr>
      </w:pPr>
      <w:r w:rsidRPr="00F56049">
        <w:t>Với các trường hợp không bắt buộc thì không lưu file upload trong thư mục web, bỏ quyền thực thi trên thư mục upload</w:t>
      </w:r>
    </w:p>
    <w:p w14:paraId="184212D1" w14:textId="73581661" w:rsidR="008216FE" w:rsidRPr="00F56049" w:rsidRDefault="008216FE" w:rsidP="00B44606">
      <w:pPr>
        <w:pStyle w:val="ListBullet"/>
        <w:numPr>
          <w:ilvl w:val="0"/>
          <w:numId w:val="109"/>
        </w:numPr>
      </w:pPr>
      <w:r w:rsidRPr="00F56049">
        <w:t>Khi cần ánh xạ tới các file tồn tại trên hệ thống phải thiết lập danh sách whitelist đầu vào mong muốn hoặc gán các giá trị định danh tương ứng file thay vì truyền tên file.</w:t>
      </w:r>
    </w:p>
    <w:p w14:paraId="155F8B31" w14:textId="78B80DFF" w:rsidR="008216FE" w:rsidRPr="00F56049" w:rsidRDefault="008216FE" w:rsidP="00B44606">
      <w:pPr>
        <w:pStyle w:val="ListBullet"/>
        <w:numPr>
          <w:ilvl w:val="0"/>
          <w:numId w:val="109"/>
        </w:numPr>
      </w:pPr>
      <w:r w:rsidRPr="00F56049">
        <w:t>Không trả về đường dẫn tuyệt đối của file.</w:t>
      </w:r>
    </w:p>
    <w:p w14:paraId="47FDEEF1" w14:textId="7EC14629" w:rsidR="008216FE" w:rsidRPr="00F56049" w:rsidRDefault="008216FE" w:rsidP="00B44606">
      <w:pPr>
        <w:pStyle w:val="ListBullet"/>
        <w:numPr>
          <w:ilvl w:val="0"/>
          <w:numId w:val="109"/>
        </w:numPr>
      </w:pPr>
      <w:r w:rsidRPr="00F56049">
        <w:t>Tất cả dữ liệu, tài nguyên hệ thống (báo cáo, file upload, file cấu hình...) không được lưu trong thư mục cho phép truy cập trực tiếp không qua xác thực.</w:t>
      </w:r>
    </w:p>
    <w:p w14:paraId="24965B0B" w14:textId="77777777" w:rsidR="003B1217" w:rsidRPr="00F56049" w:rsidRDefault="003B1217" w:rsidP="00F56049">
      <w:pPr>
        <w:pStyle w:val="ListBullet"/>
        <w:numPr>
          <w:ilvl w:val="0"/>
          <w:numId w:val="17"/>
        </w:numPr>
      </w:pPr>
      <w:r w:rsidRPr="00F56049">
        <w:t>Xử lý back-end HTTP request </w:t>
      </w:r>
    </w:p>
    <w:p w14:paraId="0DD214EA" w14:textId="77777777" w:rsidR="003B1217" w:rsidRPr="00F56049" w:rsidRDefault="003B1217" w:rsidP="00B44606">
      <w:pPr>
        <w:pStyle w:val="ListBullet"/>
        <w:numPr>
          <w:ilvl w:val="0"/>
          <w:numId w:val="109"/>
        </w:numPr>
      </w:pPr>
      <w:r w:rsidRPr="00F56049">
        <w:t>Khi tạo HTTP request phía server, các tham số GET, POST cho request đó tránh tạo từ dữ liệu phía người dùng, hoặc phải được kiểm tra cẩn thận để chống ghi đè các tham số khác.    </w:t>
      </w:r>
    </w:p>
    <w:p w14:paraId="7694098F" w14:textId="77777777" w:rsidR="003B1217" w:rsidRPr="00F56049" w:rsidRDefault="003B1217" w:rsidP="00B44606">
      <w:pPr>
        <w:pStyle w:val="ListBullet"/>
        <w:numPr>
          <w:ilvl w:val="0"/>
          <w:numId w:val="109"/>
        </w:numPr>
      </w:pPr>
      <w:r w:rsidRPr="00F56049">
        <w:lastRenderedPageBreak/>
        <w:t>Không lấy địa chỉ server từ dữ liệu người dùng gửi lên. Trong trường hợp địa chỉ server cần lấy từ người dùng, phải blacklist các IP trong dải nội bộ sau khi đã phân giải DNS.</w:t>
      </w:r>
    </w:p>
    <w:p w14:paraId="4A097D85" w14:textId="77777777" w:rsidR="003B1217" w:rsidRPr="00F56049" w:rsidRDefault="003B1217" w:rsidP="00F56049">
      <w:pPr>
        <w:pStyle w:val="ListBullet"/>
        <w:numPr>
          <w:ilvl w:val="0"/>
          <w:numId w:val="17"/>
        </w:numPr>
      </w:pPr>
      <w:r w:rsidRPr="00F56049">
        <w:t>Tương tác với XML</w:t>
      </w:r>
    </w:p>
    <w:p w14:paraId="2C967EC7" w14:textId="77777777" w:rsidR="003B1217" w:rsidRPr="00F56049" w:rsidRDefault="003B1217" w:rsidP="00B44606">
      <w:pPr>
        <w:pStyle w:val="ListBullet"/>
        <w:numPr>
          <w:ilvl w:val="0"/>
          <w:numId w:val="109"/>
        </w:numPr>
      </w:pPr>
      <w:r w:rsidRPr="00F56049">
        <w:t>Tắt tính năng “external entity resolves” và “remote doctype retrival” của xml parser khi đọc dữ liệu xml.</w:t>
      </w:r>
    </w:p>
    <w:p w14:paraId="1F4A299B" w14:textId="77777777" w:rsidR="003B1217" w:rsidRPr="00F56049" w:rsidRDefault="003B1217" w:rsidP="00B44606">
      <w:pPr>
        <w:pStyle w:val="ListBullet"/>
        <w:numPr>
          <w:ilvl w:val="0"/>
          <w:numId w:val="109"/>
        </w:numPr>
      </w:pPr>
      <w:r w:rsidRPr="00F56049">
        <w:t>Kiểm tra dữ liệu người dùng, encode các kí tự đặc biệt (&lt; &gt; ’ ”) khi tạo dữ liệu xml.</w:t>
      </w:r>
    </w:p>
    <w:p w14:paraId="2435956D" w14:textId="6FA7C159" w:rsidR="003B1217" w:rsidRDefault="003B1217" w:rsidP="00F56049">
      <w:pPr>
        <w:pStyle w:val="ListBullet"/>
        <w:numPr>
          <w:ilvl w:val="0"/>
          <w:numId w:val="17"/>
        </w:numPr>
      </w:pPr>
      <w:r w:rsidRPr="00F56049">
        <w:t>Tương tác với các hàm deserialize</w:t>
      </w:r>
      <w:r w:rsidRPr="00F56049">
        <w:t>.</w:t>
      </w:r>
    </w:p>
    <w:p w14:paraId="11B16D65" w14:textId="7350F4DB" w:rsidR="00F56049" w:rsidRPr="00F56049" w:rsidRDefault="00F56049" w:rsidP="00B44606">
      <w:pPr>
        <w:pStyle w:val="ListBullet"/>
        <w:numPr>
          <w:ilvl w:val="0"/>
          <w:numId w:val="109"/>
        </w:numPr>
      </w:pPr>
      <w:r>
        <w:t xml:space="preserve">Khuyến </w:t>
      </w:r>
      <w:r w:rsidRPr="003B1217">
        <w:rPr>
          <w:rFonts w:asciiTheme="majorHAnsi" w:hAnsiTheme="majorHAnsi" w:cstheme="majorHAnsi"/>
          <w:color w:val="222222"/>
          <w:shd w:val="clear" w:color="auto" w:fill="FFFFFF"/>
        </w:rPr>
        <w:t>nghị chỉ thực hiện deserialize các dữ liệu từ các nguồn tin cậy, an toàn hoặc sử dụng kiểu dữ liệu json.</w:t>
      </w:r>
    </w:p>
    <w:p w14:paraId="58E8E4D5" w14:textId="77777777" w:rsidR="00F56049" w:rsidRPr="003B1217" w:rsidRDefault="00F56049" w:rsidP="00B44606">
      <w:pPr>
        <w:pStyle w:val="BodyText"/>
        <w:numPr>
          <w:ilvl w:val="0"/>
          <w:numId w:val="109"/>
        </w:numPr>
        <w:rPr>
          <w:rFonts w:asciiTheme="majorHAnsi" w:hAnsiTheme="majorHAnsi" w:cstheme="majorHAnsi"/>
          <w:color w:val="222222"/>
          <w:shd w:val="clear" w:color="auto" w:fill="FFFFFF"/>
        </w:rPr>
      </w:pPr>
      <w:r w:rsidRPr="003B1217">
        <w:rPr>
          <w:rFonts w:asciiTheme="majorHAnsi" w:hAnsiTheme="majorHAnsi" w:cstheme="majorHAnsi"/>
          <w:color w:val="222222"/>
          <w:shd w:val="clear" w:color="auto" w:fill="FFFFFF"/>
        </w:rPr>
        <w:t>Sinh 1 mã bí mật (S) và lưu tại server. Khi cần gửi dữ liệu đã được serialize (D), gửi kèm mã hash được tính theo công thức: H = hash(D+S).</w:t>
      </w:r>
      <w:r>
        <w:rPr>
          <w:rFonts w:asciiTheme="majorHAnsi" w:hAnsiTheme="majorHAnsi" w:cstheme="majorHAnsi"/>
          <w:color w:val="222222"/>
          <w:shd w:val="clear" w:color="auto" w:fill="FFFFFF"/>
        </w:rPr>
        <w:t xml:space="preserve"> </w:t>
      </w:r>
      <w:r w:rsidRPr="003B1217">
        <w:rPr>
          <w:rFonts w:asciiTheme="majorHAnsi" w:hAnsiTheme="majorHAnsi" w:cstheme="majorHAnsi"/>
          <w:color w:val="222222"/>
          <w:shd w:val="clear" w:color="auto" w:fill="FFFFFF"/>
        </w:rPr>
        <w:t>Khi cần deserialize dữ liệu D, thực hiện sinh mã H1 = hash(D+S), nếu H và H1 trùng khớp mới thực hiện deserialize D.</w:t>
      </w:r>
    </w:p>
    <w:p w14:paraId="799F9F82" w14:textId="77777777" w:rsidR="00F56049" w:rsidRPr="003B1217" w:rsidRDefault="00F56049" w:rsidP="00B44606">
      <w:pPr>
        <w:pStyle w:val="BodyText"/>
        <w:numPr>
          <w:ilvl w:val="0"/>
          <w:numId w:val="109"/>
        </w:numPr>
        <w:rPr>
          <w:rFonts w:asciiTheme="majorHAnsi" w:hAnsiTheme="majorHAnsi" w:cstheme="majorHAnsi"/>
          <w:color w:val="222222"/>
          <w:shd w:val="clear" w:color="auto" w:fill="FFFFFF"/>
        </w:rPr>
      </w:pPr>
      <w:r w:rsidRPr="003B1217">
        <w:rPr>
          <w:rFonts w:asciiTheme="majorHAnsi" w:hAnsiTheme="majorHAnsi" w:cstheme="majorHAnsi"/>
          <w:color w:val="222222"/>
          <w:shd w:val="clear" w:color="auto" w:fill="FFFFFF"/>
        </w:rPr>
        <w:t>Thiết lập whitelist các class được deserialize. Kiểm tra tên các class trong phần dữ liệu, nếu các class này thuộc whitelist mới thực hiện deserialize dữ liệu.</w:t>
      </w:r>
    </w:p>
    <w:p w14:paraId="26AF3DF8" w14:textId="30538454" w:rsidR="003B1217" w:rsidRDefault="003B1217" w:rsidP="003B1217">
      <w:pPr>
        <w:pStyle w:val="Heading5"/>
      </w:pPr>
      <w:r w:rsidRPr="003B1217">
        <w:t>Kiểm soát dữ liệu đầu vào</w:t>
      </w:r>
    </w:p>
    <w:p w14:paraId="0F084A22" w14:textId="15811283" w:rsidR="003B1217" w:rsidRPr="00F56049" w:rsidRDefault="003B1217" w:rsidP="00F56049">
      <w:pPr>
        <w:pStyle w:val="ListBullet"/>
        <w:numPr>
          <w:ilvl w:val="0"/>
          <w:numId w:val="17"/>
        </w:numPr>
      </w:pPr>
      <w:r w:rsidRPr="00F56049">
        <w:t>Việc kiểm tra dữ liệu đầu vào phải được thực hiện phía server</w:t>
      </w:r>
    </w:p>
    <w:p w14:paraId="13AFF10D" w14:textId="2BA5830C" w:rsidR="003B1217" w:rsidRPr="00F56049" w:rsidRDefault="003B1217" w:rsidP="00F56049">
      <w:pPr>
        <w:pStyle w:val="ListBullet"/>
        <w:numPr>
          <w:ilvl w:val="0"/>
          <w:numId w:val="17"/>
        </w:numPr>
      </w:pPr>
      <w:r w:rsidRPr="00F56049">
        <w:t>Thực hiện việc kiểm tra dữ liệu từ tất cả các nguồn dữ liệu có tương tác với người dùng</w:t>
      </w:r>
      <w:r w:rsidRPr="00F56049">
        <w:t>.</w:t>
      </w:r>
    </w:p>
    <w:p w14:paraId="07A13C27" w14:textId="362CD589" w:rsidR="003B1217" w:rsidRPr="00F56049" w:rsidRDefault="003B1217" w:rsidP="00F56049">
      <w:pPr>
        <w:pStyle w:val="ListBullet"/>
        <w:numPr>
          <w:ilvl w:val="0"/>
          <w:numId w:val="17"/>
        </w:numPr>
      </w:pPr>
      <w:r w:rsidRPr="00F56049">
        <w:lastRenderedPageBreak/>
        <w:t>Xác định 1 kiểu encoding nhất quán sử dụng khi hiển thị, trao đổi hay lưu trữ dữ liệu. Chỉ thực hiện filter, validate dữ liệu sau khi đã đưa dữ liệu về kiểu encoding đã xác định trước đó.</w:t>
      </w:r>
    </w:p>
    <w:p w14:paraId="7108C275" w14:textId="299DB177" w:rsidR="003B1217" w:rsidRPr="00F56049" w:rsidRDefault="003B1217" w:rsidP="00F56049">
      <w:pPr>
        <w:pStyle w:val="ListBullet"/>
        <w:numPr>
          <w:ilvl w:val="0"/>
          <w:numId w:val="17"/>
        </w:numPr>
      </w:pPr>
      <w:r w:rsidRPr="00F56049">
        <w:t>Validate kiểu dữ liệu, phạm vi, kích thước dữ liệu và định dạng dữ liệu.</w:t>
      </w:r>
    </w:p>
    <w:p w14:paraId="23DF2ADD" w14:textId="534939ED" w:rsidR="003B1217" w:rsidRPr="00F56049" w:rsidRDefault="003B1217" w:rsidP="00F56049">
      <w:pPr>
        <w:pStyle w:val="ListBullet"/>
        <w:numPr>
          <w:ilvl w:val="0"/>
          <w:numId w:val="17"/>
        </w:numPr>
      </w:pPr>
      <w:r w:rsidRPr="00F56049">
        <w:t>Nếu dữ liệu đầu vào bắt buộc là các ký tự đặc biệt, phải thiếp lập danh sách whitelist các ký tự đầu vào mong muốn.</w:t>
      </w:r>
    </w:p>
    <w:p w14:paraId="40F2B906" w14:textId="6473E5AF" w:rsidR="00A44CAF" w:rsidRDefault="00A44CAF" w:rsidP="00A44CAF">
      <w:pPr>
        <w:pStyle w:val="Heading5"/>
      </w:pPr>
      <w:r w:rsidRPr="00A44CAF">
        <w:t>Kiểm soát dữ liệu đầu ra</w:t>
      </w:r>
    </w:p>
    <w:p w14:paraId="4D3F5233" w14:textId="68E3C3C1" w:rsidR="00A44CAF" w:rsidRPr="00A44CAF" w:rsidRDefault="00A44CAF" w:rsidP="00F56049">
      <w:pPr>
        <w:pStyle w:val="ListBullet"/>
        <w:numPr>
          <w:ilvl w:val="0"/>
          <w:numId w:val="17"/>
        </w:numPr>
      </w:pPr>
      <w:r w:rsidRPr="00A44CAF">
        <w:t>Phải chỉ rõ character encoding cho dữ liệu đầu ra.</w:t>
      </w:r>
    </w:p>
    <w:p w14:paraId="04D9B947" w14:textId="740DAF84" w:rsidR="00A44CAF" w:rsidRPr="00A44CAF" w:rsidRDefault="00A44CAF" w:rsidP="00F56049">
      <w:pPr>
        <w:pStyle w:val="ListBullet"/>
        <w:numPr>
          <w:ilvl w:val="0"/>
          <w:numId w:val="17"/>
        </w:numPr>
      </w:pPr>
      <w:r w:rsidRPr="00A44CAF">
        <w:t>Phải thiết lập giá trị Content-type tương ứng với định dạng dữ liệu trả về</w:t>
      </w:r>
    </w:p>
    <w:p w14:paraId="4C136379" w14:textId="4D8AD9FA" w:rsidR="00A44CAF" w:rsidRPr="00A44CAF" w:rsidRDefault="00A44CAF" w:rsidP="00F56049">
      <w:pPr>
        <w:pStyle w:val="ListBullet"/>
        <w:numPr>
          <w:ilvl w:val="0"/>
          <w:numId w:val="17"/>
        </w:numPr>
      </w:pPr>
      <w:r w:rsidRPr="00A44CAF">
        <w:t>Response body phải được encode theo ngữ cảnh sử dụng.</w:t>
      </w:r>
    </w:p>
    <w:p w14:paraId="62D9358B" w14:textId="03EF7BB3" w:rsidR="00A44CAF" w:rsidRPr="00A44CAF" w:rsidRDefault="00A44CAF" w:rsidP="00F56049">
      <w:pPr>
        <w:pStyle w:val="ListBullet"/>
        <w:numPr>
          <w:ilvl w:val="0"/>
          <w:numId w:val="17"/>
        </w:numPr>
      </w:pPr>
      <w:r w:rsidRPr="00A44CAF">
        <w:t>Response header: lọc bỏ các kí tự đặc biệt (\n, \r) do dữ liệu người dùng truyền vào.</w:t>
      </w:r>
    </w:p>
    <w:p w14:paraId="15692852" w14:textId="112F9F60" w:rsidR="00A44CAF" w:rsidRPr="00A44CAF" w:rsidRDefault="00A44CAF" w:rsidP="00F56049">
      <w:pPr>
        <w:pStyle w:val="ListBullet"/>
        <w:numPr>
          <w:ilvl w:val="0"/>
          <w:numId w:val="17"/>
        </w:numPr>
      </w:pPr>
      <w:r w:rsidRPr="00A44CAF">
        <w:t>Cookie trả về phải giới hạn tối thiểu nhất các thuộc tính (domain, path, httponly, expire, secure). Tránh lưu trữ các dữ liệu nhạy cảm trên cookie, nếu cần lưu trữ các dữ liệu nhạy cảm thì phải thực hiện mã hóa các dữ liệu này với thuật toán đối xứng mạnh và key chỉ được lưu trên server</w:t>
      </w:r>
      <w:r w:rsidRPr="00A44CAF">
        <w:t>.</w:t>
      </w:r>
    </w:p>
    <w:p w14:paraId="6B01DC7F" w14:textId="0213A45A" w:rsidR="00A44CAF" w:rsidRPr="00A44CAF" w:rsidRDefault="00A44CAF" w:rsidP="00F56049">
      <w:pPr>
        <w:pStyle w:val="ListBullet"/>
        <w:numPr>
          <w:ilvl w:val="0"/>
          <w:numId w:val="17"/>
        </w:numPr>
      </w:pPr>
      <w:r w:rsidRPr="00A44CAF">
        <w:t xml:space="preserve">Hạn chế chuyển hướng, chuyển tiếp đến các URI khác. Nếu ứng dụng có chức năng này phải thiết lập dang sách </w:t>
      </w:r>
      <w:r w:rsidRPr="00A44CAF">
        <w:t>whitelist các địa chỉ server được phép</w:t>
      </w:r>
      <w:r w:rsidRPr="00A44CAF">
        <w:t xml:space="preserve"> thực hiện chuyển hướng, chuyển tiếp.</w:t>
      </w:r>
    </w:p>
    <w:p w14:paraId="541DF807" w14:textId="6A1F9616" w:rsidR="00A44CAF" w:rsidRDefault="00A44CAF" w:rsidP="00A44CAF">
      <w:pPr>
        <w:pStyle w:val="Heading5"/>
      </w:pPr>
      <w:r w:rsidRPr="00A44CAF">
        <w:t>Kiểm soát ngoại lệ và ghi log ứng dụng</w:t>
      </w:r>
    </w:p>
    <w:p w14:paraId="58CDBA4F" w14:textId="2A93D6FD" w:rsidR="00A44CAF" w:rsidRPr="00A44CAF" w:rsidRDefault="00A44CAF" w:rsidP="00F56049">
      <w:pPr>
        <w:pStyle w:val="ListBullet"/>
        <w:numPr>
          <w:ilvl w:val="0"/>
          <w:numId w:val="17"/>
        </w:numPr>
      </w:pPr>
      <w:r w:rsidRPr="00A44CAF">
        <w:t>Xử lý các ngoại lệ bằng try-catch và trả về các thông báo lỗi chung, thông báo lỗi trả về không được chứa các thông tin nhạy cảm của người dùng, hệ thống,...</w:t>
      </w:r>
    </w:p>
    <w:p w14:paraId="04AB83A0" w14:textId="59206EBE" w:rsidR="00A44CAF" w:rsidRPr="00A44CAF" w:rsidRDefault="00A44CAF" w:rsidP="00F56049">
      <w:pPr>
        <w:pStyle w:val="ListBullet"/>
        <w:numPr>
          <w:ilvl w:val="0"/>
          <w:numId w:val="17"/>
        </w:numPr>
      </w:pPr>
      <w:r w:rsidRPr="00A44CAF">
        <w:lastRenderedPageBreak/>
        <w:t>Các thông tin lỗi, ngoại lệ này phải được log lại để phục vụ bảo trì, xác định nguyên nhân lỗi ứng dụng.</w:t>
      </w:r>
    </w:p>
    <w:p w14:paraId="4C456389" w14:textId="733DFD92" w:rsidR="00A44CAF" w:rsidRPr="00A44CAF" w:rsidRDefault="00A44CAF" w:rsidP="00F56049">
      <w:pPr>
        <w:pStyle w:val="ListBullet"/>
        <w:numPr>
          <w:ilvl w:val="0"/>
          <w:numId w:val="17"/>
        </w:numPr>
      </w:pPr>
      <w:r w:rsidRPr="00A44CAF">
        <w:t>File log phải được đặt tại thư mục an toàn ngoài thư mục web.</w:t>
      </w:r>
    </w:p>
    <w:p w14:paraId="2C35C78C" w14:textId="5F938AEE" w:rsidR="00A44CAF" w:rsidRPr="00A44CAF" w:rsidRDefault="00A44CAF" w:rsidP="00F56049">
      <w:pPr>
        <w:pStyle w:val="ListBullet"/>
        <w:numPr>
          <w:ilvl w:val="0"/>
          <w:numId w:val="17"/>
        </w:numPr>
      </w:pPr>
      <w:r w:rsidRPr="00A44CAF">
        <w:t>Không log lại các dữ liệu nhạy cảm (thông tin người dùng, session id, thông tin hệ thống).</w:t>
      </w:r>
    </w:p>
    <w:p w14:paraId="3A45AF38" w14:textId="7FC4D670" w:rsidR="00A44CAF" w:rsidRPr="00A44CAF" w:rsidRDefault="00A44CAF" w:rsidP="00F56049">
      <w:pPr>
        <w:pStyle w:val="ListBullet"/>
        <w:numPr>
          <w:ilvl w:val="0"/>
          <w:numId w:val="17"/>
        </w:numPr>
      </w:pPr>
      <w:r w:rsidRPr="00A44CAF">
        <w:t>Giới hạn người dùng cho phép truy cập file log.</w:t>
      </w:r>
    </w:p>
    <w:p w14:paraId="3DAC8836" w14:textId="57B9BE3E" w:rsidR="00A44CAF" w:rsidRDefault="00A44CAF" w:rsidP="00A44CAF">
      <w:pPr>
        <w:pStyle w:val="Heading5"/>
      </w:pPr>
      <w:r w:rsidRPr="00A44CAF">
        <w:t>Sử dụng framework, thư viện (third-party components)</w:t>
      </w:r>
    </w:p>
    <w:p w14:paraId="0BC42A71" w14:textId="72CD313A" w:rsidR="00A44CAF" w:rsidRPr="00A44CAF" w:rsidRDefault="00A44CAF" w:rsidP="00F56049">
      <w:pPr>
        <w:pStyle w:val="ListBullet"/>
        <w:numPr>
          <w:ilvl w:val="0"/>
          <w:numId w:val="17"/>
        </w:numPr>
      </w:pPr>
      <w:r w:rsidRPr="00A44CAF">
        <w:t>Loại các code thừa, các thành phần và thư viện không cần thiết.</w:t>
      </w:r>
    </w:p>
    <w:p w14:paraId="44E66672" w14:textId="7633694D" w:rsidR="00A44CAF" w:rsidRPr="00A44CAF" w:rsidRDefault="00A44CAF" w:rsidP="00F56049">
      <w:pPr>
        <w:pStyle w:val="ListBullet"/>
        <w:numPr>
          <w:ilvl w:val="0"/>
          <w:numId w:val="17"/>
        </w:numPr>
      </w:pPr>
      <w:r w:rsidRPr="00A44CAF">
        <w:t>Sử dụng phiên bản mới nhất của framework, thư viện tại thời điểm phát triển ứng dụng.</w:t>
      </w:r>
    </w:p>
    <w:p w14:paraId="2D5BA3A3" w14:textId="717935B1" w:rsidR="00A44CAF" w:rsidRPr="00A44CAF" w:rsidRDefault="00A44CAF" w:rsidP="00F56049">
      <w:pPr>
        <w:pStyle w:val="ListBullet"/>
        <w:numPr>
          <w:ilvl w:val="0"/>
          <w:numId w:val="17"/>
        </w:numPr>
      </w:pPr>
      <w:r w:rsidRPr="00A44CAF">
        <w:t>Thường xuyên cập nhật các bản vá lỗi cho framework, thư viện.</w:t>
      </w:r>
    </w:p>
    <w:p w14:paraId="520DC0D5" w14:textId="3CDDFE0B" w:rsidR="00A44CAF" w:rsidRPr="00A44CAF" w:rsidRDefault="00A44CAF" w:rsidP="00F56049">
      <w:pPr>
        <w:pStyle w:val="ListBullet"/>
        <w:numPr>
          <w:ilvl w:val="0"/>
          <w:numId w:val="17"/>
        </w:numPr>
      </w:pPr>
      <w:r w:rsidRPr="00A44CAF">
        <w:t>Tắt chế độ development của framework khi triển khai ứng dụng thực tế.</w:t>
      </w:r>
    </w:p>
    <w:p w14:paraId="4D16BD94" w14:textId="77777777" w:rsidR="002F0166" w:rsidRPr="00FF7B39" w:rsidRDefault="002F0166" w:rsidP="002F0166">
      <w:pPr>
        <w:pStyle w:val="Heading4"/>
        <w:numPr>
          <w:ilvl w:val="3"/>
          <w:numId w:val="1"/>
        </w:numPr>
      </w:pPr>
      <w:r w:rsidRPr="00FF7B39">
        <w:t>Yêu cầu về mỹ thuật, kỹ thuật cần đạt được của các giao diện chương trình</w:t>
      </w:r>
    </w:p>
    <w:p w14:paraId="0E6BEC54" w14:textId="77777777" w:rsidR="002E5B45" w:rsidRPr="007B04C9" w:rsidRDefault="002E5B45" w:rsidP="00F56049">
      <w:pPr>
        <w:pStyle w:val="ListBullet"/>
        <w:numPr>
          <w:ilvl w:val="0"/>
          <w:numId w:val="17"/>
        </w:numPr>
      </w:pPr>
      <w:r w:rsidRPr="007B04C9">
        <w:t xml:space="preserve">Hỗ trợ kích cỡ màn hình </w:t>
      </w:r>
      <w:r>
        <w:t>1300 x768</w:t>
      </w:r>
    </w:p>
    <w:p w14:paraId="5D55FAE7" w14:textId="77777777" w:rsidR="002E5B45" w:rsidRPr="007B04C9" w:rsidRDefault="002E5B45" w:rsidP="00F56049">
      <w:pPr>
        <w:pStyle w:val="ListBullet"/>
        <w:numPr>
          <w:ilvl w:val="0"/>
          <w:numId w:val="17"/>
        </w:numPr>
      </w:pPr>
      <w:r>
        <w:t>L</w:t>
      </w:r>
      <w:r w:rsidRPr="007B04C9">
        <w:t xml:space="preserve">ưu trữ tất cả dữ liệu theo định dạng Unicode, sử dụng tiếng Việt có dấu;  </w:t>
      </w:r>
    </w:p>
    <w:p w14:paraId="46874616" w14:textId="77777777" w:rsidR="002E5B45" w:rsidRPr="007B04C9" w:rsidRDefault="002E5B45" w:rsidP="00F56049">
      <w:pPr>
        <w:pStyle w:val="ListBullet"/>
        <w:numPr>
          <w:ilvl w:val="0"/>
          <w:numId w:val="17"/>
        </w:numPr>
      </w:pPr>
      <w:r w:rsidRPr="007B04C9">
        <w:t>Giao diện màn hình, các thông báo lỗi và trợ giúp là ngôn ngữ tiếng Việt theo chuẩn TCVN6909:2001 dựa trên bảng mã Unicode (ISO 10646), hỗ trợ bộ gõ Unikey</w:t>
      </w:r>
    </w:p>
    <w:p w14:paraId="4E988F7C" w14:textId="77777777" w:rsidR="002E5B45" w:rsidRPr="007B04C9" w:rsidRDefault="002E5B45" w:rsidP="00C928E4">
      <w:pPr>
        <w:pStyle w:val="NormalBullet"/>
        <w:numPr>
          <w:ilvl w:val="0"/>
          <w:numId w:val="17"/>
        </w:numPr>
        <w:spacing w:before="0"/>
        <w:contextualSpacing/>
        <w:jc w:val="both"/>
        <w:rPr>
          <w:rFonts w:ascii="Times New Roman" w:eastAsia="SimSun" w:hAnsi="Times New Roman"/>
          <w:sz w:val="28"/>
          <w:szCs w:val="26"/>
          <w:lang w:eastAsia="zh-CN"/>
        </w:rPr>
      </w:pPr>
      <w:r w:rsidRPr="007B04C9">
        <w:rPr>
          <w:rFonts w:ascii="Times New Roman" w:eastAsia="SimSun" w:hAnsi="Times New Roman"/>
          <w:sz w:val="28"/>
          <w:szCs w:val="26"/>
          <w:lang w:eastAsia="zh-CN"/>
        </w:rPr>
        <w:t>Các thuật ngữ có thể để tiếng Anh cho rõ nghĩa hơn;</w:t>
      </w:r>
    </w:p>
    <w:p w14:paraId="4DC56B8D" w14:textId="77777777" w:rsidR="002E5B45" w:rsidRPr="007B04C9" w:rsidRDefault="002E5B45" w:rsidP="00F56049">
      <w:pPr>
        <w:pStyle w:val="ListBullet"/>
        <w:numPr>
          <w:ilvl w:val="0"/>
          <w:numId w:val="17"/>
        </w:numPr>
      </w:pPr>
      <w:r w:rsidRPr="007B04C9">
        <w:t>Các biểu tượng, hình ảnh được thống nhất trong toàn bộ chương trình;</w:t>
      </w:r>
    </w:p>
    <w:p w14:paraId="29BBE275" w14:textId="77777777" w:rsidR="002E5B45" w:rsidRPr="007B04C9" w:rsidRDefault="002E5B45" w:rsidP="00F56049">
      <w:pPr>
        <w:pStyle w:val="ListBullet"/>
        <w:numPr>
          <w:ilvl w:val="0"/>
          <w:numId w:val="17"/>
        </w:numPr>
      </w:pPr>
      <w:r w:rsidRPr="007B04C9">
        <w:t xml:space="preserve">Các màn hình </w:t>
      </w:r>
      <w:r>
        <w:t>có sự</w:t>
      </w:r>
      <w:r w:rsidRPr="007B04C9">
        <w:t xml:space="preserve"> thống nhất về </w:t>
      </w:r>
      <w:r>
        <w:t xml:space="preserve">bố cục, </w:t>
      </w:r>
      <w:r w:rsidRPr="007B04C9">
        <w:t>màu sắc, phông chữ;</w:t>
      </w:r>
    </w:p>
    <w:p w14:paraId="6220D5D2" w14:textId="77777777" w:rsidR="002F0166" w:rsidRPr="00FF7B39" w:rsidRDefault="002F0166" w:rsidP="002F0166">
      <w:pPr>
        <w:pStyle w:val="Heading4"/>
        <w:numPr>
          <w:ilvl w:val="3"/>
          <w:numId w:val="1"/>
        </w:numPr>
      </w:pPr>
      <w:r w:rsidRPr="00FF7B39">
        <w:lastRenderedPageBreak/>
        <w:t>Yêu cầu cần đáp ứng về thời gian xử lý, độ phức tạp xử lý của các chức năng phần mềm</w:t>
      </w:r>
    </w:p>
    <w:p w14:paraId="3FC56B54" w14:textId="77777777" w:rsidR="007A49A1" w:rsidRPr="00FF7B39" w:rsidRDefault="007A49A1" w:rsidP="00F56049">
      <w:pPr>
        <w:pStyle w:val="ListBullet"/>
        <w:numPr>
          <w:ilvl w:val="0"/>
          <w:numId w:val="17"/>
        </w:numPr>
      </w:pPr>
      <w:r w:rsidRPr="00FF7B39">
        <w:t>Đáp ứng trong khoảng thời</w:t>
      </w:r>
      <w:r>
        <w:t xml:space="preserve"> gian ngắn nhất với các yêu cầu, </w:t>
      </w:r>
      <w:r w:rsidRPr="00FF7B39">
        <w:t>chỉ được phép tính theo đơn vị giây, tùy theo từng ch</w:t>
      </w:r>
      <w:r>
        <w:t>ức năng có số giây xử lý cụ thể.</w:t>
      </w:r>
    </w:p>
    <w:p w14:paraId="13B345FE" w14:textId="3013F9AD" w:rsidR="007A49A1" w:rsidRDefault="007A49A1" w:rsidP="00F56049">
      <w:pPr>
        <w:pStyle w:val="ListBullet"/>
        <w:numPr>
          <w:ilvl w:val="0"/>
          <w:numId w:val="17"/>
        </w:numPr>
      </w:pPr>
      <w:r w:rsidRPr="00FF7B39">
        <w:t>Đảm bảo tính logic giữa các xử lý phức tạp bên trong hệ thống từ đó đảm bảo hiệu năng của hệ thống. Các thiết kê đảm bảo tính ch</w:t>
      </w:r>
      <w:r>
        <w:t>uẩn, tính đúng đắn khi thiết kế.</w:t>
      </w:r>
    </w:p>
    <w:p w14:paraId="095E1EFE" w14:textId="355CA532" w:rsidR="00734D70" w:rsidRPr="00734D70" w:rsidRDefault="00734D70" w:rsidP="00F56049">
      <w:pPr>
        <w:pStyle w:val="ListBullet"/>
        <w:numPr>
          <w:ilvl w:val="0"/>
          <w:numId w:val="17"/>
        </w:numPr>
      </w:pPr>
      <w:r w:rsidRPr="00734D70">
        <w:t>Hệ thống đáp ứng khả năng khớp lệnh với số lượng lớn ~ 50.000 lệnh</w:t>
      </w:r>
    </w:p>
    <w:p w14:paraId="3CBEDC7F" w14:textId="77777777" w:rsidR="007A49A1" w:rsidRDefault="007A49A1" w:rsidP="007A49A1">
      <w:pPr>
        <w:pStyle w:val="Heading4"/>
        <w:numPr>
          <w:ilvl w:val="3"/>
          <w:numId w:val="1"/>
        </w:numPr>
      </w:pPr>
      <w:r>
        <w:t>Đối với các mẫu biểu báo cáo, thống kê</w:t>
      </w:r>
    </w:p>
    <w:p w14:paraId="011DC01E" w14:textId="77777777" w:rsidR="007A49A1" w:rsidRDefault="007A49A1" w:rsidP="00F56049">
      <w:pPr>
        <w:pStyle w:val="ListBullet"/>
        <w:numPr>
          <w:ilvl w:val="0"/>
          <w:numId w:val="17"/>
        </w:numPr>
      </w:pPr>
      <w:r>
        <w:t>Với các tiêu chí tham số linh hoạt, cho phép cán bộ nghiệp vụ có thể định nghĩa, tạo ra các báo cáo theo yêu cầu nghiệp vụ.</w:t>
      </w:r>
    </w:p>
    <w:p w14:paraId="09770EE7" w14:textId="3846ADE3" w:rsidR="007A49A1" w:rsidRDefault="007A49A1" w:rsidP="00F56049">
      <w:pPr>
        <w:pStyle w:val="ListBullet"/>
        <w:numPr>
          <w:ilvl w:val="0"/>
          <w:numId w:val="17"/>
        </w:numPr>
      </w:pPr>
      <w:r>
        <w:t xml:space="preserve">Hệ thống cho phép thực hiện kết xuất báo cáo dưới dạng file Excel chuẩn. Đảm bảo dữ liệu sau khi kết xuất, người sử dụng có thể thao tác đầy đủ các tính năng </w:t>
      </w:r>
      <w:r w:rsidRPr="007A3AA9">
        <w:t xml:space="preserve">như trên một tài liệu </w:t>
      </w:r>
      <w:r>
        <w:t>E</w:t>
      </w:r>
      <w:r w:rsidRPr="007A3AA9">
        <w:t>xcel thông thường.</w:t>
      </w:r>
    </w:p>
    <w:p w14:paraId="0EDCFDC1" w14:textId="77777777" w:rsidR="002F0166" w:rsidRPr="00FF7B39" w:rsidRDefault="002F0166" w:rsidP="002F0166">
      <w:pPr>
        <w:pStyle w:val="Heading4"/>
        <w:numPr>
          <w:ilvl w:val="3"/>
          <w:numId w:val="1"/>
        </w:numPr>
      </w:pPr>
      <w:r w:rsidRPr="00FF7B39">
        <w:t>Yêu cầu về cài đặt, hạ tầng, đường truyền, an toàn vận hành, khai thác sử dụng</w:t>
      </w:r>
    </w:p>
    <w:p w14:paraId="5AE26E65" w14:textId="77777777" w:rsidR="007A49A1" w:rsidRPr="00FF7B39" w:rsidRDefault="007A49A1" w:rsidP="00F56049">
      <w:pPr>
        <w:pStyle w:val="ListBullet"/>
      </w:pPr>
      <w:r w:rsidRPr="00FF7B39">
        <w:t>Yêu cầu đối với máy chủ cài đặt database:</w:t>
      </w:r>
    </w:p>
    <w:p w14:paraId="3BB20138" w14:textId="77777777" w:rsidR="007A49A1" w:rsidRPr="00FF7B39" w:rsidRDefault="007A49A1" w:rsidP="00F56049">
      <w:pPr>
        <w:pStyle w:val="ListBullet"/>
        <w:numPr>
          <w:ilvl w:val="0"/>
          <w:numId w:val="17"/>
        </w:numPr>
      </w:pPr>
      <w:r w:rsidRPr="00FF7B39">
        <w:t>Hệ điều hành Linux 64bit</w:t>
      </w:r>
    </w:p>
    <w:p w14:paraId="36E583BB" w14:textId="77777777" w:rsidR="007A49A1" w:rsidRPr="00D7221F" w:rsidRDefault="007A49A1" w:rsidP="00F56049">
      <w:pPr>
        <w:pStyle w:val="ListBullet"/>
        <w:numPr>
          <w:ilvl w:val="0"/>
          <w:numId w:val="17"/>
        </w:numPr>
      </w:pPr>
      <w:r w:rsidRPr="00D7221F">
        <w:t>Quản lý/Sử dụng được tối thiểu 8GB Ram</w:t>
      </w:r>
    </w:p>
    <w:p w14:paraId="1DFB743A" w14:textId="77777777" w:rsidR="007A49A1" w:rsidRPr="00FF7B39" w:rsidRDefault="007A49A1" w:rsidP="00F56049">
      <w:pPr>
        <w:pStyle w:val="ListBullet"/>
      </w:pPr>
      <w:r w:rsidRPr="00FF7B39">
        <w:t>Yêu cầu đối với máy chủ cài đặt ứng dụng:</w:t>
      </w:r>
    </w:p>
    <w:p w14:paraId="52A69FFF" w14:textId="77777777" w:rsidR="007A49A1" w:rsidRPr="00FF7B39" w:rsidRDefault="007A49A1" w:rsidP="00F56049">
      <w:pPr>
        <w:pStyle w:val="ListBullet"/>
        <w:numPr>
          <w:ilvl w:val="0"/>
          <w:numId w:val="17"/>
        </w:numPr>
      </w:pPr>
      <w:r w:rsidRPr="00FF7B39">
        <w:t>Hệ điều hành winserver 2008 trở lên. Hệ điều hành 64 bit</w:t>
      </w:r>
    </w:p>
    <w:p w14:paraId="5D54EC0D" w14:textId="77777777" w:rsidR="007A49A1" w:rsidRPr="00FF7B39" w:rsidRDefault="007A49A1" w:rsidP="00F56049">
      <w:pPr>
        <w:pStyle w:val="ListBullet"/>
        <w:numPr>
          <w:ilvl w:val="0"/>
          <w:numId w:val="17"/>
        </w:numPr>
      </w:pPr>
      <w:r w:rsidRPr="00D7221F">
        <w:t xml:space="preserve">Quản lý/Sử dụng được tối thiểu </w:t>
      </w:r>
      <w:r>
        <w:t>4</w:t>
      </w:r>
      <w:r w:rsidRPr="00FF7B39">
        <w:t>GB</w:t>
      </w:r>
    </w:p>
    <w:p w14:paraId="1DF09693" w14:textId="77777777" w:rsidR="007A49A1" w:rsidRPr="00FF7B39" w:rsidRDefault="007A49A1" w:rsidP="00F56049">
      <w:pPr>
        <w:pStyle w:val="ListBullet"/>
      </w:pPr>
      <w:r w:rsidRPr="00FF7B39">
        <w:t>Yêu cầu đối với máy trạm</w:t>
      </w:r>
    </w:p>
    <w:p w14:paraId="31CD55CD" w14:textId="77777777" w:rsidR="007A49A1" w:rsidRPr="00FF7B39" w:rsidRDefault="007A49A1" w:rsidP="00F56049">
      <w:pPr>
        <w:pStyle w:val="ListBullet"/>
        <w:numPr>
          <w:ilvl w:val="0"/>
          <w:numId w:val="17"/>
        </w:numPr>
      </w:pPr>
      <w:r w:rsidRPr="00FF7B39">
        <w:lastRenderedPageBreak/>
        <w:t>Hệ điều hành từ win 7 trở lên. Hệ điều hành 32 bit hoặc 64 bit</w:t>
      </w:r>
    </w:p>
    <w:p w14:paraId="2D616F7E" w14:textId="77777777" w:rsidR="007A49A1" w:rsidRPr="00FF7B39" w:rsidRDefault="007A49A1" w:rsidP="00F56049">
      <w:pPr>
        <w:pStyle w:val="ListBullet"/>
        <w:numPr>
          <w:ilvl w:val="0"/>
          <w:numId w:val="17"/>
        </w:numPr>
      </w:pPr>
      <w:r w:rsidRPr="00D7221F">
        <w:t>Quản lý/Sử dụng được tối thiểu</w:t>
      </w:r>
      <w:r>
        <w:t xml:space="preserve"> </w:t>
      </w:r>
      <w:r w:rsidRPr="00FF7B39">
        <w:t>3GB</w:t>
      </w:r>
    </w:p>
    <w:p w14:paraId="0DFEFC55" w14:textId="77777777" w:rsidR="007A49A1" w:rsidRPr="00FF7B39" w:rsidRDefault="007A49A1" w:rsidP="00F56049">
      <w:pPr>
        <w:pStyle w:val="ListBullet"/>
      </w:pPr>
      <w:r w:rsidRPr="00FF7B39">
        <w:t>Hạ tầng đường truyền: mạng Lan</w:t>
      </w:r>
      <w:r>
        <w:t>, WAN</w:t>
      </w:r>
    </w:p>
    <w:p w14:paraId="0A230E44" w14:textId="5D951C96" w:rsidR="007A49A1" w:rsidRPr="00FF7B39" w:rsidRDefault="007A49A1" w:rsidP="00F56049">
      <w:pPr>
        <w:pStyle w:val="ListBullet"/>
      </w:pPr>
      <w:r w:rsidRPr="00FF7B39">
        <w:t>Các máy chủ cần được cài đặt theo đúng quy trình an toàn dành cho hệ điều hành Windows.</w:t>
      </w:r>
      <w:r>
        <w:t xml:space="preserve"> Update đầy đủ cho hệ điều hành</w:t>
      </w:r>
      <w:r w:rsidR="00F25F41">
        <w:t>, thời gian uptime trung bình 99,8%</w:t>
      </w:r>
    </w:p>
    <w:p w14:paraId="7DE701D1" w14:textId="77777777" w:rsidR="007A49A1" w:rsidRPr="00FF7B39" w:rsidRDefault="007A49A1" w:rsidP="00F56049">
      <w:pPr>
        <w:pStyle w:val="ListBullet"/>
      </w:pPr>
      <w:r w:rsidRPr="00FF7B39">
        <w:t>Giới hạn truy xuất vào các máy chủ, thiết lập quy định giám sát và bổ sung hàng tháng (nếu có, dựa trên các báo cáo về hoạt động hệ thống).</w:t>
      </w:r>
    </w:p>
    <w:p w14:paraId="012AFC6B" w14:textId="02328E6F" w:rsidR="002F0166" w:rsidRPr="00FF7B39" w:rsidRDefault="002F0166" w:rsidP="002F0166">
      <w:pPr>
        <w:pStyle w:val="Heading3"/>
        <w:numPr>
          <w:ilvl w:val="2"/>
          <w:numId w:val="1"/>
        </w:numPr>
      </w:pPr>
      <w:bookmarkStart w:id="907" w:name="_Toc14772026"/>
      <w:r w:rsidRPr="00FF7B39">
        <w:t>Yêu cầu về độ phức tạp kỹ thuật-công nghệ của phần mềm</w:t>
      </w:r>
      <w:bookmarkEnd w:id="907"/>
    </w:p>
    <w:p w14:paraId="6A6FD516" w14:textId="77777777" w:rsidR="007646AE" w:rsidRPr="00FF7B39" w:rsidRDefault="007646AE" w:rsidP="00F56049">
      <w:pPr>
        <w:pStyle w:val="ListBullet"/>
        <w:numPr>
          <w:ilvl w:val="0"/>
          <w:numId w:val="13"/>
        </w:numPr>
        <w:rPr>
          <w:lang w:val="nb-NO"/>
        </w:rPr>
      </w:pPr>
      <w:r w:rsidRPr="00FF7B39">
        <w:rPr>
          <w:lang w:val="nb-NO"/>
        </w:rPr>
        <w:t xml:space="preserve">Dễ dàng </w:t>
      </w:r>
      <w:r>
        <w:rPr>
          <w:lang w:val="nb-NO"/>
        </w:rPr>
        <w:t xml:space="preserve">cài đặt và </w:t>
      </w:r>
      <w:r w:rsidRPr="00FF7B39">
        <w:rPr>
          <w:lang w:val="nb-NO"/>
        </w:rPr>
        <w:t xml:space="preserve">chuyển đổi </w:t>
      </w:r>
      <w:r>
        <w:rPr>
          <w:lang w:val="nb-NO"/>
        </w:rPr>
        <w:t>sang môi trường khác khi</w:t>
      </w:r>
      <w:r w:rsidRPr="00FF7B39">
        <w:rPr>
          <w:lang w:val="nb-NO"/>
        </w:rPr>
        <w:t xml:space="preserve"> có yêu cầu;</w:t>
      </w:r>
    </w:p>
    <w:p w14:paraId="5F4E907F" w14:textId="3655B150" w:rsidR="007646AE" w:rsidRPr="00FF7B39" w:rsidRDefault="007646AE" w:rsidP="00F56049">
      <w:pPr>
        <w:pStyle w:val="ListBullet"/>
        <w:numPr>
          <w:ilvl w:val="0"/>
          <w:numId w:val="13"/>
        </w:numPr>
        <w:rPr>
          <w:lang w:val="nb-NO"/>
        </w:rPr>
      </w:pPr>
      <w:r w:rsidRPr="00FF7B39">
        <w:rPr>
          <w:lang w:val="nb-NO"/>
        </w:rPr>
        <w:t>Dễ dàng mở rộng hệ thống, khả năng đáp ứ</w:t>
      </w:r>
      <w:r>
        <w:rPr>
          <w:lang w:val="nb-NO"/>
        </w:rPr>
        <w:t xml:space="preserve">ng; </w:t>
      </w:r>
    </w:p>
    <w:p w14:paraId="640A3A5E" w14:textId="66F43D87" w:rsidR="007646AE" w:rsidRDefault="007646AE" w:rsidP="00F56049">
      <w:pPr>
        <w:pStyle w:val="ListBullet"/>
        <w:numPr>
          <w:ilvl w:val="0"/>
          <w:numId w:val="13"/>
        </w:numPr>
        <w:rPr>
          <w:lang w:val="nb-NO"/>
        </w:rPr>
      </w:pPr>
      <w:r w:rsidRPr="00FF7B39">
        <w:rPr>
          <w:lang w:val="nb-NO"/>
        </w:rPr>
        <w:t>Khả năng kế thừa, mở rộng: Có kiến trúc phần mềm, với khả năng Hệ thống cao đảm bảo tính kế thừa và mở rộng hệ thống.</w:t>
      </w:r>
    </w:p>
    <w:p w14:paraId="05165137" w14:textId="366752E2" w:rsidR="002F0166" w:rsidRDefault="002F0166" w:rsidP="002F0166">
      <w:pPr>
        <w:pStyle w:val="Heading3"/>
        <w:numPr>
          <w:ilvl w:val="2"/>
          <w:numId w:val="1"/>
        </w:numPr>
      </w:pPr>
      <w:bookmarkStart w:id="908" w:name="_Toc14772027"/>
      <w:r w:rsidRPr="00FF7B39">
        <w:t>Yêu cầu về năng lực của cán bộ tham gia dự án</w:t>
      </w:r>
      <w:bookmarkEnd w:id="908"/>
    </w:p>
    <w:p w14:paraId="798A2D78" w14:textId="5B9DAC30" w:rsidR="00A02865" w:rsidRPr="00A02865" w:rsidRDefault="00A02865" w:rsidP="00A02865">
      <w:pPr>
        <w:pStyle w:val="BodyText"/>
        <w:rPr>
          <w:lang w:eastAsia="zh-CN"/>
        </w:rPr>
      </w:pPr>
      <w:r>
        <w:rPr>
          <w:lang w:eastAsia="zh-CN"/>
        </w:rPr>
        <w:t>Đối với các cán bộ tham gia phát triển phần mềm cần có các yêu cầu năng lực kinh nghiệm như sau:</w:t>
      </w:r>
    </w:p>
    <w:p w14:paraId="0FCFDF82" w14:textId="1761C613" w:rsidR="00A02865" w:rsidRPr="00690546" w:rsidRDefault="00A02865" w:rsidP="00F56049">
      <w:pPr>
        <w:pStyle w:val="ListBullet"/>
      </w:pPr>
      <w:r w:rsidRPr="00690546">
        <w:t>Các thành viên tham gia yêu cầu có bằng đai học công nghệ thông tin. Có kinh nghiệm tối thiểu là kỹ sư bậc 1</w:t>
      </w:r>
    </w:p>
    <w:p w14:paraId="774523FB" w14:textId="4CDAF6C5" w:rsidR="002F0166" w:rsidRPr="00FF7B39" w:rsidRDefault="002F0166" w:rsidP="00F56049">
      <w:pPr>
        <w:pStyle w:val="ListBullet"/>
      </w:pPr>
      <w:r w:rsidRPr="00690546">
        <w:t xml:space="preserve">Kỹ năng lập trình: C# .Net, WCF, </w:t>
      </w:r>
      <w:r w:rsidR="00690546">
        <w:t>MVC</w:t>
      </w:r>
    </w:p>
    <w:p w14:paraId="328243E7" w14:textId="6F4C5EBD" w:rsidR="002F0166" w:rsidRPr="00690546" w:rsidRDefault="002F0166" w:rsidP="00F56049">
      <w:pPr>
        <w:pStyle w:val="ListBullet"/>
      </w:pPr>
      <w:r w:rsidRPr="00690546">
        <w:t xml:space="preserve">Kiến thức về phần mềm: Oracle </w:t>
      </w:r>
    </w:p>
    <w:p w14:paraId="1824804D" w14:textId="2000DF5E" w:rsidR="00A02865" w:rsidRDefault="00A02865" w:rsidP="00A02865">
      <w:pPr>
        <w:pStyle w:val="Heading3"/>
        <w:numPr>
          <w:ilvl w:val="2"/>
          <w:numId w:val="1"/>
        </w:numPr>
      </w:pPr>
      <w:bookmarkStart w:id="909" w:name="_Toc14772028"/>
      <w:r w:rsidRPr="00FF7B39">
        <w:t>Yêu cầu về môi trường cho phát triển nâng cấp, chỉnh sửa phần mềm</w:t>
      </w:r>
      <w:bookmarkEnd w:id="909"/>
    </w:p>
    <w:p w14:paraId="3F6E5780" w14:textId="70E7B4BD" w:rsidR="00A02865" w:rsidRDefault="00A02865" w:rsidP="00A02865">
      <w:pPr>
        <w:pStyle w:val="BodyText"/>
        <w:rPr>
          <w:lang w:eastAsia="zh-CN"/>
        </w:rPr>
      </w:pPr>
      <w:r>
        <w:rPr>
          <w:lang w:eastAsia="zh-CN"/>
        </w:rPr>
        <w:t>Môi trường phát triển, nâng cấp, chỉnh sửa phần mềm cần đáp ứng một số yêu cầu cơ bản sau:</w:t>
      </w:r>
    </w:p>
    <w:p w14:paraId="040DA110" w14:textId="7B34EE1F" w:rsidR="00A02865" w:rsidRDefault="00A02865" w:rsidP="00F56049">
      <w:pPr>
        <w:pStyle w:val="ListBullet"/>
      </w:pPr>
      <w:r>
        <w:t>Dự án được phát triển trong môi trường có tính chuyên nghiệp cao</w:t>
      </w:r>
    </w:p>
    <w:p w14:paraId="38A003B6" w14:textId="08F8E936" w:rsidR="00A02865" w:rsidRPr="00A02865" w:rsidRDefault="00A02865" w:rsidP="00F56049">
      <w:pPr>
        <w:pStyle w:val="ListBullet"/>
      </w:pPr>
      <w:r>
        <w:lastRenderedPageBreak/>
        <w:t>Các thành viên tham gia dự án có kinh nghiệm tương tự liên quan tới phần mềm, có sử dụng các công nghệ hướng đối tượng</w:t>
      </w:r>
      <w:r w:rsidR="00722E2D">
        <w:t xml:space="preserve"> hoặc có sử dụng được các công cụ phát triển hướng đối tượng</w:t>
      </w:r>
    </w:p>
    <w:p w14:paraId="482EE3DD" w14:textId="03ABB3FC" w:rsidR="002B4159" w:rsidRPr="00FF7B39" w:rsidRDefault="00A02865" w:rsidP="00431DCC">
      <w:pPr>
        <w:pStyle w:val="Heading3"/>
        <w:numPr>
          <w:ilvl w:val="2"/>
          <w:numId w:val="1"/>
        </w:numPr>
      </w:pPr>
      <w:bookmarkStart w:id="910" w:name="_Toc14772029"/>
      <w:r w:rsidRPr="00FF7B39">
        <w:t>Yêu cầu về đào tạo, chuyển giao công nghệ</w:t>
      </w:r>
      <w:bookmarkEnd w:id="910"/>
      <w:r w:rsidR="00431DCC">
        <w:t xml:space="preserve"> </w:t>
      </w:r>
    </w:p>
    <w:p w14:paraId="1E7FA33B" w14:textId="240B75FA" w:rsidR="00C31DCB" w:rsidRDefault="00C31DCB" w:rsidP="00C31DCB">
      <w:pPr>
        <w:pStyle w:val="BodyText"/>
        <w:rPr>
          <w:lang w:eastAsia="zh-CN"/>
        </w:rPr>
      </w:pPr>
      <w:r w:rsidRPr="00C31DCB">
        <w:rPr>
          <w:lang w:eastAsia="zh-CN"/>
        </w:rPr>
        <w:t>Mục đích đào tạo</w:t>
      </w:r>
      <w:r>
        <w:rPr>
          <w:lang w:eastAsia="zh-CN"/>
        </w:rPr>
        <w:t xml:space="preserve">: </w:t>
      </w:r>
    </w:p>
    <w:p w14:paraId="4C1300AA" w14:textId="77777777" w:rsidR="00C31DCB" w:rsidRPr="00C31DCB" w:rsidRDefault="00C31DCB" w:rsidP="00F56049">
      <w:pPr>
        <w:pStyle w:val="ListBullet"/>
        <w:numPr>
          <w:ilvl w:val="0"/>
          <w:numId w:val="13"/>
        </w:numPr>
        <w:rPr>
          <w:lang w:val="nb-NO"/>
        </w:rPr>
      </w:pPr>
      <w:r w:rsidRPr="00C31DCB">
        <w:rPr>
          <w:lang w:val="nb-NO"/>
        </w:rPr>
        <w:t>Chuyển giao toàn bộ nghiệp vụ, công nghệ liên quan, nhằm đảm bảo kiến thức vững chắc cho những cán bộ này trong quá trình hỗ trợ, vận hành và hướng dẫn sử dụng khắc phục sự cố sau triển khai.</w:t>
      </w:r>
    </w:p>
    <w:p w14:paraId="100D5CE4" w14:textId="77777777" w:rsidR="00C31DCB" w:rsidRPr="00C31DCB" w:rsidRDefault="00C31DCB" w:rsidP="00F56049">
      <w:pPr>
        <w:pStyle w:val="ListBullet"/>
        <w:numPr>
          <w:ilvl w:val="0"/>
          <w:numId w:val="13"/>
        </w:numPr>
        <w:rPr>
          <w:lang w:val="nb-NO"/>
        </w:rPr>
      </w:pPr>
      <w:r w:rsidRPr="00C31DCB">
        <w:rPr>
          <w:lang w:val="nb-NO"/>
        </w:rPr>
        <w:t>Cung cấp kiến thức sử dụng ứng dụng cho cán bộ sử dụng ứng dụng  .</w:t>
      </w:r>
    </w:p>
    <w:p w14:paraId="6BB15637" w14:textId="77777777" w:rsidR="00C31DCB" w:rsidRPr="00C31DCB" w:rsidRDefault="00C31DCB" w:rsidP="00F56049">
      <w:pPr>
        <w:pStyle w:val="ListBullet"/>
        <w:numPr>
          <w:ilvl w:val="0"/>
          <w:numId w:val="13"/>
        </w:numPr>
        <w:rPr>
          <w:lang w:val="nb-NO"/>
        </w:rPr>
      </w:pPr>
      <w:r w:rsidRPr="00C31DCB">
        <w:rPr>
          <w:lang w:val="nb-NO"/>
        </w:rPr>
        <w:t>Cung cấp kiến thức, kỹ năng quản trị, vận hành hệ thống giám sát cho cán bộ quản trị hệ thống.</w:t>
      </w:r>
    </w:p>
    <w:p w14:paraId="66B9BAE1" w14:textId="136E9B97" w:rsidR="00C31DCB" w:rsidRDefault="00C31DCB" w:rsidP="00DA51EF">
      <w:pPr>
        <w:pStyle w:val="BodyText"/>
        <w:rPr>
          <w:lang w:eastAsia="zh-CN"/>
        </w:rPr>
      </w:pPr>
      <w:r>
        <w:rPr>
          <w:lang w:eastAsia="zh-CN"/>
        </w:rPr>
        <w:t>Công tác đào tạo</w:t>
      </w:r>
      <w:r w:rsidR="00DA51EF">
        <w:rPr>
          <w:lang w:eastAsia="zh-CN"/>
        </w:rPr>
        <w:t xml:space="preserve"> : Nội dung đào tạo và chuyển giao phân thành các khóa đào tạo theo đặc thù theo tính chất công việc của cán bộ HOSE. Trong đó sẽ có 3 khóa đào tạo chính như sau:</w:t>
      </w:r>
    </w:p>
    <w:p w14:paraId="2983CA82" w14:textId="77777777" w:rsidR="00C31DCB" w:rsidRPr="00C31DCB" w:rsidRDefault="00C31DCB" w:rsidP="00F56049">
      <w:pPr>
        <w:pStyle w:val="ListBullet"/>
        <w:numPr>
          <w:ilvl w:val="0"/>
          <w:numId w:val="13"/>
        </w:numPr>
        <w:rPr>
          <w:lang w:val="nb-NO"/>
        </w:rPr>
      </w:pPr>
      <w:r w:rsidRPr="00C31DCB">
        <w:rPr>
          <w:lang w:val="nb-NO"/>
        </w:rPr>
        <w:t>01 khoá đào tạo về việc quản trị hệ thống kỹ thuật, cài đặt, vận hành kỹ thuật hệ thống</w:t>
      </w:r>
    </w:p>
    <w:p w14:paraId="3FFCA05D" w14:textId="5117CD30" w:rsidR="00C31DCB" w:rsidRPr="00C31DCB" w:rsidRDefault="00C31DCB" w:rsidP="00F56049">
      <w:pPr>
        <w:pStyle w:val="ListBullet"/>
        <w:numPr>
          <w:ilvl w:val="1"/>
          <w:numId w:val="13"/>
        </w:numPr>
        <w:rPr>
          <w:lang w:val="nb-NO"/>
        </w:rPr>
      </w:pPr>
      <w:r w:rsidRPr="00C31DCB">
        <w:rPr>
          <w:lang w:val="nb-NO"/>
        </w:rPr>
        <w:t xml:space="preserve">Đối tượng đào tạo: Cán bộ kỹ thuật của </w:t>
      </w:r>
      <w:r>
        <w:rPr>
          <w:lang w:val="nb-NO"/>
        </w:rPr>
        <w:t>HOSE</w:t>
      </w:r>
    </w:p>
    <w:p w14:paraId="59A0E008" w14:textId="639BDFBB" w:rsidR="00C31DCB" w:rsidRPr="00C31DCB" w:rsidRDefault="00C31DCB" w:rsidP="00F56049">
      <w:pPr>
        <w:pStyle w:val="ListBullet"/>
        <w:numPr>
          <w:ilvl w:val="1"/>
          <w:numId w:val="13"/>
        </w:numPr>
        <w:rPr>
          <w:lang w:val="nb-NO"/>
        </w:rPr>
      </w:pPr>
      <w:r w:rsidRPr="00C31DCB">
        <w:rPr>
          <w:lang w:val="nb-NO"/>
        </w:rPr>
        <w:t xml:space="preserve">Số lượng cán bộ tham gia: 3-10 cán bộ kỹ thuật (do </w:t>
      </w:r>
      <w:r>
        <w:rPr>
          <w:lang w:val="nb-NO"/>
        </w:rPr>
        <w:t>HOSE</w:t>
      </w:r>
      <w:r w:rsidRPr="00C31DCB">
        <w:rPr>
          <w:lang w:val="nb-NO"/>
        </w:rPr>
        <w:t xml:space="preserve"> bố trí)</w:t>
      </w:r>
    </w:p>
    <w:p w14:paraId="0BBF815B" w14:textId="77777777" w:rsidR="00C31DCB" w:rsidRPr="00C31DCB" w:rsidRDefault="00C31DCB" w:rsidP="00F56049">
      <w:pPr>
        <w:pStyle w:val="ListBullet"/>
        <w:numPr>
          <w:ilvl w:val="1"/>
          <w:numId w:val="13"/>
        </w:numPr>
        <w:rPr>
          <w:lang w:val="nb-NO"/>
        </w:rPr>
      </w:pPr>
      <w:r w:rsidRPr="00C31DCB">
        <w:rPr>
          <w:lang w:val="nb-NO"/>
        </w:rPr>
        <w:t>Thời lượng cho khóa đào tạo 01 ngày làm việc. Thực hiện trong quá trình triển khai hệ thống (thời gian cụ thể sẽ được thống nhất trong quá trình triển khai dự án)</w:t>
      </w:r>
    </w:p>
    <w:p w14:paraId="4CD2297E" w14:textId="77777777" w:rsidR="00C31DCB" w:rsidRPr="00C31DCB" w:rsidRDefault="00C31DCB" w:rsidP="00F56049">
      <w:pPr>
        <w:pStyle w:val="ListBullet"/>
        <w:numPr>
          <w:ilvl w:val="1"/>
          <w:numId w:val="13"/>
        </w:numPr>
        <w:rPr>
          <w:lang w:val="nb-NO"/>
        </w:rPr>
      </w:pPr>
      <w:r w:rsidRPr="00C31DCB">
        <w:rPr>
          <w:lang w:val="nb-NO"/>
        </w:rPr>
        <w:t>Nội dung đào tạo:</w:t>
      </w:r>
    </w:p>
    <w:p w14:paraId="358EB1C6" w14:textId="77777777" w:rsidR="00C31DCB" w:rsidRPr="00C31DCB" w:rsidRDefault="00C31DCB" w:rsidP="00F56049">
      <w:pPr>
        <w:pStyle w:val="ListBullet"/>
        <w:numPr>
          <w:ilvl w:val="2"/>
          <w:numId w:val="13"/>
        </w:numPr>
        <w:rPr>
          <w:lang w:val="nb-NO"/>
        </w:rPr>
      </w:pPr>
      <w:r w:rsidRPr="00C31DCB">
        <w:rPr>
          <w:lang w:val="nb-NO"/>
        </w:rPr>
        <w:t>Hướng dẫn cài đặt hệ thống</w:t>
      </w:r>
    </w:p>
    <w:p w14:paraId="3E46BB18" w14:textId="77777777" w:rsidR="00C31DCB" w:rsidRPr="00C31DCB" w:rsidRDefault="00C31DCB" w:rsidP="00F56049">
      <w:pPr>
        <w:pStyle w:val="ListBullet"/>
        <w:numPr>
          <w:ilvl w:val="2"/>
          <w:numId w:val="13"/>
        </w:numPr>
        <w:rPr>
          <w:lang w:val="nb-NO"/>
        </w:rPr>
      </w:pPr>
      <w:r w:rsidRPr="00C31DCB">
        <w:rPr>
          <w:lang w:val="nb-NO"/>
        </w:rPr>
        <w:t>Hướng dẫn quản trị hệ thống</w:t>
      </w:r>
    </w:p>
    <w:p w14:paraId="3A844A1B" w14:textId="77777777" w:rsidR="00C31DCB" w:rsidRPr="00C31DCB" w:rsidRDefault="00C31DCB" w:rsidP="00F56049">
      <w:pPr>
        <w:pStyle w:val="ListBullet"/>
        <w:numPr>
          <w:ilvl w:val="0"/>
          <w:numId w:val="13"/>
        </w:numPr>
        <w:rPr>
          <w:lang w:val="nb-NO"/>
        </w:rPr>
      </w:pPr>
      <w:r w:rsidRPr="00C31DCB">
        <w:rPr>
          <w:lang w:val="nb-NO"/>
        </w:rPr>
        <w:lastRenderedPageBreak/>
        <w:t>01 khoá đào tạo về chuyển giao bộ mã nguồn và công nghệ, thiết kế có liên quan</w:t>
      </w:r>
    </w:p>
    <w:p w14:paraId="001BC51B" w14:textId="20F45C5C" w:rsidR="00C31DCB" w:rsidRPr="00C31DCB" w:rsidRDefault="00C31DCB" w:rsidP="00F56049">
      <w:pPr>
        <w:pStyle w:val="ListBullet"/>
        <w:numPr>
          <w:ilvl w:val="1"/>
          <w:numId w:val="13"/>
        </w:numPr>
        <w:rPr>
          <w:lang w:val="nb-NO"/>
        </w:rPr>
      </w:pPr>
      <w:r w:rsidRPr="00C31DCB">
        <w:rPr>
          <w:lang w:val="nb-NO"/>
        </w:rPr>
        <w:t xml:space="preserve">Đối tượng đào tạo: Cán bộ kỹ thuật của </w:t>
      </w:r>
      <w:r>
        <w:rPr>
          <w:lang w:val="nb-NO"/>
        </w:rPr>
        <w:t>HOSE</w:t>
      </w:r>
    </w:p>
    <w:p w14:paraId="44654160" w14:textId="713C3DC6" w:rsidR="00C31DCB" w:rsidRPr="00C31DCB" w:rsidRDefault="00C31DCB" w:rsidP="00F56049">
      <w:pPr>
        <w:pStyle w:val="ListBullet"/>
        <w:numPr>
          <w:ilvl w:val="1"/>
          <w:numId w:val="13"/>
        </w:numPr>
        <w:rPr>
          <w:lang w:val="nb-NO"/>
        </w:rPr>
      </w:pPr>
      <w:r w:rsidRPr="00C31DCB">
        <w:rPr>
          <w:lang w:val="nb-NO"/>
        </w:rPr>
        <w:t xml:space="preserve">Số lượng cán bộ tham gia: 3-10 cán bộ kỹ thuật (do </w:t>
      </w:r>
      <w:r>
        <w:rPr>
          <w:lang w:val="nb-NO"/>
        </w:rPr>
        <w:t>HOSE</w:t>
      </w:r>
      <w:r w:rsidRPr="00C31DCB">
        <w:rPr>
          <w:lang w:val="nb-NO"/>
        </w:rPr>
        <w:t xml:space="preserve"> bố trí)</w:t>
      </w:r>
    </w:p>
    <w:p w14:paraId="7B89CBED" w14:textId="77777777" w:rsidR="00C31DCB" w:rsidRPr="00C31DCB" w:rsidRDefault="00C31DCB" w:rsidP="00F56049">
      <w:pPr>
        <w:pStyle w:val="ListBullet"/>
        <w:numPr>
          <w:ilvl w:val="1"/>
          <w:numId w:val="13"/>
        </w:numPr>
        <w:rPr>
          <w:lang w:val="nb-NO"/>
        </w:rPr>
      </w:pPr>
      <w:r w:rsidRPr="00C31DCB">
        <w:rPr>
          <w:lang w:val="nb-NO"/>
        </w:rPr>
        <w:t>Thời lượng cho khóa đào tạo 01 ngày làm việc. Thực hiện trong quá trình triển khai hệ thống (thời gian cụ thể sẽ được thống nhất trong quá trình triển khai dự án)</w:t>
      </w:r>
    </w:p>
    <w:p w14:paraId="70613955" w14:textId="77777777" w:rsidR="00C31DCB" w:rsidRPr="00C31DCB" w:rsidRDefault="00C31DCB" w:rsidP="00F56049">
      <w:pPr>
        <w:pStyle w:val="ListBullet"/>
        <w:numPr>
          <w:ilvl w:val="1"/>
          <w:numId w:val="13"/>
        </w:numPr>
        <w:rPr>
          <w:lang w:val="nb-NO"/>
        </w:rPr>
      </w:pPr>
      <w:r w:rsidRPr="00C31DCB">
        <w:rPr>
          <w:lang w:val="nb-NO"/>
        </w:rPr>
        <w:t>Nội dung đào tạo:</w:t>
      </w:r>
    </w:p>
    <w:p w14:paraId="5CE163FE" w14:textId="77777777" w:rsidR="00C31DCB" w:rsidRPr="00C31DCB" w:rsidRDefault="00C31DCB" w:rsidP="00F56049">
      <w:pPr>
        <w:pStyle w:val="ListBullet"/>
        <w:numPr>
          <w:ilvl w:val="2"/>
          <w:numId w:val="13"/>
        </w:numPr>
        <w:rPr>
          <w:lang w:val="nb-NO"/>
        </w:rPr>
      </w:pPr>
      <w:r w:rsidRPr="00C31DCB">
        <w:rPr>
          <w:lang w:val="nb-NO"/>
        </w:rPr>
        <w:t>Chuyển giao bộ mã nguồn và công nghệ, thiết kế có liên quan</w:t>
      </w:r>
    </w:p>
    <w:p w14:paraId="4DC5F9B0" w14:textId="77777777" w:rsidR="00C31DCB" w:rsidRPr="00C31DCB" w:rsidRDefault="00C31DCB" w:rsidP="00F56049">
      <w:pPr>
        <w:pStyle w:val="ListBullet"/>
        <w:numPr>
          <w:ilvl w:val="0"/>
          <w:numId w:val="13"/>
        </w:numPr>
        <w:rPr>
          <w:lang w:val="nb-NO"/>
        </w:rPr>
      </w:pPr>
      <w:r w:rsidRPr="00C31DCB">
        <w:rPr>
          <w:lang w:val="nb-NO"/>
        </w:rPr>
        <w:t>01 khoá đào tạo sử dụng phần mềm hệ thống phục vụ cho tác nghiệp.</w:t>
      </w:r>
    </w:p>
    <w:p w14:paraId="3F08BCCA" w14:textId="2F42E6E8" w:rsidR="00C31DCB" w:rsidRPr="00C31DCB" w:rsidRDefault="00C31DCB" w:rsidP="00F56049">
      <w:pPr>
        <w:pStyle w:val="ListBullet"/>
        <w:numPr>
          <w:ilvl w:val="1"/>
          <w:numId w:val="13"/>
        </w:numPr>
        <w:rPr>
          <w:lang w:val="nb-NO"/>
        </w:rPr>
      </w:pPr>
      <w:r w:rsidRPr="00C31DCB">
        <w:rPr>
          <w:lang w:val="nb-NO"/>
        </w:rPr>
        <w:t xml:space="preserve">Đối tượng đào tạo: cán bộ nghiệp vụ sử dụng hệ thống của </w:t>
      </w:r>
      <w:r>
        <w:rPr>
          <w:lang w:val="nb-NO"/>
        </w:rPr>
        <w:t>HOSE</w:t>
      </w:r>
    </w:p>
    <w:p w14:paraId="4D3F61C8" w14:textId="0E06C798" w:rsidR="00C31DCB" w:rsidRPr="00C31DCB" w:rsidRDefault="00C31DCB" w:rsidP="00F56049">
      <w:pPr>
        <w:pStyle w:val="ListBullet"/>
        <w:numPr>
          <w:ilvl w:val="1"/>
          <w:numId w:val="13"/>
        </w:numPr>
        <w:rPr>
          <w:lang w:val="nb-NO"/>
        </w:rPr>
      </w:pPr>
      <w:r w:rsidRPr="00C31DCB">
        <w:rPr>
          <w:lang w:val="nb-NO"/>
        </w:rPr>
        <w:t xml:space="preserve">Số lượng cán bộ tham gia: 5-15 cán bộ nghiệp vụ (do </w:t>
      </w:r>
      <w:r>
        <w:rPr>
          <w:lang w:val="nb-NO"/>
        </w:rPr>
        <w:t>HOSE</w:t>
      </w:r>
      <w:r w:rsidRPr="00C31DCB">
        <w:rPr>
          <w:lang w:val="nb-NO"/>
        </w:rPr>
        <w:t xml:space="preserve"> bố trí)</w:t>
      </w:r>
    </w:p>
    <w:p w14:paraId="13970BAD" w14:textId="77777777" w:rsidR="00C31DCB" w:rsidRPr="00C31DCB" w:rsidRDefault="00C31DCB" w:rsidP="00F56049">
      <w:pPr>
        <w:pStyle w:val="ListBullet"/>
        <w:numPr>
          <w:ilvl w:val="1"/>
          <w:numId w:val="13"/>
        </w:numPr>
        <w:rPr>
          <w:lang w:val="nb-NO"/>
        </w:rPr>
      </w:pPr>
      <w:r w:rsidRPr="00C31DCB">
        <w:rPr>
          <w:lang w:val="nb-NO"/>
        </w:rPr>
        <w:t>Thời lượng cho khóa đào tạo 2 ngày làm việc. Thực hiện trong quá trình triển khai hệ thống.</w:t>
      </w:r>
    </w:p>
    <w:p w14:paraId="24A7B368" w14:textId="77777777" w:rsidR="00C31DCB" w:rsidRPr="00C31DCB" w:rsidRDefault="00C31DCB" w:rsidP="00F56049">
      <w:pPr>
        <w:pStyle w:val="ListBullet"/>
        <w:numPr>
          <w:ilvl w:val="1"/>
          <w:numId w:val="13"/>
        </w:numPr>
        <w:rPr>
          <w:lang w:val="nb-NO"/>
        </w:rPr>
      </w:pPr>
      <w:r w:rsidRPr="00C31DCB">
        <w:rPr>
          <w:lang w:val="nb-NO"/>
        </w:rPr>
        <w:t>Nội dung đào tạo:</w:t>
      </w:r>
    </w:p>
    <w:p w14:paraId="509A622A" w14:textId="77777777" w:rsidR="00C31DCB" w:rsidRPr="00C31DCB" w:rsidRDefault="00C31DCB" w:rsidP="00F56049">
      <w:pPr>
        <w:pStyle w:val="ListBullet"/>
        <w:numPr>
          <w:ilvl w:val="2"/>
          <w:numId w:val="13"/>
        </w:numPr>
        <w:rPr>
          <w:lang w:val="nb-NO"/>
        </w:rPr>
      </w:pPr>
      <w:r w:rsidRPr="00C31DCB">
        <w:rPr>
          <w:lang w:val="nb-NO"/>
        </w:rPr>
        <w:t>Hướng dẫn chung về hệ thống</w:t>
      </w:r>
    </w:p>
    <w:p w14:paraId="4DB4C6BD" w14:textId="77777777" w:rsidR="00C31DCB" w:rsidRPr="00C31DCB" w:rsidRDefault="00C31DCB" w:rsidP="00F56049">
      <w:pPr>
        <w:pStyle w:val="ListBullet"/>
        <w:numPr>
          <w:ilvl w:val="2"/>
          <w:numId w:val="13"/>
        </w:numPr>
        <w:rPr>
          <w:lang w:val="nb-NO"/>
        </w:rPr>
      </w:pPr>
      <w:r w:rsidRPr="00C31DCB">
        <w:rPr>
          <w:lang w:val="nb-NO"/>
        </w:rPr>
        <w:t>Hướng dẫn về tạo đợt đấu giá, đấu giá trọn lô</w:t>
      </w:r>
    </w:p>
    <w:p w14:paraId="2B392690" w14:textId="77777777" w:rsidR="00C31DCB" w:rsidRPr="00C31DCB" w:rsidRDefault="00C31DCB" w:rsidP="00F56049">
      <w:pPr>
        <w:pStyle w:val="ListBullet"/>
        <w:numPr>
          <w:ilvl w:val="2"/>
          <w:numId w:val="13"/>
        </w:numPr>
        <w:rPr>
          <w:lang w:val="nb-NO"/>
        </w:rPr>
      </w:pPr>
      <w:r w:rsidRPr="00C31DCB">
        <w:rPr>
          <w:lang w:val="nb-NO"/>
        </w:rPr>
        <w:t>Hướng dẫn về quy trình đợt bookbuiding</w:t>
      </w:r>
    </w:p>
    <w:p w14:paraId="3456F7F6" w14:textId="25BEA5C9" w:rsidR="00C31DCB" w:rsidRPr="00C31DCB" w:rsidRDefault="00C31DCB" w:rsidP="00C31DCB">
      <w:pPr>
        <w:pStyle w:val="BodyText"/>
        <w:ind w:left="357" w:firstLine="0"/>
        <w:rPr>
          <w:lang w:eastAsia="zh-CN"/>
        </w:rPr>
      </w:pPr>
      <w:r>
        <w:t>Cuối mỗi khóa đào tạo sẽ có biên bản xác nhận nội dung công việc đào tạo.</w:t>
      </w:r>
    </w:p>
    <w:p w14:paraId="2821559E" w14:textId="21CC2BC9" w:rsidR="002F0166" w:rsidRPr="00FF7B39" w:rsidRDefault="002F0166" w:rsidP="002F0166">
      <w:pPr>
        <w:pStyle w:val="Heading2"/>
        <w:numPr>
          <w:ilvl w:val="1"/>
          <w:numId w:val="1"/>
        </w:numPr>
      </w:pPr>
      <w:bookmarkStart w:id="911" w:name="_Toc14772030"/>
      <w:r w:rsidRPr="00FF7B39">
        <w:lastRenderedPageBreak/>
        <w:t>Dự toán chi tiết</w:t>
      </w:r>
      <w:bookmarkEnd w:id="911"/>
    </w:p>
    <w:p w14:paraId="21DE628C" w14:textId="77777777" w:rsidR="002F0166" w:rsidRPr="00FF7B39" w:rsidRDefault="002F0166" w:rsidP="002F0166">
      <w:pPr>
        <w:pStyle w:val="Heading3"/>
        <w:numPr>
          <w:ilvl w:val="2"/>
          <w:numId w:val="1"/>
        </w:numPr>
      </w:pPr>
      <w:bookmarkStart w:id="912" w:name="_Toc14772031"/>
      <w:r w:rsidRPr="00FF7B39">
        <w:t>Cơ sở lập dự toán</w:t>
      </w:r>
      <w:bookmarkEnd w:id="912"/>
    </w:p>
    <w:p w14:paraId="23361A6B" w14:textId="77777777" w:rsidR="00093E24" w:rsidRPr="00093E24" w:rsidRDefault="006C2A8A" w:rsidP="00093E24">
      <w:pPr>
        <w:tabs>
          <w:tab w:val="left" w:pos="720"/>
        </w:tabs>
        <w:spacing w:line="240" w:lineRule="auto"/>
        <w:jc w:val="both"/>
        <w:rPr>
          <w:iCs/>
          <w:color w:val="000000" w:themeColor="text1"/>
          <w:sz w:val="28"/>
          <w:szCs w:val="28"/>
        </w:rPr>
      </w:pPr>
      <w:r>
        <w:rPr>
          <w:iCs/>
          <w:color w:val="000000" w:themeColor="text1"/>
          <w:sz w:val="28"/>
          <w:szCs w:val="28"/>
        </w:rPr>
        <w:tab/>
      </w:r>
      <w:r w:rsidR="00093E24" w:rsidRPr="00093E24">
        <w:rPr>
          <w:iCs/>
          <w:color w:val="000000" w:themeColor="text1"/>
          <w:sz w:val="28"/>
          <w:szCs w:val="28"/>
        </w:rPr>
        <w:t>-</w:t>
      </w:r>
      <w:commentRangeStart w:id="913"/>
      <w:r w:rsidR="00093E24" w:rsidRPr="00093E24">
        <w:rPr>
          <w:iCs/>
          <w:color w:val="000000" w:themeColor="text1"/>
          <w:sz w:val="28"/>
          <w:szCs w:val="28"/>
        </w:rPr>
        <w:tab/>
        <w:t>Nghị định số 157/2018/NĐ-CP ngày 16/11/2018 của Chính phủ quy định mức lương tối thiểu vùng đối với người lao động làm theo hợp đồng lao động.</w:t>
      </w:r>
    </w:p>
    <w:p w14:paraId="6DA036A9" w14:textId="77777777" w:rsidR="00093E24" w:rsidRPr="00093E24" w:rsidRDefault="00093E24" w:rsidP="00093E24">
      <w:pPr>
        <w:tabs>
          <w:tab w:val="left" w:pos="720"/>
        </w:tabs>
        <w:spacing w:line="240" w:lineRule="auto"/>
        <w:jc w:val="both"/>
        <w:rPr>
          <w:iCs/>
          <w:color w:val="000000" w:themeColor="text1"/>
          <w:sz w:val="28"/>
          <w:szCs w:val="28"/>
        </w:rPr>
      </w:pPr>
      <w:r w:rsidRPr="00093E24">
        <w:rPr>
          <w:iCs/>
          <w:color w:val="000000" w:themeColor="text1"/>
          <w:sz w:val="28"/>
          <w:szCs w:val="28"/>
        </w:rPr>
        <w:t>-</w:t>
      </w:r>
      <w:r w:rsidRPr="00093E24">
        <w:rPr>
          <w:iCs/>
          <w:color w:val="000000" w:themeColor="text1"/>
          <w:sz w:val="28"/>
          <w:szCs w:val="28"/>
        </w:rPr>
        <w:tab/>
        <w:t>Thông tư số 17/2015/TT-BLĐTBXH ngày 22/04/2015 của Bộ Lao động - Thương binh và xã hội về việc hướng dẫn xây dựng thang bảng lương đối với người lao động trong công ty trách nhiệm hữu hạn một thành viên do Nhà nước làm chủ sở hữu.</w:t>
      </w:r>
    </w:p>
    <w:p w14:paraId="359BA52E" w14:textId="6BF851B7" w:rsidR="00AF5AEB" w:rsidRPr="00DC6C60" w:rsidRDefault="00093E24" w:rsidP="00093E24">
      <w:pPr>
        <w:tabs>
          <w:tab w:val="left" w:pos="720"/>
        </w:tabs>
        <w:spacing w:line="240" w:lineRule="auto"/>
        <w:jc w:val="both"/>
        <w:rPr>
          <w:color w:val="000000" w:themeColor="text1"/>
          <w:sz w:val="28"/>
          <w:szCs w:val="28"/>
        </w:rPr>
      </w:pPr>
      <w:r w:rsidRPr="00093E24">
        <w:rPr>
          <w:iCs/>
          <w:color w:val="000000" w:themeColor="text1"/>
          <w:sz w:val="28"/>
          <w:szCs w:val="28"/>
        </w:rPr>
        <w:t>-</w:t>
      </w:r>
      <w:r w:rsidRPr="00093E24">
        <w:rPr>
          <w:iCs/>
          <w:color w:val="000000" w:themeColor="text1"/>
          <w:sz w:val="28"/>
          <w:szCs w:val="28"/>
        </w:rPr>
        <w:tab/>
        <w:t>Công văn 2589/BTTTT-ƯDCNTT ngày 24/08/2011 vể việc hướng dẫn xác định chi phí phát triển, nâng cấp phần mềm nội bộ</w:t>
      </w:r>
      <w:r>
        <w:rPr>
          <w:iCs/>
          <w:color w:val="000000" w:themeColor="text1"/>
          <w:sz w:val="28"/>
          <w:szCs w:val="28"/>
        </w:rPr>
        <w:t>.</w:t>
      </w:r>
      <w:commentRangeEnd w:id="913"/>
      <w:r w:rsidR="001C7385">
        <w:rPr>
          <w:rStyle w:val="CommentReference"/>
          <w:rFonts w:eastAsia="Times New Roman"/>
          <w:lang w:eastAsia="en-US"/>
        </w:rPr>
        <w:commentReference w:id="913"/>
      </w:r>
    </w:p>
    <w:p w14:paraId="6940EA25" w14:textId="3583FEA7" w:rsidR="00564098" w:rsidRPr="00FF7B39" w:rsidRDefault="00564098" w:rsidP="00564098">
      <w:pPr>
        <w:pStyle w:val="Heading3"/>
      </w:pPr>
      <w:bookmarkStart w:id="914" w:name="_Toc14772032"/>
      <w:r w:rsidRPr="00FF7B39">
        <w:t>Dự toán chi tiết</w:t>
      </w:r>
      <w:bookmarkEnd w:id="914"/>
    </w:p>
    <w:p w14:paraId="46C10553" w14:textId="69E1F498" w:rsidR="00CD2959" w:rsidRDefault="006D01B2" w:rsidP="00EF0AA8">
      <w:pPr>
        <w:pStyle w:val="Heading4"/>
      </w:pPr>
      <w:r w:rsidRPr="00FF7B39">
        <w:t>Tổng mức đầu tư dự án</w:t>
      </w:r>
    </w:p>
    <w:p w14:paraId="3D90A7D6" w14:textId="77777777" w:rsidR="00CD2959" w:rsidRPr="00CD2959" w:rsidRDefault="00CD2959" w:rsidP="00CD2959">
      <w:pPr>
        <w:spacing w:before="0" w:after="0" w:line="240" w:lineRule="auto"/>
        <w:rPr>
          <w:rFonts w:eastAsia="SimSun"/>
          <w:b/>
          <w:bCs/>
          <w:sz w:val="28"/>
          <w:szCs w:val="28"/>
          <w:lang w:eastAsia="zh-CN"/>
        </w:rPr>
      </w:pPr>
      <w:r>
        <w:br w:type="page"/>
      </w:r>
    </w:p>
    <w:tbl>
      <w:tblPr>
        <w:tblW w:w="8019" w:type="dxa"/>
        <w:jc w:val="center"/>
        <w:tblLook w:val="04A0" w:firstRow="1" w:lastRow="0" w:firstColumn="1" w:lastColumn="0" w:noHBand="0" w:noVBand="1"/>
      </w:tblPr>
      <w:tblGrid>
        <w:gridCol w:w="746"/>
        <w:gridCol w:w="4641"/>
        <w:gridCol w:w="2615"/>
        <w:gridCol w:w="17"/>
      </w:tblGrid>
      <w:tr w:rsidR="00CD2959" w:rsidRPr="00CD2959" w14:paraId="62510B7C" w14:textId="77777777" w:rsidTr="00CD2959">
        <w:trPr>
          <w:trHeight w:val="1095"/>
          <w:jc w:val="center"/>
        </w:trPr>
        <w:tc>
          <w:tcPr>
            <w:tcW w:w="8019" w:type="dxa"/>
            <w:gridSpan w:val="4"/>
            <w:tcBorders>
              <w:top w:val="nil"/>
              <w:left w:val="nil"/>
              <w:bottom w:val="nil"/>
              <w:right w:val="nil"/>
            </w:tcBorders>
            <w:shd w:val="clear" w:color="auto" w:fill="auto"/>
            <w:vAlign w:val="center"/>
            <w:hideMark/>
          </w:tcPr>
          <w:p w14:paraId="7183A4AA" w14:textId="77777777" w:rsidR="00CD2959" w:rsidRPr="00CD2959" w:rsidRDefault="00CD2959" w:rsidP="00CD2959">
            <w:pPr>
              <w:spacing w:before="0" w:after="0" w:line="240" w:lineRule="auto"/>
              <w:jc w:val="center"/>
              <w:rPr>
                <w:rFonts w:eastAsia="Times New Roman"/>
                <w:b/>
                <w:bCs/>
                <w:sz w:val="28"/>
                <w:szCs w:val="28"/>
                <w:lang w:eastAsia="en-US"/>
              </w:rPr>
            </w:pPr>
            <w:r w:rsidRPr="00CD2959">
              <w:rPr>
                <w:rFonts w:eastAsia="Times New Roman"/>
                <w:b/>
                <w:bCs/>
                <w:sz w:val="28"/>
                <w:szCs w:val="28"/>
                <w:lang w:eastAsia="en-US"/>
              </w:rPr>
              <w:lastRenderedPageBreak/>
              <w:t xml:space="preserve"> BẢNG TỔNG HỢP TỔNG MỨC ĐẦU TƯ DỰ ÁN ỨNG DỤNG CÔNG NGHỆ THÔNG TIN </w:t>
            </w:r>
          </w:p>
        </w:tc>
      </w:tr>
      <w:tr w:rsidR="00CD2959" w:rsidRPr="00CD2959" w14:paraId="76BB8BC2" w14:textId="77777777" w:rsidTr="00CD2959">
        <w:trPr>
          <w:gridAfter w:val="1"/>
          <w:wAfter w:w="17" w:type="dxa"/>
          <w:trHeight w:val="390"/>
          <w:jc w:val="center"/>
        </w:trPr>
        <w:tc>
          <w:tcPr>
            <w:tcW w:w="746" w:type="dxa"/>
            <w:tcBorders>
              <w:top w:val="nil"/>
              <w:left w:val="nil"/>
              <w:bottom w:val="nil"/>
              <w:right w:val="nil"/>
            </w:tcBorders>
            <w:shd w:val="clear" w:color="auto" w:fill="auto"/>
            <w:noWrap/>
            <w:vAlign w:val="bottom"/>
            <w:hideMark/>
          </w:tcPr>
          <w:p w14:paraId="5A328C75" w14:textId="77777777" w:rsidR="00CD2959" w:rsidRPr="00CD2959" w:rsidRDefault="00CD2959" w:rsidP="00CD2959">
            <w:pPr>
              <w:spacing w:before="0" w:after="0" w:line="240" w:lineRule="auto"/>
              <w:jc w:val="center"/>
              <w:rPr>
                <w:rFonts w:eastAsia="Times New Roman"/>
                <w:b/>
                <w:bCs/>
                <w:sz w:val="28"/>
                <w:szCs w:val="28"/>
                <w:lang w:eastAsia="en-US"/>
              </w:rPr>
            </w:pPr>
          </w:p>
        </w:tc>
        <w:tc>
          <w:tcPr>
            <w:tcW w:w="4641" w:type="dxa"/>
            <w:tcBorders>
              <w:top w:val="nil"/>
              <w:left w:val="nil"/>
              <w:bottom w:val="nil"/>
              <w:right w:val="nil"/>
            </w:tcBorders>
            <w:shd w:val="clear" w:color="auto" w:fill="auto"/>
            <w:vAlign w:val="bottom"/>
            <w:hideMark/>
          </w:tcPr>
          <w:p w14:paraId="60433A5F" w14:textId="77777777" w:rsidR="00CD2959" w:rsidRPr="00CD2959" w:rsidRDefault="00CD2959" w:rsidP="00CD2959">
            <w:pPr>
              <w:spacing w:before="0" w:after="0" w:line="240" w:lineRule="auto"/>
              <w:rPr>
                <w:rFonts w:eastAsia="Times New Roman"/>
                <w:sz w:val="20"/>
                <w:szCs w:val="20"/>
                <w:lang w:eastAsia="en-US"/>
              </w:rPr>
            </w:pPr>
          </w:p>
        </w:tc>
        <w:tc>
          <w:tcPr>
            <w:tcW w:w="2615" w:type="dxa"/>
            <w:tcBorders>
              <w:top w:val="nil"/>
              <w:left w:val="nil"/>
              <w:bottom w:val="nil"/>
              <w:right w:val="nil"/>
            </w:tcBorders>
            <w:shd w:val="clear" w:color="auto" w:fill="auto"/>
            <w:noWrap/>
            <w:vAlign w:val="bottom"/>
            <w:hideMark/>
          </w:tcPr>
          <w:p w14:paraId="0E232E80" w14:textId="77777777" w:rsidR="00CD2959" w:rsidRPr="00CD2959" w:rsidRDefault="00CD2959" w:rsidP="00CD2959">
            <w:pPr>
              <w:spacing w:before="0" w:after="0" w:line="240" w:lineRule="auto"/>
              <w:jc w:val="right"/>
              <w:rPr>
                <w:rFonts w:eastAsia="Times New Roman"/>
                <w:i/>
                <w:iCs/>
                <w:sz w:val="28"/>
                <w:szCs w:val="28"/>
                <w:lang w:eastAsia="en-US"/>
              </w:rPr>
            </w:pPr>
            <w:r w:rsidRPr="00CD2959">
              <w:rPr>
                <w:rFonts w:eastAsia="Times New Roman"/>
                <w:i/>
                <w:iCs/>
                <w:sz w:val="28"/>
                <w:szCs w:val="28"/>
                <w:lang w:eastAsia="en-US"/>
              </w:rPr>
              <w:t xml:space="preserve"> Đơn vị tính: Đồng </w:t>
            </w:r>
          </w:p>
        </w:tc>
      </w:tr>
      <w:tr w:rsidR="00CD2959" w:rsidRPr="00CD2959" w14:paraId="2BBE408C" w14:textId="77777777" w:rsidTr="00CD2959">
        <w:trPr>
          <w:gridAfter w:val="1"/>
          <w:wAfter w:w="17" w:type="dxa"/>
          <w:trHeight w:val="450"/>
          <w:jc w:val="center"/>
        </w:trPr>
        <w:tc>
          <w:tcPr>
            <w:tcW w:w="746" w:type="dxa"/>
            <w:tcBorders>
              <w:top w:val="single" w:sz="8" w:space="0" w:color="auto"/>
              <w:left w:val="single" w:sz="8" w:space="0" w:color="auto"/>
              <w:bottom w:val="single" w:sz="4" w:space="0" w:color="auto"/>
              <w:right w:val="single" w:sz="4" w:space="0" w:color="auto"/>
            </w:tcBorders>
            <w:shd w:val="clear" w:color="auto" w:fill="auto"/>
            <w:noWrap/>
            <w:hideMark/>
          </w:tcPr>
          <w:p w14:paraId="13ED9893" w14:textId="77777777" w:rsidR="00CD2959" w:rsidRPr="00CD2959" w:rsidRDefault="00CD2959" w:rsidP="00CD2959">
            <w:pPr>
              <w:spacing w:before="0" w:after="0" w:line="240" w:lineRule="auto"/>
              <w:jc w:val="center"/>
              <w:rPr>
                <w:rFonts w:eastAsia="Times New Roman"/>
                <w:b/>
                <w:bCs/>
                <w:sz w:val="28"/>
                <w:szCs w:val="28"/>
                <w:lang w:eastAsia="en-US"/>
              </w:rPr>
            </w:pPr>
            <w:r w:rsidRPr="00CD2959">
              <w:rPr>
                <w:rFonts w:eastAsia="Times New Roman"/>
                <w:b/>
                <w:bCs/>
                <w:sz w:val="28"/>
                <w:szCs w:val="28"/>
                <w:lang w:eastAsia="en-US"/>
              </w:rPr>
              <w:t xml:space="preserve"> STT </w:t>
            </w:r>
          </w:p>
        </w:tc>
        <w:tc>
          <w:tcPr>
            <w:tcW w:w="4641" w:type="dxa"/>
            <w:tcBorders>
              <w:top w:val="single" w:sz="8" w:space="0" w:color="auto"/>
              <w:left w:val="nil"/>
              <w:bottom w:val="single" w:sz="4" w:space="0" w:color="auto"/>
              <w:right w:val="single" w:sz="4" w:space="0" w:color="auto"/>
            </w:tcBorders>
            <w:shd w:val="clear" w:color="auto" w:fill="auto"/>
            <w:hideMark/>
          </w:tcPr>
          <w:p w14:paraId="1D030610" w14:textId="77777777" w:rsidR="00CD2959" w:rsidRPr="00CD2959" w:rsidRDefault="00CD2959" w:rsidP="00CD2959">
            <w:pPr>
              <w:spacing w:before="0" w:after="0" w:line="240" w:lineRule="auto"/>
              <w:jc w:val="center"/>
              <w:rPr>
                <w:rFonts w:eastAsia="Times New Roman"/>
                <w:b/>
                <w:bCs/>
                <w:sz w:val="28"/>
                <w:szCs w:val="28"/>
                <w:lang w:eastAsia="en-US"/>
              </w:rPr>
            </w:pPr>
            <w:r w:rsidRPr="00CD2959">
              <w:rPr>
                <w:rFonts w:eastAsia="Times New Roman"/>
                <w:b/>
                <w:bCs/>
                <w:sz w:val="28"/>
                <w:szCs w:val="28"/>
                <w:lang w:eastAsia="en-US"/>
              </w:rPr>
              <w:t xml:space="preserve"> Nội dung </w:t>
            </w:r>
          </w:p>
        </w:tc>
        <w:tc>
          <w:tcPr>
            <w:tcW w:w="2615" w:type="dxa"/>
            <w:tcBorders>
              <w:top w:val="single" w:sz="8" w:space="0" w:color="auto"/>
              <w:left w:val="nil"/>
              <w:bottom w:val="single" w:sz="4" w:space="0" w:color="auto"/>
              <w:right w:val="single" w:sz="8" w:space="0" w:color="auto"/>
            </w:tcBorders>
            <w:shd w:val="clear" w:color="auto" w:fill="auto"/>
            <w:hideMark/>
          </w:tcPr>
          <w:p w14:paraId="180C524E" w14:textId="77777777" w:rsidR="00CD2959" w:rsidRPr="00CD2959" w:rsidRDefault="00CD2959" w:rsidP="00CD2959">
            <w:pPr>
              <w:spacing w:before="0" w:after="0" w:line="240" w:lineRule="auto"/>
              <w:jc w:val="center"/>
              <w:rPr>
                <w:rFonts w:eastAsia="Times New Roman"/>
                <w:b/>
                <w:bCs/>
                <w:sz w:val="28"/>
                <w:szCs w:val="28"/>
                <w:lang w:eastAsia="en-US"/>
              </w:rPr>
            </w:pPr>
            <w:r w:rsidRPr="00CD2959">
              <w:rPr>
                <w:rFonts w:eastAsia="Times New Roman"/>
                <w:b/>
                <w:bCs/>
                <w:sz w:val="28"/>
                <w:szCs w:val="28"/>
                <w:lang w:eastAsia="en-US"/>
              </w:rPr>
              <w:t xml:space="preserve"> Giá trị </w:t>
            </w:r>
          </w:p>
        </w:tc>
      </w:tr>
      <w:tr w:rsidR="00CD2959" w:rsidRPr="00CD2959" w14:paraId="7618B7C2" w14:textId="77777777" w:rsidTr="00CD2959">
        <w:trPr>
          <w:gridAfter w:val="1"/>
          <w:wAfter w:w="17" w:type="dxa"/>
          <w:trHeight w:val="420"/>
          <w:jc w:val="center"/>
        </w:trPr>
        <w:tc>
          <w:tcPr>
            <w:tcW w:w="746" w:type="dxa"/>
            <w:tcBorders>
              <w:top w:val="nil"/>
              <w:left w:val="single" w:sz="8" w:space="0" w:color="auto"/>
              <w:bottom w:val="single" w:sz="4" w:space="0" w:color="auto"/>
              <w:right w:val="single" w:sz="4" w:space="0" w:color="auto"/>
            </w:tcBorders>
            <w:shd w:val="clear" w:color="auto" w:fill="auto"/>
            <w:noWrap/>
            <w:vAlign w:val="bottom"/>
            <w:hideMark/>
          </w:tcPr>
          <w:p w14:paraId="3CBEF5E7" w14:textId="77777777" w:rsidR="00CD2959" w:rsidRPr="00FA0B67" w:rsidRDefault="00CD2959" w:rsidP="00CD2959">
            <w:pPr>
              <w:spacing w:before="0" w:after="0" w:line="240" w:lineRule="auto"/>
              <w:rPr>
                <w:rFonts w:eastAsia="Times New Roman"/>
                <w:sz w:val="28"/>
                <w:szCs w:val="28"/>
                <w:lang w:eastAsia="en-US"/>
              </w:rPr>
            </w:pPr>
            <w:r w:rsidRPr="00FA0B67">
              <w:rPr>
                <w:rFonts w:eastAsia="Times New Roman"/>
                <w:sz w:val="28"/>
                <w:szCs w:val="28"/>
                <w:lang w:eastAsia="en-US"/>
              </w:rPr>
              <w:t xml:space="preserve">         1 </w:t>
            </w:r>
          </w:p>
        </w:tc>
        <w:tc>
          <w:tcPr>
            <w:tcW w:w="4641" w:type="dxa"/>
            <w:tcBorders>
              <w:top w:val="nil"/>
              <w:left w:val="nil"/>
              <w:bottom w:val="single" w:sz="4" w:space="0" w:color="auto"/>
              <w:right w:val="single" w:sz="4" w:space="0" w:color="auto"/>
            </w:tcBorders>
            <w:shd w:val="clear" w:color="auto" w:fill="auto"/>
            <w:vAlign w:val="bottom"/>
            <w:hideMark/>
          </w:tcPr>
          <w:p w14:paraId="04EC7DDB" w14:textId="77777777" w:rsidR="00CD2959" w:rsidRPr="00FA0B67" w:rsidRDefault="00CD2959" w:rsidP="00CD2959">
            <w:pPr>
              <w:spacing w:before="0" w:after="0" w:line="240" w:lineRule="auto"/>
              <w:rPr>
                <w:rFonts w:eastAsia="Times New Roman"/>
                <w:sz w:val="28"/>
                <w:szCs w:val="28"/>
                <w:lang w:eastAsia="en-US"/>
              </w:rPr>
            </w:pPr>
            <w:r w:rsidRPr="00FA0B67">
              <w:rPr>
                <w:rFonts w:eastAsia="Times New Roman"/>
                <w:sz w:val="28"/>
                <w:szCs w:val="28"/>
                <w:lang w:eastAsia="en-US"/>
              </w:rPr>
              <w:t xml:space="preserve"> Chi phí xây lắp </w:t>
            </w:r>
          </w:p>
        </w:tc>
        <w:tc>
          <w:tcPr>
            <w:tcW w:w="2615" w:type="dxa"/>
            <w:tcBorders>
              <w:top w:val="nil"/>
              <w:left w:val="nil"/>
              <w:bottom w:val="single" w:sz="4" w:space="0" w:color="auto"/>
              <w:right w:val="single" w:sz="8" w:space="0" w:color="auto"/>
            </w:tcBorders>
            <w:shd w:val="clear" w:color="auto" w:fill="auto"/>
            <w:noWrap/>
            <w:vAlign w:val="bottom"/>
            <w:hideMark/>
          </w:tcPr>
          <w:p w14:paraId="7FA4F35A" w14:textId="77777777" w:rsidR="00CD2959" w:rsidRPr="00CD2959" w:rsidRDefault="00CD2959" w:rsidP="00CD2959">
            <w:pPr>
              <w:spacing w:before="0" w:after="0" w:line="240" w:lineRule="auto"/>
              <w:jc w:val="right"/>
              <w:rPr>
                <w:rFonts w:eastAsia="Times New Roman"/>
                <w:sz w:val="24"/>
                <w:lang w:eastAsia="en-US"/>
              </w:rPr>
            </w:pPr>
            <w:r w:rsidRPr="00CD2959">
              <w:rPr>
                <w:rFonts w:eastAsia="Times New Roman"/>
                <w:sz w:val="24"/>
                <w:lang w:eastAsia="en-US"/>
              </w:rPr>
              <w:t xml:space="preserve">                                    -   </w:t>
            </w:r>
          </w:p>
        </w:tc>
      </w:tr>
      <w:tr w:rsidR="00CD2959" w:rsidRPr="00CD2959" w14:paraId="40E837CA" w14:textId="77777777" w:rsidTr="00CD2959">
        <w:trPr>
          <w:gridAfter w:val="1"/>
          <w:wAfter w:w="17" w:type="dxa"/>
          <w:trHeight w:val="420"/>
          <w:jc w:val="center"/>
        </w:trPr>
        <w:tc>
          <w:tcPr>
            <w:tcW w:w="746" w:type="dxa"/>
            <w:tcBorders>
              <w:top w:val="nil"/>
              <w:left w:val="single" w:sz="8" w:space="0" w:color="auto"/>
              <w:bottom w:val="single" w:sz="4" w:space="0" w:color="auto"/>
              <w:right w:val="single" w:sz="4" w:space="0" w:color="auto"/>
            </w:tcBorders>
            <w:shd w:val="clear" w:color="auto" w:fill="auto"/>
            <w:noWrap/>
            <w:vAlign w:val="bottom"/>
            <w:hideMark/>
          </w:tcPr>
          <w:p w14:paraId="2D4E7541" w14:textId="77777777" w:rsidR="00CD2959" w:rsidRPr="00FA0B67" w:rsidRDefault="00CD2959" w:rsidP="00CD2959">
            <w:pPr>
              <w:spacing w:before="0" w:after="0" w:line="240" w:lineRule="auto"/>
              <w:rPr>
                <w:rFonts w:eastAsia="Times New Roman"/>
                <w:sz w:val="28"/>
                <w:szCs w:val="28"/>
                <w:lang w:eastAsia="en-US"/>
              </w:rPr>
            </w:pPr>
            <w:r w:rsidRPr="00FA0B67">
              <w:rPr>
                <w:rFonts w:eastAsia="Times New Roman"/>
                <w:sz w:val="28"/>
                <w:szCs w:val="28"/>
                <w:lang w:eastAsia="en-US"/>
              </w:rPr>
              <w:t xml:space="preserve">         2 </w:t>
            </w:r>
          </w:p>
        </w:tc>
        <w:tc>
          <w:tcPr>
            <w:tcW w:w="4641" w:type="dxa"/>
            <w:tcBorders>
              <w:top w:val="nil"/>
              <w:left w:val="nil"/>
              <w:bottom w:val="single" w:sz="4" w:space="0" w:color="auto"/>
              <w:right w:val="single" w:sz="4" w:space="0" w:color="auto"/>
            </w:tcBorders>
            <w:shd w:val="clear" w:color="auto" w:fill="auto"/>
            <w:vAlign w:val="bottom"/>
            <w:hideMark/>
          </w:tcPr>
          <w:p w14:paraId="35F5081E" w14:textId="77777777" w:rsidR="00CD2959" w:rsidRPr="00FA0B67" w:rsidRDefault="00CD2959" w:rsidP="00CD2959">
            <w:pPr>
              <w:spacing w:before="0" w:after="0" w:line="240" w:lineRule="auto"/>
              <w:rPr>
                <w:rFonts w:eastAsia="Times New Roman"/>
                <w:sz w:val="28"/>
                <w:szCs w:val="28"/>
                <w:lang w:eastAsia="en-US"/>
              </w:rPr>
            </w:pPr>
            <w:r w:rsidRPr="00FA0B67">
              <w:rPr>
                <w:rFonts w:eastAsia="Times New Roman"/>
                <w:sz w:val="28"/>
                <w:szCs w:val="28"/>
                <w:lang w:eastAsia="en-US"/>
              </w:rPr>
              <w:t xml:space="preserve"> Chi phí thiết bị </w:t>
            </w:r>
          </w:p>
        </w:tc>
        <w:tc>
          <w:tcPr>
            <w:tcW w:w="2615" w:type="dxa"/>
            <w:tcBorders>
              <w:top w:val="nil"/>
              <w:left w:val="nil"/>
              <w:bottom w:val="single" w:sz="4" w:space="0" w:color="auto"/>
              <w:right w:val="single" w:sz="8" w:space="0" w:color="auto"/>
            </w:tcBorders>
            <w:shd w:val="clear" w:color="auto" w:fill="auto"/>
            <w:noWrap/>
            <w:vAlign w:val="bottom"/>
            <w:hideMark/>
          </w:tcPr>
          <w:p w14:paraId="14454802" w14:textId="273DB514" w:rsidR="00CD2959" w:rsidRPr="00CD2959" w:rsidRDefault="00CD2959" w:rsidP="00F7471B">
            <w:pPr>
              <w:spacing w:before="0" w:after="0" w:line="240" w:lineRule="auto"/>
              <w:jc w:val="right"/>
              <w:rPr>
                <w:rFonts w:eastAsia="Times New Roman"/>
                <w:sz w:val="24"/>
                <w:lang w:eastAsia="en-US"/>
              </w:rPr>
            </w:pPr>
            <w:r w:rsidRPr="00CD2959">
              <w:rPr>
                <w:rFonts w:eastAsia="Times New Roman"/>
                <w:sz w:val="24"/>
                <w:lang w:eastAsia="en-US"/>
              </w:rPr>
              <w:t xml:space="preserve">                 </w:t>
            </w:r>
            <w:r w:rsidR="00F7471B">
              <w:rPr>
                <w:rFonts w:eastAsia="Times New Roman"/>
                <w:sz w:val="24"/>
                <w:lang w:eastAsia="en-US"/>
              </w:rPr>
              <w:t>1,</w:t>
            </w:r>
            <w:r w:rsidR="00E023D0">
              <w:rPr>
                <w:rFonts w:eastAsia="Times New Roman"/>
                <w:sz w:val="24"/>
                <w:lang w:eastAsia="en-US"/>
              </w:rPr>
              <w:t>809</w:t>
            </w:r>
            <w:r w:rsidR="00F7471B">
              <w:rPr>
                <w:rFonts w:eastAsia="Times New Roman"/>
                <w:sz w:val="24"/>
                <w:lang w:eastAsia="en-US"/>
              </w:rPr>
              <w:t>,</w:t>
            </w:r>
            <w:r w:rsidR="00E023D0">
              <w:rPr>
                <w:rFonts w:eastAsia="Times New Roman"/>
                <w:sz w:val="24"/>
                <w:lang w:eastAsia="en-US"/>
              </w:rPr>
              <w:t>108</w:t>
            </w:r>
            <w:r w:rsidR="00F7471B">
              <w:rPr>
                <w:rFonts w:eastAsia="Times New Roman"/>
                <w:sz w:val="24"/>
                <w:lang w:eastAsia="en-US"/>
              </w:rPr>
              <w:t>,</w:t>
            </w:r>
            <w:r w:rsidR="00E023D0">
              <w:rPr>
                <w:rFonts w:eastAsia="Times New Roman"/>
                <w:sz w:val="24"/>
                <w:lang w:eastAsia="en-US"/>
              </w:rPr>
              <w:t>940</w:t>
            </w:r>
            <w:r w:rsidRPr="00CD2959">
              <w:rPr>
                <w:rFonts w:eastAsia="Times New Roman"/>
                <w:sz w:val="24"/>
                <w:lang w:eastAsia="en-US"/>
              </w:rPr>
              <w:t xml:space="preserve"> </w:t>
            </w:r>
          </w:p>
        </w:tc>
      </w:tr>
      <w:tr w:rsidR="00CD2959" w:rsidRPr="00CD2959" w14:paraId="693909E6" w14:textId="77777777" w:rsidTr="00CD2959">
        <w:trPr>
          <w:gridAfter w:val="1"/>
          <w:wAfter w:w="17" w:type="dxa"/>
          <w:trHeight w:val="420"/>
          <w:jc w:val="center"/>
        </w:trPr>
        <w:tc>
          <w:tcPr>
            <w:tcW w:w="746" w:type="dxa"/>
            <w:tcBorders>
              <w:top w:val="nil"/>
              <w:left w:val="single" w:sz="8" w:space="0" w:color="auto"/>
              <w:bottom w:val="single" w:sz="4" w:space="0" w:color="auto"/>
              <w:right w:val="single" w:sz="4" w:space="0" w:color="auto"/>
            </w:tcBorders>
            <w:shd w:val="clear" w:color="auto" w:fill="auto"/>
            <w:noWrap/>
            <w:vAlign w:val="bottom"/>
            <w:hideMark/>
          </w:tcPr>
          <w:p w14:paraId="27B109AA" w14:textId="77777777" w:rsidR="00CD2959" w:rsidRPr="00FA0B67" w:rsidRDefault="00CD2959" w:rsidP="00CD2959">
            <w:pPr>
              <w:spacing w:before="0" w:after="0" w:line="240" w:lineRule="auto"/>
              <w:rPr>
                <w:rFonts w:eastAsia="Times New Roman"/>
                <w:sz w:val="28"/>
                <w:szCs w:val="28"/>
                <w:lang w:eastAsia="en-US"/>
              </w:rPr>
            </w:pPr>
            <w:r w:rsidRPr="00FA0B67">
              <w:rPr>
                <w:rFonts w:eastAsia="Times New Roman"/>
                <w:sz w:val="28"/>
                <w:szCs w:val="28"/>
                <w:lang w:eastAsia="en-US"/>
              </w:rPr>
              <w:t xml:space="preserve">         3 </w:t>
            </w:r>
          </w:p>
        </w:tc>
        <w:tc>
          <w:tcPr>
            <w:tcW w:w="4641" w:type="dxa"/>
            <w:tcBorders>
              <w:top w:val="nil"/>
              <w:left w:val="nil"/>
              <w:bottom w:val="single" w:sz="4" w:space="0" w:color="auto"/>
              <w:right w:val="single" w:sz="4" w:space="0" w:color="auto"/>
            </w:tcBorders>
            <w:shd w:val="clear" w:color="auto" w:fill="auto"/>
            <w:vAlign w:val="bottom"/>
            <w:hideMark/>
          </w:tcPr>
          <w:p w14:paraId="4DCC8AF6" w14:textId="77777777" w:rsidR="00CD2959" w:rsidRPr="00FA0B67" w:rsidRDefault="00CD2959" w:rsidP="00CD2959">
            <w:pPr>
              <w:spacing w:before="0" w:after="0" w:line="240" w:lineRule="auto"/>
              <w:rPr>
                <w:rFonts w:eastAsia="Times New Roman"/>
                <w:sz w:val="28"/>
                <w:szCs w:val="28"/>
                <w:lang w:eastAsia="en-US"/>
              </w:rPr>
            </w:pPr>
            <w:r w:rsidRPr="00FA0B67">
              <w:rPr>
                <w:rFonts w:eastAsia="Times New Roman"/>
                <w:sz w:val="28"/>
                <w:szCs w:val="28"/>
                <w:lang w:eastAsia="en-US"/>
              </w:rPr>
              <w:t xml:space="preserve"> Chi phí quản lý dự án </w:t>
            </w:r>
          </w:p>
        </w:tc>
        <w:tc>
          <w:tcPr>
            <w:tcW w:w="2615" w:type="dxa"/>
            <w:tcBorders>
              <w:top w:val="nil"/>
              <w:left w:val="nil"/>
              <w:bottom w:val="single" w:sz="4" w:space="0" w:color="auto"/>
              <w:right w:val="single" w:sz="8" w:space="0" w:color="auto"/>
            </w:tcBorders>
            <w:shd w:val="clear" w:color="auto" w:fill="auto"/>
            <w:noWrap/>
            <w:vAlign w:val="bottom"/>
            <w:hideMark/>
          </w:tcPr>
          <w:p w14:paraId="3AFBCECB" w14:textId="77777777" w:rsidR="00CD2959" w:rsidRPr="00CD2959" w:rsidRDefault="00CD2959" w:rsidP="00CD2959">
            <w:pPr>
              <w:spacing w:before="0" w:after="0" w:line="240" w:lineRule="auto"/>
              <w:jc w:val="right"/>
              <w:rPr>
                <w:rFonts w:eastAsia="Times New Roman"/>
                <w:sz w:val="24"/>
                <w:lang w:eastAsia="en-US"/>
              </w:rPr>
            </w:pPr>
            <w:r w:rsidRPr="00CD2959">
              <w:rPr>
                <w:rFonts w:eastAsia="Times New Roman"/>
                <w:sz w:val="24"/>
                <w:lang w:eastAsia="en-US"/>
              </w:rPr>
              <w:t xml:space="preserve">                                    -   </w:t>
            </w:r>
          </w:p>
        </w:tc>
      </w:tr>
      <w:tr w:rsidR="00CD2959" w:rsidRPr="00CD2959" w14:paraId="3386A314" w14:textId="77777777" w:rsidTr="00CD2959">
        <w:trPr>
          <w:gridAfter w:val="1"/>
          <w:wAfter w:w="17" w:type="dxa"/>
          <w:trHeight w:val="420"/>
          <w:jc w:val="center"/>
        </w:trPr>
        <w:tc>
          <w:tcPr>
            <w:tcW w:w="746" w:type="dxa"/>
            <w:tcBorders>
              <w:top w:val="nil"/>
              <w:left w:val="single" w:sz="8" w:space="0" w:color="auto"/>
              <w:bottom w:val="single" w:sz="4" w:space="0" w:color="auto"/>
              <w:right w:val="single" w:sz="4" w:space="0" w:color="auto"/>
            </w:tcBorders>
            <w:shd w:val="clear" w:color="auto" w:fill="auto"/>
            <w:noWrap/>
            <w:vAlign w:val="bottom"/>
            <w:hideMark/>
          </w:tcPr>
          <w:p w14:paraId="4C3DB9AF" w14:textId="77777777" w:rsidR="00CD2959" w:rsidRPr="00FA0B67" w:rsidRDefault="00CD2959" w:rsidP="00CD2959">
            <w:pPr>
              <w:spacing w:before="0" w:after="0" w:line="240" w:lineRule="auto"/>
              <w:rPr>
                <w:rFonts w:eastAsia="Times New Roman"/>
                <w:sz w:val="28"/>
                <w:szCs w:val="28"/>
                <w:lang w:eastAsia="en-US"/>
              </w:rPr>
            </w:pPr>
            <w:r w:rsidRPr="00FA0B67">
              <w:rPr>
                <w:rFonts w:eastAsia="Times New Roman"/>
                <w:sz w:val="28"/>
                <w:szCs w:val="28"/>
                <w:lang w:eastAsia="en-US"/>
              </w:rPr>
              <w:t xml:space="preserve">         4 </w:t>
            </w:r>
          </w:p>
        </w:tc>
        <w:tc>
          <w:tcPr>
            <w:tcW w:w="4641" w:type="dxa"/>
            <w:tcBorders>
              <w:top w:val="nil"/>
              <w:left w:val="nil"/>
              <w:bottom w:val="single" w:sz="4" w:space="0" w:color="auto"/>
              <w:right w:val="single" w:sz="4" w:space="0" w:color="auto"/>
            </w:tcBorders>
            <w:shd w:val="clear" w:color="auto" w:fill="auto"/>
            <w:vAlign w:val="center"/>
            <w:hideMark/>
          </w:tcPr>
          <w:p w14:paraId="77095573" w14:textId="77777777" w:rsidR="00CD2959" w:rsidRPr="00FA0B67" w:rsidRDefault="00CD2959" w:rsidP="00CD2959">
            <w:pPr>
              <w:spacing w:before="0" w:after="0" w:line="240" w:lineRule="auto"/>
              <w:rPr>
                <w:rFonts w:eastAsia="Times New Roman"/>
                <w:sz w:val="28"/>
                <w:szCs w:val="28"/>
                <w:lang w:eastAsia="en-US"/>
              </w:rPr>
            </w:pPr>
            <w:r w:rsidRPr="00FA0B67">
              <w:rPr>
                <w:rFonts w:eastAsia="Times New Roman"/>
                <w:sz w:val="28"/>
                <w:szCs w:val="28"/>
                <w:lang w:eastAsia="en-US"/>
              </w:rPr>
              <w:t xml:space="preserve"> Chi tư vấn đầu tư ứng dụng CNTT </w:t>
            </w:r>
          </w:p>
        </w:tc>
        <w:tc>
          <w:tcPr>
            <w:tcW w:w="2615" w:type="dxa"/>
            <w:tcBorders>
              <w:top w:val="nil"/>
              <w:left w:val="nil"/>
              <w:bottom w:val="single" w:sz="4" w:space="0" w:color="auto"/>
              <w:right w:val="single" w:sz="8" w:space="0" w:color="auto"/>
            </w:tcBorders>
            <w:shd w:val="clear" w:color="auto" w:fill="auto"/>
            <w:noWrap/>
            <w:vAlign w:val="bottom"/>
            <w:hideMark/>
          </w:tcPr>
          <w:p w14:paraId="3C2005AD" w14:textId="496E1D2E" w:rsidR="00CD2959" w:rsidRPr="00CD2959" w:rsidRDefault="00CD2959" w:rsidP="00E023D0">
            <w:pPr>
              <w:spacing w:before="0" w:after="0" w:line="240" w:lineRule="auto"/>
              <w:jc w:val="right"/>
              <w:rPr>
                <w:rFonts w:eastAsia="Times New Roman"/>
                <w:sz w:val="24"/>
                <w:lang w:eastAsia="en-US"/>
              </w:rPr>
            </w:pPr>
            <w:r w:rsidRPr="00CD2959">
              <w:rPr>
                <w:rFonts w:eastAsia="Times New Roman"/>
                <w:sz w:val="24"/>
                <w:lang w:eastAsia="en-US"/>
              </w:rPr>
              <w:t xml:space="preserve">                      </w:t>
            </w:r>
            <w:r w:rsidR="00E023D0">
              <w:rPr>
                <w:rFonts w:eastAsia="Times New Roman"/>
                <w:sz w:val="24"/>
                <w:lang w:eastAsia="en-US"/>
              </w:rPr>
              <w:t>-</w:t>
            </w:r>
            <w:r w:rsidRPr="00CD2959">
              <w:rPr>
                <w:rFonts w:eastAsia="Times New Roman"/>
                <w:sz w:val="24"/>
                <w:lang w:eastAsia="en-US"/>
              </w:rPr>
              <w:t xml:space="preserve"> </w:t>
            </w:r>
          </w:p>
        </w:tc>
      </w:tr>
      <w:tr w:rsidR="00CD2959" w:rsidRPr="00CD2959" w14:paraId="15BDD57A" w14:textId="77777777" w:rsidTr="00CD2959">
        <w:trPr>
          <w:gridAfter w:val="1"/>
          <w:wAfter w:w="17" w:type="dxa"/>
          <w:trHeight w:val="420"/>
          <w:jc w:val="center"/>
        </w:trPr>
        <w:tc>
          <w:tcPr>
            <w:tcW w:w="746" w:type="dxa"/>
            <w:tcBorders>
              <w:top w:val="nil"/>
              <w:left w:val="single" w:sz="8" w:space="0" w:color="auto"/>
              <w:bottom w:val="single" w:sz="4" w:space="0" w:color="auto"/>
              <w:right w:val="single" w:sz="4" w:space="0" w:color="auto"/>
            </w:tcBorders>
            <w:shd w:val="clear" w:color="auto" w:fill="auto"/>
            <w:noWrap/>
            <w:vAlign w:val="bottom"/>
            <w:hideMark/>
          </w:tcPr>
          <w:p w14:paraId="4F2AF8F4" w14:textId="77777777" w:rsidR="00CD2959" w:rsidRPr="00FA0B67" w:rsidRDefault="00CD2959" w:rsidP="00CD2959">
            <w:pPr>
              <w:spacing w:before="0" w:after="0" w:line="240" w:lineRule="auto"/>
              <w:rPr>
                <w:rFonts w:eastAsia="Times New Roman"/>
                <w:sz w:val="28"/>
                <w:szCs w:val="28"/>
                <w:lang w:eastAsia="en-US"/>
              </w:rPr>
            </w:pPr>
            <w:r w:rsidRPr="00FA0B67">
              <w:rPr>
                <w:rFonts w:eastAsia="Times New Roman"/>
                <w:sz w:val="28"/>
                <w:szCs w:val="28"/>
                <w:lang w:eastAsia="en-US"/>
              </w:rPr>
              <w:t xml:space="preserve">         5 </w:t>
            </w:r>
          </w:p>
        </w:tc>
        <w:tc>
          <w:tcPr>
            <w:tcW w:w="4641" w:type="dxa"/>
            <w:tcBorders>
              <w:top w:val="nil"/>
              <w:left w:val="nil"/>
              <w:bottom w:val="single" w:sz="4" w:space="0" w:color="auto"/>
              <w:right w:val="single" w:sz="4" w:space="0" w:color="auto"/>
            </w:tcBorders>
            <w:shd w:val="clear" w:color="auto" w:fill="auto"/>
            <w:vAlign w:val="center"/>
            <w:hideMark/>
          </w:tcPr>
          <w:p w14:paraId="3E9D7571" w14:textId="77777777" w:rsidR="00CD2959" w:rsidRPr="00FA0B67" w:rsidRDefault="00CD2959" w:rsidP="00CD2959">
            <w:pPr>
              <w:spacing w:before="0" w:after="0" w:line="240" w:lineRule="auto"/>
              <w:rPr>
                <w:rFonts w:eastAsia="Times New Roman"/>
                <w:sz w:val="28"/>
                <w:szCs w:val="28"/>
                <w:lang w:eastAsia="en-US"/>
              </w:rPr>
            </w:pPr>
            <w:r w:rsidRPr="00FA0B67">
              <w:rPr>
                <w:rFonts w:eastAsia="Times New Roman"/>
                <w:sz w:val="28"/>
                <w:szCs w:val="28"/>
                <w:lang w:eastAsia="en-US"/>
              </w:rPr>
              <w:t xml:space="preserve"> Chi phí khác </w:t>
            </w:r>
          </w:p>
        </w:tc>
        <w:tc>
          <w:tcPr>
            <w:tcW w:w="2615" w:type="dxa"/>
            <w:tcBorders>
              <w:top w:val="nil"/>
              <w:left w:val="nil"/>
              <w:bottom w:val="single" w:sz="4" w:space="0" w:color="auto"/>
              <w:right w:val="single" w:sz="8" w:space="0" w:color="auto"/>
            </w:tcBorders>
            <w:shd w:val="clear" w:color="auto" w:fill="auto"/>
            <w:noWrap/>
            <w:vAlign w:val="bottom"/>
            <w:hideMark/>
          </w:tcPr>
          <w:p w14:paraId="39AF50DC" w14:textId="77777777" w:rsidR="00CD2959" w:rsidRPr="00CD2959" w:rsidRDefault="00CD2959" w:rsidP="00CD2959">
            <w:pPr>
              <w:spacing w:before="0" w:after="0" w:line="240" w:lineRule="auto"/>
              <w:jc w:val="right"/>
              <w:rPr>
                <w:rFonts w:eastAsia="Times New Roman"/>
                <w:sz w:val="24"/>
                <w:lang w:eastAsia="en-US"/>
              </w:rPr>
            </w:pPr>
            <w:r w:rsidRPr="00CD2959">
              <w:rPr>
                <w:rFonts w:eastAsia="Times New Roman"/>
                <w:sz w:val="24"/>
                <w:lang w:eastAsia="en-US"/>
              </w:rPr>
              <w:t xml:space="preserve">                                    -   </w:t>
            </w:r>
          </w:p>
        </w:tc>
      </w:tr>
      <w:tr w:rsidR="00CD2959" w:rsidRPr="00CD2959" w14:paraId="69051B61" w14:textId="77777777" w:rsidTr="00CD2959">
        <w:trPr>
          <w:gridAfter w:val="1"/>
          <w:wAfter w:w="17" w:type="dxa"/>
          <w:trHeight w:val="420"/>
          <w:jc w:val="center"/>
        </w:trPr>
        <w:tc>
          <w:tcPr>
            <w:tcW w:w="746" w:type="dxa"/>
            <w:tcBorders>
              <w:top w:val="nil"/>
              <w:left w:val="single" w:sz="8" w:space="0" w:color="auto"/>
              <w:bottom w:val="single" w:sz="4" w:space="0" w:color="auto"/>
              <w:right w:val="single" w:sz="4" w:space="0" w:color="auto"/>
            </w:tcBorders>
            <w:shd w:val="clear" w:color="auto" w:fill="auto"/>
            <w:noWrap/>
            <w:vAlign w:val="bottom"/>
            <w:hideMark/>
          </w:tcPr>
          <w:p w14:paraId="2EB35CB9" w14:textId="77777777" w:rsidR="00CD2959" w:rsidRPr="00FA0B67" w:rsidRDefault="00CD2959" w:rsidP="00CD2959">
            <w:pPr>
              <w:spacing w:before="0" w:after="0" w:line="240" w:lineRule="auto"/>
              <w:rPr>
                <w:rFonts w:eastAsia="Times New Roman"/>
                <w:sz w:val="28"/>
                <w:szCs w:val="28"/>
                <w:lang w:eastAsia="en-US"/>
              </w:rPr>
            </w:pPr>
            <w:r w:rsidRPr="00FA0B67">
              <w:rPr>
                <w:rFonts w:eastAsia="Times New Roman"/>
                <w:sz w:val="28"/>
                <w:szCs w:val="28"/>
                <w:lang w:eastAsia="en-US"/>
              </w:rPr>
              <w:t xml:space="preserve">         6 </w:t>
            </w:r>
          </w:p>
        </w:tc>
        <w:tc>
          <w:tcPr>
            <w:tcW w:w="4641" w:type="dxa"/>
            <w:tcBorders>
              <w:top w:val="nil"/>
              <w:left w:val="nil"/>
              <w:bottom w:val="single" w:sz="4" w:space="0" w:color="auto"/>
              <w:right w:val="single" w:sz="4" w:space="0" w:color="auto"/>
            </w:tcBorders>
            <w:shd w:val="clear" w:color="auto" w:fill="auto"/>
            <w:vAlign w:val="center"/>
            <w:hideMark/>
          </w:tcPr>
          <w:p w14:paraId="31F8EFE9" w14:textId="77777777" w:rsidR="00CD2959" w:rsidRPr="00FA0B67" w:rsidRDefault="00CD2959" w:rsidP="00CD2959">
            <w:pPr>
              <w:spacing w:before="0" w:after="0" w:line="240" w:lineRule="auto"/>
              <w:rPr>
                <w:rFonts w:eastAsia="Times New Roman"/>
                <w:sz w:val="28"/>
                <w:szCs w:val="28"/>
                <w:lang w:eastAsia="en-US"/>
              </w:rPr>
            </w:pPr>
            <w:r w:rsidRPr="00FA0B67">
              <w:rPr>
                <w:rFonts w:eastAsia="Times New Roman"/>
                <w:sz w:val="28"/>
                <w:szCs w:val="28"/>
                <w:lang w:eastAsia="en-US"/>
              </w:rPr>
              <w:t xml:space="preserve"> Chi phí dự phòng </w:t>
            </w:r>
          </w:p>
        </w:tc>
        <w:tc>
          <w:tcPr>
            <w:tcW w:w="2615" w:type="dxa"/>
            <w:tcBorders>
              <w:top w:val="nil"/>
              <w:left w:val="nil"/>
              <w:bottom w:val="single" w:sz="4" w:space="0" w:color="auto"/>
              <w:right w:val="single" w:sz="8" w:space="0" w:color="auto"/>
            </w:tcBorders>
            <w:shd w:val="clear" w:color="auto" w:fill="auto"/>
            <w:noWrap/>
            <w:vAlign w:val="bottom"/>
            <w:hideMark/>
          </w:tcPr>
          <w:p w14:paraId="36189B28" w14:textId="77777777" w:rsidR="00CD2959" w:rsidRPr="00CD2959" w:rsidRDefault="00CD2959" w:rsidP="00CD2959">
            <w:pPr>
              <w:spacing w:before="0" w:after="0" w:line="240" w:lineRule="auto"/>
              <w:jc w:val="right"/>
              <w:rPr>
                <w:rFonts w:eastAsia="Times New Roman"/>
                <w:sz w:val="24"/>
                <w:lang w:eastAsia="en-US"/>
              </w:rPr>
            </w:pPr>
            <w:r w:rsidRPr="00CD2959">
              <w:rPr>
                <w:rFonts w:eastAsia="Times New Roman"/>
                <w:sz w:val="24"/>
                <w:lang w:eastAsia="en-US"/>
              </w:rPr>
              <w:t xml:space="preserve">                                    -   </w:t>
            </w:r>
          </w:p>
        </w:tc>
      </w:tr>
      <w:tr w:rsidR="00CD2959" w:rsidRPr="00CD2959" w14:paraId="4F3A1137" w14:textId="77777777" w:rsidTr="00CD2959">
        <w:trPr>
          <w:gridAfter w:val="1"/>
          <w:wAfter w:w="17" w:type="dxa"/>
          <w:trHeight w:val="420"/>
          <w:jc w:val="center"/>
        </w:trPr>
        <w:tc>
          <w:tcPr>
            <w:tcW w:w="746" w:type="dxa"/>
            <w:tcBorders>
              <w:top w:val="nil"/>
              <w:left w:val="single" w:sz="8" w:space="0" w:color="auto"/>
              <w:bottom w:val="nil"/>
              <w:right w:val="single" w:sz="4" w:space="0" w:color="auto"/>
            </w:tcBorders>
            <w:shd w:val="clear" w:color="auto" w:fill="auto"/>
            <w:noWrap/>
            <w:vAlign w:val="bottom"/>
            <w:hideMark/>
          </w:tcPr>
          <w:p w14:paraId="03F84DE1" w14:textId="77777777" w:rsidR="00CD2959" w:rsidRPr="00FA0B67" w:rsidRDefault="00CD2959" w:rsidP="00CD2959">
            <w:pPr>
              <w:spacing w:before="0" w:after="0" w:line="240" w:lineRule="auto"/>
              <w:rPr>
                <w:rFonts w:eastAsia="Times New Roman"/>
                <w:b/>
                <w:bCs/>
                <w:sz w:val="28"/>
                <w:szCs w:val="28"/>
                <w:lang w:eastAsia="en-US"/>
              </w:rPr>
            </w:pPr>
            <w:r w:rsidRPr="00FA0B67">
              <w:rPr>
                <w:rFonts w:eastAsia="Times New Roman"/>
                <w:b/>
                <w:bCs/>
                <w:sz w:val="28"/>
                <w:szCs w:val="28"/>
                <w:lang w:eastAsia="en-US"/>
              </w:rPr>
              <w:t> </w:t>
            </w:r>
          </w:p>
        </w:tc>
        <w:tc>
          <w:tcPr>
            <w:tcW w:w="4641" w:type="dxa"/>
            <w:tcBorders>
              <w:top w:val="nil"/>
              <w:left w:val="nil"/>
              <w:bottom w:val="nil"/>
              <w:right w:val="single" w:sz="4" w:space="0" w:color="auto"/>
            </w:tcBorders>
            <w:shd w:val="clear" w:color="auto" w:fill="auto"/>
            <w:vAlign w:val="bottom"/>
            <w:hideMark/>
          </w:tcPr>
          <w:p w14:paraId="67D06AF5" w14:textId="77777777" w:rsidR="00CD2959" w:rsidRPr="00FA0B67" w:rsidRDefault="00CD2959" w:rsidP="00CD2959">
            <w:pPr>
              <w:spacing w:before="0" w:after="0" w:line="240" w:lineRule="auto"/>
              <w:rPr>
                <w:rFonts w:eastAsia="Times New Roman"/>
                <w:b/>
                <w:bCs/>
                <w:sz w:val="28"/>
                <w:szCs w:val="28"/>
                <w:lang w:eastAsia="en-US"/>
              </w:rPr>
            </w:pPr>
            <w:r w:rsidRPr="00FA0B67">
              <w:rPr>
                <w:rFonts w:eastAsia="Times New Roman"/>
                <w:b/>
                <w:bCs/>
                <w:sz w:val="28"/>
                <w:szCs w:val="28"/>
                <w:lang w:eastAsia="en-US"/>
              </w:rPr>
              <w:t xml:space="preserve"> Tổng cộng: </w:t>
            </w:r>
          </w:p>
        </w:tc>
        <w:tc>
          <w:tcPr>
            <w:tcW w:w="2615" w:type="dxa"/>
            <w:tcBorders>
              <w:top w:val="nil"/>
              <w:left w:val="nil"/>
              <w:bottom w:val="nil"/>
              <w:right w:val="single" w:sz="8" w:space="0" w:color="auto"/>
            </w:tcBorders>
            <w:shd w:val="clear" w:color="auto" w:fill="auto"/>
            <w:noWrap/>
            <w:vAlign w:val="bottom"/>
            <w:hideMark/>
          </w:tcPr>
          <w:p w14:paraId="41A41803" w14:textId="54D616D3" w:rsidR="00CD2959" w:rsidRPr="00E023D0" w:rsidRDefault="00CD2959" w:rsidP="00F7471B">
            <w:pPr>
              <w:spacing w:before="0" w:after="0" w:line="240" w:lineRule="auto"/>
              <w:jc w:val="right"/>
              <w:rPr>
                <w:rFonts w:eastAsia="Times New Roman"/>
                <w:b/>
                <w:bCs/>
                <w:sz w:val="24"/>
                <w:lang w:eastAsia="en-US"/>
              </w:rPr>
            </w:pPr>
            <w:r w:rsidRPr="00CD2959">
              <w:rPr>
                <w:rFonts w:eastAsia="Times New Roman"/>
                <w:b/>
                <w:bCs/>
                <w:sz w:val="24"/>
                <w:lang w:eastAsia="en-US"/>
              </w:rPr>
              <w:t xml:space="preserve">                 </w:t>
            </w:r>
            <w:r w:rsidR="00E023D0" w:rsidRPr="00E023D0">
              <w:rPr>
                <w:rFonts w:eastAsia="Times New Roman"/>
                <w:b/>
                <w:sz w:val="24"/>
                <w:lang w:eastAsia="en-US"/>
              </w:rPr>
              <w:t>1</w:t>
            </w:r>
            <w:r w:rsidR="00F7471B">
              <w:rPr>
                <w:rFonts w:eastAsia="Times New Roman"/>
                <w:b/>
                <w:sz w:val="24"/>
                <w:lang w:eastAsia="en-US"/>
              </w:rPr>
              <w:t>,</w:t>
            </w:r>
            <w:r w:rsidR="00E023D0" w:rsidRPr="00E023D0">
              <w:rPr>
                <w:rFonts w:eastAsia="Times New Roman"/>
                <w:b/>
                <w:sz w:val="24"/>
                <w:lang w:eastAsia="en-US"/>
              </w:rPr>
              <w:t>809</w:t>
            </w:r>
            <w:r w:rsidR="00F7471B">
              <w:rPr>
                <w:rFonts w:eastAsia="Times New Roman"/>
                <w:b/>
                <w:sz w:val="24"/>
                <w:lang w:eastAsia="en-US"/>
              </w:rPr>
              <w:t>,</w:t>
            </w:r>
            <w:r w:rsidR="00E023D0" w:rsidRPr="00E023D0">
              <w:rPr>
                <w:rFonts w:eastAsia="Times New Roman"/>
                <w:b/>
                <w:sz w:val="24"/>
                <w:lang w:eastAsia="en-US"/>
              </w:rPr>
              <w:t>108</w:t>
            </w:r>
            <w:r w:rsidR="00F7471B">
              <w:rPr>
                <w:rFonts w:eastAsia="Times New Roman"/>
                <w:b/>
                <w:sz w:val="24"/>
                <w:lang w:eastAsia="en-US"/>
              </w:rPr>
              <w:t>,</w:t>
            </w:r>
            <w:r w:rsidR="00E023D0" w:rsidRPr="00E023D0">
              <w:rPr>
                <w:rFonts w:eastAsia="Times New Roman"/>
                <w:b/>
                <w:sz w:val="24"/>
                <w:lang w:eastAsia="en-US"/>
              </w:rPr>
              <w:t>940</w:t>
            </w:r>
          </w:p>
        </w:tc>
      </w:tr>
      <w:tr w:rsidR="00CD2959" w:rsidRPr="00CD2959" w14:paraId="4A782685" w14:textId="77777777" w:rsidTr="00CD2959">
        <w:trPr>
          <w:gridAfter w:val="1"/>
          <w:wAfter w:w="17" w:type="dxa"/>
          <w:trHeight w:val="42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B35AED" w14:textId="77777777" w:rsidR="00CD2959" w:rsidRPr="00FA0B67" w:rsidRDefault="00CD2959" w:rsidP="00CD2959">
            <w:pPr>
              <w:spacing w:before="0" w:after="0" w:line="240" w:lineRule="auto"/>
              <w:rPr>
                <w:rFonts w:eastAsia="Times New Roman"/>
                <w:b/>
                <w:bCs/>
                <w:sz w:val="28"/>
                <w:szCs w:val="28"/>
                <w:lang w:eastAsia="en-US"/>
              </w:rPr>
            </w:pPr>
            <w:r w:rsidRPr="00FA0B67">
              <w:rPr>
                <w:rFonts w:eastAsia="Times New Roman"/>
                <w:b/>
                <w:bCs/>
                <w:sz w:val="28"/>
                <w:szCs w:val="28"/>
                <w:lang w:eastAsia="en-US"/>
              </w:rPr>
              <w:t> </w:t>
            </w:r>
          </w:p>
        </w:tc>
        <w:tc>
          <w:tcPr>
            <w:tcW w:w="4641" w:type="dxa"/>
            <w:tcBorders>
              <w:top w:val="single" w:sz="4" w:space="0" w:color="auto"/>
              <w:left w:val="nil"/>
              <w:bottom w:val="single" w:sz="4" w:space="0" w:color="auto"/>
              <w:right w:val="single" w:sz="4" w:space="0" w:color="auto"/>
            </w:tcBorders>
            <w:shd w:val="clear" w:color="auto" w:fill="auto"/>
            <w:vAlign w:val="bottom"/>
            <w:hideMark/>
          </w:tcPr>
          <w:p w14:paraId="58B3F7CF" w14:textId="77777777" w:rsidR="00CD2959" w:rsidRPr="00FA0B67" w:rsidRDefault="00CD2959" w:rsidP="00CD2959">
            <w:pPr>
              <w:spacing w:before="0" w:after="0" w:line="240" w:lineRule="auto"/>
              <w:rPr>
                <w:rFonts w:eastAsia="Times New Roman"/>
                <w:b/>
                <w:bCs/>
                <w:sz w:val="28"/>
                <w:szCs w:val="28"/>
                <w:lang w:eastAsia="en-US"/>
              </w:rPr>
            </w:pPr>
            <w:r w:rsidRPr="00FA0B67">
              <w:rPr>
                <w:rFonts w:eastAsia="Times New Roman"/>
                <w:b/>
                <w:bCs/>
                <w:sz w:val="28"/>
                <w:szCs w:val="28"/>
                <w:lang w:eastAsia="en-US"/>
              </w:rPr>
              <w:t xml:space="preserve"> Làm tròn </w:t>
            </w:r>
          </w:p>
        </w:tc>
        <w:tc>
          <w:tcPr>
            <w:tcW w:w="2615" w:type="dxa"/>
            <w:tcBorders>
              <w:top w:val="single" w:sz="4" w:space="0" w:color="auto"/>
              <w:left w:val="nil"/>
              <w:bottom w:val="single" w:sz="4" w:space="0" w:color="auto"/>
              <w:right w:val="single" w:sz="4" w:space="0" w:color="auto"/>
            </w:tcBorders>
            <w:shd w:val="clear" w:color="000000" w:fill="E26B0A"/>
            <w:noWrap/>
            <w:vAlign w:val="bottom"/>
            <w:hideMark/>
          </w:tcPr>
          <w:p w14:paraId="0B36A582" w14:textId="3E57048C" w:rsidR="00CD2959" w:rsidRPr="00E023D0" w:rsidRDefault="00CD2959" w:rsidP="00F7471B">
            <w:pPr>
              <w:spacing w:before="0" w:after="0" w:line="240" w:lineRule="auto"/>
              <w:jc w:val="right"/>
              <w:rPr>
                <w:rFonts w:eastAsia="Times New Roman"/>
                <w:b/>
                <w:bCs/>
                <w:sz w:val="24"/>
                <w:lang w:eastAsia="en-US"/>
              </w:rPr>
            </w:pPr>
            <w:r w:rsidRPr="00CD2959">
              <w:rPr>
                <w:rFonts w:eastAsia="Times New Roman"/>
                <w:b/>
                <w:bCs/>
                <w:sz w:val="24"/>
                <w:lang w:eastAsia="en-US"/>
              </w:rPr>
              <w:t xml:space="preserve">                 </w:t>
            </w:r>
            <w:r w:rsidR="00E023D0" w:rsidRPr="00E023D0">
              <w:rPr>
                <w:rFonts w:eastAsia="Times New Roman"/>
                <w:b/>
                <w:sz w:val="24"/>
                <w:lang w:eastAsia="en-US"/>
              </w:rPr>
              <w:t>1</w:t>
            </w:r>
            <w:r w:rsidR="00F7471B">
              <w:rPr>
                <w:rFonts w:eastAsia="Times New Roman"/>
                <w:b/>
                <w:sz w:val="24"/>
                <w:lang w:eastAsia="en-US"/>
              </w:rPr>
              <w:t>,</w:t>
            </w:r>
            <w:r w:rsidR="00E023D0" w:rsidRPr="00E023D0">
              <w:rPr>
                <w:rFonts w:eastAsia="Times New Roman"/>
                <w:b/>
                <w:sz w:val="24"/>
                <w:lang w:eastAsia="en-US"/>
              </w:rPr>
              <w:t>809</w:t>
            </w:r>
            <w:r w:rsidR="00F7471B">
              <w:rPr>
                <w:rFonts w:eastAsia="Times New Roman"/>
                <w:b/>
                <w:sz w:val="24"/>
                <w:lang w:eastAsia="en-US"/>
              </w:rPr>
              <w:t>,108,</w:t>
            </w:r>
            <w:r w:rsidR="00E023D0">
              <w:rPr>
                <w:rFonts w:eastAsia="Times New Roman"/>
                <w:b/>
                <w:sz w:val="24"/>
                <w:lang w:eastAsia="en-US"/>
              </w:rPr>
              <w:t>00</w:t>
            </w:r>
            <w:r w:rsidR="00E023D0" w:rsidRPr="00E023D0">
              <w:rPr>
                <w:rFonts w:eastAsia="Times New Roman"/>
                <w:b/>
                <w:sz w:val="24"/>
                <w:lang w:eastAsia="en-US"/>
              </w:rPr>
              <w:t>0</w:t>
            </w:r>
          </w:p>
        </w:tc>
      </w:tr>
      <w:tr w:rsidR="00CD2959" w:rsidRPr="00CD2959" w14:paraId="5BE0F940" w14:textId="77777777" w:rsidTr="00CD2959">
        <w:trPr>
          <w:trHeight w:val="630"/>
          <w:jc w:val="center"/>
        </w:trPr>
        <w:tc>
          <w:tcPr>
            <w:tcW w:w="8019" w:type="dxa"/>
            <w:gridSpan w:val="4"/>
            <w:tcBorders>
              <w:top w:val="nil"/>
              <w:left w:val="nil"/>
              <w:bottom w:val="nil"/>
              <w:right w:val="nil"/>
            </w:tcBorders>
            <w:shd w:val="clear" w:color="auto" w:fill="auto"/>
            <w:vAlign w:val="center"/>
            <w:hideMark/>
          </w:tcPr>
          <w:p w14:paraId="7E6AA24A" w14:textId="480605D3" w:rsidR="00CD2959" w:rsidRPr="00CD2959" w:rsidRDefault="00E029D3" w:rsidP="006F4631">
            <w:pPr>
              <w:spacing w:before="0" w:after="0" w:line="240" w:lineRule="auto"/>
              <w:rPr>
                <w:rFonts w:eastAsia="Times New Roman"/>
                <w:i/>
                <w:iCs/>
                <w:sz w:val="24"/>
                <w:lang w:eastAsia="en-US"/>
              </w:rPr>
            </w:pPr>
            <w:r>
              <w:rPr>
                <w:rFonts w:eastAsia="Times New Roman"/>
                <w:i/>
                <w:iCs/>
                <w:sz w:val="24"/>
                <w:lang w:eastAsia="en-US"/>
              </w:rPr>
              <w:t xml:space="preserve"> (</w:t>
            </w:r>
            <w:r w:rsidRPr="00E029D3">
              <w:rPr>
                <w:rFonts w:eastAsia="Times New Roman"/>
                <w:i/>
                <w:iCs/>
                <w:sz w:val="24"/>
                <w:lang w:eastAsia="en-US"/>
              </w:rPr>
              <w:t xml:space="preserve">Bằng chữ: </w:t>
            </w:r>
            <w:r w:rsidR="006F4631">
              <w:rPr>
                <w:rFonts w:eastAsia="Times New Roman"/>
                <w:i/>
                <w:iCs/>
                <w:sz w:val="24"/>
                <w:lang w:eastAsia="en-US"/>
              </w:rPr>
              <w:t xml:space="preserve">Một tỷ tám trăm linh chín triệu một trăm linh tám </w:t>
            </w:r>
            <w:r w:rsidRPr="00E029D3">
              <w:rPr>
                <w:rFonts w:eastAsia="Times New Roman"/>
                <w:i/>
                <w:iCs/>
                <w:sz w:val="24"/>
                <w:lang w:eastAsia="en-US"/>
              </w:rPr>
              <w:t>nghìn đồng chẵn</w:t>
            </w:r>
            <w:r w:rsidR="00CD2959" w:rsidRPr="00CD2959">
              <w:rPr>
                <w:rFonts w:eastAsia="Times New Roman"/>
                <w:i/>
                <w:iCs/>
                <w:sz w:val="24"/>
                <w:lang w:eastAsia="en-US"/>
              </w:rPr>
              <w:t xml:space="preserve">./.) </w:t>
            </w:r>
          </w:p>
        </w:tc>
      </w:tr>
    </w:tbl>
    <w:p w14:paraId="411F53E3" w14:textId="52AFCE78" w:rsidR="00CD1B73" w:rsidRPr="00CD2959" w:rsidRDefault="00CD1B73" w:rsidP="00CD2959">
      <w:pPr>
        <w:spacing w:before="0" w:after="0" w:line="240" w:lineRule="auto"/>
        <w:rPr>
          <w:rFonts w:eastAsia="SimSun"/>
          <w:b/>
          <w:bCs/>
          <w:sz w:val="28"/>
          <w:szCs w:val="28"/>
          <w:lang w:eastAsia="zh-CN"/>
        </w:rPr>
        <w:sectPr w:rsidR="00CD1B73" w:rsidRPr="00CD2959" w:rsidSect="0065064F">
          <w:pgSz w:w="11907" w:h="16840" w:code="9"/>
          <w:pgMar w:top="1600" w:right="1134" w:bottom="1440" w:left="1701" w:header="720" w:footer="720" w:gutter="0"/>
          <w:cols w:space="720"/>
          <w:docGrid w:linePitch="360"/>
        </w:sectPr>
      </w:pPr>
    </w:p>
    <w:p w14:paraId="6B9C56F3" w14:textId="61FD1FFD" w:rsidR="00E72624" w:rsidRPr="00FF7B39" w:rsidRDefault="006D01B2" w:rsidP="006D01B2">
      <w:pPr>
        <w:pStyle w:val="Heading4"/>
      </w:pPr>
      <w:r w:rsidRPr="00FF7B39">
        <w:lastRenderedPageBreak/>
        <w:t xml:space="preserve">Diễn giải </w:t>
      </w:r>
      <w:r w:rsidR="00E72624" w:rsidRPr="00FF7B39">
        <w:t>chi tiết tổng mức đầu tư</w:t>
      </w:r>
    </w:p>
    <w:p w14:paraId="67C093A6" w14:textId="6EB59869" w:rsidR="00CD2959" w:rsidRDefault="00E72624" w:rsidP="00E72624">
      <w:pPr>
        <w:pStyle w:val="Heading5"/>
      </w:pPr>
      <w:r w:rsidRPr="00FF7B39">
        <w:t>Diễn giải Tổng mức đầu tư</w:t>
      </w:r>
    </w:p>
    <w:tbl>
      <w:tblPr>
        <w:tblW w:w="13986" w:type="dxa"/>
        <w:tblLook w:val="04A0" w:firstRow="1" w:lastRow="0" w:firstColumn="1" w:lastColumn="0" w:noHBand="0" w:noVBand="1"/>
      </w:tblPr>
      <w:tblGrid>
        <w:gridCol w:w="616"/>
        <w:gridCol w:w="3794"/>
        <w:gridCol w:w="869"/>
        <w:gridCol w:w="766"/>
        <w:gridCol w:w="918"/>
        <w:gridCol w:w="1560"/>
        <w:gridCol w:w="1305"/>
        <w:gridCol w:w="1810"/>
        <w:gridCol w:w="2327"/>
        <w:gridCol w:w="21"/>
      </w:tblGrid>
      <w:tr w:rsidR="00B256ED" w:rsidRPr="00B256ED" w14:paraId="37DEDD5A" w14:textId="77777777" w:rsidTr="00427F47">
        <w:trPr>
          <w:trHeight w:val="555"/>
        </w:trPr>
        <w:tc>
          <w:tcPr>
            <w:tcW w:w="13986" w:type="dxa"/>
            <w:gridSpan w:val="10"/>
            <w:tcBorders>
              <w:top w:val="nil"/>
              <w:left w:val="nil"/>
              <w:bottom w:val="nil"/>
              <w:right w:val="nil"/>
            </w:tcBorders>
            <w:shd w:val="clear" w:color="auto" w:fill="auto"/>
            <w:noWrap/>
            <w:vAlign w:val="bottom"/>
            <w:hideMark/>
          </w:tcPr>
          <w:p w14:paraId="25689312" w14:textId="77777777" w:rsidR="00B256ED" w:rsidRPr="00B256ED" w:rsidRDefault="00B256ED" w:rsidP="00B256ED">
            <w:pPr>
              <w:spacing w:before="0" w:after="0" w:line="240" w:lineRule="auto"/>
              <w:jc w:val="center"/>
              <w:rPr>
                <w:rFonts w:eastAsia="Times New Roman"/>
                <w:b/>
                <w:bCs/>
                <w:sz w:val="28"/>
                <w:szCs w:val="28"/>
                <w:lang w:eastAsia="en-US"/>
              </w:rPr>
            </w:pPr>
            <w:bookmarkStart w:id="915" w:name="RANGE!A1:J17"/>
            <w:r w:rsidRPr="00B256ED">
              <w:rPr>
                <w:rFonts w:eastAsia="Times New Roman"/>
                <w:b/>
                <w:bCs/>
                <w:sz w:val="28"/>
                <w:szCs w:val="28"/>
                <w:lang w:eastAsia="en-US"/>
              </w:rPr>
              <w:t>BẢNG 1: TỔNG MỨC ĐẦU TƯ</w:t>
            </w:r>
            <w:bookmarkEnd w:id="915"/>
          </w:p>
        </w:tc>
      </w:tr>
      <w:tr w:rsidR="00B256ED" w:rsidRPr="00B256ED" w14:paraId="2311A52E" w14:textId="77777777" w:rsidTr="00427F47">
        <w:trPr>
          <w:trHeight w:val="735"/>
        </w:trPr>
        <w:tc>
          <w:tcPr>
            <w:tcW w:w="13986" w:type="dxa"/>
            <w:gridSpan w:val="10"/>
            <w:tcBorders>
              <w:top w:val="nil"/>
              <w:left w:val="nil"/>
              <w:bottom w:val="nil"/>
              <w:right w:val="nil"/>
            </w:tcBorders>
            <w:shd w:val="clear" w:color="auto" w:fill="auto"/>
            <w:vAlign w:val="center"/>
            <w:hideMark/>
          </w:tcPr>
          <w:p w14:paraId="7BDE87EE" w14:textId="2AC8E478" w:rsidR="00B256ED" w:rsidRPr="00B256ED" w:rsidRDefault="00B256ED" w:rsidP="00B256ED">
            <w:pPr>
              <w:spacing w:before="0" w:after="0" w:line="240" w:lineRule="auto"/>
              <w:jc w:val="center"/>
              <w:rPr>
                <w:rFonts w:eastAsia="Times New Roman"/>
                <w:b/>
                <w:bCs/>
                <w:sz w:val="24"/>
                <w:lang w:eastAsia="en-US"/>
              </w:rPr>
            </w:pPr>
            <w:r w:rsidRPr="00B256ED">
              <w:rPr>
                <w:rFonts w:eastAsia="Times New Roman"/>
                <w:b/>
                <w:bCs/>
                <w:sz w:val="24"/>
                <w:lang w:eastAsia="en-US"/>
              </w:rPr>
              <w:t xml:space="preserve"> DỰ ÁN: </w:t>
            </w:r>
            <w:r w:rsidR="005C4038">
              <w:rPr>
                <w:rFonts w:eastAsia="Times New Roman"/>
                <w:b/>
                <w:bCs/>
                <w:sz w:val="28"/>
                <w:szCs w:val="28"/>
                <w:lang w:eastAsia="en-US"/>
              </w:rPr>
              <w:t>PHẦN MỀM ĐẤU GIÁ VÀ BOOK BUILDING</w:t>
            </w:r>
          </w:p>
        </w:tc>
      </w:tr>
      <w:tr w:rsidR="00B256ED" w:rsidRPr="00B256ED" w14:paraId="09309147" w14:textId="77777777" w:rsidTr="00427F47">
        <w:trPr>
          <w:trHeight w:val="315"/>
        </w:trPr>
        <w:tc>
          <w:tcPr>
            <w:tcW w:w="13986" w:type="dxa"/>
            <w:gridSpan w:val="10"/>
            <w:tcBorders>
              <w:top w:val="nil"/>
              <w:left w:val="nil"/>
              <w:bottom w:val="single" w:sz="4" w:space="0" w:color="auto"/>
              <w:right w:val="nil"/>
            </w:tcBorders>
            <w:shd w:val="clear" w:color="auto" w:fill="auto"/>
            <w:noWrap/>
            <w:vAlign w:val="bottom"/>
            <w:hideMark/>
          </w:tcPr>
          <w:p w14:paraId="76FAA8F4" w14:textId="77777777" w:rsidR="00B256ED" w:rsidRPr="00B256ED" w:rsidRDefault="00B256ED" w:rsidP="00B256ED">
            <w:pPr>
              <w:spacing w:before="0" w:after="0" w:line="240" w:lineRule="auto"/>
              <w:jc w:val="right"/>
              <w:rPr>
                <w:rFonts w:eastAsia="Times New Roman"/>
                <w:i/>
                <w:iCs/>
                <w:sz w:val="24"/>
                <w:lang w:eastAsia="en-US"/>
              </w:rPr>
            </w:pPr>
            <w:r w:rsidRPr="00B256ED">
              <w:rPr>
                <w:rFonts w:eastAsia="Times New Roman"/>
                <w:i/>
                <w:iCs/>
                <w:sz w:val="24"/>
                <w:lang w:eastAsia="en-US"/>
              </w:rPr>
              <w:t xml:space="preserve"> Đơn vị tính: Đồng </w:t>
            </w:r>
          </w:p>
        </w:tc>
      </w:tr>
      <w:tr w:rsidR="004C4D29" w:rsidRPr="00B256ED" w14:paraId="5BE355B9" w14:textId="77777777" w:rsidTr="00427F47">
        <w:trPr>
          <w:gridAfter w:val="1"/>
          <w:wAfter w:w="21" w:type="dxa"/>
          <w:trHeight w:val="510"/>
        </w:trPr>
        <w:tc>
          <w:tcPr>
            <w:tcW w:w="616" w:type="dxa"/>
            <w:tcBorders>
              <w:top w:val="nil"/>
              <w:left w:val="single" w:sz="4" w:space="0" w:color="auto"/>
              <w:bottom w:val="single" w:sz="4" w:space="0" w:color="auto"/>
              <w:right w:val="single" w:sz="4" w:space="0" w:color="auto"/>
            </w:tcBorders>
            <w:shd w:val="clear" w:color="000000" w:fill="FFFFFF"/>
            <w:noWrap/>
            <w:vAlign w:val="center"/>
            <w:hideMark/>
          </w:tcPr>
          <w:p w14:paraId="2742155B" w14:textId="77777777" w:rsidR="00B256ED" w:rsidRPr="00B256ED" w:rsidRDefault="00B256ED" w:rsidP="00B256ED">
            <w:pPr>
              <w:spacing w:before="0" w:after="0" w:line="240" w:lineRule="auto"/>
              <w:rPr>
                <w:rFonts w:eastAsia="Times New Roman"/>
                <w:b/>
                <w:bCs/>
                <w:sz w:val="20"/>
                <w:szCs w:val="20"/>
                <w:lang w:eastAsia="en-US"/>
              </w:rPr>
            </w:pPr>
            <w:r w:rsidRPr="00B256ED">
              <w:rPr>
                <w:rFonts w:eastAsia="Times New Roman"/>
                <w:b/>
                <w:bCs/>
                <w:sz w:val="20"/>
                <w:szCs w:val="20"/>
                <w:lang w:eastAsia="en-US"/>
              </w:rPr>
              <w:t xml:space="preserve"> STT </w:t>
            </w:r>
          </w:p>
        </w:tc>
        <w:tc>
          <w:tcPr>
            <w:tcW w:w="3794" w:type="dxa"/>
            <w:tcBorders>
              <w:top w:val="nil"/>
              <w:left w:val="nil"/>
              <w:bottom w:val="single" w:sz="4" w:space="0" w:color="auto"/>
              <w:right w:val="single" w:sz="4" w:space="0" w:color="auto"/>
            </w:tcBorders>
            <w:shd w:val="clear" w:color="000000" w:fill="FFFFFF"/>
            <w:vAlign w:val="center"/>
            <w:hideMark/>
          </w:tcPr>
          <w:p w14:paraId="2D39FF41" w14:textId="77777777" w:rsidR="00B256ED" w:rsidRPr="00B256ED" w:rsidRDefault="00B256ED" w:rsidP="00B256ED">
            <w:pPr>
              <w:spacing w:before="0" w:after="0" w:line="240" w:lineRule="auto"/>
              <w:rPr>
                <w:rFonts w:eastAsia="Times New Roman"/>
                <w:b/>
                <w:bCs/>
                <w:sz w:val="20"/>
                <w:szCs w:val="20"/>
                <w:lang w:eastAsia="en-US"/>
              </w:rPr>
            </w:pPr>
            <w:r w:rsidRPr="00B256ED">
              <w:rPr>
                <w:rFonts w:eastAsia="Times New Roman"/>
                <w:b/>
                <w:bCs/>
                <w:sz w:val="20"/>
                <w:szCs w:val="20"/>
                <w:lang w:eastAsia="en-US"/>
              </w:rPr>
              <w:t xml:space="preserve"> Chi phí </w:t>
            </w:r>
          </w:p>
        </w:tc>
        <w:tc>
          <w:tcPr>
            <w:tcW w:w="869" w:type="dxa"/>
            <w:tcBorders>
              <w:top w:val="nil"/>
              <w:left w:val="nil"/>
              <w:bottom w:val="single" w:sz="4" w:space="0" w:color="auto"/>
              <w:right w:val="single" w:sz="4" w:space="0" w:color="auto"/>
            </w:tcBorders>
            <w:shd w:val="clear" w:color="000000" w:fill="FFFFFF"/>
            <w:noWrap/>
            <w:vAlign w:val="center"/>
            <w:hideMark/>
          </w:tcPr>
          <w:p w14:paraId="2502271F" w14:textId="77777777" w:rsidR="00B256ED" w:rsidRPr="00B256ED" w:rsidRDefault="00B256ED" w:rsidP="00B256ED">
            <w:pPr>
              <w:spacing w:before="0" w:after="0" w:line="240" w:lineRule="auto"/>
              <w:rPr>
                <w:rFonts w:eastAsia="Times New Roman"/>
                <w:b/>
                <w:bCs/>
                <w:sz w:val="20"/>
                <w:szCs w:val="20"/>
                <w:lang w:eastAsia="en-US"/>
              </w:rPr>
            </w:pPr>
            <w:r w:rsidRPr="00B256ED">
              <w:rPr>
                <w:rFonts w:eastAsia="Times New Roman"/>
                <w:b/>
                <w:bCs/>
                <w:sz w:val="20"/>
                <w:szCs w:val="20"/>
                <w:lang w:eastAsia="en-US"/>
              </w:rPr>
              <w:t xml:space="preserve"> Kí hiệu </w:t>
            </w:r>
          </w:p>
        </w:tc>
        <w:tc>
          <w:tcPr>
            <w:tcW w:w="1684"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5EA3A72D" w14:textId="77777777" w:rsidR="00B256ED" w:rsidRPr="00B256ED" w:rsidRDefault="00B256ED" w:rsidP="00B256ED">
            <w:pPr>
              <w:spacing w:before="0" w:after="0" w:line="240" w:lineRule="auto"/>
              <w:rPr>
                <w:rFonts w:eastAsia="Times New Roman"/>
                <w:b/>
                <w:bCs/>
                <w:sz w:val="20"/>
                <w:szCs w:val="20"/>
                <w:lang w:eastAsia="en-US"/>
              </w:rPr>
            </w:pPr>
            <w:r w:rsidRPr="00B256ED">
              <w:rPr>
                <w:rFonts w:eastAsia="Times New Roman"/>
                <w:b/>
                <w:bCs/>
                <w:sz w:val="20"/>
                <w:szCs w:val="20"/>
                <w:lang w:eastAsia="en-US"/>
              </w:rPr>
              <w:t xml:space="preserve"> Cách tính </w:t>
            </w:r>
          </w:p>
        </w:tc>
        <w:tc>
          <w:tcPr>
            <w:tcW w:w="1560" w:type="dxa"/>
            <w:tcBorders>
              <w:top w:val="nil"/>
              <w:left w:val="nil"/>
              <w:bottom w:val="single" w:sz="4" w:space="0" w:color="auto"/>
              <w:right w:val="single" w:sz="4" w:space="0" w:color="auto"/>
            </w:tcBorders>
            <w:shd w:val="clear" w:color="000000" w:fill="FFFFFF"/>
            <w:vAlign w:val="center"/>
            <w:hideMark/>
          </w:tcPr>
          <w:p w14:paraId="47515E29" w14:textId="77777777" w:rsidR="00B256ED" w:rsidRPr="00B256ED" w:rsidRDefault="00B256ED" w:rsidP="00B256ED">
            <w:pPr>
              <w:spacing w:before="0" w:after="0" w:line="240" w:lineRule="auto"/>
              <w:jc w:val="center"/>
              <w:rPr>
                <w:rFonts w:eastAsia="Times New Roman"/>
                <w:b/>
                <w:bCs/>
                <w:sz w:val="20"/>
                <w:szCs w:val="20"/>
                <w:lang w:eastAsia="en-US"/>
              </w:rPr>
            </w:pPr>
            <w:r w:rsidRPr="00B256ED">
              <w:rPr>
                <w:rFonts w:eastAsia="Times New Roman"/>
                <w:b/>
                <w:bCs/>
                <w:sz w:val="20"/>
                <w:szCs w:val="20"/>
                <w:lang w:eastAsia="en-US"/>
              </w:rPr>
              <w:t xml:space="preserve"> Giá trị</w:t>
            </w:r>
            <w:r w:rsidRPr="00B256ED">
              <w:rPr>
                <w:rFonts w:eastAsia="Times New Roman"/>
                <w:b/>
                <w:bCs/>
                <w:sz w:val="20"/>
                <w:szCs w:val="20"/>
                <w:lang w:eastAsia="en-US"/>
              </w:rPr>
              <w:br/>
              <w:t xml:space="preserve">trước thuế </w:t>
            </w:r>
          </w:p>
        </w:tc>
        <w:tc>
          <w:tcPr>
            <w:tcW w:w="1305" w:type="dxa"/>
            <w:tcBorders>
              <w:top w:val="nil"/>
              <w:left w:val="nil"/>
              <w:bottom w:val="single" w:sz="4" w:space="0" w:color="auto"/>
              <w:right w:val="single" w:sz="4" w:space="0" w:color="auto"/>
            </w:tcBorders>
            <w:shd w:val="clear" w:color="000000" w:fill="FFFFFF"/>
            <w:noWrap/>
            <w:vAlign w:val="center"/>
            <w:hideMark/>
          </w:tcPr>
          <w:p w14:paraId="17962B8E" w14:textId="77777777" w:rsidR="00B256ED" w:rsidRPr="00B256ED" w:rsidRDefault="00B256ED" w:rsidP="00B256ED">
            <w:pPr>
              <w:spacing w:before="0" w:after="0" w:line="240" w:lineRule="auto"/>
              <w:rPr>
                <w:rFonts w:eastAsia="Times New Roman"/>
                <w:b/>
                <w:bCs/>
                <w:sz w:val="20"/>
                <w:szCs w:val="20"/>
                <w:lang w:eastAsia="en-US"/>
              </w:rPr>
            </w:pPr>
            <w:r w:rsidRPr="00B256ED">
              <w:rPr>
                <w:rFonts w:eastAsia="Times New Roman"/>
                <w:b/>
                <w:bCs/>
                <w:sz w:val="20"/>
                <w:szCs w:val="20"/>
                <w:lang w:eastAsia="en-US"/>
              </w:rPr>
              <w:t xml:space="preserve"> Thuế GTGT </w:t>
            </w:r>
          </w:p>
        </w:tc>
        <w:tc>
          <w:tcPr>
            <w:tcW w:w="1810" w:type="dxa"/>
            <w:tcBorders>
              <w:top w:val="nil"/>
              <w:left w:val="nil"/>
              <w:bottom w:val="single" w:sz="4" w:space="0" w:color="auto"/>
              <w:right w:val="single" w:sz="4" w:space="0" w:color="auto"/>
            </w:tcBorders>
            <w:shd w:val="clear" w:color="000000" w:fill="FFFFFF"/>
            <w:vAlign w:val="center"/>
            <w:hideMark/>
          </w:tcPr>
          <w:p w14:paraId="7711A632" w14:textId="77777777" w:rsidR="00B256ED" w:rsidRPr="00B256ED" w:rsidRDefault="00B256ED" w:rsidP="00B256ED">
            <w:pPr>
              <w:spacing w:before="0" w:after="0" w:line="240" w:lineRule="auto"/>
              <w:jc w:val="center"/>
              <w:rPr>
                <w:rFonts w:eastAsia="Times New Roman"/>
                <w:b/>
                <w:bCs/>
                <w:sz w:val="20"/>
                <w:szCs w:val="20"/>
                <w:lang w:eastAsia="en-US"/>
              </w:rPr>
            </w:pPr>
            <w:r w:rsidRPr="00B256ED">
              <w:rPr>
                <w:rFonts w:eastAsia="Times New Roman"/>
                <w:b/>
                <w:bCs/>
                <w:sz w:val="20"/>
                <w:szCs w:val="20"/>
                <w:lang w:eastAsia="en-US"/>
              </w:rPr>
              <w:t xml:space="preserve"> Giá trị</w:t>
            </w:r>
            <w:r w:rsidRPr="00B256ED">
              <w:rPr>
                <w:rFonts w:eastAsia="Times New Roman"/>
                <w:b/>
                <w:bCs/>
                <w:sz w:val="20"/>
                <w:szCs w:val="20"/>
                <w:lang w:eastAsia="en-US"/>
              </w:rPr>
              <w:br/>
              <w:t xml:space="preserve">sau thuế </w:t>
            </w:r>
          </w:p>
        </w:tc>
        <w:tc>
          <w:tcPr>
            <w:tcW w:w="2327" w:type="dxa"/>
            <w:tcBorders>
              <w:top w:val="nil"/>
              <w:left w:val="nil"/>
              <w:bottom w:val="single" w:sz="4" w:space="0" w:color="auto"/>
              <w:right w:val="single" w:sz="4" w:space="0" w:color="auto"/>
            </w:tcBorders>
            <w:shd w:val="clear" w:color="000000" w:fill="FFFFFF"/>
            <w:vAlign w:val="center"/>
            <w:hideMark/>
          </w:tcPr>
          <w:p w14:paraId="7B21D488" w14:textId="77777777" w:rsidR="00B256ED" w:rsidRPr="00B256ED" w:rsidRDefault="00B256ED" w:rsidP="00B256ED">
            <w:pPr>
              <w:spacing w:before="0" w:after="0" w:line="240" w:lineRule="auto"/>
              <w:rPr>
                <w:rFonts w:eastAsia="Times New Roman"/>
                <w:b/>
                <w:bCs/>
                <w:sz w:val="20"/>
                <w:szCs w:val="20"/>
                <w:lang w:eastAsia="en-US"/>
              </w:rPr>
            </w:pPr>
            <w:r w:rsidRPr="00B256ED">
              <w:rPr>
                <w:rFonts w:eastAsia="Times New Roman"/>
                <w:b/>
                <w:bCs/>
                <w:sz w:val="20"/>
                <w:szCs w:val="20"/>
                <w:lang w:eastAsia="en-US"/>
              </w:rPr>
              <w:t xml:space="preserve"> Ghi chú </w:t>
            </w:r>
          </w:p>
        </w:tc>
      </w:tr>
      <w:tr w:rsidR="00293BB1" w:rsidRPr="00B256ED" w14:paraId="6C512311" w14:textId="77777777" w:rsidTr="00427F47">
        <w:trPr>
          <w:gridAfter w:val="1"/>
          <w:wAfter w:w="21" w:type="dxa"/>
          <w:trHeight w:val="480"/>
        </w:trPr>
        <w:tc>
          <w:tcPr>
            <w:tcW w:w="616" w:type="dxa"/>
            <w:tcBorders>
              <w:top w:val="nil"/>
              <w:left w:val="single" w:sz="4" w:space="0" w:color="auto"/>
              <w:bottom w:val="single" w:sz="4" w:space="0" w:color="auto"/>
              <w:right w:val="single" w:sz="4" w:space="0" w:color="auto"/>
            </w:tcBorders>
            <w:shd w:val="clear" w:color="000000" w:fill="FFFFFF"/>
            <w:noWrap/>
            <w:vAlign w:val="center"/>
            <w:hideMark/>
          </w:tcPr>
          <w:p w14:paraId="3B5C7ED6" w14:textId="77777777" w:rsidR="00293BB1" w:rsidRPr="00B256ED" w:rsidRDefault="00293BB1" w:rsidP="00293BB1">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xml:space="preserve"> 1 </w:t>
            </w:r>
          </w:p>
        </w:tc>
        <w:tc>
          <w:tcPr>
            <w:tcW w:w="3794" w:type="dxa"/>
            <w:tcBorders>
              <w:top w:val="nil"/>
              <w:left w:val="nil"/>
              <w:bottom w:val="single" w:sz="4" w:space="0" w:color="auto"/>
              <w:right w:val="single" w:sz="4" w:space="0" w:color="auto"/>
            </w:tcBorders>
            <w:shd w:val="clear" w:color="000000" w:fill="FFFFFF"/>
            <w:vAlign w:val="center"/>
            <w:hideMark/>
          </w:tcPr>
          <w:p w14:paraId="667AAF68" w14:textId="77777777" w:rsidR="00293BB1" w:rsidRPr="00B256ED" w:rsidRDefault="00293BB1" w:rsidP="00293BB1">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xml:space="preserve"> CHI PHÍ XÂY LẮP </w:t>
            </w:r>
          </w:p>
        </w:tc>
        <w:tc>
          <w:tcPr>
            <w:tcW w:w="869" w:type="dxa"/>
            <w:tcBorders>
              <w:top w:val="nil"/>
              <w:left w:val="nil"/>
              <w:bottom w:val="single" w:sz="4" w:space="0" w:color="auto"/>
              <w:right w:val="single" w:sz="4" w:space="0" w:color="auto"/>
            </w:tcBorders>
            <w:shd w:val="clear" w:color="000000" w:fill="FFFFFF"/>
            <w:noWrap/>
            <w:vAlign w:val="center"/>
            <w:hideMark/>
          </w:tcPr>
          <w:p w14:paraId="0BA8168E" w14:textId="77777777" w:rsidR="00293BB1" w:rsidRPr="00B256ED" w:rsidRDefault="00293BB1" w:rsidP="00293BB1">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xml:space="preserve"> Gxl </w:t>
            </w:r>
          </w:p>
        </w:tc>
        <w:tc>
          <w:tcPr>
            <w:tcW w:w="766" w:type="dxa"/>
            <w:tcBorders>
              <w:top w:val="nil"/>
              <w:left w:val="nil"/>
              <w:bottom w:val="single" w:sz="4" w:space="0" w:color="auto"/>
              <w:right w:val="single" w:sz="4" w:space="0" w:color="auto"/>
            </w:tcBorders>
            <w:shd w:val="clear" w:color="000000" w:fill="FFFFFF"/>
            <w:noWrap/>
            <w:vAlign w:val="center"/>
            <w:hideMark/>
          </w:tcPr>
          <w:p w14:paraId="4A75FD08" w14:textId="77777777" w:rsidR="00293BB1" w:rsidRPr="00B256ED" w:rsidRDefault="00293BB1" w:rsidP="00293BB1">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w:t>
            </w:r>
          </w:p>
        </w:tc>
        <w:tc>
          <w:tcPr>
            <w:tcW w:w="918" w:type="dxa"/>
            <w:tcBorders>
              <w:top w:val="nil"/>
              <w:left w:val="nil"/>
              <w:bottom w:val="single" w:sz="4" w:space="0" w:color="auto"/>
              <w:right w:val="single" w:sz="4" w:space="0" w:color="auto"/>
            </w:tcBorders>
            <w:shd w:val="clear" w:color="000000" w:fill="FFFFFF"/>
            <w:noWrap/>
            <w:vAlign w:val="center"/>
            <w:hideMark/>
          </w:tcPr>
          <w:p w14:paraId="2B7905A2" w14:textId="77777777" w:rsidR="00293BB1" w:rsidRPr="00B256ED" w:rsidRDefault="00293BB1" w:rsidP="00293BB1">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w:t>
            </w:r>
          </w:p>
        </w:tc>
        <w:tc>
          <w:tcPr>
            <w:tcW w:w="1560" w:type="dxa"/>
            <w:tcBorders>
              <w:top w:val="nil"/>
              <w:left w:val="nil"/>
              <w:bottom w:val="single" w:sz="4" w:space="0" w:color="auto"/>
              <w:right w:val="single" w:sz="4" w:space="0" w:color="auto"/>
            </w:tcBorders>
            <w:shd w:val="clear" w:color="000000" w:fill="FFFFFF"/>
            <w:noWrap/>
            <w:vAlign w:val="center"/>
            <w:hideMark/>
          </w:tcPr>
          <w:p w14:paraId="5CD9D6A4" w14:textId="5C77167A" w:rsidR="00293BB1" w:rsidRPr="00B256ED" w:rsidRDefault="00293BB1" w:rsidP="00293BB1">
            <w:pPr>
              <w:spacing w:before="0" w:after="0" w:line="240" w:lineRule="auto"/>
              <w:rPr>
                <w:rFonts w:eastAsia="Times New Roman"/>
                <w:b/>
                <w:bCs/>
                <w:color w:val="000080"/>
                <w:sz w:val="20"/>
                <w:szCs w:val="20"/>
                <w:lang w:eastAsia="en-US"/>
              </w:rPr>
            </w:pPr>
            <w:r>
              <w:rPr>
                <w:b/>
                <w:bCs/>
                <w:color w:val="000080"/>
                <w:sz w:val="20"/>
                <w:szCs w:val="20"/>
              </w:rPr>
              <w:t xml:space="preserve">                            -   </w:t>
            </w:r>
          </w:p>
        </w:tc>
        <w:tc>
          <w:tcPr>
            <w:tcW w:w="1305" w:type="dxa"/>
            <w:tcBorders>
              <w:top w:val="nil"/>
              <w:left w:val="nil"/>
              <w:bottom w:val="single" w:sz="4" w:space="0" w:color="auto"/>
              <w:right w:val="single" w:sz="4" w:space="0" w:color="auto"/>
            </w:tcBorders>
            <w:shd w:val="clear" w:color="000000" w:fill="FFFFFF"/>
            <w:noWrap/>
            <w:vAlign w:val="center"/>
            <w:hideMark/>
          </w:tcPr>
          <w:p w14:paraId="2C0C33A9" w14:textId="03467568" w:rsidR="00293BB1" w:rsidRPr="00B256ED" w:rsidRDefault="00293BB1" w:rsidP="00293BB1">
            <w:pPr>
              <w:spacing w:before="0" w:after="0" w:line="240" w:lineRule="auto"/>
              <w:rPr>
                <w:rFonts w:eastAsia="Times New Roman"/>
                <w:b/>
                <w:bCs/>
                <w:color w:val="000080"/>
                <w:sz w:val="20"/>
                <w:szCs w:val="20"/>
                <w:lang w:eastAsia="en-US"/>
              </w:rPr>
            </w:pPr>
            <w:r>
              <w:rPr>
                <w:b/>
                <w:bCs/>
                <w:color w:val="000080"/>
                <w:sz w:val="20"/>
                <w:szCs w:val="20"/>
              </w:rPr>
              <w:t> </w:t>
            </w:r>
          </w:p>
        </w:tc>
        <w:tc>
          <w:tcPr>
            <w:tcW w:w="1810" w:type="dxa"/>
            <w:tcBorders>
              <w:top w:val="nil"/>
              <w:left w:val="nil"/>
              <w:bottom w:val="single" w:sz="4" w:space="0" w:color="auto"/>
              <w:right w:val="single" w:sz="4" w:space="0" w:color="auto"/>
            </w:tcBorders>
            <w:shd w:val="clear" w:color="000000" w:fill="FFFFFF"/>
            <w:noWrap/>
            <w:vAlign w:val="center"/>
            <w:hideMark/>
          </w:tcPr>
          <w:p w14:paraId="6B26AB51" w14:textId="0905B63B" w:rsidR="00293BB1" w:rsidRPr="00B256ED" w:rsidRDefault="00293BB1" w:rsidP="00293BB1">
            <w:pPr>
              <w:spacing w:before="0" w:after="0" w:line="240" w:lineRule="auto"/>
              <w:rPr>
                <w:rFonts w:eastAsia="Times New Roman"/>
                <w:b/>
                <w:bCs/>
                <w:color w:val="000080"/>
                <w:sz w:val="20"/>
                <w:szCs w:val="20"/>
                <w:lang w:eastAsia="en-US"/>
              </w:rPr>
            </w:pPr>
            <w:r>
              <w:rPr>
                <w:b/>
                <w:bCs/>
                <w:color w:val="000080"/>
                <w:sz w:val="20"/>
                <w:szCs w:val="20"/>
              </w:rPr>
              <w:t xml:space="preserve">                                 -   </w:t>
            </w:r>
          </w:p>
        </w:tc>
        <w:tc>
          <w:tcPr>
            <w:tcW w:w="2327" w:type="dxa"/>
            <w:tcBorders>
              <w:top w:val="nil"/>
              <w:left w:val="nil"/>
              <w:bottom w:val="single" w:sz="4" w:space="0" w:color="auto"/>
              <w:right w:val="single" w:sz="4" w:space="0" w:color="auto"/>
            </w:tcBorders>
            <w:shd w:val="clear" w:color="000000" w:fill="FFFFFF"/>
            <w:noWrap/>
            <w:vAlign w:val="center"/>
            <w:hideMark/>
          </w:tcPr>
          <w:p w14:paraId="458722DC" w14:textId="3DAEA96B" w:rsidR="00293BB1" w:rsidRPr="00B256ED" w:rsidRDefault="00293BB1" w:rsidP="00293BB1">
            <w:pPr>
              <w:spacing w:before="0" w:after="0" w:line="240" w:lineRule="auto"/>
              <w:rPr>
                <w:rFonts w:eastAsia="Times New Roman"/>
                <w:b/>
                <w:bCs/>
                <w:color w:val="000080"/>
                <w:sz w:val="20"/>
                <w:szCs w:val="20"/>
                <w:lang w:eastAsia="en-US"/>
              </w:rPr>
            </w:pPr>
            <w:r>
              <w:rPr>
                <w:b/>
                <w:bCs/>
                <w:color w:val="000080"/>
                <w:sz w:val="20"/>
                <w:szCs w:val="20"/>
              </w:rPr>
              <w:t> </w:t>
            </w:r>
          </w:p>
        </w:tc>
      </w:tr>
      <w:tr w:rsidR="006C3EE4" w:rsidRPr="00B256ED" w14:paraId="6FCB3A5D" w14:textId="77777777" w:rsidTr="00427F47">
        <w:trPr>
          <w:gridAfter w:val="1"/>
          <w:wAfter w:w="21" w:type="dxa"/>
          <w:trHeight w:val="555"/>
        </w:trPr>
        <w:tc>
          <w:tcPr>
            <w:tcW w:w="616" w:type="dxa"/>
            <w:tcBorders>
              <w:top w:val="nil"/>
              <w:left w:val="single" w:sz="4" w:space="0" w:color="auto"/>
              <w:bottom w:val="single" w:sz="4" w:space="0" w:color="auto"/>
              <w:right w:val="single" w:sz="4" w:space="0" w:color="auto"/>
            </w:tcBorders>
            <w:shd w:val="clear" w:color="000000" w:fill="FFFFFF"/>
            <w:noWrap/>
            <w:vAlign w:val="center"/>
            <w:hideMark/>
          </w:tcPr>
          <w:p w14:paraId="7FBB3883"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xml:space="preserve"> 2 </w:t>
            </w:r>
          </w:p>
        </w:tc>
        <w:tc>
          <w:tcPr>
            <w:tcW w:w="3794" w:type="dxa"/>
            <w:tcBorders>
              <w:top w:val="nil"/>
              <w:left w:val="nil"/>
              <w:bottom w:val="single" w:sz="4" w:space="0" w:color="auto"/>
              <w:right w:val="single" w:sz="4" w:space="0" w:color="auto"/>
            </w:tcBorders>
            <w:shd w:val="clear" w:color="000000" w:fill="FFFFFF"/>
            <w:vAlign w:val="center"/>
            <w:hideMark/>
          </w:tcPr>
          <w:p w14:paraId="4C73E4D0"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xml:space="preserve"> CHI PHÍ THIẾT BỊ </w:t>
            </w:r>
          </w:p>
        </w:tc>
        <w:tc>
          <w:tcPr>
            <w:tcW w:w="869" w:type="dxa"/>
            <w:tcBorders>
              <w:top w:val="nil"/>
              <w:left w:val="nil"/>
              <w:bottom w:val="single" w:sz="4" w:space="0" w:color="auto"/>
              <w:right w:val="single" w:sz="4" w:space="0" w:color="auto"/>
            </w:tcBorders>
            <w:shd w:val="clear" w:color="000000" w:fill="FFFFFF"/>
            <w:noWrap/>
            <w:vAlign w:val="center"/>
            <w:hideMark/>
          </w:tcPr>
          <w:p w14:paraId="151DD6B5"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xml:space="preserve"> Gtb </w:t>
            </w:r>
          </w:p>
        </w:tc>
        <w:tc>
          <w:tcPr>
            <w:tcW w:w="766" w:type="dxa"/>
            <w:tcBorders>
              <w:top w:val="nil"/>
              <w:left w:val="nil"/>
              <w:bottom w:val="single" w:sz="4" w:space="0" w:color="auto"/>
              <w:right w:val="single" w:sz="4" w:space="0" w:color="auto"/>
            </w:tcBorders>
            <w:shd w:val="clear" w:color="000000" w:fill="FFFFFF"/>
            <w:noWrap/>
            <w:vAlign w:val="center"/>
            <w:hideMark/>
          </w:tcPr>
          <w:p w14:paraId="34C29ABF"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w:t>
            </w:r>
          </w:p>
        </w:tc>
        <w:tc>
          <w:tcPr>
            <w:tcW w:w="918" w:type="dxa"/>
            <w:tcBorders>
              <w:top w:val="nil"/>
              <w:left w:val="nil"/>
              <w:bottom w:val="single" w:sz="4" w:space="0" w:color="auto"/>
              <w:right w:val="single" w:sz="4" w:space="0" w:color="auto"/>
            </w:tcBorders>
            <w:shd w:val="clear" w:color="000000" w:fill="FFFFFF"/>
            <w:noWrap/>
            <w:vAlign w:val="center"/>
            <w:hideMark/>
          </w:tcPr>
          <w:p w14:paraId="28B765AF"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w:t>
            </w:r>
          </w:p>
        </w:tc>
        <w:tc>
          <w:tcPr>
            <w:tcW w:w="1560" w:type="dxa"/>
            <w:tcBorders>
              <w:top w:val="nil"/>
              <w:left w:val="nil"/>
              <w:bottom w:val="single" w:sz="4" w:space="0" w:color="auto"/>
              <w:right w:val="single" w:sz="4" w:space="0" w:color="auto"/>
            </w:tcBorders>
            <w:shd w:val="clear" w:color="000000" w:fill="FFFFFF"/>
            <w:noWrap/>
            <w:vAlign w:val="center"/>
            <w:hideMark/>
          </w:tcPr>
          <w:p w14:paraId="1EC4AB51" w14:textId="3C55ECF9" w:rsidR="006C3EE4" w:rsidRPr="00B256ED" w:rsidRDefault="006C3EE4" w:rsidP="006C3EE4">
            <w:pPr>
              <w:spacing w:before="0" w:after="0" w:line="240" w:lineRule="auto"/>
              <w:rPr>
                <w:rFonts w:eastAsia="Times New Roman"/>
                <w:b/>
                <w:bCs/>
                <w:color w:val="000080"/>
                <w:sz w:val="20"/>
                <w:szCs w:val="20"/>
                <w:lang w:eastAsia="en-US"/>
              </w:rPr>
            </w:pPr>
            <w:r>
              <w:rPr>
                <w:b/>
                <w:bCs/>
                <w:color w:val="000080"/>
                <w:sz w:val="20"/>
                <w:szCs w:val="20"/>
              </w:rPr>
              <w:t xml:space="preserve">     1,809,108,940 </w:t>
            </w:r>
          </w:p>
        </w:tc>
        <w:tc>
          <w:tcPr>
            <w:tcW w:w="1305" w:type="dxa"/>
            <w:tcBorders>
              <w:top w:val="nil"/>
              <w:left w:val="nil"/>
              <w:bottom w:val="single" w:sz="4" w:space="0" w:color="auto"/>
              <w:right w:val="single" w:sz="4" w:space="0" w:color="auto"/>
            </w:tcBorders>
            <w:shd w:val="clear" w:color="000000" w:fill="FFFFFF"/>
            <w:noWrap/>
            <w:vAlign w:val="center"/>
            <w:hideMark/>
          </w:tcPr>
          <w:p w14:paraId="79ECF380" w14:textId="5287748A" w:rsidR="006C3EE4" w:rsidRPr="00B256ED" w:rsidRDefault="006C3EE4" w:rsidP="006C3EE4">
            <w:pPr>
              <w:spacing w:before="0" w:after="0" w:line="240" w:lineRule="auto"/>
              <w:rPr>
                <w:rFonts w:eastAsia="Times New Roman"/>
                <w:b/>
                <w:bCs/>
                <w:color w:val="000080"/>
                <w:sz w:val="20"/>
                <w:szCs w:val="20"/>
                <w:lang w:eastAsia="en-US"/>
              </w:rPr>
            </w:pPr>
            <w:r>
              <w:rPr>
                <w:b/>
                <w:bCs/>
                <w:color w:val="000080"/>
                <w:sz w:val="20"/>
                <w:szCs w:val="20"/>
              </w:rPr>
              <w:t xml:space="preserve">                         -   </w:t>
            </w:r>
          </w:p>
        </w:tc>
        <w:tc>
          <w:tcPr>
            <w:tcW w:w="1810" w:type="dxa"/>
            <w:tcBorders>
              <w:top w:val="nil"/>
              <w:left w:val="nil"/>
              <w:bottom w:val="single" w:sz="4" w:space="0" w:color="auto"/>
              <w:right w:val="single" w:sz="4" w:space="0" w:color="auto"/>
            </w:tcBorders>
            <w:shd w:val="clear" w:color="000000" w:fill="FFFFFF"/>
            <w:noWrap/>
            <w:vAlign w:val="center"/>
            <w:hideMark/>
          </w:tcPr>
          <w:p w14:paraId="124674BB" w14:textId="47ECD233" w:rsidR="006C3EE4" w:rsidRPr="00B256ED" w:rsidRDefault="006C3EE4" w:rsidP="006C3EE4">
            <w:pPr>
              <w:spacing w:before="0" w:after="0" w:line="240" w:lineRule="auto"/>
              <w:rPr>
                <w:rFonts w:eastAsia="Times New Roman"/>
                <w:b/>
                <w:bCs/>
                <w:color w:val="000080"/>
                <w:sz w:val="20"/>
                <w:szCs w:val="20"/>
                <w:lang w:eastAsia="en-US"/>
              </w:rPr>
            </w:pPr>
            <w:r>
              <w:rPr>
                <w:b/>
                <w:bCs/>
                <w:color w:val="000080"/>
                <w:sz w:val="20"/>
                <w:szCs w:val="20"/>
              </w:rPr>
              <w:t xml:space="preserve">          1,809,108,940 </w:t>
            </w:r>
          </w:p>
        </w:tc>
        <w:tc>
          <w:tcPr>
            <w:tcW w:w="2327" w:type="dxa"/>
            <w:tcBorders>
              <w:top w:val="nil"/>
              <w:left w:val="nil"/>
              <w:bottom w:val="single" w:sz="4" w:space="0" w:color="auto"/>
              <w:right w:val="single" w:sz="4" w:space="0" w:color="auto"/>
            </w:tcBorders>
            <w:shd w:val="clear" w:color="000000" w:fill="FFFFFF"/>
            <w:noWrap/>
            <w:vAlign w:val="center"/>
            <w:hideMark/>
          </w:tcPr>
          <w:p w14:paraId="33F8EDE5" w14:textId="7B32C4B2" w:rsidR="006C3EE4" w:rsidRPr="00B256ED" w:rsidRDefault="006C3EE4" w:rsidP="006C3EE4">
            <w:pPr>
              <w:spacing w:before="0" w:after="0" w:line="240" w:lineRule="auto"/>
              <w:rPr>
                <w:rFonts w:eastAsia="Times New Roman"/>
                <w:b/>
                <w:bCs/>
                <w:color w:val="000080"/>
                <w:sz w:val="20"/>
                <w:szCs w:val="20"/>
                <w:lang w:eastAsia="en-US"/>
              </w:rPr>
            </w:pPr>
            <w:r>
              <w:rPr>
                <w:b/>
                <w:bCs/>
                <w:color w:val="000080"/>
                <w:sz w:val="20"/>
                <w:szCs w:val="20"/>
              </w:rPr>
              <w:t xml:space="preserve"> Bảng 3 </w:t>
            </w:r>
          </w:p>
        </w:tc>
      </w:tr>
      <w:tr w:rsidR="006C3EE4" w:rsidRPr="00B256ED" w14:paraId="0E659BB9" w14:textId="77777777" w:rsidTr="00427F47">
        <w:trPr>
          <w:gridAfter w:val="1"/>
          <w:wAfter w:w="21" w:type="dxa"/>
          <w:trHeight w:val="495"/>
        </w:trPr>
        <w:tc>
          <w:tcPr>
            <w:tcW w:w="616" w:type="dxa"/>
            <w:tcBorders>
              <w:top w:val="nil"/>
              <w:left w:val="single" w:sz="4" w:space="0" w:color="auto"/>
              <w:bottom w:val="single" w:sz="4" w:space="0" w:color="auto"/>
              <w:right w:val="single" w:sz="4" w:space="0" w:color="auto"/>
            </w:tcBorders>
            <w:shd w:val="clear" w:color="000000" w:fill="FFFFFF"/>
            <w:noWrap/>
            <w:vAlign w:val="center"/>
            <w:hideMark/>
          </w:tcPr>
          <w:p w14:paraId="628AE942"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xml:space="preserve"> 3 </w:t>
            </w:r>
          </w:p>
        </w:tc>
        <w:tc>
          <w:tcPr>
            <w:tcW w:w="3794" w:type="dxa"/>
            <w:tcBorders>
              <w:top w:val="nil"/>
              <w:left w:val="nil"/>
              <w:bottom w:val="single" w:sz="4" w:space="0" w:color="auto"/>
              <w:right w:val="single" w:sz="4" w:space="0" w:color="auto"/>
            </w:tcBorders>
            <w:shd w:val="clear" w:color="000000" w:fill="FFFFFF"/>
            <w:vAlign w:val="center"/>
            <w:hideMark/>
          </w:tcPr>
          <w:p w14:paraId="06238357"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xml:space="preserve"> CHI PHÍ TƯ VẤN ĐẦU TƯ ỨNG DỤNG CNTT </w:t>
            </w:r>
          </w:p>
        </w:tc>
        <w:tc>
          <w:tcPr>
            <w:tcW w:w="869" w:type="dxa"/>
            <w:tcBorders>
              <w:top w:val="nil"/>
              <w:left w:val="nil"/>
              <w:bottom w:val="single" w:sz="4" w:space="0" w:color="auto"/>
              <w:right w:val="single" w:sz="4" w:space="0" w:color="auto"/>
            </w:tcBorders>
            <w:shd w:val="clear" w:color="000000" w:fill="FFFFFF"/>
            <w:noWrap/>
            <w:vAlign w:val="center"/>
            <w:hideMark/>
          </w:tcPr>
          <w:p w14:paraId="1B724579"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xml:space="preserve"> Gtv </w:t>
            </w:r>
          </w:p>
        </w:tc>
        <w:tc>
          <w:tcPr>
            <w:tcW w:w="766" w:type="dxa"/>
            <w:tcBorders>
              <w:top w:val="nil"/>
              <w:left w:val="nil"/>
              <w:bottom w:val="single" w:sz="4" w:space="0" w:color="auto"/>
              <w:right w:val="single" w:sz="4" w:space="0" w:color="auto"/>
            </w:tcBorders>
            <w:shd w:val="clear" w:color="000000" w:fill="FFFFFF"/>
            <w:noWrap/>
            <w:vAlign w:val="center"/>
            <w:hideMark/>
          </w:tcPr>
          <w:p w14:paraId="09DFF486"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 </w:t>
            </w:r>
          </w:p>
        </w:tc>
        <w:tc>
          <w:tcPr>
            <w:tcW w:w="918" w:type="dxa"/>
            <w:tcBorders>
              <w:top w:val="nil"/>
              <w:left w:val="nil"/>
              <w:bottom w:val="single" w:sz="4" w:space="0" w:color="auto"/>
              <w:right w:val="single" w:sz="4" w:space="0" w:color="auto"/>
            </w:tcBorders>
            <w:shd w:val="clear" w:color="000000" w:fill="FFFFFF"/>
            <w:noWrap/>
            <w:vAlign w:val="center"/>
            <w:hideMark/>
          </w:tcPr>
          <w:p w14:paraId="6FB469AE"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w:t>
            </w:r>
          </w:p>
        </w:tc>
        <w:tc>
          <w:tcPr>
            <w:tcW w:w="1560" w:type="dxa"/>
            <w:tcBorders>
              <w:top w:val="nil"/>
              <w:left w:val="nil"/>
              <w:bottom w:val="single" w:sz="4" w:space="0" w:color="auto"/>
              <w:right w:val="single" w:sz="4" w:space="0" w:color="auto"/>
            </w:tcBorders>
            <w:shd w:val="clear" w:color="000000" w:fill="FFFFFF"/>
            <w:noWrap/>
            <w:vAlign w:val="center"/>
            <w:hideMark/>
          </w:tcPr>
          <w:p w14:paraId="77473078" w14:textId="4C3F86F3" w:rsidR="006C3EE4" w:rsidRPr="00B256ED" w:rsidRDefault="006C3EE4" w:rsidP="006C3EE4">
            <w:pPr>
              <w:spacing w:before="0" w:after="0" w:line="240" w:lineRule="auto"/>
              <w:rPr>
                <w:rFonts w:eastAsia="Times New Roman"/>
                <w:b/>
                <w:bCs/>
                <w:color w:val="000080"/>
                <w:sz w:val="20"/>
                <w:szCs w:val="20"/>
                <w:lang w:eastAsia="en-US"/>
              </w:rPr>
            </w:pPr>
            <w:r>
              <w:rPr>
                <w:b/>
                <w:bCs/>
                <w:color w:val="000080"/>
                <w:sz w:val="20"/>
                <w:szCs w:val="20"/>
              </w:rPr>
              <w:t> </w:t>
            </w:r>
          </w:p>
        </w:tc>
        <w:tc>
          <w:tcPr>
            <w:tcW w:w="1305" w:type="dxa"/>
            <w:tcBorders>
              <w:top w:val="nil"/>
              <w:left w:val="nil"/>
              <w:bottom w:val="single" w:sz="4" w:space="0" w:color="auto"/>
              <w:right w:val="single" w:sz="4" w:space="0" w:color="auto"/>
            </w:tcBorders>
            <w:shd w:val="clear" w:color="000000" w:fill="FFFFFF"/>
            <w:noWrap/>
            <w:vAlign w:val="center"/>
            <w:hideMark/>
          </w:tcPr>
          <w:p w14:paraId="011B59F8" w14:textId="09675FE0" w:rsidR="006C3EE4" w:rsidRPr="00B256ED" w:rsidRDefault="006C3EE4" w:rsidP="006C3EE4">
            <w:pPr>
              <w:spacing w:before="0" w:after="0" w:line="240" w:lineRule="auto"/>
              <w:rPr>
                <w:rFonts w:eastAsia="Times New Roman"/>
                <w:b/>
                <w:bCs/>
                <w:color w:val="000080"/>
                <w:sz w:val="20"/>
                <w:szCs w:val="20"/>
                <w:lang w:eastAsia="en-US"/>
              </w:rPr>
            </w:pPr>
            <w:r>
              <w:rPr>
                <w:b/>
                <w:bCs/>
                <w:color w:val="000080"/>
                <w:sz w:val="20"/>
                <w:szCs w:val="20"/>
              </w:rPr>
              <w:t> </w:t>
            </w:r>
          </w:p>
        </w:tc>
        <w:tc>
          <w:tcPr>
            <w:tcW w:w="1810" w:type="dxa"/>
            <w:tcBorders>
              <w:top w:val="nil"/>
              <w:left w:val="nil"/>
              <w:bottom w:val="single" w:sz="4" w:space="0" w:color="auto"/>
              <w:right w:val="single" w:sz="4" w:space="0" w:color="auto"/>
            </w:tcBorders>
            <w:shd w:val="clear" w:color="000000" w:fill="FFFFFF"/>
            <w:noWrap/>
            <w:vAlign w:val="center"/>
            <w:hideMark/>
          </w:tcPr>
          <w:p w14:paraId="115721A4" w14:textId="6FA28DDF" w:rsidR="006C3EE4" w:rsidRPr="00B256ED" w:rsidRDefault="006C3EE4" w:rsidP="006C3EE4">
            <w:pPr>
              <w:spacing w:before="0" w:after="0" w:line="240" w:lineRule="auto"/>
              <w:rPr>
                <w:rFonts w:eastAsia="Times New Roman"/>
                <w:b/>
                <w:bCs/>
                <w:color w:val="000080"/>
                <w:sz w:val="20"/>
                <w:szCs w:val="20"/>
                <w:lang w:eastAsia="en-US"/>
              </w:rPr>
            </w:pPr>
            <w:r>
              <w:rPr>
                <w:b/>
                <w:bCs/>
                <w:color w:val="000080"/>
                <w:sz w:val="20"/>
                <w:szCs w:val="20"/>
              </w:rPr>
              <w:t> </w:t>
            </w:r>
          </w:p>
        </w:tc>
        <w:tc>
          <w:tcPr>
            <w:tcW w:w="2327" w:type="dxa"/>
            <w:tcBorders>
              <w:top w:val="nil"/>
              <w:left w:val="nil"/>
              <w:bottom w:val="single" w:sz="4" w:space="0" w:color="auto"/>
              <w:right w:val="single" w:sz="4" w:space="0" w:color="auto"/>
            </w:tcBorders>
            <w:shd w:val="clear" w:color="000000" w:fill="FFFFFF"/>
            <w:noWrap/>
            <w:vAlign w:val="center"/>
            <w:hideMark/>
          </w:tcPr>
          <w:p w14:paraId="56B239F0" w14:textId="37156BC4" w:rsidR="006C3EE4" w:rsidRPr="00B256ED" w:rsidRDefault="006C3EE4" w:rsidP="006C3EE4">
            <w:pPr>
              <w:spacing w:before="0" w:after="0" w:line="240" w:lineRule="auto"/>
              <w:rPr>
                <w:rFonts w:eastAsia="Times New Roman"/>
                <w:sz w:val="20"/>
                <w:szCs w:val="20"/>
                <w:lang w:eastAsia="en-US"/>
              </w:rPr>
            </w:pPr>
            <w:r>
              <w:rPr>
                <w:sz w:val="20"/>
                <w:szCs w:val="20"/>
              </w:rPr>
              <w:t> </w:t>
            </w:r>
          </w:p>
        </w:tc>
      </w:tr>
      <w:tr w:rsidR="006C3EE4" w:rsidRPr="00B256ED" w14:paraId="6CB1A634" w14:textId="77777777" w:rsidTr="00427F47">
        <w:trPr>
          <w:gridAfter w:val="1"/>
          <w:wAfter w:w="21" w:type="dxa"/>
          <w:trHeight w:val="480"/>
        </w:trPr>
        <w:tc>
          <w:tcPr>
            <w:tcW w:w="616" w:type="dxa"/>
            <w:tcBorders>
              <w:top w:val="nil"/>
              <w:left w:val="single" w:sz="4" w:space="0" w:color="auto"/>
              <w:bottom w:val="single" w:sz="4" w:space="0" w:color="auto"/>
              <w:right w:val="single" w:sz="4" w:space="0" w:color="auto"/>
            </w:tcBorders>
            <w:shd w:val="clear" w:color="000000" w:fill="FFFFFF"/>
            <w:noWrap/>
            <w:vAlign w:val="center"/>
            <w:hideMark/>
          </w:tcPr>
          <w:p w14:paraId="6B13B6CF"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3.1</w:t>
            </w:r>
          </w:p>
        </w:tc>
        <w:tc>
          <w:tcPr>
            <w:tcW w:w="3794" w:type="dxa"/>
            <w:tcBorders>
              <w:top w:val="nil"/>
              <w:left w:val="nil"/>
              <w:bottom w:val="single" w:sz="4" w:space="0" w:color="auto"/>
              <w:right w:val="single" w:sz="4" w:space="0" w:color="auto"/>
            </w:tcBorders>
            <w:shd w:val="clear" w:color="000000" w:fill="FFFFFF"/>
            <w:vAlign w:val="center"/>
            <w:hideMark/>
          </w:tcPr>
          <w:p w14:paraId="6E5922A6"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Chi phí lập đề cương dự toán chi tiết</w:t>
            </w:r>
          </w:p>
        </w:tc>
        <w:tc>
          <w:tcPr>
            <w:tcW w:w="869" w:type="dxa"/>
            <w:tcBorders>
              <w:top w:val="nil"/>
              <w:left w:val="nil"/>
              <w:bottom w:val="single" w:sz="4" w:space="0" w:color="auto"/>
              <w:right w:val="single" w:sz="4" w:space="0" w:color="auto"/>
            </w:tcBorders>
            <w:shd w:val="clear" w:color="000000" w:fill="FFFFFF"/>
            <w:noWrap/>
            <w:vAlign w:val="center"/>
            <w:hideMark/>
          </w:tcPr>
          <w:p w14:paraId="6C933975"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w:t>
            </w:r>
          </w:p>
        </w:tc>
        <w:tc>
          <w:tcPr>
            <w:tcW w:w="766" w:type="dxa"/>
            <w:tcBorders>
              <w:top w:val="nil"/>
              <w:left w:val="nil"/>
              <w:bottom w:val="single" w:sz="4" w:space="0" w:color="auto"/>
              <w:right w:val="single" w:sz="4" w:space="0" w:color="auto"/>
            </w:tcBorders>
            <w:shd w:val="clear" w:color="000000" w:fill="FFFFFF"/>
            <w:noWrap/>
            <w:vAlign w:val="center"/>
            <w:hideMark/>
          </w:tcPr>
          <w:p w14:paraId="671020C8"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 </w:t>
            </w:r>
          </w:p>
        </w:tc>
        <w:tc>
          <w:tcPr>
            <w:tcW w:w="918" w:type="dxa"/>
            <w:tcBorders>
              <w:top w:val="nil"/>
              <w:left w:val="nil"/>
              <w:bottom w:val="single" w:sz="4" w:space="0" w:color="auto"/>
              <w:right w:val="single" w:sz="4" w:space="0" w:color="auto"/>
            </w:tcBorders>
            <w:shd w:val="clear" w:color="000000" w:fill="FFFFFF"/>
            <w:noWrap/>
            <w:vAlign w:val="center"/>
            <w:hideMark/>
          </w:tcPr>
          <w:p w14:paraId="70C68C6B"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 xml:space="preserve"> Dự toán </w:t>
            </w:r>
          </w:p>
        </w:tc>
        <w:tc>
          <w:tcPr>
            <w:tcW w:w="1560" w:type="dxa"/>
            <w:tcBorders>
              <w:top w:val="nil"/>
              <w:left w:val="nil"/>
              <w:bottom w:val="single" w:sz="4" w:space="0" w:color="auto"/>
              <w:right w:val="single" w:sz="4" w:space="0" w:color="auto"/>
            </w:tcBorders>
            <w:shd w:val="clear" w:color="000000" w:fill="FFFFFF"/>
            <w:noWrap/>
            <w:vAlign w:val="center"/>
            <w:hideMark/>
          </w:tcPr>
          <w:p w14:paraId="0C05D711" w14:textId="200D6DCE" w:rsidR="006C3EE4" w:rsidRPr="00B256ED" w:rsidRDefault="006C3EE4" w:rsidP="006C3EE4">
            <w:pPr>
              <w:spacing w:before="0" w:after="0" w:line="240" w:lineRule="auto"/>
              <w:rPr>
                <w:rFonts w:eastAsia="Times New Roman"/>
                <w:sz w:val="20"/>
                <w:szCs w:val="20"/>
                <w:lang w:eastAsia="en-US"/>
              </w:rPr>
            </w:pPr>
            <w:r>
              <w:rPr>
                <w:sz w:val="20"/>
                <w:szCs w:val="20"/>
              </w:rPr>
              <w:t> </w:t>
            </w:r>
          </w:p>
        </w:tc>
        <w:tc>
          <w:tcPr>
            <w:tcW w:w="1305" w:type="dxa"/>
            <w:tcBorders>
              <w:top w:val="nil"/>
              <w:left w:val="nil"/>
              <w:bottom w:val="single" w:sz="4" w:space="0" w:color="auto"/>
              <w:right w:val="single" w:sz="4" w:space="0" w:color="auto"/>
            </w:tcBorders>
            <w:shd w:val="clear" w:color="000000" w:fill="FFFFFF"/>
            <w:noWrap/>
            <w:vAlign w:val="center"/>
            <w:hideMark/>
          </w:tcPr>
          <w:p w14:paraId="571853C2" w14:textId="58B64C92" w:rsidR="006C3EE4" w:rsidRPr="00B256ED" w:rsidRDefault="006C3EE4" w:rsidP="006C3EE4">
            <w:pPr>
              <w:spacing w:before="0" w:after="0" w:line="240" w:lineRule="auto"/>
              <w:rPr>
                <w:rFonts w:eastAsia="Times New Roman"/>
                <w:sz w:val="20"/>
                <w:szCs w:val="20"/>
                <w:lang w:eastAsia="en-US"/>
              </w:rPr>
            </w:pPr>
            <w:r>
              <w:rPr>
                <w:sz w:val="20"/>
                <w:szCs w:val="20"/>
              </w:rPr>
              <w:t xml:space="preserve">                         -   </w:t>
            </w:r>
          </w:p>
        </w:tc>
        <w:tc>
          <w:tcPr>
            <w:tcW w:w="1810" w:type="dxa"/>
            <w:tcBorders>
              <w:top w:val="nil"/>
              <w:left w:val="nil"/>
              <w:bottom w:val="single" w:sz="4" w:space="0" w:color="auto"/>
              <w:right w:val="single" w:sz="4" w:space="0" w:color="auto"/>
            </w:tcBorders>
            <w:shd w:val="clear" w:color="000000" w:fill="FFFFFF"/>
            <w:noWrap/>
            <w:vAlign w:val="center"/>
            <w:hideMark/>
          </w:tcPr>
          <w:p w14:paraId="5B52163D" w14:textId="0FC565FE" w:rsidR="006C3EE4" w:rsidRPr="00B256ED" w:rsidRDefault="006C3EE4" w:rsidP="006C3EE4">
            <w:pPr>
              <w:spacing w:before="0" w:after="0" w:line="240" w:lineRule="auto"/>
              <w:jc w:val="right"/>
              <w:rPr>
                <w:rFonts w:eastAsia="Times New Roman"/>
                <w:sz w:val="20"/>
                <w:szCs w:val="20"/>
                <w:lang w:eastAsia="en-US"/>
              </w:rPr>
            </w:pPr>
            <w:r>
              <w:rPr>
                <w:sz w:val="20"/>
                <w:szCs w:val="20"/>
              </w:rPr>
              <w:t> </w:t>
            </w:r>
          </w:p>
        </w:tc>
        <w:tc>
          <w:tcPr>
            <w:tcW w:w="2327" w:type="dxa"/>
            <w:tcBorders>
              <w:top w:val="nil"/>
              <w:left w:val="nil"/>
              <w:bottom w:val="single" w:sz="4" w:space="0" w:color="auto"/>
              <w:right w:val="single" w:sz="4" w:space="0" w:color="auto"/>
            </w:tcBorders>
            <w:shd w:val="clear" w:color="000000" w:fill="FFFFFF"/>
            <w:vAlign w:val="center"/>
            <w:hideMark/>
          </w:tcPr>
          <w:p w14:paraId="772BF70D" w14:textId="78CFC013" w:rsidR="006C3EE4" w:rsidRPr="00B256ED" w:rsidRDefault="006C3EE4" w:rsidP="006C3EE4">
            <w:pPr>
              <w:spacing w:before="0" w:after="0" w:line="240" w:lineRule="auto"/>
              <w:rPr>
                <w:rFonts w:eastAsia="Times New Roman"/>
                <w:sz w:val="20"/>
                <w:szCs w:val="20"/>
                <w:lang w:eastAsia="en-US"/>
              </w:rPr>
            </w:pPr>
          </w:p>
        </w:tc>
      </w:tr>
      <w:tr w:rsidR="006C3EE4" w:rsidRPr="00B256ED" w14:paraId="67175B21" w14:textId="77777777" w:rsidTr="00427F47">
        <w:trPr>
          <w:gridAfter w:val="1"/>
          <w:wAfter w:w="21" w:type="dxa"/>
          <w:trHeight w:val="675"/>
        </w:trPr>
        <w:tc>
          <w:tcPr>
            <w:tcW w:w="616" w:type="dxa"/>
            <w:tcBorders>
              <w:top w:val="nil"/>
              <w:left w:val="single" w:sz="4" w:space="0" w:color="auto"/>
              <w:bottom w:val="single" w:sz="4" w:space="0" w:color="auto"/>
              <w:right w:val="single" w:sz="4" w:space="0" w:color="auto"/>
            </w:tcBorders>
            <w:shd w:val="clear" w:color="000000" w:fill="FFFFFF"/>
            <w:noWrap/>
            <w:vAlign w:val="center"/>
            <w:hideMark/>
          </w:tcPr>
          <w:p w14:paraId="76421C16"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3.2</w:t>
            </w:r>
          </w:p>
        </w:tc>
        <w:tc>
          <w:tcPr>
            <w:tcW w:w="3794" w:type="dxa"/>
            <w:tcBorders>
              <w:top w:val="nil"/>
              <w:left w:val="nil"/>
              <w:bottom w:val="single" w:sz="4" w:space="0" w:color="auto"/>
              <w:right w:val="single" w:sz="4" w:space="0" w:color="auto"/>
            </w:tcBorders>
            <w:shd w:val="clear" w:color="000000" w:fill="FFFFFF"/>
            <w:vAlign w:val="center"/>
            <w:hideMark/>
          </w:tcPr>
          <w:p w14:paraId="613C7A4A"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Chi  phí lập hồ sơ mời thầu, thẩm định hồ sơ mời thầu, đánh giá hồ sơ dự thầu, thẩm định kết quả lựa chọn nhà thầu</w:t>
            </w:r>
          </w:p>
        </w:tc>
        <w:tc>
          <w:tcPr>
            <w:tcW w:w="869" w:type="dxa"/>
            <w:tcBorders>
              <w:top w:val="nil"/>
              <w:left w:val="nil"/>
              <w:bottom w:val="single" w:sz="4" w:space="0" w:color="auto"/>
              <w:right w:val="single" w:sz="4" w:space="0" w:color="auto"/>
            </w:tcBorders>
            <w:shd w:val="clear" w:color="000000" w:fill="FFFFFF"/>
            <w:noWrap/>
            <w:vAlign w:val="center"/>
            <w:hideMark/>
          </w:tcPr>
          <w:p w14:paraId="682C644A"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w:t>
            </w:r>
          </w:p>
        </w:tc>
        <w:tc>
          <w:tcPr>
            <w:tcW w:w="766" w:type="dxa"/>
            <w:tcBorders>
              <w:top w:val="nil"/>
              <w:left w:val="nil"/>
              <w:bottom w:val="single" w:sz="4" w:space="0" w:color="auto"/>
              <w:right w:val="single" w:sz="4" w:space="0" w:color="auto"/>
            </w:tcBorders>
            <w:shd w:val="clear" w:color="000000" w:fill="FFFFFF"/>
            <w:noWrap/>
            <w:vAlign w:val="center"/>
            <w:hideMark/>
          </w:tcPr>
          <w:p w14:paraId="0A104AF2"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 </w:t>
            </w:r>
          </w:p>
        </w:tc>
        <w:tc>
          <w:tcPr>
            <w:tcW w:w="918" w:type="dxa"/>
            <w:tcBorders>
              <w:top w:val="nil"/>
              <w:left w:val="nil"/>
              <w:bottom w:val="single" w:sz="4" w:space="0" w:color="auto"/>
              <w:right w:val="single" w:sz="4" w:space="0" w:color="auto"/>
            </w:tcBorders>
            <w:shd w:val="clear" w:color="000000" w:fill="FFFFFF"/>
            <w:noWrap/>
            <w:vAlign w:val="center"/>
            <w:hideMark/>
          </w:tcPr>
          <w:p w14:paraId="2E17D425"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 </w:t>
            </w:r>
          </w:p>
        </w:tc>
        <w:tc>
          <w:tcPr>
            <w:tcW w:w="1560" w:type="dxa"/>
            <w:tcBorders>
              <w:top w:val="nil"/>
              <w:left w:val="nil"/>
              <w:bottom w:val="single" w:sz="4" w:space="0" w:color="auto"/>
              <w:right w:val="single" w:sz="4" w:space="0" w:color="auto"/>
            </w:tcBorders>
            <w:shd w:val="clear" w:color="000000" w:fill="FFFFFF"/>
            <w:noWrap/>
            <w:vAlign w:val="center"/>
            <w:hideMark/>
          </w:tcPr>
          <w:p w14:paraId="63326C0D" w14:textId="03A07F6E" w:rsidR="006C3EE4" w:rsidRPr="00B256ED" w:rsidRDefault="006C3EE4" w:rsidP="006C3EE4">
            <w:pPr>
              <w:spacing w:before="0" w:after="0" w:line="240" w:lineRule="auto"/>
              <w:rPr>
                <w:rFonts w:eastAsia="Times New Roman"/>
                <w:sz w:val="20"/>
                <w:szCs w:val="20"/>
                <w:lang w:eastAsia="en-US"/>
              </w:rPr>
            </w:pPr>
            <w:r>
              <w:rPr>
                <w:sz w:val="20"/>
                <w:szCs w:val="20"/>
              </w:rPr>
              <w:t> </w:t>
            </w:r>
          </w:p>
        </w:tc>
        <w:tc>
          <w:tcPr>
            <w:tcW w:w="1305" w:type="dxa"/>
            <w:tcBorders>
              <w:top w:val="nil"/>
              <w:left w:val="nil"/>
              <w:bottom w:val="single" w:sz="4" w:space="0" w:color="auto"/>
              <w:right w:val="single" w:sz="4" w:space="0" w:color="auto"/>
            </w:tcBorders>
            <w:shd w:val="clear" w:color="000000" w:fill="FFFFFF"/>
            <w:noWrap/>
            <w:vAlign w:val="center"/>
            <w:hideMark/>
          </w:tcPr>
          <w:p w14:paraId="20681C0C" w14:textId="61F3FECC" w:rsidR="006C3EE4" w:rsidRPr="00B256ED" w:rsidRDefault="006C3EE4" w:rsidP="006C3EE4">
            <w:pPr>
              <w:spacing w:before="0" w:after="0" w:line="240" w:lineRule="auto"/>
              <w:rPr>
                <w:rFonts w:eastAsia="Times New Roman"/>
                <w:sz w:val="20"/>
                <w:szCs w:val="20"/>
                <w:lang w:eastAsia="en-US"/>
              </w:rPr>
            </w:pPr>
            <w:r>
              <w:rPr>
                <w:sz w:val="20"/>
                <w:szCs w:val="20"/>
              </w:rPr>
              <w:t> </w:t>
            </w:r>
          </w:p>
        </w:tc>
        <w:tc>
          <w:tcPr>
            <w:tcW w:w="1810" w:type="dxa"/>
            <w:tcBorders>
              <w:top w:val="nil"/>
              <w:left w:val="nil"/>
              <w:bottom w:val="single" w:sz="4" w:space="0" w:color="auto"/>
              <w:right w:val="single" w:sz="4" w:space="0" w:color="auto"/>
            </w:tcBorders>
            <w:shd w:val="clear" w:color="000000" w:fill="FFFFFF"/>
            <w:noWrap/>
            <w:vAlign w:val="center"/>
            <w:hideMark/>
          </w:tcPr>
          <w:p w14:paraId="5508AC5C" w14:textId="7B10D081" w:rsidR="006C3EE4" w:rsidRPr="00B256ED" w:rsidRDefault="006C3EE4" w:rsidP="006C3EE4">
            <w:pPr>
              <w:spacing w:before="0" w:after="0" w:line="240" w:lineRule="auto"/>
              <w:jc w:val="right"/>
              <w:rPr>
                <w:rFonts w:eastAsia="Times New Roman"/>
                <w:sz w:val="20"/>
                <w:szCs w:val="20"/>
                <w:lang w:eastAsia="en-US"/>
              </w:rPr>
            </w:pPr>
            <w:r>
              <w:rPr>
                <w:sz w:val="20"/>
                <w:szCs w:val="20"/>
              </w:rPr>
              <w:t>0</w:t>
            </w:r>
          </w:p>
        </w:tc>
        <w:tc>
          <w:tcPr>
            <w:tcW w:w="2327" w:type="dxa"/>
            <w:tcBorders>
              <w:top w:val="nil"/>
              <w:left w:val="nil"/>
              <w:bottom w:val="single" w:sz="4" w:space="0" w:color="auto"/>
              <w:right w:val="single" w:sz="4" w:space="0" w:color="auto"/>
            </w:tcBorders>
            <w:shd w:val="clear" w:color="000000" w:fill="FFFFFF"/>
            <w:vAlign w:val="center"/>
            <w:hideMark/>
          </w:tcPr>
          <w:p w14:paraId="48C92182" w14:textId="7A60C3D1" w:rsidR="006C3EE4" w:rsidRPr="00B256ED" w:rsidRDefault="006C3EE4" w:rsidP="006C3EE4">
            <w:pPr>
              <w:spacing w:before="0" w:after="0" w:line="240" w:lineRule="auto"/>
              <w:rPr>
                <w:rFonts w:eastAsia="Times New Roman"/>
                <w:sz w:val="20"/>
                <w:szCs w:val="20"/>
                <w:lang w:eastAsia="en-US"/>
              </w:rPr>
            </w:pPr>
            <w:r>
              <w:rPr>
                <w:sz w:val="20"/>
                <w:szCs w:val="20"/>
              </w:rPr>
              <w:t> </w:t>
            </w:r>
          </w:p>
        </w:tc>
      </w:tr>
      <w:tr w:rsidR="006C3EE4" w:rsidRPr="00B256ED" w14:paraId="3077288E" w14:textId="77777777" w:rsidTr="00427F47">
        <w:trPr>
          <w:gridAfter w:val="1"/>
          <w:wAfter w:w="21" w:type="dxa"/>
          <w:trHeight w:val="480"/>
        </w:trPr>
        <w:tc>
          <w:tcPr>
            <w:tcW w:w="616" w:type="dxa"/>
            <w:tcBorders>
              <w:top w:val="nil"/>
              <w:left w:val="single" w:sz="4" w:space="0" w:color="auto"/>
              <w:bottom w:val="single" w:sz="4" w:space="0" w:color="auto"/>
              <w:right w:val="single" w:sz="4" w:space="0" w:color="auto"/>
            </w:tcBorders>
            <w:shd w:val="clear" w:color="000000" w:fill="FFFFFF"/>
            <w:noWrap/>
            <w:vAlign w:val="center"/>
            <w:hideMark/>
          </w:tcPr>
          <w:p w14:paraId="060FF834"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3.2.1</w:t>
            </w:r>
          </w:p>
        </w:tc>
        <w:tc>
          <w:tcPr>
            <w:tcW w:w="3794" w:type="dxa"/>
            <w:tcBorders>
              <w:top w:val="nil"/>
              <w:left w:val="nil"/>
              <w:bottom w:val="single" w:sz="4" w:space="0" w:color="auto"/>
              <w:right w:val="single" w:sz="4" w:space="0" w:color="auto"/>
            </w:tcBorders>
            <w:shd w:val="clear" w:color="000000" w:fill="FFFFFF"/>
            <w:vAlign w:val="center"/>
            <w:hideMark/>
          </w:tcPr>
          <w:p w14:paraId="2DB195FE"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Chi phí lập hồ sơ mời thầu</w:t>
            </w:r>
          </w:p>
        </w:tc>
        <w:tc>
          <w:tcPr>
            <w:tcW w:w="869" w:type="dxa"/>
            <w:tcBorders>
              <w:top w:val="nil"/>
              <w:left w:val="nil"/>
              <w:bottom w:val="single" w:sz="4" w:space="0" w:color="auto"/>
              <w:right w:val="single" w:sz="4" w:space="0" w:color="auto"/>
            </w:tcBorders>
            <w:shd w:val="clear" w:color="000000" w:fill="FFFFFF"/>
            <w:noWrap/>
            <w:vAlign w:val="center"/>
            <w:hideMark/>
          </w:tcPr>
          <w:p w14:paraId="10D40678"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w:t>
            </w:r>
          </w:p>
        </w:tc>
        <w:tc>
          <w:tcPr>
            <w:tcW w:w="766" w:type="dxa"/>
            <w:tcBorders>
              <w:top w:val="nil"/>
              <w:left w:val="nil"/>
              <w:bottom w:val="single" w:sz="4" w:space="0" w:color="auto"/>
              <w:right w:val="single" w:sz="4" w:space="0" w:color="auto"/>
            </w:tcBorders>
            <w:shd w:val="clear" w:color="000000" w:fill="FFFFFF"/>
            <w:noWrap/>
            <w:vAlign w:val="center"/>
            <w:hideMark/>
          </w:tcPr>
          <w:p w14:paraId="3108F13A"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0.10</w:t>
            </w:r>
          </w:p>
        </w:tc>
        <w:tc>
          <w:tcPr>
            <w:tcW w:w="918" w:type="dxa"/>
            <w:tcBorders>
              <w:top w:val="nil"/>
              <w:left w:val="nil"/>
              <w:bottom w:val="single" w:sz="4" w:space="0" w:color="auto"/>
              <w:right w:val="single" w:sz="4" w:space="0" w:color="auto"/>
            </w:tcBorders>
            <w:shd w:val="clear" w:color="000000" w:fill="FFFFFF"/>
            <w:noWrap/>
            <w:vAlign w:val="center"/>
            <w:hideMark/>
          </w:tcPr>
          <w:p w14:paraId="3F1B0A6C"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 xml:space="preserve"> % x Gtb </w:t>
            </w:r>
          </w:p>
        </w:tc>
        <w:tc>
          <w:tcPr>
            <w:tcW w:w="1560" w:type="dxa"/>
            <w:tcBorders>
              <w:top w:val="nil"/>
              <w:left w:val="nil"/>
              <w:bottom w:val="single" w:sz="4" w:space="0" w:color="auto"/>
              <w:right w:val="single" w:sz="4" w:space="0" w:color="auto"/>
            </w:tcBorders>
            <w:shd w:val="clear" w:color="000000" w:fill="FFFFFF"/>
            <w:noWrap/>
            <w:vAlign w:val="center"/>
            <w:hideMark/>
          </w:tcPr>
          <w:p w14:paraId="0B6BAE99" w14:textId="0F3F6039" w:rsidR="006C3EE4" w:rsidRPr="00B256ED" w:rsidRDefault="006C3EE4" w:rsidP="006C3EE4">
            <w:pPr>
              <w:spacing w:before="0" w:after="0" w:line="240" w:lineRule="auto"/>
              <w:rPr>
                <w:rFonts w:eastAsia="Times New Roman"/>
                <w:sz w:val="20"/>
                <w:szCs w:val="20"/>
                <w:lang w:eastAsia="en-US"/>
              </w:rPr>
            </w:pPr>
            <w:r>
              <w:rPr>
                <w:sz w:val="20"/>
                <w:szCs w:val="20"/>
              </w:rPr>
              <w:t> </w:t>
            </w:r>
          </w:p>
        </w:tc>
        <w:tc>
          <w:tcPr>
            <w:tcW w:w="1305" w:type="dxa"/>
            <w:tcBorders>
              <w:top w:val="nil"/>
              <w:left w:val="nil"/>
              <w:bottom w:val="single" w:sz="4" w:space="0" w:color="auto"/>
              <w:right w:val="single" w:sz="4" w:space="0" w:color="auto"/>
            </w:tcBorders>
            <w:shd w:val="clear" w:color="000000" w:fill="FFFFFF"/>
            <w:noWrap/>
            <w:vAlign w:val="center"/>
            <w:hideMark/>
          </w:tcPr>
          <w:p w14:paraId="3D15E37F" w14:textId="7A76D031" w:rsidR="006C3EE4" w:rsidRPr="00B256ED" w:rsidRDefault="006C3EE4" w:rsidP="006C3EE4">
            <w:pPr>
              <w:spacing w:before="0" w:after="0" w:line="240" w:lineRule="auto"/>
              <w:rPr>
                <w:rFonts w:eastAsia="Times New Roman"/>
                <w:sz w:val="20"/>
                <w:szCs w:val="20"/>
                <w:lang w:eastAsia="en-US"/>
              </w:rPr>
            </w:pPr>
            <w:r>
              <w:rPr>
                <w:sz w:val="20"/>
                <w:szCs w:val="20"/>
              </w:rPr>
              <w:t> </w:t>
            </w:r>
          </w:p>
        </w:tc>
        <w:tc>
          <w:tcPr>
            <w:tcW w:w="1810" w:type="dxa"/>
            <w:tcBorders>
              <w:top w:val="nil"/>
              <w:left w:val="nil"/>
              <w:bottom w:val="single" w:sz="4" w:space="0" w:color="auto"/>
              <w:right w:val="single" w:sz="4" w:space="0" w:color="auto"/>
            </w:tcBorders>
            <w:shd w:val="clear" w:color="000000" w:fill="FFFFFF"/>
            <w:noWrap/>
            <w:vAlign w:val="center"/>
            <w:hideMark/>
          </w:tcPr>
          <w:p w14:paraId="0BC556A8" w14:textId="0645F582" w:rsidR="006C3EE4" w:rsidRPr="00B256ED" w:rsidRDefault="006C3EE4" w:rsidP="006C3EE4">
            <w:pPr>
              <w:spacing w:before="0" w:after="0" w:line="240" w:lineRule="auto"/>
              <w:jc w:val="right"/>
              <w:rPr>
                <w:rFonts w:eastAsia="Times New Roman"/>
                <w:sz w:val="20"/>
                <w:szCs w:val="20"/>
                <w:lang w:eastAsia="en-US"/>
              </w:rPr>
            </w:pPr>
            <w:r>
              <w:rPr>
                <w:sz w:val="20"/>
                <w:szCs w:val="20"/>
              </w:rPr>
              <w:t>0</w:t>
            </w:r>
          </w:p>
        </w:tc>
        <w:tc>
          <w:tcPr>
            <w:tcW w:w="2327" w:type="dxa"/>
            <w:tcBorders>
              <w:top w:val="nil"/>
              <w:left w:val="nil"/>
              <w:bottom w:val="single" w:sz="4" w:space="0" w:color="auto"/>
              <w:right w:val="single" w:sz="4" w:space="0" w:color="auto"/>
            </w:tcBorders>
            <w:shd w:val="clear" w:color="000000" w:fill="FFFFFF"/>
            <w:vAlign w:val="center"/>
            <w:hideMark/>
          </w:tcPr>
          <w:p w14:paraId="2C9A2481" w14:textId="1C8EA624" w:rsidR="006C3EE4" w:rsidRPr="00B256ED" w:rsidRDefault="006C3EE4" w:rsidP="006C3EE4">
            <w:pPr>
              <w:spacing w:before="0" w:after="0" w:line="240" w:lineRule="auto"/>
              <w:rPr>
                <w:rFonts w:eastAsia="Times New Roman"/>
                <w:sz w:val="20"/>
                <w:szCs w:val="20"/>
                <w:lang w:eastAsia="en-US"/>
              </w:rPr>
            </w:pPr>
            <w:r>
              <w:rPr>
                <w:sz w:val="20"/>
                <w:szCs w:val="20"/>
              </w:rPr>
              <w:t xml:space="preserve"> Tự thực hiện -Nghị định số 63/2014/NĐ-CP </w:t>
            </w:r>
          </w:p>
        </w:tc>
      </w:tr>
      <w:tr w:rsidR="006C3EE4" w:rsidRPr="00B256ED" w14:paraId="47C3EB43" w14:textId="77777777" w:rsidTr="00427F47">
        <w:trPr>
          <w:gridAfter w:val="1"/>
          <w:wAfter w:w="21" w:type="dxa"/>
          <w:trHeight w:val="480"/>
        </w:trPr>
        <w:tc>
          <w:tcPr>
            <w:tcW w:w="616" w:type="dxa"/>
            <w:tcBorders>
              <w:top w:val="nil"/>
              <w:left w:val="single" w:sz="4" w:space="0" w:color="auto"/>
              <w:bottom w:val="single" w:sz="4" w:space="0" w:color="auto"/>
              <w:right w:val="single" w:sz="4" w:space="0" w:color="auto"/>
            </w:tcBorders>
            <w:shd w:val="clear" w:color="000000" w:fill="FFFFFF"/>
            <w:noWrap/>
            <w:vAlign w:val="center"/>
            <w:hideMark/>
          </w:tcPr>
          <w:p w14:paraId="665B9232"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3.2.2</w:t>
            </w:r>
          </w:p>
        </w:tc>
        <w:tc>
          <w:tcPr>
            <w:tcW w:w="3794" w:type="dxa"/>
            <w:tcBorders>
              <w:top w:val="nil"/>
              <w:left w:val="nil"/>
              <w:bottom w:val="single" w:sz="4" w:space="0" w:color="auto"/>
              <w:right w:val="single" w:sz="4" w:space="0" w:color="auto"/>
            </w:tcBorders>
            <w:shd w:val="clear" w:color="000000" w:fill="FFFFFF"/>
            <w:vAlign w:val="center"/>
            <w:hideMark/>
          </w:tcPr>
          <w:p w14:paraId="6204745C"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Chi phí thẩm định hồ sơ mời thầu</w:t>
            </w:r>
          </w:p>
        </w:tc>
        <w:tc>
          <w:tcPr>
            <w:tcW w:w="869" w:type="dxa"/>
            <w:tcBorders>
              <w:top w:val="nil"/>
              <w:left w:val="nil"/>
              <w:bottom w:val="single" w:sz="4" w:space="0" w:color="auto"/>
              <w:right w:val="single" w:sz="4" w:space="0" w:color="auto"/>
            </w:tcBorders>
            <w:shd w:val="clear" w:color="000000" w:fill="FFFFFF"/>
            <w:noWrap/>
            <w:vAlign w:val="center"/>
            <w:hideMark/>
          </w:tcPr>
          <w:p w14:paraId="5FF0D259"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w:t>
            </w:r>
          </w:p>
        </w:tc>
        <w:tc>
          <w:tcPr>
            <w:tcW w:w="766" w:type="dxa"/>
            <w:tcBorders>
              <w:top w:val="nil"/>
              <w:left w:val="nil"/>
              <w:bottom w:val="single" w:sz="4" w:space="0" w:color="auto"/>
              <w:right w:val="single" w:sz="4" w:space="0" w:color="auto"/>
            </w:tcBorders>
            <w:shd w:val="clear" w:color="000000" w:fill="FFFFFF"/>
            <w:noWrap/>
            <w:vAlign w:val="center"/>
            <w:hideMark/>
          </w:tcPr>
          <w:p w14:paraId="34C293DF"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0.0500</w:t>
            </w:r>
          </w:p>
        </w:tc>
        <w:tc>
          <w:tcPr>
            <w:tcW w:w="918" w:type="dxa"/>
            <w:tcBorders>
              <w:top w:val="nil"/>
              <w:left w:val="nil"/>
              <w:bottom w:val="single" w:sz="4" w:space="0" w:color="auto"/>
              <w:right w:val="single" w:sz="4" w:space="0" w:color="auto"/>
            </w:tcBorders>
            <w:shd w:val="clear" w:color="000000" w:fill="FFFFFF"/>
            <w:noWrap/>
            <w:vAlign w:val="center"/>
            <w:hideMark/>
          </w:tcPr>
          <w:p w14:paraId="27AFAF4D"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 xml:space="preserve"> % x Gtb </w:t>
            </w:r>
          </w:p>
        </w:tc>
        <w:tc>
          <w:tcPr>
            <w:tcW w:w="1560" w:type="dxa"/>
            <w:tcBorders>
              <w:top w:val="nil"/>
              <w:left w:val="nil"/>
              <w:bottom w:val="single" w:sz="4" w:space="0" w:color="auto"/>
              <w:right w:val="single" w:sz="4" w:space="0" w:color="auto"/>
            </w:tcBorders>
            <w:shd w:val="clear" w:color="000000" w:fill="FFFFFF"/>
            <w:noWrap/>
            <w:vAlign w:val="center"/>
            <w:hideMark/>
          </w:tcPr>
          <w:p w14:paraId="19E4D5EC" w14:textId="377CBFA1" w:rsidR="006C3EE4" w:rsidRPr="00B256ED" w:rsidRDefault="006C3EE4" w:rsidP="006C3EE4">
            <w:pPr>
              <w:spacing w:before="0" w:after="0" w:line="240" w:lineRule="auto"/>
              <w:rPr>
                <w:rFonts w:eastAsia="Times New Roman"/>
                <w:sz w:val="20"/>
                <w:szCs w:val="20"/>
                <w:lang w:eastAsia="en-US"/>
              </w:rPr>
            </w:pPr>
            <w:r>
              <w:rPr>
                <w:sz w:val="20"/>
                <w:szCs w:val="20"/>
              </w:rPr>
              <w:t> </w:t>
            </w:r>
          </w:p>
        </w:tc>
        <w:tc>
          <w:tcPr>
            <w:tcW w:w="1305" w:type="dxa"/>
            <w:tcBorders>
              <w:top w:val="nil"/>
              <w:left w:val="nil"/>
              <w:bottom w:val="single" w:sz="4" w:space="0" w:color="auto"/>
              <w:right w:val="single" w:sz="4" w:space="0" w:color="auto"/>
            </w:tcBorders>
            <w:shd w:val="clear" w:color="000000" w:fill="FFFFFF"/>
            <w:noWrap/>
            <w:vAlign w:val="center"/>
            <w:hideMark/>
          </w:tcPr>
          <w:p w14:paraId="7AEF7401" w14:textId="1D96A857" w:rsidR="006C3EE4" w:rsidRPr="00B256ED" w:rsidRDefault="006C3EE4" w:rsidP="006C3EE4">
            <w:pPr>
              <w:spacing w:before="0" w:after="0" w:line="240" w:lineRule="auto"/>
              <w:rPr>
                <w:rFonts w:eastAsia="Times New Roman"/>
                <w:sz w:val="20"/>
                <w:szCs w:val="20"/>
                <w:lang w:eastAsia="en-US"/>
              </w:rPr>
            </w:pPr>
            <w:r>
              <w:rPr>
                <w:sz w:val="20"/>
                <w:szCs w:val="20"/>
              </w:rPr>
              <w:t> </w:t>
            </w:r>
          </w:p>
        </w:tc>
        <w:tc>
          <w:tcPr>
            <w:tcW w:w="1810" w:type="dxa"/>
            <w:tcBorders>
              <w:top w:val="nil"/>
              <w:left w:val="nil"/>
              <w:bottom w:val="single" w:sz="4" w:space="0" w:color="auto"/>
              <w:right w:val="single" w:sz="4" w:space="0" w:color="auto"/>
            </w:tcBorders>
            <w:shd w:val="clear" w:color="000000" w:fill="FFFFFF"/>
            <w:noWrap/>
            <w:vAlign w:val="center"/>
            <w:hideMark/>
          </w:tcPr>
          <w:p w14:paraId="4F42502F" w14:textId="140899F3" w:rsidR="006C3EE4" w:rsidRPr="00B256ED" w:rsidRDefault="006C3EE4" w:rsidP="006C3EE4">
            <w:pPr>
              <w:spacing w:before="0" w:after="0" w:line="240" w:lineRule="auto"/>
              <w:rPr>
                <w:rFonts w:eastAsia="Times New Roman"/>
                <w:sz w:val="20"/>
                <w:szCs w:val="20"/>
                <w:lang w:eastAsia="en-US"/>
              </w:rPr>
            </w:pPr>
            <w:r>
              <w:rPr>
                <w:sz w:val="20"/>
                <w:szCs w:val="20"/>
              </w:rPr>
              <w:t xml:space="preserve">                                 -   </w:t>
            </w:r>
          </w:p>
        </w:tc>
        <w:tc>
          <w:tcPr>
            <w:tcW w:w="2327" w:type="dxa"/>
            <w:tcBorders>
              <w:top w:val="nil"/>
              <w:left w:val="nil"/>
              <w:bottom w:val="single" w:sz="4" w:space="0" w:color="auto"/>
              <w:right w:val="single" w:sz="4" w:space="0" w:color="auto"/>
            </w:tcBorders>
            <w:shd w:val="clear" w:color="000000" w:fill="FFFFFF"/>
            <w:noWrap/>
            <w:vAlign w:val="bottom"/>
            <w:hideMark/>
          </w:tcPr>
          <w:p w14:paraId="3E0B04CC" w14:textId="01634386" w:rsidR="006C3EE4" w:rsidRPr="00B256ED" w:rsidRDefault="006C3EE4" w:rsidP="006C3EE4">
            <w:pPr>
              <w:spacing w:before="0" w:after="0" w:line="240" w:lineRule="auto"/>
              <w:jc w:val="center"/>
              <w:rPr>
                <w:rFonts w:eastAsia="Times New Roman"/>
                <w:b/>
                <w:bCs/>
                <w:color w:val="000080"/>
                <w:sz w:val="24"/>
                <w:lang w:eastAsia="en-US"/>
              </w:rPr>
            </w:pPr>
            <w:r>
              <w:rPr>
                <w:b/>
                <w:bCs/>
                <w:color w:val="000080"/>
              </w:rPr>
              <w:t> </w:t>
            </w:r>
          </w:p>
        </w:tc>
      </w:tr>
      <w:tr w:rsidR="006C3EE4" w:rsidRPr="00B256ED" w14:paraId="061F4E83" w14:textId="77777777" w:rsidTr="00427F47">
        <w:trPr>
          <w:gridAfter w:val="1"/>
          <w:wAfter w:w="21" w:type="dxa"/>
          <w:trHeight w:val="480"/>
        </w:trPr>
        <w:tc>
          <w:tcPr>
            <w:tcW w:w="616" w:type="dxa"/>
            <w:tcBorders>
              <w:top w:val="nil"/>
              <w:left w:val="single" w:sz="4" w:space="0" w:color="auto"/>
              <w:bottom w:val="single" w:sz="4" w:space="0" w:color="auto"/>
              <w:right w:val="single" w:sz="4" w:space="0" w:color="auto"/>
            </w:tcBorders>
            <w:shd w:val="clear" w:color="000000" w:fill="FFFFFF"/>
            <w:noWrap/>
            <w:vAlign w:val="center"/>
            <w:hideMark/>
          </w:tcPr>
          <w:p w14:paraId="42254B6C"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3.2.3</w:t>
            </w:r>
          </w:p>
        </w:tc>
        <w:tc>
          <w:tcPr>
            <w:tcW w:w="3794" w:type="dxa"/>
            <w:tcBorders>
              <w:top w:val="nil"/>
              <w:left w:val="nil"/>
              <w:bottom w:val="single" w:sz="4" w:space="0" w:color="auto"/>
              <w:right w:val="single" w:sz="4" w:space="0" w:color="auto"/>
            </w:tcBorders>
            <w:shd w:val="clear" w:color="000000" w:fill="FFFFFF"/>
            <w:vAlign w:val="center"/>
            <w:hideMark/>
          </w:tcPr>
          <w:p w14:paraId="2BCB3F29"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Chi phí dđánh giá hồ sơ dự thầu</w:t>
            </w:r>
          </w:p>
        </w:tc>
        <w:tc>
          <w:tcPr>
            <w:tcW w:w="869" w:type="dxa"/>
            <w:tcBorders>
              <w:top w:val="nil"/>
              <w:left w:val="nil"/>
              <w:bottom w:val="single" w:sz="4" w:space="0" w:color="auto"/>
              <w:right w:val="single" w:sz="4" w:space="0" w:color="auto"/>
            </w:tcBorders>
            <w:shd w:val="clear" w:color="000000" w:fill="FFFFFF"/>
            <w:noWrap/>
            <w:vAlign w:val="center"/>
            <w:hideMark/>
          </w:tcPr>
          <w:p w14:paraId="2F42C1F7"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w:t>
            </w:r>
          </w:p>
        </w:tc>
        <w:tc>
          <w:tcPr>
            <w:tcW w:w="766" w:type="dxa"/>
            <w:tcBorders>
              <w:top w:val="nil"/>
              <w:left w:val="nil"/>
              <w:bottom w:val="single" w:sz="4" w:space="0" w:color="auto"/>
              <w:right w:val="single" w:sz="4" w:space="0" w:color="auto"/>
            </w:tcBorders>
            <w:shd w:val="clear" w:color="000000" w:fill="FFFFFF"/>
            <w:noWrap/>
            <w:vAlign w:val="center"/>
            <w:hideMark/>
          </w:tcPr>
          <w:p w14:paraId="2F17F1CE"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0.1000</w:t>
            </w:r>
          </w:p>
        </w:tc>
        <w:tc>
          <w:tcPr>
            <w:tcW w:w="918" w:type="dxa"/>
            <w:tcBorders>
              <w:top w:val="nil"/>
              <w:left w:val="nil"/>
              <w:bottom w:val="single" w:sz="4" w:space="0" w:color="auto"/>
              <w:right w:val="single" w:sz="4" w:space="0" w:color="auto"/>
            </w:tcBorders>
            <w:shd w:val="clear" w:color="000000" w:fill="FFFFFF"/>
            <w:noWrap/>
            <w:vAlign w:val="center"/>
            <w:hideMark/>
          </w:tcPr>
          <w:p w14:paraId="44A433D8"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 xml:space="preserve"> % x Gtb </w:t>
            </w:r>
          </w:p>
        </w:tc>
        <w:tc>
          <w:tcPr>
            <w:tcW w:w="1560" w:type="dxa"/>
            <w:tcBorders>
              <w:top w:val="nil"/>
              <w:left w:val="nil"/>
              <w:bottom w:val="single" w:sz="4" w:space="0" w:color="auto"/>
              <w:right w:val="single" w:sz="4" w:space="0" w:color="auto"/>
            </w:tcBorders>
            <w:shd w:val="clear" w:color="000000" w:fill="FFFFFF"/>
            <w:noWrap/>
            <w:vAlign w:val="center"/>
            <w:hideMark/>
          </w:tcPr>
          <w:p w14:paraId="6A65AE4C" w14:textId="2CDED810" w:rsidR="006C3EE4" w:rsidRPr="00B256ED" w:rsidRDefault="006C3EE4" w:rsidP="006C3EE4">
            <w:pPr>
              <w:spacing w:before="0" w:after="0" w:line="240" w:lineRule="auto"/>
              <w:rPr>
                <w:rFonts w:eastAsia="Times New Roman"/>
                <w:sz w:val="20"/>
                <w:szCs w:val="20"/>
                <w:lang w:eastAsia="en-US"/>
              </w:rPr>
            </w:pPr>
            <w:r>
              <w:rPr>
                <w:sz w:val="20"/>
                <w:szCs w:val="20"/>
              </w:rPr>
              <w:t> </w:t>
            </w:r>
          </w:p>
        </w:tc>
        <w:tc>
          <w:tcPr>
            <w:tcW w:w="1305" w:type="dxa"/>
            <w:tcBorders>
              <w:top w:val="nil"/>
              <w:left w:val="nil"/>
              <w:bottom w:val="single" w:sz="4" w:space="0" w:color="auto"/>
              <w:right w:val="single" w:sz="4" w:space="0" w:color="auto"/>
            </w:tcBorders>
            <w:shd w:val="clear" w:color="000000" w:fill="FFFFFF"/>
            <w:noWrap/>
            <w:vAlign w:val="center"/>
            <w:hideMark/>
          </w:tcPr>
          <w:p w14:paraId="59DC88BA" w14:textId="1AE999CF" w:rsidR="006C3EE4" w:rsidRPr="00B256ED" w:rsidRDefault="006C3EE4" w:rsidP="006C3EE4">
            <w:pPr>
              <w:spacing w:before="0" w:after="0" w:line="240" w:lineRule="auto"/>
              <w:rPr>
                <w:rFonts w:eastAsia="Times New Roman"/>
                <w:sz w:val="20"/>
                <w:szCs w:val="20"/>
                <w:lang w:eastAsia="en-US"/>
              </w:rPr>
            </w:pPr>
            <w:r>
              <w:rPr>
                <w:sz w:val="20"/>
                <w:szCs w:val="20"/>
              </w:rPr>
              <w:t> </w:t>
            </w:r>
          </w:p>
        </w:tc>
        <w:tc>
          <w:tcPr>
            <w:tcW w:w="1810" w:type="dxa"/>
            <w:tcBorders>
              <w:top w:val="nil"/>
              <w:left w:val="nil"/>
              <w:bottom w:val="single" w:sz="4" w:space="0" w:color="auto"/>
              <w:right w:val="single" w:sz="4" w:space="0" w:color="auto"/>
            </w:tcBorders>
            <w:shd w:val="clear" w:color="000000" w:fill="FFFFFF"/>
            <w:noWrap/>
            <w:vAlign w:val="center"/>
            <w:hideMark/>
          </w:tcPr>
          <w:p w14:paraId="7C762FB8" w14:textId="37C79FB9" w:rsidR="006C3EE4" w:rsidRPr="00B256ED" w:rsidRDefault="006C3EE4" w:rsidP="006C3EE4">
            <w:pPr>
              <w:spacing w:before="0" w:after="0" w:line="240" w:lineRule="auto"/>
              <w:rPr>
                <w:rFonts w:eastAsia="Times New Roman"/>
                <w:sz w:val="20"/>
                <w:szCs w:val="20"/>
                <w:lang w:eastAsia="en-US"/>
              </w:rPr>
            </w:pPr>
            <w:r>
              <w:rPr>
                <w:sz w:val="20"/>
                <w:szCs w:val="20"/>
              </w:rPr>
              <w:t xml:space="preserve">                                 -   </w:t>
            </w:r>
          </w:p>
        </w:tc>
        <w:tc>
          <w:tcPr>
            <w:tcW w:w="2327" w:type="dxa"/>
            <w:tcBorders>
              <w:top w:val="nil"/>
              <w:left w:val="nil"/>
              <w:bottom w:val="single" w:sz="4" w:space="0" w:color="auto"/>
              <w:right w:val="single" w:sz="4" w:space="0" w:color="auto"/>
            </w:tcBorders>
            <w:shd w:val="clear" w:color="000000" w:fill="FFFFFF"/>
            <w:vAlign w:val="center"/>
            <w:hideMark/>
          </w:tcPr>
          <w:p w14:paraId="5D11921D" w14:textId="4D048D4A" w:rsidR="006C3EE4" w:rsidRPr="00B256ED" w:rsidRDefault="006C3EE4" w:rsidP="006C3EE4">
            <w:pPr>
              <w:spacing w:before="0" w:after="0" w:line="240" w:lineRule="auto"/>
              <w:rPr>
                <w:rFonts w:eastAsia="Times New Roman"/>
                <w:sz w:val="20"/>
                <w:szCs w:val="20"/>
                <w:lang w:eastAsia="en-US"/>
              </w:rPr>
            </w:pPr>
            <w:r>
              <w:rPr>
                <w:sz w:val="20"/>
                <w:szCs w:val="20"/>
              </w:rPr>
              <w:t> </w:t>
            </w:r>
          </w:p>
        </w:tc>
      </w:tr>
      <w:tr w:rsidR="006C3EE4" w:rsidRPr="00B256ED" w14:paraId="585BFE9F" w14:textId="77777777" w:rsidTr="00427F47">
        <w:trPr>
          <w:gridAfter w:val="1"/>
          <w:wAfter w:w="21" w:type="dxa"/>
          <w:trHeight w:val="735"/>
        </w:trPr>
        <w:tc>
          <w:tcPr>
            <w:tcW w:w="616" w:type="dxa"/>
            <w:tcBorders>
              <w:top w:val="nil"/>
              <w:left w:val="single" w:sz="4" w:space="0" w:color="auto"/>
              <w:bottom w:val="single" w:sz="4" w:space="0" w:color="auto"/>
              <w:right w:val="single" w:sz="4" w:space="0" w:color="auto"/>
            </w:tcBorders>
            <w:shd w:val="clear" w:color="000000" w:fill="FFFFFF"/>
            <w:noWrap/>
            <w:vAlign w:val="center"/>
            <w:hideMark/>
          </w:tcPr>
          <w:p w14:paraId="7A13A13F"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3.2.4</w:t>
            </w:r>
          </w:p>
        </w:tc>
        <w:tc>
          <w:tcPr>
            <w:tcW w:w="3794" w:type="dxa"/>
            <w:tcBorders>
              <w:top w:val="nil"/>
              <w:left w:val="nil"/>
              <w:bottom w:val="single" w:sz="4" w:space="0" w:color="auto"/>
              <w:right w:val="single" w:sz="4" w:space="0" w:color="auto"/>
            </w:tcBorders>
            <w:shd w:val="clear" w:color="000000" w:fill="FFFFFF"/>
            <w:vAlign w:val="center"/>
            <w:hideMark/>
          </w:tcPr>
          <w:p w14:paraId="5E1DEDCA"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Chi phí thẩm định kết quả lựa chọn nhà thầu</w:t>
            </w:r>
          </w:p>
        </w:tc>
        <w:tc>
          <w:tcPr>
            <w:tcW w:w="869" w:type="dxa"/>
            <w:tcBorders>
              <w:top w:val="nil"/>
              <w:left w:val="nil"/>
              <w:bottom w:val="single" w:sz="4" w:space="0" w:color="auto"/>
              <w:right w:val="single" w:sz="4" w:space="0" w:color="auto"/>
            </w:tcBorders>
            <w:shd w:val="clear" w:color="000000" w:fill="FFFFFF"/>
            <w:noWrap/>
            <w:vAlign w:val="center"/>
            <w:hideMark/>
          </w:tcPr>
          <w:p w14:paraId="3D383A9F"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w:t>
            </w:r>
          </w:p>
        </w:tc>
        <w:tc>
          <w:tcPr>
            <w:tcW w:w="766" w:type="dxa"/>
            <w:tcBorders>
              <w:top w:val="nil"/>
              <w:left w:val="nil"/>
              <w:bottom w:val="single" w:sz="4" w:space="0" w:color="auto"/>
              <w:right w:val="single" w:sz="4" w:space="0" w:color="auto"/>
            </w:tcBorders>
            <w:shd w:val="clear" w:color="000000" w:fill="FFFFFF"/>
            <w:noWrap/>
            <w:vAlign w:val="center"/>
            <w:hideMark/>
          </w:tcPr>
          <w:p w14:paraId="312DB03E"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0.0500</w:t>
            </w:r>
          </w:p>
        </w:tc>
        <w:tc>
          <w:tcPr>
            <w:tcW w:w="918" w:type="dxa"/>
            <w:tcBorders>
              <w:top w:val="nil"/>
              <w:left w:val="nil"/>
              <w:bottom w:val="single" w:sz="4" w:space="0" w:color="auto"/>
              <w:right w:val="single" w:sz="4" w:space="0" w:color="auto"/>
            </w:tcBorders>
            <w:shd w:val="clear" w:color="000000" w:fill="FFFFFF"/>
            <w:noWrap/>
            <w:vAlign w:val="center"/>
            <w:hideMark/>
          </w:tcPr>
          <w:p w14:paraId="40CF0321"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 xml:space="preserve"> % x Gtb </w:t>
            </w:r>
          </w:p>
        </w:tc>
        <w:tc>
          <w:tcPr>
            <w:tcW w:w="1560" w:type="dxa"/>
            <w:tcBorders>
              <w:top w:val="nil"/>
              <w:left w:val="nil"/>
              <w:bottom w:val="single" w:sz="4" w:space="0" w:color="auto"/>
              <w:right w:val="single" w:sz="4" w:space="0" w:color="auto"/>
            </w:tcBorders>
            <w:shd w:val="clear" w:color="000000" w:fill="FFFFFF"/>
            <w:noWrap/>
            <w:vAlign w:val="center"/>
            <w:hideMark/>
          </w:tcPr>
          <w:p w14:paraId="60B7E333" w14:textId="06AB0F57" w:rsidR="006C3EE4" w:rsidRPr="00B256ED" w:rsidRDefault="006C3EE4" w:rsidP="006C3EE4">
            <w:pPr>
              <w:spacing w:before="0" w:after="0" w:line="240" w:lineRule="auto"/>
              <w:rPr>
                <w:rFonts w:eastAsia="Times New Roman"/>
                <w:sz w:val="20"/>
                <w:szCs w:val="20"/>
                <w:lang w:eastAsia="en-US"/>
              </w:rPr>
            </w:pPr>
            <w:r>
              <w:rPr>
                <w:sz w:val="20"/>
                <w:szCs w:val="20"/>
              </w:rPr>
              <w:t> </w:t>
            </w:r>
          </w:p>
        </w:tc>
        <w:tc>
          <w:tcPr>
            <w:tcW w:w="1305" w:type="dxa"/>
            <w:tcBorders>
              <w:top w:val="nil"/>
              <w:left w:val="nil"/>
              <w:bottom w:val="single" w:sz="4" w:space="0" w:color="auto"/>
              <w:right w:val="single" w:sz="4" w:space="0" w:color="auto"/>
            </w:tcBorders>
            <w:shd w:val="clear" w:color="000000" w:fill="FFFFFF"/>
            <w:noWrap/>
            <w:vAlign w:val="center"/>
            <w:hideMark/>
          </w:tcPr>
          <w:p w14:paraId="0994100B" w14:textId="7D18A474" w:rsidR="006C3EE4" w:rsidRPr="00B256ED" w:rsidRDefault="006C3EE4" w:rsidP="006C3EE4">
            <w:pPr>
              <w:spacing w:before="0" w:after="0" w:line="240" w:lineRule="auto"/>
              <w:rPr>
                <w:rFonts w:eastAsia="Times New Roman"/>
                <w:sz w:val="20"/>
                <w:szCs w:val="20"/>
                <w:lang w:eastAsia="en-US"/>
              </w:rPr>
            </w:pPr>
            <w:r>
              <w:rPr>
                <w:sz w:val="20"/>
                <w:szCs w:val="20"/>
              </w:rPr>
              <w:t> </w:t>
            </w:r>
          </w:p>
        </w:tc>
        <w:tc>
          <w:tcPr>
            <w:tcW w:w="1810" w:type="dxa"/>
            <w:tcBorders>
              <w:top w:val="nil"/>
              <w:left w:val="nil"/>
              <w:bottom w:val="single" w:sz="4" w:space="0" w:color="auto"/>
              <w:right w:val="single" w:sz="4" w:space="0" w:color="auto"/>
            </w:tcBorders>
            <w:shd w:val="clear" w:color="000000" w:fill="FFFFFF"/>
            <w:noWrap/>
            <w:vAlign w:val="center"/>
            <w:hideMark/>
          </w:tcPr>
          <w:p w14:paraId="10383AC9" w14:textId="3AF4788C" w:rsidR="006C3EE4" w:rsidRPr="00B256ED" w:rsidRDefault="006C3EE4" w:rsidP="006C3EE4">
            <w:pPr>
              <w:spacing w:before="0" w:after="0" w:line="240" w:lineRule="auto"/>
              <w:rPr>
                <w:rFonts w:eastAsia="Times New Roman"/>
                <w:sz w:val="20"/>
                <w:szCs w:val="20"/>
                <w:lang w:eastAsia="en-US"/>
              </w:rPr>
            </w:pPr>
            <w:r>
              <w:rPr>
                <w:sz w:val="20"/>
                <w:szCs w:val="20"/>
              </w:rPr>
              <w:t xml:space="preserve">                                 -   </w:t>
            </w:r>
          </w:p>
        </w:tc>
        <w:tc>
          <w:tcPr>
            <w:tcW w:w="2327" w:type="dxa"/>
            <w:tcBorders>
              <w:top w:val="nil"/>
              <w:left w:val="nil"/>
              <w:bottom w:val="single" w:sz="4" w:space="0" w:color="auto"/>
              <w:right w:val="single" w:sz="4" w:space="0" w:color="auto"/>
            </w:tcBorders>
            <w:shd w:val="clear" w:color="000000" w:fill="FFFFFF"/>
            <w:vAlign w:val="center"/>
            <w:hideMark/>
          </w:tcPr>
          <w:p w14:paraId="5833DAC1" w14:textId="49460E47" w:rsidR="006C3EE4" w:rsidRPr="00B256ED" w:rsidRDefault="006C3EE4" w:rsidP="006C3EE4">
            <w:pPr>
              <w:spacing w:before="0" w:after="0" w:line="240" w:lineRule="auto"/>
              <w:rPr>
                <w:rFonts w:eastAsia="Times New Roman"/>
                <w:sz w:val="20"/>
                <w:szCs w:val="20"/>
                <w:lang w:eastAsia="en-US"/>
              </w:rPr>
            </w:pPr>
            <w:r>
              <w:rPr>
                <w:sz w:val="20"/>
                <w:szCs w:val="20"/>
              </w:rPr>
              <w:t> </w:t>
            </w:r>
          </w:p>
        </w:tc>
      </w:tr>
      <w:tr w:rsidR="006C3EE4" w:rsidRPr="00B256ED" w14:paraId="2C728B76" w14:textId="77777777" w:rsidTr="00427F47">
        <w:trPr>
          <w:gridAfter w:val="1"/>
          <w:wAfter w:w="21" w:type="dxa"/>
          <w:trHeight w:val="465"/>
        </w:trPr>
        <w:tc>
          <w:tcPr>
            <w:tcW w:w="616" w:type="dxa"/>
            <w:tcBorders>
              <w:top w:val="nil"/>
              <w:left w:val="single" w:sz="4" w:space="0" w:color="auto"/>
              <w:bottom w:val="single" w:sz="4" w:space="0" w:color="auto"/>
              <w:right w:val="single" w:sz="4" w:space="0" w:color="auto"/>
            </w:tcBorders>
            <w:shd w:val="clear" w:color="000000" w:fill="FFFFFF"/>
            <w:noWrap/>
            <w:vAlign w:val="center"/>
            <w:hideMark/>
          </w:tcPr>
          <w:p w14:paraId="5C43F1CD"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lastRenderedPageBreak/>
              <w:t>4.</w:t>
            </w:r>
          </w:p>
        </w:tc>
        <w:tc>
          <w:tcPr>
            <w:tcW w:w="3794" w:type="dxa"/>
            <w:tcBorders>
              <w:top w:val="nil"/>
              <w:left w:val="nil"/>
              <w:bottom w:val="single" w:sz="4" w:space="0" w:color="auto"/>
              <w:right w:val="single" w:sz="4" w:space="0" w:color="auto"/>
            </w:tcBorders>
            <w:shd w:val="clear" w:color="000000" w:fill="FFFFFF"/>
            <w:vAlign w:val="center"/>
            <w:hideMark/>
          </w:tcPr>
          <w:p w14:paraId="35A02FB9"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xml:space="preserve"> CHI PHÍ QUẢN LÝ DỰ ÁN </w:t>
            </w:r>
          </w:p>
        </w:tc>
        <w:tc>
          <w:tcPr>
            <w:tcW w:w="869" w:type="dxa"/>
            <w:tcBorders>
              <w:top w:val="nil"/>
              <w:left w:val="nil"/>
              <w:bottom w:val="single" w:sz="4" w:space="0" w:color="auto"/>
              <w:right w:val="single" w:sz="4" w:space="0" w:color="auto"/>
            </w:tcBorders>
            <w:shd w:val="clear" w:color="000000" w:fill="FFFFFF"/>
            <w:noWrap/>
            <w:vAlign w:val="center"/>
            <w:hideMark/>
          </w:tcPr>
          <w:p w14:paraId="5D539569"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 xml:space="preserve"> Gqlda </w:t>
            </w:r>
          </w:p>
        </w:tc>
        <w:tc>
          <w:tcPr>
            <w:tcW w:w="766" w:type="dxa"/>
            <w:tcBorders>
              <w:top w:val="nil"/>
              <w:left w:val="nil"/>
              <w:bottom w:val="single" w:sz="4" w:space="0" w:color="auto"/>
              <w:right w:val="single" w:sz="4" w:space="0" w:color="auto"/>
            </w:tcBorders>
            <w:shd w:val="clear" w:color="000000" w:fill="FFFFFF"/>
            <w:noWrap/>
            <w:vAlign w:val="center"/>
            <w:hideMark/>
          </w:tcPr>
          <w:p w14:paraId="6A97C8BD"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 </w:t>
            </w:r>
          </w:p>
        </w:tc>
        <w:tc>
          <w:tcPr>
            <w:tcW w:w="918" w:type="dxa"/>
            <w:tcBorders>
              <w:top w:val="nil"/>
              <w:left w:val="nil"/>
              <w:bottom w:val="single" w:sz="4" w:space="0" w:color="auto"/>
              <w:right w:val="single" w:sz="4" w:space="0" w:color="auto"/>
            </w:tcBorders>
            <w:shd w:val="clear" w:color="000000" w:fill="FFFFFF"/>
            <w:noWrap/>
            <w:vAlign w:val="center"/>
            <w:hideMark/>
          </w:tcPr>
          <w:p w14:paraId="5BFCF491"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 xml:space="preserve"> % x Gtb </w:t>
            </w:r>
          </w:p>
        </w:tc>
        <w:tc>
          <w:tcPr>
            <w:tcW w:w="1560" w:type="dxa"/>
            <w:tcBorders>
              <w:top w:val="nil"/>
              <w:left w:val="nil"/>
              <w:bottom w:val="single" w:sz="4" w:space="0" w:color="auto"/>
              <w:right w:val="single" w:sz="4" w:space="0" w:color="auto"/>
            </w:tcBorders>
            <w:shd w:val="clear" w:color="000000" w:fill="FFFFFF"/>
            <w:noWrap/>
            <w:vAlign w:val="center"/>
            <w:hideMark/>
          </w:tcPr>
          <w:p w14:paraId="123F4CD3" w14:textId="231C4DCF" w:rsidR="006C3EE4" w:rsidRPr="00B256ED" w:rsidRDefault="006C3EE4" w:rsidP="006C3EE4">
            <w:pPr>
              <w:spacing w:before="0" w:after="0" w:line="240" w:lineRule="auto"/>
              <w:rPr>
                <w:rFonts w:eastAsia="Times New Roman"/>
                <w:b/>
                <w:bCs/>
                <w:color w:val="000080"/>
                <w:sz w:val="20"/>
                <w:szCs w:val="20"/>
                <w:lang w:eastAsia="en-US"/>
              </w:rPr>
            </w:pPr>
            <w:r>
              <w:rPr>
                <w:b/>
                <w:bCs/>
                <w:color w:val="000080"/>
                <w:sz w:val="20"/>
                <w:szCs w:val="20"/>
              </w:rPr>
              <w:t> </w:t>
            </w:r>
          </w:p>
        </w:tc>
        <w:tc>
          <w:tcPr>
            <w:tcW w:w="1305" w:type="dxa"/>
            <w:tcBorders>
              <w:top w:val="nil"/>
              <w:left w:val="nil"/>
              <w:bottom w:val="single" w:sz="4" w:space="0" w:color="auto"/>
              <w:right w:val="single" w:sz="4" w:space="0" w:color="auto"/>
            </w:tcBorders>
            <w:shd w:val="clear" w:color="000000" w:fill="FFFFFF"/>
            <w:noWrap/>
            <w:vAlign w:val="center"/>
            <w:hideMark/>
          </w:tcPr>
          <w:p w14:paraId="2172EE94" w14:textId="61F9998B" w:rsidR="006C3EE4" w:rsidRPr="00B256ED" w:rsidRDefault="006C3EE4" w:rsidP="006C3EE4">
            <w:pPr>
              <w:spacing w:before="0" w:after="0" w:line="240" w:lineRule="auto"/>
              <w:rPr>
                <w:rFonts w:eastAsia="Times New Roman"/>
                <w:b/>
                <w:bCs/>
                <w:color w:val="000080"/>
                <w:sz w:val="20"/>
                <w:szCs w:val="20"/>
                <w:lang w:eastAsia="en-US"/>
              </w:rPr>
            </w:pPr>
            <w:r>
              <w:rPr>
                <w:b/>
                <w:bCs/>
                <w:color w:val="000080"/>
                <w:sz w:val="20"/>
                <w:szCs w:val="20"/>
              </w:rPr>
              <w:t> </w:t>
            </w:r>
          </w:p>
        </w:tc>
        <w:tc>
          <w:tcPr>
            <w:tcW w:w="1810" w:type="dxa"/>
            <w:tcBorders>
              <w:top w:val="nil"/>
              <w:left w:val="nil"/>
              <w:bottom w:val="single" w:sz="4" w:space="0" w:color="auto"/>
              <w:right w:val="single" w:sz="4" w:space="0" w:color="auto"/>
            </w:tcBorders>
            <w:shd w:val="clear" w:color="000000" w:fill="FFFFFF"/>
            <w:noWrap/>
            <w:vAlign w:val="center"/>
            <w:hideMark/>
          </w:tcPr>
          <w:p w14:paraId="513778E2" w14:textId="506B682A" w:rsidR="006C3EE4" w:rsidRPr="00B256ED" w:rsidRDefault="006C3EE4" w:rsidP="006C3EE4">
            <w:pPr>
              <w:spacing w:before="0" w:after="0" w:line="240" w:lineRule="auto"/>
              <w:rPr>
                <w:rFonts w:eastAsia="Times New Roman"/>
                <w:b/>
                <w:bCs/>
                <w:color w:val="000080"/>
                <w:sz w:val="20"/>
                <w:szCs w:val="20"/>
                <w:lang w:eastAsia="en-US"/>
              </w:rPr>
            </w:pPr>
            <w:r>
              <w:rPr>
                <w:b/>
                <w:bCs/>
                <w:color w:val="000080"/>
                <w:sz w:val="20"/>
                <w:szCs w:val="20"/>
              </w:rPr>
              <w:t xml:space="preserve">                                 -   </w:t>
            </w:r>
          </w:p>
        </w:tc>
        <w:tc>
          <w:tcPr>
            <w:tcW w:w="2327" w:type="dxa"/>
            <w:tcBorders>
              <w:top w:val="nil"/>
              <w:left w:val="nil"/>
              <w:bottom w:val="single" w:sz="4" w:space="0" w:color="auto"/>
              <w:right w:val="single" w:sz="4" w:space="0" w:color="auto"/>
            </w:tcBorders>
            <w:shd w:val="clear" w:color="000000" w:fill="FFFFFF"/>
            <w:vAlign w:val="center"/>
            <w:hideMark/>
          </w:tcPr>
          <w:p w14:paraId="58255D20" w14:textId="4FE4D229" w:rsidR="006C3EE4" w:rsidRPr="00B256ED" w:rsidRDefault="006C3EE4" w:rsidP="006C3EE4">
            <w:pPr>
              <w:spacing w:before="0" w:after="0" w:line="240" w:lineRule="auto"/>
              <w:rPr>
                <w:rFonts w:eastAsia="Times New Roman"/>
                <w:sz w:val="20"/>
                <w:szCs w:val="20"/>
                <w:lang w:eastAsia="en-US"/>
              </w:rPr>
            </w:pPr>
            <w:r>
              <w:rPr>
                <w:sz w:val="20"/>
                <w:szCs w:val="20"/>
              </w:rPr>
              <w:t> </w:t>
            </w:r>
          </w:p>
        </w:tc>
      </w:tr>
      <w:tr w:rsidR="006C3EE4" w:rsidRPr="00B256ED" w14:paraId="20B51C06" w14:textId="77777777" w:rsidTr="00427F47">
        <w:trPr>
          <w:gridAfter w:val="1"/>
          <w:wAfter w:w="21" w:type="dxa"/>
          <w:trHeight w:val="510"/>
        </w:trPr>
        <w:tc>
          <w:tcPr>
            <w:tcW w:w="616" w:type="dxa"/>
            <w:tcBorders>
              <w:top w:val="nil"/>
              <w:left w:val="single" w:sz="4" w:space="0" w:color="auto"/>
              <w:bottom w:val="single" w:sz="4" w:space="0" w:color="auto"/>
              <w:right w:val="single" w:sz="4" w:space="0" w:color="auto"/>
            </w:tcBorders>
            <w:shd w:val="clear" w:color="000000" w:fill="FFFFFF"/>
            <w:noWrap/>
            <w:vAlign w:val="center"/>
            <w:hideMark/>
          </w:tcPr>
          <w:p w14:paraId="415D0ADA" w14:textId="77777777" w:rsidR="006C3EE4" w:rsidRPr="00B256ED" w:rsidRDefault="006C3EE4" w:rsidP="006C3EE4">
            <w:pPr>
              <w:spacing w:before="0" w:after="0" w:line="240" w:lineRule="auto"/>
              <w:rPr>
                <w:rFonts w:eastAsia="Times New Roman"/>
                <w:b/>
                <w:bCs/>
                <w:sz w:val="20"/>
                <w:szCs w:val="20"/>
                <w:lang w:eastAsia="en-US"/>
              </w:rPr>
            </w:pPr>
            <w:r w:rsidRPr="00B256ED">
              <w:rPr>
                <w:rFonts w:eastAsia="Times New Roman"/>
                <w:b/>
                <w:bCs/>
                <w:sz w:val="20"/>
                <w:szCs w:val="20"/>
                <w:lang w:eastAsia="en-US"/>
              </w:rPr>
              <w:t>5.</w:t>
            </w:r>
          </w:p>
        </w:tc>
        <w:tc>
          <w:tcPr>
            <w:tcW w:w="3794" w:type="dxa"/>
            <w:tcBorders>
              <w:top w:val="nil"/>
              <w:left w:val="nil"/>
              <w:bottom w:val="single" w:sz="4" w:space="0" w:color="auto"/>
              <w:right w:val="single" w:sz="4" w:space="0" w:color="auto"/>
            </w:tcBorders>
            <w:shd w:val="clear" w:color="000000" w:fill="FFFFFF"/>
            <w:vAlign w:val="center"/>
            <w:hideMark/>
          </w:tcPr>
          <w:p w14:paraId="297636FF"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xml:space="preserve"> CHI PHÍ KHÁC </w:t>
            </w:r>
          </w:p>
        </w:tc>
        <w:tc>
          <w:tcPr>
            <w:tcW w:w="869" w:type="dxa"/>
            <w:tcBorders>
              <w:top w:val="nil"/>
              <w:left w:val="nil"/>
              <w:bottom w:val="single" w:sz="4" w:space="0" w:color="auto"/>
              <w:right w:val="single" w:sz="4" w:space="0" w:color="auto"/>
            </w:tcBorders>
            <w:shd w:val="clear" w:color="000000" w:fill="FFFFFF"/>
            <w:noWrap/>
            <w:vAlign w:val="center"/>
            <w:hideMark/>
          </w:tcPr>
          <w:p w14:paraId="37289A65"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xml:space="preserve"> Gk </w:t>
            </w:r>
          </w:p>
        </w:tc>
        <w:tc>
          <w:tcPr>
            <w:tcW w:w="766" w:type="dxa"/>
            <w:tcBorders>
              <w:top w:val="nil"/>
              <w:left w:val="nil"/>
              <w:bottom w:val="single" w:sz="4" w:space="0" w:color="auto"/>
              <w:right w:val="single" w:sz="4" w:space="0" w:color="auto"/>
            </w:tcBorders>
            <w:shd w:val="clear" w:color="000000" w:fill="FFFFFF"/>
            <w:noWrap/>
            <w:vAlign w:val="center"/>
            <w:hideMark/>
          </w:tcPr>
          <w:p w14:paraId="2BB7F2A7"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 </w:t>
            </w:r>
          </w:p>
        </w:tc>
        <w:tc>
          <w:tcPr>
            <w:tcW w:w="918" w:type="dxa"/>
            <w:tcBorders>
              <w:top w:val="nil"/>
              <w:left w:val="nil"/>
              <w:bottom w:val="single" w:sz="4" w:space="0" w:color="auto"/>
              <w:right w:val="single" w:sz="4" w:space="0" w:color="auto"/>
            </w:tcBorders>
            <w:shd w:val="clear" w:color="000000" w:fill="FFFFFF"/>
            <w:noWrap/>
            <w:vAlign w:val="center"/>
            <w:hideMark/>
          </w:tcPr>
          <w:p w14:paraId="4AE4C1F7" w14:textId="77777777" w:rsidR="006C3EE4" w:rsidRPr="00B256ED" w:rsidRDefault="006C3EE4" w:rsidP="006C3EE4">
            <w:pPr>
              <w:spacing w:before="0" w:after="0" w:line="240" w:lineRule="auto"/>
              <w:rPr>
                <w:rFonts w:eastAsia="Times New Roman"/>
                <w:b/>
                <w:bCs/>
                <w:sz w:val="20"/>
                <w:szCs w:val="20"/>
                <w:lang w:eastAsia="en-US"/>
              </w:rPr>
            </w:pPr>
            <w:r w:rsidRPr="00B256ED">
              <w:rPr>
                <w:rFonts w:eastAsia="Times New Roman"/>
                <w:b/>
                <w:bCs/>
                <w:sz w:val="20"/>
                <w:szCs w:val="20"/>
                <w:lang w:eastAsia="en-US"/>
              </w:rPr>
              <w:t> </w:t>
            </w:r>
          </w:p>
        </w:tc>
        <w:tc>
          <w:tcPr>
            <w:tcW w:w="1560" w:type="dxa"/>
            <w:tcBorders>
              <w:top w:val="nil"/>
              <w:left w:val="nil"/>
              <w:bottom w:val="single" w:sz="4" w:space="0" w:color="auto"/>
              <w:right w:val="single" w:sz="4" w:space="0" w:color="auto"/>
            </w:tcBorders>
            <w:shd w:val="clear" w:color="000000" w:fill="FFFFFF"/>
            <w:noWrap/>
            <w:vAlign w:val="center"/>
            <w:hideMark/>
          </w:tcPr>
          <w:p w14:paraId="44F1FDA4" w14:textId="1A4B07E9" w:rsidR="006C3EE4" w:rsidRPr="00B256ED" w:rsidRDefault="006C3EE4" w:rsidP="006C3EE4">
            <w:pPr>
              <w:spacing w:before="0" w:after="0" w:line="240" w:lineRule="auto"/>
              <w:rPr>
                <w:rFonts w:eastAsia="Times New Roman"/>
                <w:b/>
                <w:bCs/>
                <w:color w:val="000080"/>
                <w:sz w:val="20"/>
                <w:szCs w:val="20"/>
                <w:lang w:eastAsia="en-US"/>
              </w:rPr>
            </w:pPr>
            <w:r>
              <w:rPr>
                <w:b/>
                <w:bCs/>
                <w:color w:val="000080"/>
                <w:sz w:val="20"/>
                <w:szCs w:val="20"/>
              </w:rPr>
              <w:t xml:space="preserve">                            -   </w:t>
            </w:r>
          </w:p>
        </w:tc>
        <w:tc>
          <w:tcPr>
            <w:tcW w:w="1305" w:type="dxa"/>
            <w:tcBorders>
              <w:top w:val="nil"/>
              <w:left w:val="nil"/>
              <w:bottom w:val="single" w:sz="4" w:space="0" w:color="auto"/>
              <w:right w:val="single" w:sz="4" w:space="0" w:color="auto"/>
            </w:tcBorders>
            <w:shd w:val="clear" w:color="000000" w:fill="FFFFFF"/>
            <w:noWrap/>
            <w:vAlign w:val="center"/>
            <w:hideMark/>
          </w:tcPr>
          <w:p w14:paraId="129C5F69" w14:textId="5257D43B" w:rsidR="006C3EE4" w:rsidRPr="00B256ED" w:rsidRDefault="006C3EE4" w:rsidP="006C3EE4">
            <w:pPr>
              <w:spacing w:before="0" w:after="0" w:line="240" w:lineRule="auto"/>
              <w:rPr>
                <w:rFonts w:eastAsia="Times New Roman"/>
                <w:b/>
                <w:bCs/>
                <w:color w:val="000080"/>
                <w:sz w:val="20"/>
                <w:szCs w:val="20"/>
                <w:lang w:eastAsia="en-US"/>
              </w:rPr>
            </w:pPr>
            <w:r>
              <w:rPr>
                <w:b/>
                <w:bCs/>
                <w:color w:val="000080"/>
                <w:sz w:val="20"/>
                <w:szCs w:val="20"/>
              </w:rPr>
              <w:t xml:space="preserve">                         -   </w:t>
            </w:r>
          </w:p>
        </w:tc>
        <w:tc>
          <w:tcPr>
            <w:tcW w:w="1810" w:type="dxa"/>
            <w:tcBorders>
              <w:top w:val="nil"/>
              <w:left w:val="nil"/>
              <w:bottom w:val="single" w:sz="4" w:space="0" w:color="auto"/>
              <w:right w:val="single" w:sz="4" w:space="0" w:color="auto"/>
            </w:tcBorders>
            <w:shd w:val="clear" w:color="000000" w:fill="FFFFFF"/>
            <w:noWrap/>
            <w:vAlign w:val="center"/>
            <w:hideMark/>
          </w:tcPr>
          <w:p w14:paraId="14050907" w14:textId="54C66F74" w:rsidR="006C3EE4" w:rsidRPr="00B256ED" w:rsidRDefault="006C3EE4" w:rsidP="006C3EE4">
            <w:pPr>
              <w:spacing w:before="0" w:after="0" w:line="240" w:lineRule="auto"/>
              <w:rPr>
                <w:rFonts w:eastAsia="Times New Roman"/>
                <w:b/>
                <w:bCs/>
                <w:color w:val="000080"/>
                <w:sz w:val="20"/>
                <w:szCs w:val="20"/>
                <w:lang w:eastAsia="en-US"/>
              </w:rPr>
            </w:pPr>
            <w:r>
              <w:rPr>
                <w:b/>
                <w:bCs/>
                <w:color w:val="000080"/>
                <w:sz w:val="20"/>
                <w:szCs w:val="20"/>
              </w:rPr>
              <w:t xml:space="preserve">                                 -   </w:t>
            </w:r>
          </w:p>
        </w:tc>
        <w:tc>
          <w:tcPr>
            <w:tcW w:w="2327" w:type="dxa"/>
            <w:tcBorders>
              <w:top w:val="nil"/>
              <w:left w:val="nil"/>
              <w:bottom w:val="single" w:sz="4" w:space="0" w:color="auto"/>
              <w:right w:val="single" w:sz="4" w:space="0" w:color="auto"/>
            </w:tcBorders>
            <w:shd w:val="clear" w:color="000000" w:fill="FFFFFF"/>
            <w:noWrap/>
            <w:vAlign w:val="center"/>
            <w:hideMark/>
          </w:tcPr>
          <w:p w14:paraId="203808C4" w14:textId="554806FB" w:rsidR="006C3EE4" w:rsidRPr="00B256ED" w:rsidRDefault="006C3EE4" w:rsidP="006C3EE4">
            <w:pPr>
              <w:spacing w:before="0" w:after="0" w:line="240" w:lineRule="auto"/>
              <w:rPr>
                <w:rFonts w:eastAsia="Times New Roman"/>
                <w:sz w:val="20"/>
                <w:szCs w:val="20"/>
                <w:lang w:eastAsia="en-US"/>
              </w:rPr>
            </w:pPr>
            <w:r>
              <w:rPr>
                <w:sz w:val="20"/>
                <w:szCs w:val="20"/>
              </w:rPr>
              <w:t> </w:t>
            </w:r>
          </w:p>
        </w:tc>
      </w:tr>
      <w:tr w:rsidR="006C3EE4" w:rsidRPr="00B256ED" w14:paraId="74FB9E57" w14:textId="77777777" w:rsidTr="00427F47">
        <w:trPr>
          <w:gridAfter w:val="1"/>
          <w:wAfter w:w="21" w:type="dxa"/>
          <w:trHeight w:val="435"/>
        </w:trPr>
        <w:tc>
          <w:tcPr>
            <w:tcW w:w="616" w:type="dxa"/>
            <w:tcBorders>
              <w:top w:val="nil"/>
              <w:left w:val="single" w:sz="4" w:space="0" w:color="auto"/>
              <w:bottom w:val="single" w:sz="4" w:space="0" w:color="auto"/>
              <w:right w:val="single" w:sz="4" w:space="0" w:color="auto"/>
            </w:tcBorders>
            <w:shd w:val="clear" w:color="000000" w:fill="FFFFFF"/>
            <w:noWrap/>
            <w:vAlign w:val="center"/>
            <w:hideMark/>
          </w:tcPr>
          <w:p w14:paraId="5F00DD55" w14:textId="77777777" w:rsidR="006C3EE4" w:rsidRPr="00B256ED" w:rsidRDefault="006C3EE4" w:rsidP="006C3EE4">
            <w:pPr>
              <w:spacing w:before="0" w:after="0" w:line="240" w:lineRule="auto"/>
              <w:rPr>
                <w:rFonts w:eastAsia="Times New Roman"/>
                <w:b/>
                <w:bCs/>
                <w:sz w:val="20"/>
                <w:szCs w:val="20"/>
                <w:lang w:eastAsia="en-US"/>
              </w:rPr>
            </w:pPr>
            <w:r w:rsidRPr="00B256ED">
              <w:rPr>
                <w:rFonts w:eastAsia="Times New Roman"/>
                <w:b/>
                <w:bCs/>
                <w:sz w:val="20"/>
                <w:szCs w:val="20"/>
                <w:lang w:eastAsia="en-US"/>
              </w:rPr>
              <w:t>6.</w:t>
            </w:r>
          </w:p>
        </w:tc>
        <w:tc>
          <w:tcPr>
            <w:tcW w:w="3794" w:type="dxa"/>
            <w:tcBorders>
              <w:top w:val="nil"/>
              <w:left w:val="nil"/>
              <w:bottom w:val="single" w:sz="4" w:space="0" w:color="auto"/>
              <w:right w:val="single" w:sz="4" w:space="0" w:color="auto"/>
            </w:tcBorders>
            <w:shd w:val="clear" w:color="000000" w:fill="FFFFFF"/>
            <w:vAlign w:val="center"/>
            <w:hideMark/>
          </w:tcPr>
          <w:p w14:paraId="3F37E6D6"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xml:space="preserve"> CHI PHÍ DỰ PHÒNG </w:t>
            </w:r>
          </w:p>
        </w:tc>
        <w:tc>
          <w:tcPr>
            <w:tcW w:w="869" w:type="dxa"/>
            <w:tcBorders>
              <w:top w:val="nil"/>
              <w:left w:val="nil"/>
              <w:bottom w:val="single" w:sz="4" w:space="0" w:color="auto"/>
              <w:right w:val="single" w:sz="4" w:space="0" w:color="auto"/>
            </w:tcBorders>
            <w:shd w:val="clear" w:color="000000" w:fill="FFFFFF"/>
            <w:noWrap/>
            <w:vAlign w:val="center"/>
            <w:hideMark/>
          </w:tcPr>
          <w:p w14:paraId="5E9F7B3A" w14:textId="77777777" w:rsidR="006C3EE4" w:rsidRPr="00B256ED" w:rsidRDefault="006C3EE4" w:rsidP="006C3EE4">
            <w:pPr>
              <w:spacing w:before="0" w:after="0" w:line="240" w:lineRule="auto"/>
              <w:rPr>
                <w:rFonts w:eastAsia="Times New Roman"/>
                <w:b/>
                <w:bCs/>
                <w:color w:val="000080"/>
                <w:sz w:val="20"/>
                <w:szCs w:val="20"/>
                <w:lang w:eastAsia="en-US"/>
              </w:rPr>
            </w:pPr>
            <w:r w:rsidRPr="00B256ED">
              <w:rPr>
                <w:rFonts w:eastAsia="Times New Roman"/>
                <w:b/>
                <w:bCs/>
                <w:color w:val="000080"/>
                <w:sz w:val="20"/>
                <w:szCs w:val="20"/>
                <w:lang w:eastAsia="en-US"/>
              </w:rPr>
              <w:t xml:space="preserve"> Gdp </w:t>
            </w:r>
          </w:p>
        </w:tc>
        <w:tc>
          <w:tcPr>
            <w:tcW w:w="766" w:type="dxa"/>
            <w:tcBorders>
              <w:top w:val="nil"/>
              <w:left w:val="nil"/>
              <w:bottom w:val="single" w:sz="4" w:space="0" w:color="auto"/>
              <w:right w:val="single" w:sz="4" w:space="0" w:color="auto"/>
            </w:tcBorders>
            <w:shd w:val="clear" w:color="000000" w:fill="FFFFFF"/>
            <w:noWrap/>
            <w:vAlign w:val="center"/>
            <w:hideMark/>
          </w:tcPr>
          <w:p w14:paraId="274757F5" w14:textId="77777777" w:rsidR="006C3EE4" w:rsidRPr="00B256ED" w:rsidRDefault="006C3EE4" w:rsidP="006C3EE4">
            <w:pPr>
              <w:spacing w:before="0" w:after="0" w:line="240" w:lineRule="auto"/>
              <w:rPr>
                <w:rFonts w:eastAsia="Times New Roman"/>
                <w:sz w:val="20"/>
                <w:szCs w:val="20"/>
                <w:lang w:eastAsia="en-US"/>
              </w:rPr>
            </w:pPr>
            <w:r w:rsidRPr="00B256ED">
              <w:rPr>
                <w:rFonts w:eastAsia="Times New Roman"/>
                <w:sz w:val="20"/>
                <w:szCs w:val="20"/>
                <w:lang w:eastAsia="en-US"/>
              </w:rPr>
              <w:t> </w:t>
            </w:r>
          </w:p>
        </w:tc>
        <w:tc>
          <w:tcPr>
            <w:tcW w:w="918" w:type="dxa"/>
            <w:tcBorders>
              <w:top w:val="nil"/>
              <w:left w:val="nil"/>
              <w:bottom w:val="single" w:sz="4" w:space="0" w:color="auto"/>
              <w:right w:val="single" w:sz="4" w:space="0" w:color="auto"/>
            </w:tcBorders>
            <w:shd w:val="clear" w:color="000000" w:fill="FFFFFF"/>
            <w:noWrap/>
            <w:vAlign w:val="center"/>
            <w:hideMark/>
          </w:tcPr>
          <w:p w14:paraId="77061D74" w14:textId="77777777" w:rsidR="006C3EE4" w:rsidRPr="00B256ED" w:rsidRDefault="006C3EE4" w:rsidP="006C3EE4">
            <w:pPr>
              <w:spacing w:before="0" w:after="0" w:line="240" w:lineRule="auto"/>
              <w:rPr>
                <w:rFonts w:eastAsia="Times New Roman"/>
                <w:b/>
                <w:bCs/>
                <w:sz w:val="20"/>
                <w:szCs w:val="20"/>
                <w:lang w:eastAsia="en-US"/>
              </w:rPr>
            </w:pPr>
            <w:r w:rsidRPr="00B256ED">
              <w:rPr>
                <w:rFonts w:eastAsia="Times New Roman"/>
                <w:b/>
                <w:bCs/>
                <w:sz w:val="20"/>
                <w:szCs w:val="20"/>
                <w:lang w:eastAsia="en-US"/>
              </w:rPr>
              <w:t> </w:t>
            </w:r>
          </w:p>
        </w:tc>
        <w:tc>
          <w:tcPr>
            <w:tcW w:w="1560" w:type="dxa"/>
            <w:tcBorders>
              <w:top w:val="nil"/>
              <w:left w:val="nil"/>
              <w:bottom w:val="single" w:sz="4" w:space="0" w:color="auto"/>
              <w:right w:val="single" w:sz="4" w:space="0" w:color="auto"/>
            </w:tcBorders>
            <w:shd w:val="clear" w:color="000000" w:fill="FFFFFF"/>
            <w:noWrap/>
            <w:vAlign w:val="center"/>
            <w:hideMark/>
          </w:tcPr>
          <w:p w14:paraId="40A4E7F9" w14:textId="17077D58" w:rsidR="006C3EE4" w:rsidRPr="00B256ED" w:rsidRDefault="006C3EE4" w:rsidP="006C3EE4">
            <w:pPr>
              <w:spacing w:before="0" w:after="0" w:line="240" w:lineRule="auto"/>
              <w:rPr>
                <w:rFonts w:eastAsia="Times New Roman"/>
                <w:b/>
                <w:bCs/>
                <w:color w:val="000080"/>
                <w:sz w:val="20"/>
                <w:szCs w:val="20"/>
                <w:lang w:eastAsia="en-US"/>
              </w:rPr>
            </w:pPr>
            <w:r>
              <w:rPr>
                <w:b/>
                <w:bCs/>
                <w:color w:val="000080"/>
                <w:sz w:val="20"/>
                <w:szCs w:val="20"/>
              </w:rPr>
              <w:t xml:space="preserve">                            -   </w:t>
            </w:r>
          </w:p>
        </w:tc>
        <w:tc>
          <w:tcPr>
            <w:tcW w:w="1305" w:type="dxa"/>
            <w:tcBorders>
              <w:top w:val="nil"/>
              <w:left w:val="nil"/>
              <w:bottom w:val="single" w:sz="4" w:space="0" w:color="auto"/>
              <w:right w:val="single" w:sz="4" w:space="0" w:color="auto"/>
            </w:tcBorders>
            <w:shd w:val="clear" w:color="000000" w:fill="FFFFFF"/>
            <w:noWrap/>
            <w:vAlign w:val="center"/>
            <w:hideMark/>
          </w:tcPr>
          <w:p w14:paraId="1164069D" w14:textId="2CD706C4" w:rsidR="006C3EE4" w:rsidRPr="00B256ED" w:rsidRDefault="006C3EE4" w:rsidP="006C3EE4">
            <w:pPr>
              <w:spacing w:before="0" w:after="0" w:line="240" w:lineRule="auto"/>
              <w:rPr>
                <w:rFonts w:eastAsia="Times New Roman"/>
                <w:b/>
                <w:bCs/>
                <w:color w:val="000080"/>
                <w:sz w:val="20"/>
                <w:szCs w:val="20"/>
                <w:lang w:eastAsia="en-US"/>
              </w:rPr>
            </w:pPr>
            <w:r>
              <w:rPr>
                <w:b/>
                <w:bCs/>
                <w:color w:val="000080"/>
                <w:sz w:val="20"/>
                <w:szCs w:val="20"/>
              </w:rPr>
              <w:t> </w:t>
            </w:r>
          </w:p>
        </w:tc>
        <w:tc>
          <w:tcPr>
            <w:tcW w:w="1810" w:type="dxa"/>
            <w:tcBorders>
              <w:top w:val="nil"/>
              <w:left w:val="nil"/>
              <w:bottom w:val="single" w:sz="4" w:space="0" w:color="auto"/>
              <w:right w:val="single" w:sz="4" w:space="0" w:color="auto"/>
            </w:tcBorders>
            <w:shd w:val="clear" w:color="000000" w:fill="FFFFFF"/>
            <w:noWrap/>
            <w:vAlign w:val="center"/>
            <w:hideMark/>
          </w:tcPr>
          <w:p w14:paraId="455E6FA1" w14:textId="2906663C" w:rsidR="006C3EE4" w:rsidRPr="00B256ED" w:rsidRDefault="006C3EE4" w:rsidP="006C3EE4">
            <w:pPr>
              <w:spacing w:before="0" w:after="0" w:line="240" w:lineRule="auto"/>
              <w:rPr>
                <w:rFonts w:eastAsia="Times New Roman"/>
                <w:b/>
                <w:bCs/>
                <w:color w:val="000080"/>
                <w:sz w:val="20"/>
                <w:szCs w:val="20"/>
                <w:lang w:eastAsia="en-US"/>
              </w:rPr>
            </w:pPr>
            <w:r>
              <w:rPr>
                <w:b/>
                <w:bCs/>
                <w:color w:val="000080"/>
                <w:sz w:val="20"/>
                <w:szCs w:val="20"/>
              </w:rPr>
              <w:t xml:space="preserve">                                 -   </w:t>
            </w:r>
          </w:p>
        </w:tc>
        <w:tc>
          <w:tcPr>
            <w:tcW w:w="2327" w:type="dxa"/>
            <w:tcBorders>
              <w:top w:val="nil"/>
              <w:left w:val="nil"/>
              <w:bottom w:val="single" w:sz="4" w:space="0" w:color="auto"/>
              <w:right w:val="single" w:sz="4" w:space="0" w:color="auto"/>
            </w:tcBorders>
            <w:shd w:val="clear" w:color="000000" w:fill="FFFFFF"/>
            <w:noWrap/>
            <w:vAlign w:val="center"/>
            <w:hideMark/>
          </w:tcPr>
          <w:p w14:paraId="52ED4EFA" w14:textId="369DAF0E" w:rsidR="006C3EE4" w:rsidRPr="00B256ED" w:rsidRDefault="006C3EE4" w:rsidP="006C3EE4">
            <w:pPr>
              <w:spacing w:before="0" w:after="0" w:line="240" w:lineRule="auto"/>
              <w:rPr>
                <w:rFonts w:eastAsia="Times New Roman"/>
                <w:color w:val="000000"/>
                <w:sz w:val="20"/>
                <w:szCs w:val="20"/>
                <w:lang w:eastAsia="en-US"/>
              </w:rPr>
            </w:pPr>
            <w:r>
              <w:rPr>
                <w:color w:val="000000"/>
                <w:sz w:val="20"/>
                <w:szCs w:val="20"/>
              </w:rPr>
              <w:t> </w:t>
            </w:r>
          </w:p>
        </w:tc>
      </w:tr>
      <w:tr w:rsidR="006C3EE4" w:rsidRPr="00B256ED" w14:paraId="652EE38F" w14:textId="77777777" w:rsidTr="00427F47">
        <w:trPr>
          <w:gridAfter w:val="1"/>
          <w:wAfter w:w="21" w:type="dxa"/>
          <w:trHeight w:val="540"/>
        </w:trPr>
        <w:tc>
          <w:tcPr>
            <w:tcW w:w="616" w:type="dxa"/>
            <w:tcBorders>
              <w:top w:val="nil"/>
              <w:left w:val="single" w:sz="4" w:space="0" w:color="auto"/>
              <w:bottom w:val="single" w:sz="4" w:space="0" w:color="auto"/>
              <w:right w:val="single" w:sz="4" w:space="0" w:color="auto"/>
            </w:tcBorders>
            <w:shd w:val="clear" w:color="000000" w:fill="FFFFFF"/>
            <w:noWrap/>
            <w:vAlign w:val="center"/>
            <w:hideMark/>
          </w:tcPr>
          <w:p w14:paraId="73F6616B" w14:textId="77777777" w:rsidR="006C3EE4" w:rsidRPr="00B256ED" w:rsidRDefault="006C3EE4" w:rsidP="006C3EE4">
            <w:pPr>
              <w:spacing w:before="0" w:after="0" w:line="240" w:lineRule="auto"/>
              <w:rPr>
                <w:rFonts w:eastAsia="Times New Roman"/>
                <w:b/>
                <w:bCs/>
                <w:sz w:val="20"/>
                <w:szCs w:val="20"/>
                <w:lang w:eastAsia="en-US"/>
              </w:rPr>
            </w:pPr>
            <w:r w:rsidRPr="00B256ED">
              <w:rPr>
                <w:rFonts w:eastAsia="Times New Roman"/>
                <w:b/>
                <w:bCs/>
                <w:sz w:val="20"/>
                <w:szCs w:val="20"/>
                <w:lang w:eastAsia="en-US"/>
              </w:rPr>
              <w:t> </w:t>
            </w:r>
          </w:p>
        </w:tc>
        <w:tc>
          <w:tcPr>
            <w:tcW w:w="3794" w:type="dxa"/>
            <w:tcBorders>
              <w:top w:val="nil"/>
              <w:left w:val="nil"/>
              <w:bottom w:val="single" w:sz="4" w:space="0" w:color="auto"/>
              <w:right w:val="single" w:sz="4" w:space="0" w:color="auto"/>
            </w:tcBorders>
            <w:shd w:val="clear" w:color="000000" w:fill="FFFFFF"/>
            <w:vAlign w:val="center"/>
            <w:hideMark/>
          </w:tcPr>
          <w:p w14:paraId="4E0442C7" w14:textId="77777777" w:rsidR="006C3EE4" w:rsidRPr="00B256ED" w:rsidRDefault="006C3EE4" w:rsidP="006C3EE4">
            <w:pPr>
              <w:spacing w:before="0" w:after="0" w:line="240" w:lineRule="auto"/>
              <w:rPr>
                <w:rFonts w:eastAsia="Times New Roman"/>
                <w:b/>
                <w:bCs/>
                <w:sz w:val="20"/>
                <w:szCs w:val="20"/>
                <w:lang w:eastAsia="en-US"/>
              </w:rPr>
            </w:pPr>
            <w:r w:rsidRPr="00B256ED">
              <w:rPr>
                <w:rFonts w:eastAsia="Times New Roman"/>
                <w:b/>
                <w:bCs/>
                <w:sz w:val="20"/>
                <w:szCs w:val="20"/>
                <w:lang w:eastAsia="en-US"/>
              </w:rPr>
              <w:t xml:space="preserve"> TỔNG CỘNG </w:t>
            </w:r>
          </w:p>
        </w:tc>
        <w:tc>
          <w:tcPr>
            <w:tcW w:w="869" w:type="dxa"/>
            <w:tcBorders>
              <w:top w:val="nil"/>
              <w:left w:val="nil"/>
              <w:bottom w:val="single" w:sz="4" w:space="0" w:color="auto"/>
              <w:right w:val="single" w:sz="4" w:space="0" w:color="auto"/>
            </w:tcBorders>
            <w:shd w:val="clear" w:color="000000" w:fill="FFFFFF"/>
            <w:noWrap/>
            <w:vAlign w:val="center"/>
            <w:hideMark/>
          </w:tcPr>
          <w:p w14:paraId="14829E58" w14:textId="77777777" w:rsidR="006C3EE4" w:rsidRPr="00B256ED" w:rsidRDefault="006C3EE4" w:rsidP="006C3EE4">
            <w:pPr>
              <w:spacing w:before="0" w:after="0" w:line="240" w:lineRule="auto"/>
              <w:rPr>
                <w:rFonts w:eastAsia="Times New Roman"/>
                <w:b/>
                <w:bCs/>
                <w:sz w:val="20"/>
                <w:szCs w:val="20"/>
                <w:lang w:eastAsia="en-US"/>
              </w:rPr>
            </w:pPr>
            <w:r w:rsidRPr="00B256ED">
              <w:rPr>
                <w:rFonts w:eastAsia="Times New Roman"/>
                <w:b/>
                <w:bCs/>
                <w:sz w:val="20"/>
                <w:szCs w:val="20"/>
                <w:lang w:eastAsia="en-US"/>
              </w:rPr>
              <w:t> </w:t>
            </w:r>
          </w:p>
        </w:tc>
        <w:tc>
          <w:tcPr>
            <w:tcW w:w="766" w:type="dxa"/>
            <w:tcBorders>
              <w:top w:val="nil"/>
              <w:left w:val="nil"/>
              <w:bottom w:val="single" w:sz="4" w:space="0" w:color="auto"/>
              <w:right w:val="single" w:sz="4" w:space="0" w:color="auto"/>
            </w:tcBorders>
            <w:shd w:val="clear" w:color="000000" w:fill="FFFFFF"/>
            <w:noWrap/>
            <w:vAlign w:val="center"/>
            <w:hideMark/>
          </w:tcPr>
          <w:p w14:paraId="72014578" w14:textId="77777777" w:rsidR="006C3EE4" w:rsidRPr="00B256ED" w:rsidRDefault="006C3EE4" w:rsidP="006C3EE4">
            <w:pPr>
              <w:spacing w:before="0" w:after="0" w:line="240" w:lineRule="auto"/>
              <w:rPr>
                <w:rFonts w:eastAsia="Times New Roman"/>
                <w:b/>
                <w:bCs/>
                <w:sz w:val="20"/>
                <w:szCs w:val="20"/>
                <w:lang w:eastAsia="en-US"/>
              </w:rPr>
            </w:pPr>
            <w:r w:rsidRPr="00B256ED">
              <w:rPr>
                <w:rFonts w:eastAsia="Times New Roman"/>
                <w:b/>
                <w:bCs/>
                <w:sz w:val="20"/>
                <w:szCs w:val="20"/>
                <w:lang w:eastAsia="en-US"/>
              </w:rPr>
              <w:t> </w:t>
            </w:r>
          </w:p>
        </w:tc>
        <w:tc>
          <w:tcPr>
            <w:tcW w:w="918" w:type="dxa"/>
            <w:tcBorders>
              <w:top w:val="nil"/>
              <w:left w:val="nil"/>
              <w:bottom w:val="single" w:sz="4" w:space="0" w:color="auto"/>
              <w:right w:val="single" w:sz="4" w:space="0" w:color="auto"/>
            </w:tcBorders>
            <w:shd w:val="clear" w:color="000000" w:fill="FFFFFF"/>
            <w:noWrap/>
            <w:vAlign w:val="center"/>
            <w:hideMark/>
          </w:tcPr>
          <w:p w14:paraId="35D312F1" w14:textId="77777777" w:rsidR="006C3EE4" w:rsidRPr="00B256ED" w:rsidRDefault="006C3EE4" w:rsidP="006C3EE4">
            <w:pPr>
              <w:spacing w:before="0" w:after="0" w:line="240" w:lineRule="auto"/>
              <w:rPr>
                <w:rFonts w:eastAsia="Times New Roman"/>
                <w:b/>
                <w:bCs/>
                <w:sz w:val="20"/>
                <w:szCs w:val="20"/>
                <w:lang w:eastAsia="en-US"/>
              </w:rPr>
            </w:pPr>
            <w:r w:rsidRPr="00B256ED">
              <w:rPr>
                <w:rFonts w:eastAsia="Times New Roman"/>
                <w:b/>
                <w:bCs/>
                <w:sz w:val="20"/>
                <w:szCs w:val="20"/>
                <w:lang w:eastAsia="en-US"/>
              </w:rPr>
              <w:t> </w:t>
            </w:r>
          </w:p>
        </w:tc>
        <w:tc>
          <w:tcPr>
            <w:tcW w:w="1560" w:type="dxa"/>
            <w:tcBorders>
              <w:top w:val="nil"/>
              <w:left w:val="nil"/>
              <w:bottom w:val="single" w:sz="4" w:space="0" w:color="auto"/>
              <w:right w:val="single" w:sz="4" w:space="0" w:color="auto"/>
            </w:tcBorders>
            <w:shd w:val="clear" w:color="000000" w:fill="FFFFFF"/>
            <w:noWrap/>
            <w:vAlign w:val="center"/>
            <w:hideMark/>
          </w:tcPr>
          <w:p w14:paraId="7D8A753F" w14:textId="03D96ECB" w:rsidR="006C3EE4" w:rsidRPr="00B256ED" w:rsidRDefault="006C3EE4" w:rsidP="006C3EE4">
            <w:pPr>
              <w:spacing w:before="0" w:after="0" w:line="240" w:lineRule="auto"/>
              <w:rPr>
                <w:rFonts w:eastAsia="Times New Roman"/>
                <w:b/>
                <w:bCs/>
                <w:sz w:val="20"/>
                <w:szCs w:val="20"/>
                <w:lang w:eastAsia="en-US"/>
              </w:rPr>
            </w:pPr>
            <w:r>
              <w:rPr>
                <w:b/>
                <w:bCs/>
                <w:sz w:val="20"/>
                <w:szCs w:val="20"/>
              </w:rPr>
              <w:t xml:space="preserve">     1,809,108,940 </w:t>
            </w:r>
          </w:p>
        </w:tc>
        <w:tc>
          <w:tcPr>
            <w:tcW w:w="1305" w:type="dxa"/>
            <w:tcBorders>
              <w:top w:val="nil"/>
              <w:left w:val="nil"/>
              <w:bottom w:val="single" w:sz="4" w:space="0" w:color="auto"/>
              <w:right w:val="single" w:sz="4" w:space="0" w:color="auto"/>
            </w:tcBorders>
            <w:shd w:val="clear" w:color="000000" w:fill="FFFFFF"/>
            <w:noWrap/>
            <w:vAlign w:val="center"/>
            <w:hideMark/>
          </w:tcPr>
          <w:p w14:paraId="43C0FFF3" w14:textId="7C4194A7" w:rsidR="006C3EE4" w:rsidRPr="00B256ED" w:rsidRDefault="006C3EE4" w:rsidP="006C3EE4">
            <w:pPr>
              <w:spacing w:before="0" w:after="0" w:line="240" w:lineRule="auto"/>
              <w:rPr>
                <w:rFonts w:eastAsia="Times New Roman"/>
                <w:b/>
                <w:bCs/>
                <w:sz w:val="20"/>
                <w:szCs w:val="20"/>
                <w:lang w:eastAsia="en-US"/>
              </w:rPr>
            </w:pPr>
            <w:r>
              <w:rPr>
                <w:b/>
                <w:bCs/>
                <w:sz w:val="20"/>
                <w:szCs w:val="20"/>
              </w:rPr>
              <w:t xml:space="preserve">                         -   </w:t>
            </w:r>
          </w:p>
        </w:tc>
        <w:tc>
          <w:tcPr>
            <w:tcW w:w="1810" w:type="dxa"/>
            <w:tcBorders>
              <w:top w:val="nil"/>
              <w:left w:val="nil"/>
              <w:bottom w:val="single" w:sz="4" w:space="0" w:color="auto"/>
              <w:right w:val="single" w:sz="4" w:space="0" w:color="auto"/>
            </w:tcBorders>
            <w:shd w:val="clear" w:color="000000" w:fill="FFFFFF"/>
            <w:noWrap/>
            <w:vAlign w:val="center"/>
            <w:hideMark/>
          </w:tcPr>
          <w:p w14:paraId="5E27F61A" w14:textId="0480C94B" w:rsidR="006C3EE4" w:rsidRPr="00B256ED" w:rsidRDefault="006C3EE4" w:rsidP="006C3EE4">
            <w:pPr>
              <w:spacing w:before="0" w:after="0" w:line="240" w:lineRule="auto"/>
              <w:rPr>
                <w:rFonts w:eastAsia="Times New Roman"/>
                <w:b/>
                <w:bCs/>
                <w:sz w:val="20"/>
                <w:szCs w:val="20"/>
                <w:lang w:eastAsia="en-US"/>
              </w:rPr>
            </w:pPr>
            <w:r>
              <w:rPr>
                <w:b/>
                <w:bCs/>
                <w:sz w:val="20"/>
                <w:szCs w:val="20"/>
              </w:rPr>
              <w:t xml:space="preserve">          1,809,108,940 </w:t>
            </w:r>
          </w:p>
        </w:tc>
        <w:tc>
          <w:tcPr>
            <w:tcW w:w="2327" w:type="dxa"/>
            <w:tcBorders>
              <w:top w:val="nil"/>
              <w:left w:val="nil"/>
              <w:bottom w:val="single" w:sz="4" w:space="0" w:color="auto"/>
              <w:right w:val="single" w:sz="4" w:space="0" w:color="auto"/>
            </w:tcBorders>
            <w:shd w:val="clear" w:color="000000" w:fill="FFFFFF"/>
            <w:noWrap/>
            <w:vAlign w:val="center"/>
            <w:hideMark/>
          </w:tcPr>
          <w:p w14:paraId="3E1921B5" w14:textId="16F1B561" w:rsidR="006C3EE4" w:rsidRPr="00B256ED" w:rsidRDefault="006C3EE4" w:rsidP="006C3EE4">
            <w:pPr>
              <w:spacing w:before="0" w:after="0" w:line="240" w:lineRule="auto"/>
              <w:rPr>
                <w:rFonts w:eastAsia="Times New Roman"/>
                <w:b/>
                <w:bCs/>
                <w:sz w:val="20"/>
                <w:szCs w:val="20"/>
                <w:lang w:eastAsia="en-US"/>
              </w:rPr>
            </w:pPr>
            <w:r>
              <w:rPr>
                <w:b/>
                <w:bCs/>
                <w:sz w:val="20"/>
                <w:szCs w:val="20"/>
              </w:rPr>
              <w:t> </w:t>
            </w:r>
          </w:p>
        </w:tc>
      </w:tr>
      <w:tr w:rsidR="006C3EE4" w:rsidRPr="00B256ED" w14:paraId="21B196AB" w14:textId="77777777" w:rsidTr="00427F47">
        <w:trPr>
          <w:gridAfter w:val="1"/>
          <w:wAfter w:w="21" w:type="dxa"/>
          <w:trHeight w:val="495"/>
        </w:trPr>
        <w:tc>
          <w:tcPr>
            <w:tcW w:w="616" w:type="dxa"/>
            <w:tcBorders>
              <w:top w:val="nil"/>
              <w:left w:val="single" w:sz="4" w:space="0" w:color="auto"/>
              <w:bottom w:val="single" w:sz="4" w:space="0" w:color="auto"/>
              <w:right w:val="single" w:sz="4" w:space="0" w:color="auto"/>
            </w:tcBorders>
            <w:shd w:val="clear" w:color="000000" w:fill="FFFFFF"/>
            <w:noWrap/>
            <w:vAlign w:val="center"/>
            <w:hideMark/>
          </w:tcPr>
          <w:p w14:paraId="52DCD7BD" w14:textId="77777777" w:rsidR="006C3EE4" w:rsidRPr="00B256ED" w:rsidRDefault="006C3EE4" w:rsidP="006C3EE4">
            <w:pPr>
              <w:spacing w:before="0" w:after="0" w:line="240" w:lineRule="auto"/>
              <w:rPr>
                <w:rFonts w:eastAsia="Times New Roman"/>
                <w:b/>
                <w:bCs/>
                <w:sz w:val="20"/>
                <w:szCs w:val="20"/>
                <w:lang w:eastAsia="en-US"/>
              </w:rPr>
            </w:pPr>
            <w:r w:rsidRPr="00B256ED">
              <w:rPr>
                <w:rFonts w:eastAsia="Times New Roman"/>
                <w:b/>
                <w:bCs/>
                <w:sz w:val="20"/>
                <w:szCs w:val="20"/>
                <w:lang w:eastAsia="en-US"/>
              </w:rPr>
              <w:t> </w:t>
            </w:r>
          </w:p>
        </w:tc>
        <w:tc>
          <w:tcPr>
            <w:tcW w:w="3794" w:type="dxa"/>
            <w:tcBorders>
              <w:top w:val="nil"/>
              <w:left w:val="nil"/>
              <w:bottom w:val="single" w:sz="4" w:space="0" w:color="auto"/>
              <w:right w:val="single" w:sz="4" w:space="0" w:color="auto"/>
            </w:tcBorders>
            <w:shd w:val="clear" w:color="000000" w:fill="FFFFFF"/>
            <w:vAlign w:val="center"/>
            <w:hideMark/>
          </w:tcPr>
          <w:p w14:paraId="7D4D51FC" w14:textId="77777777" w:rsidR="006C3EE4" w:rsidRPr="00B256ED" w:rsidRDefault="006C3EE4" w:rsidP="006C3EE4">
            <w:pPr>
              <w:spacing w:before="0" w:after="0" w:line="240" w:lineRule="auto"/>
              <w:rPr>
                <w:rFonts w:eastAsia="Times New Roman"/>
                <w:b/>
                <w:bCs/>
                <w:sz w:val="20"/>
                <w:szCs w:val="20"/>
                <w:lang w:eastAsia="en-US"/>
              </w:rPr>
            </w:pPr>
            <w:r w:rsidRPr="00B256ED">
              <w:rPr>
                <w:rFonts w:eastAsia="Times New Roman"/>
                <w:b/>
                <w:bCs/>
                <w:sz w:val="20"/>
                <w:szCs w:val="20"/>
                <w:lang w:eastAsia="en-US"/>
              </w:rPr>
              <w:t xml:space="preserve"> LÀM TRÒN </w:t>
            </w:r>
          </w:p>
        </w:tc>
        <w:tc>
          <w:tcPr>
            <w:tcW w:w="869" w:type="dxa"/>
            <w:tcBorders>
              <w:top w:val="nil"/>
              <w:left w:val="nil"/>
              <w:bottom w:val="single" w:sz="4" w:space="0" w:color="auto"/>
              <w:right w:val="single" w:sz="4" w:space="0" w:color="auto"/>
            </w:tcBorders>
            <w:shd w:val="clear" w:color="000000" w:fill="FFFFFF"/>
            <w:noWrap/>
            <w:vAlign w:val="center"/>
            <w:hideMark/>
          </w:tcPr>
          <w:p w14:paraId="1A4F3912" w14:textId="77777777" w:rsidR="006C3EE4" w:rsidRPr="00B256ED" w:rsidRDefault="006C3EE4" w:rsidP="006C3EE4">
            <w:pPr>
              <w:spacing w:before="0" w:after="0" w:line="240" w:lineRule="auto"/>
              <w:rPr>
                <w:rFonts w:eastAsia="Times New Roman"/>
                <w:b/>
                <w:bCs/>
                <w:sz w:val="20"/>
                <w:szCs w:val="20"/>
                <w:lang w:eastAsia="en-US"/>
              </w:rPr>
            </w:pPr>
            <w:r w:rsidRPr="00B256ED">
              <w:rPr>
                <w:rFonts w:eastAsia="Times New Roman"/>
                <w:b/>
                <w:bCs/>
                <w:sz w:val="20"/>
                <w:szCs w:val="20"/>
                <w:lang w:eastAsia="en-US"/>
              </w:rPr>
              <w:t> </w:t>
            </w:r>
          </w:p>
        </w:tc>
        <w:tc>
          <w:tcPr>
            <w:tcW w:w="766" w:type="dxa"/>
            <w:tcBorders>
              <w:top w:val="nil"/>
              <w:left w:val="nil"/>
              <w:bottom w:val="single" w:sz="4" w:space="0" w:color="auto"/>
              <w:right w:val="single" w:sz="4" w:space="0" w:color="auto"/>
            </w:tcBorders>
            <w:shd w:val="clear" w:color="000000" w:fill="FFFFFF"/>
            <w:noWrap/>
            <w:vAlign w:val="center"/>
            <w:hideMark/>
          </w:tcPr>
          <w:p w14:paraId="6C4D1937" w14:textId="77777777" w:rsidR="006C3EE4" w:rsidRPr="00B256ED" w:rsidRDefault="006C3EE4" w:rsidP="006C3EE4">
            <w:pPr>
              <w:spacing w:before="0" w:after="0" w:line="240" w:lineRule="auto"/>
              <w:rPr>
                <w:rFonts w:eastAsia="Times New Roman"/>
                <w:b/>
                <w:bCs/>
                <w:sz w:val="20"/>
                <w:szCs w:val="20"/>
                <w:lang w:eastAsia="en-US"/>
              </w:rPr>
            </w:pPr>
            <w:r w:rsidRPr="00B256ED">
              <w:rPr>
                <w:rFonts w:eastAsia="Times New Roman"/>
                <w:b/>
                <w:bCs/>
                <w:sz w:val="20"/>
                <w:szCs w:val="20"/>
                <w:lang w:eastAsia="en-US"/>
              </w:rPr>
              <w:t> </w:t>
            </w:r>
          </w:p>
        </w:tc>
        <w:tc>
          <w:tcPr>
            <w:tcW w:w="918" w:type="dxa"/>
            <w:tcBorders>
              <w:top w:val="nil"/>
              <w:left w:val="nil"/>
              <w:bottom w:val="single" w:sz="4" w:space="0" w:color="auto"/>
              <w:right w:val="single" w:sz="4" w:space="0" w:color="auto"/>
            </w:tcBorders>
            <w:shd w:val="clear" w:color="000000" w:fill="FFFFFF"/>
            <w:noWrap/>
            <w:vAlign w:val="center"/>
            <w:hideMark/>
          </w:tcPr>
          <w:p w14:paraId="64CD3D3A" w14:textId="77777777" w:rsidR="006C3EE4" w:rsidRPr="00B256ED" w:rsidRDefault="006C3EE4" w:rsidP="006C3EE4">
            <w:pPr>
              <w:spacing w:before="0" w:after="0" w:line="240" w:lineRule="auto"/>
              <w:rPr>
                <w:rFonts w:eastAsia="Times New Roman"/>
                <w:b/>
                <w:bCs/>
                <w:sz w:val="20"/>
                <w:szCs w:val="20"/>
                <w:lang w:eastAsia="en-US"/>
              </w:rPr>
            </w:pPr>
            <w:r w:rsidRPr="00B256ED">
              <w:rPr>
                <w:rFonts w:eastAsia="Times New Roman"/>
                <w:b/>
                <w:bCs/>
                <w:sz w:val="20"/>
                <w:szCs w:val="20"/>
                <w:lang w:eastAsia="en-US"/>
              </w:rPr>
              <w:t> </w:t>
            </w:r>
          </w:p>
        </w:tc>
        <w:tc>
          <w:tcPr>
            <w:tcW w:w="1560" w:type="dxa"/>
            <w:tcBorders>
              <w:top w:val="nil"/>
              <w:left w:val="nil"/>
              <w:bottom w:val="single" w:sz="4" w:space="0" w:color="auto"/>
              <w:right w:val="single" w:sz="4" w:space="0" w:color="auto"/>
            </w:tcBorders>
            <w:shd w:val="clear" w:color="000000" w:fill="FFFFFF"/>
            <w:noWrap/>
            <w:vAlign w:val="center"/>
            <w:hideMark/>
          </w:tcPr>
          <w:p w14:paraId="30B2C9CA" w14:textId="02121380" w:rsidR="006C3EE4" w:rsidRPr="00B256ED" w:rsidRDefault="006C3EE4" w:rsidP="006C3EE4">
            <w:pPr>
              <w:spacing w:before="0" w:after="0" w:line="240" w:lineRule="auto"/>
              <w:rPr>
                <w:rFonts w:eastAsia="Times New Roman"/>
                <w:b/>
                <w:bCs/>
                <w:sz w:val="20"/>
                <w:szCs w:val="20"/>
                <w:lang w:eastAsia="en-US"/>
              </w:rPr>
            </w:pPr>
            <w:r>
              <w:rPr>
                <w:b/>
                <w:bCs/>
                <w:sz w:val="20"/>
                <w:szCs w:val="20"/>
              </w:rPr>
              <w:t xml:space="preserve">     1,809,108,940 </w:t>
            </w:r>
          </w:p>
        </w:tc>
        <w:tc>
          <w:tcPr>
            <w:tcW w:w="1305" w:type="dxa"/>
            <w:tcBorders>
              <w:top w:val="nil"/>
              <w:left w:val="nil"/>
              <w:bottom w:val="single" w:sz="4" w:space="0" w:color="auto"/>
              <w:right w:val="single" w:sz="4" w:space="0" w:color="auto"/>
            </w:tcBorders>
            <w:shd w:val="clear" w:color="000000" w:fill="FFFFFF"/>
            <w:noWrap/>
            <w:vAlign w:val="center"/>
            <w:hideMark/>
          </w:tcPr>
          <w:p w14:paraId="55F41D8D" w14:textId="5470C6FF" w:rsidR="006C3EE4" w:rsidRPr="00B256ED" w:rsidRDefault="006C3EE4" w:rsidP="006C3EE4">
            <w:pPr>
              <w:spacing w:before="0" w:after="0" w:line="240" w:lineRule="auto"/>
              <w:rPr>
                <w:rFonts w:eastAsia="Times New Roman"/>
                <w:b/>
                <w:bCs/>
                <w:sz w:val="20"/>
                <w:szCs w:val="20"/>
                <w:lang w:eastAsia="en-US"/>
              </w:rPr>
            </w:pPr>
            <w:r>
              <w:rPr>
                <w:b/>
                <w:bCs/>
                <w:sz w:val="20"/>
                <w:szCs w:val="20"/>
              </w:rPr>
              <w:t xml:space="preserve">                         -   </w:t>
            </w:r>
          </w:p>
        </w:tc>
        <w:tc>
          <w:tcPr>
            <w:tcW w:w="1810" w:type="dxa"/>
            <w:tcBorders>
              <w:top w:val="nil"/>
              <w:left w:val="nil"/>
              <w:bottom w:val="single" w:sz="4" w:space="0" w:color="auto"/>
              <w:right w:val="single" w:sz="4" w:space="0" w:color="auto"/>
            </w:tcBorders>
            <w:shd w:val="clear" w:color="000000" w:fill="FFFFFF"/>
            <w:noWrap/>
            <w:vAlign w:val="center"/>
            <w:hideMark/>
          </w:tcPr>
          <w:p w14:paraId="111E9BE4" w14:textId="5B60117C" w:rsidR="006C3EE4" w:rsidRPr="00B256ED" w:rsidRDefault="006C3EE4" w:rsidP="006C3EE4">
            <w:pPr>
              <w:spacing w:before="0" w:after="0" w:line="240" w:lineRule="auto"/>
              <w:rPr>
                <w:rFonts w:eastAsia="Times New Roman"/>
                <w:b/>
                <w:bCs/>
                <w:sz w:val="20"/>
                <w:szCs w:val="20"/>
                <w:lang w:eastAsia="en-US"/>
              </w:rPr>
            </w:pPr>
            <w:r>
              <w:rPr>
                <w:b/>
                <w:bCs/>
                <w:sz w:val="20"/>
                <w:szCs w:val="20"/>
              </w:rPr>
              <w:t xml:space="preserve">          1,809,109,000 </w:t>
            </w:r>
          </w:p>
        </w:tc>
        <w:tc>
          <w:tcPr>
            <w:tcW w:w="2327" w:type="dxa"/>
            <w:tcBorders>
              <w:top w:val="nil"/>
              <w:left w:val="nil"/>
              <w:bottom w:val="single" w:sz="4" w:space="0" w:color="auto"/>
              <w:right w:val="single" w:sz="4" w:space="0" w:color="auto"/>
            </w:tcBorders>
            <w:shd w:val="clear" w:color="000000" w:fill="FFFFFF"/>
            <w:noWrap/>
            <w:vAlign w:val="center"/>
            <w:hideMark/>
          </w:tcPr>
          <w:p w14:paraId="5E4F425B" w14:textId="7D325F3E" w:rsidR="006C3EE4" w:rsidRPr="00B256ED" w:rsidRDefault="006C3EE4" w:rsidP="006C3EE4">
            <w:pPr>
              <w:spacing w:before="0" w:after="0" w:line="240" w:lineRule="auto"/>
              <w:rPr>
                <w:rFonts w:eastAsia="Times New Roman"/>
                <w:b/>
                <w:bCs/>
                <w:sz w:val="20"/>
                <w:szCs w:val="20"/>
                <w:lang w:eastAsia="en-US"/>
              </w:rPr>
            </w:pPr>
            <w:r>
              <w:rPr>
                <w:b/>
                <w:bCs/>
                <w:sz w:val="20"/>
                <w:szCs w:val="20"/>
              </w:rPr>
              <w:t> </w:t>
            </w:r>
          </w:p>
        </w:tc>
      </w:tr>
    </w:tbl>
    <w:p w14:paraId="3F104861" w14:textId="77777777" w:rsidR="00CD1B73" w:rsidRPr="00FF7B39" w:rsidRDefault="00CD1B73" w:rsidP="00CD2959"/>
    <w:p w14:paraId="42534FFB" w14:textId="581DBA36" w:rsidR="00E6133C" w:rsidRDefault="003E0BBE" w:rsidP="003E0BBE">
      <w:pPr>
        <w:pStyle w:val="Heading5"/>
        <w:numPr>
          <w:ilvl w:val="4"/>
          <w:numId w:val="1"/>
        </w:numPr>
        <w:spacing w:before="120" w:after="120"/>
      </w:pPr>
      <w:r w:rsidRPr="00FF7B39">
        <w:t>Chi phí mua sắm thiết bị</w:t>
      </w:r>
    </w:p>
    <w:tbl>
      <w:tblPr>
        <w:tblW w:w="10696" w:type="dxa"/>
        <w:tblLook w:val="04A0" w:firstRow="1" w:lastRow="0" w:firstColumn="1" w:lastColumn="0" w:noHBand="0" w:noVBand="1"/>
      </w:tblPr>
      <w:tblGrid>
        <w:gridCol w:w="781"/>
        <w:gridCol w:w="3562"/>
        <w:gridCol w:w="2294"/>
        <w:gridCol w:w="1822"/>
        <w:gridCol w:w="2237"/>
      </w:tblGrid>
      <w:tr w:rsidR="00B256ED" w:rsidRPr="00B256ED" w14:paraId="03C5E1DF" w14:textId="77777777" w:rsidTr="00B256ED">
        <w:trPr>
          <w:trHeight w:val="810"/>
        </w:trPr>
        <w:tc>
          <w:tcPr>
            <w:tcW w:w="10696" w:type="dxa"/>
            <w:gridSpan w:val="5"/>
            <w:tcBorders>
              <w:top w:val="nil"/>
              <w:left w:val="nil"/>
              <w:bottom w:val="nil"/>
              <w:right w:val="nil"/>
            </w:tcBorders>
            <w:shd w:val="clear" w:color="auto" w:fill="auto"/>
            <w:noWrap/>
            <w:vAlign w:val="center"/>
            <w:hideMark/>
          </w:tcPr>
          <w:p w14:paraId="48125EA6" w14:textId="77777777" w:rsidR="00B256ED" w:rsidRPr="00B256ED" w:rsidRDefault="00B256ED" w:rsidP="00B256ED">
            <w:pPr>
              <w:spacing w:before="0" w:after="0" w:line="240" w:lineRule="auto"/>
              <w:jc w:val="center"/>
              <w:rPr>
                <w:rFonts w:eastAsia="Times New Roman"/>
                <w:b/>
                <w:bCs/>
                <w:sz w:val="36"/>
                <w:szCs w:val="36"/>
                <w:lang w:eastAsia="en-US"/>
              </w:rPr>
            </w:pPr>
            <w:r w:rsidRPr="00B256ED">
              <w:rPr>
                <w:rFonts w:eastAsia="Times New Roman"/>
                <w:b/>
                <w:bCs/>
                <w:sz w:val="36"/>
                <w:szCs w:val="36"/>
                <w:lang w:eastAsia="en-US"/>
              </w:rPr>
              <w:t>BẢNG 3: TỔNG HỢP CHI PHÍ MUA SẮM THIẾT BỊ</w:t>
            </w:r>
          </w:p>
        </w:tc>
      </w:tr>
      <w:tr w:rsidR="00B256ED" w:rsidRPr="00B256ED" w14:paraId="6B7DA61B" w14:textId="77777777" w:rsidTr="00B256ED">
        <w:trPr>
          <w:trHeight w:val="405"/>
        </w:trPr>
        <w:tc>
          <w:tcPr>
            <w:tcW w:w="781" w:type="dxa"/>
            <w:tcBorders>
              <w:top w:val="nil"/>
              <w:left w:val="nil"/>
              <w:bottom w:val="nil"/>
              <w:right w:val="nil"/>
            </w:tcBorders>
            <w:shd w:val="clear" w:color="auto" w:fill="auto"/>
            <w:noWrap/>
            <w:vAlign w:val="center"/>
            <w:hideMark/>
          </w:tcPr>
          <w:p w14:paraId="5976DA23" w14:textId="77777777" w:rsidR="00B256ED" w:rsidRPr="00B256ED" w:rsidRDefault="00B256ED" w:rsidP="00B256ED">
            <w:pPr>
              <w:spacing w:before="0" w:after="0" w:line="240" w:lineRule="auto"/>
              <w:jc w:val="center"/>
              <w:rPr>
                <w:rFonts w:eastAsia="Times New Roman"/>
                <w:b/>
                <w:bCs/>
                <w:sz w:val="36"/>
                <w:szCs w:val="36"/>
                <w:lang w:eastAsia="en-US"/>
              </w:rPr>
            </w:pPr>
          </w:p>
        </w:tc>
        <w:tc>
          <w:tcPr>
            <w:tcW w:w="3562" w:type="dxa"/>
            <w:tcBorders>
              <w:top w:val="nil"/>
              <w:left w:val="nil"/>
              <w:bottom w:val="nil"/>
              <w:right w:val="nil"/>
            </w:tcBorders>
            <w:shd w:val="clear" w:color="auto" w:fill="auto"/>
            <w:vAlign w:val="center"/>
            <w:hideMark/>
          </w:tcPr>
          <w:p w14:paraId="3F9B5E69" w14:textId="77777777" w:rsidR="00B256ED" w:rsidRPr="00B256ED" w:rsidRDefault="00B256ED" w:rsidP="00B256ED">
            <w:pPr>
              <w:spacing w:before="0" w:after="0" w:line="240" w:lineRule="auto"/>
              <w:jc w:val="center"/>
              <w:rPr>
                <w:rFonts w:eastAsia="Times New Roman"/>
                <w:sz w:val="20"/>
                <w:szCs w:val="20"/>
                <w:lang w:eastAsia="en-US"/>
              </w:rPr>
            </w:pPr>
          </w:p>
        </w:tc>
        <w:tc>
          <w:tcPr>
            <w:tcW w:w="2294" w:type="dxa"/>
            <w:tcBorders>
              <w:top w:val="nil"/>
              <w:left w:val="nil"/>
              <w:bottom w:val="nil"/>
              <w:right w:val="nil"/>
            </w:tcBorders>
            <w:shd w:val="clear" w:color="auto" w:fill="auto"/>
            <w:noWrap/>
            <w:vAlign w:val="center"/>
            <w:hideMark/>
          </w:tcPr>
          <w:p w14:paraId="4681B8FD" w14:textId="77777777" w:rsidR="00B256ED" w:rsidRPr="00B256ED" w:rsidRDefault="00B256ED" w:rsidP="00B256ED">
            <w:pPr>
              <w:spacing w:before="0" w:after="0" w:line="240" w:lineRule="auto"/>
              <w:jc w:val="center"/>
              <w:rPr>
                <w:rFonts w:eastAsia="Times New Roman"/>
                <w:sz w:val="20"/>
                <w:szCs w:val="20"/>
                <w:lang w:eastAsia="en-US"/>
              </w:rPr>
            </w:pPr>
          </w:p>
        </w:tc>
        <w:tc>
          <w:tcPr>
            <w:tcW w:w="4059" w:type="dxa"/>
            <w:gridSpan w:val="2"/>
            <w:tcBorders>
              <w:top w:val="nil"/>
              <w:left w:val="nil"/>
              <w:bottom w:val="nil"/>
              <w:right w:val="nil"/>
            </w:tcBorders>
            <w:shd w:val="clear" w:color="auto" w:fill="auto"/>
            <w:noWrap/>
            <w:vAlign w:val="center"/>
            <w:hideMark/>
          </w:tcPr>
          <w:p w14:paraId="79A28963" w14:textId="77777777" w:rsidR="00B256ED" w:rsidRPr="00B256ED" w:rsidRDefault="00B256ED" w:rsidP="00B256ED">
            <w:pPr>
              <w:spacing w:before="0" w:after="0" w:line="240" w:lineRule="auto"/>
              <w:jc w:val="right"/>
              <w:rPr>
                <w:rFonts w:eastAsia="Times New Roman"/>
                <w:i/>
                <w:iCs/>
                <w:sz w:val="28"/>
                <w:szCs w:val="28"/>
                <w:lang w:eastAsia="en-US"/>
              </w:rPr>
            </w:pPr>
            <w:r w:rsidRPr="00B256ED">
              <w:rPr>
                <w:rFonts w:eastAsia="Times New Roman"/>
                <w:i/>
                <w:iCs/>
                <w:sz w:val="28"/>
                <w:szCs w:val="28"/>
                <w:lang w:eastAsia="en-US"/>
              </w:rPr>
              <w:t>Đơn vị tính: VNĐ</w:t>
            </w:r>
          </w:p>
        </w:tc>
      </w:tr>
      <w:tr w:rsidR="00B256ED" w:rsidRPr="00B256ED" w14:paraId="1B5DD046" w14:textId="77777777" w:rsidTr="00B256ED">
        <w:trPr>
          <w:trHeight w:val="1125"/>
        </w:trPr>
        <w:tc>
          <w:tcPr>
            <w:tcW w:w="7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5A3F7C"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STT</w:t>
            </w:r>
          </w:p>
        </w:tc>
        <w:tc>
          <w:tcPr>
            <w:tcW w:w="3562" w:type="dxa"/>
            <w:tcBorders>
              <w:top w:val="single" w:sz="4" w:space="0" w:color="auto"/>
              <w:left w:val="nil"/>
              <w:bottom w:val="single" w:sz="4" w:space="0" w:color="auto"/>
              <w:right w:val="single" w:sz="4" w:space="0" w:color="auto"/>
            </w:tcBorders>
            <w:shd w:val="clear" w:color="auto" w:fill="auto"/>
            <w:vAlign w:val="center"/>
            <w:hideMark/>
          </w:tcPr>
          <w:p w14:paraId="7742649D"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Nội dung công việc</w:t>
            </w:r>
          </w:p>
        </w:tc>
        <w:tc>
          <w:tcPr>
            <w:tcW w:w="2294" w:type="dxa"/>
            <w:tcBorders>
              <w:top w:val="single" w:sz="4" w:space="0" w:color="auto"/>
              <w:left w:val="nil"/>
              <w:bottom w:val="single" w:sz="4" w:space="0" w:color="auto"/>
              <w:right w:val="single" w:sz="4" w:space="0" w:color="auto"/>
            </w:tcBorders>
            <w:shd w:val="clear" w:color="auto" w:fill="auto"/>
            <w:vAlign w:val="center"/>
            <w:hideMark/>
          </w:tcPr>
          <w:p w14:paraId="491AE2CE"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Thành tiền trước thuế</w:t>
            </w:r>
          </w:p>
        </w:tc>
        <w:tc>
          <w:tcPr>
            <w:tcW w:w="1822" w:type="dxa"/>
            <w:tcBorders>
              <w:top w:val="single" w:sz="4" w:space="0" w:color="auto"/>
              <w:left w:val="nil"/>
              <w:bottom w:val="single" w:sz="4" w:space="0" w:color="auto"/>
              <w:right w:val="single" w:sz="4" w:space="0" w:color="auto"/>
            </w:tcBorders>
            <w:shd w:val="clear" w:color="auto" w:fill="auto"/>
            <w:vAlign w:val="center"/>
            <w:hideMark/>
          </w:tcPr>
          <w:p w14:paraId="277BD7C6"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VAT</w:t>
            </w:r>
            <w:r w:rsidRPr="00B256ED">
              <w:rPr>
                <w:rFonts w:eastAsia="Times New Roman"/>
                <w:b/>
                <w:bCs/>
                <w:color w:val="000000"/>
                <w:sz w:val="24"/>
                <w:lang w:eastAsia="en-US"/>
              </w:rPr>
              <w:br/>
              <w:t>(VNĐ)</w:t>
            </w:r>
          </w:p>
        </w:tc>
        <w:tc>
          <w:tcPr>
            <w:tcW w:w="2237" w:type="dxa"/>
            <w:tcBorders>
              <w:top w:val="single" w:sz="4" w:space="0" w:color="auto"/>
              <w:left w:val="nil"/>
              <w:bottom w:val="single" w:sz="4" w:space="0" w:color="auto"/>
              <w:right w:val="single" w:sz="4" w:space="0" w:color="auto"/>
            </w:tcBorders>
            <w:shd w:val="clear" w:color="auto" w:fill="auto"/>
            <w:vAlign w:val="center"/>
            <w:hideMark/>
          </w:tcPr>
          <w:p w14:paraId="55117FB9"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Thành tiền sau thuế</w:t>
            </w:r>
          </w:p>
        </w:tc>
      </w:tr>
      <w:tr w:rsidR="00CA537F" w:rsidRPr="00B256ED" w14:paraId="69CA95AE" w14:textId="77777777" w:rsidTr="00B256ED">
        <w:trPr>
          <w:trHeight w:val="585"/>
        </w:trPr>
        <w:tc>
          <w:tcPr>
            <w:tcW w:w="781" w:type="dxa"/>
            <w:tcBorders>
              <w:top w:val="nil"/>
              <w:left w:val="single" w:sz="4" w:space="0" w:color="auto"/>
              <w:bottom w:val="nil"/>
              <w:right w:val="single" w:sz="4" w:space="0" w:color="auto"/>
            </w:tcBorders>
            <w:shd w:val="clear" w:color="auto" w:fill="auto"/>
            <w:vAlign w:val="center"/>
            <w:hideMark/>
          </w:tcPr>
          <w:p w14:paraId="790BCEC4" w14:textId="77777777" w:rsidR="00CA537F" w:rsidRPr="00B256ED" w:rsidRDefault="00CA537F" w:rsidP="00CA537F">
            <w:pPr>
              <w:spacing w:before="0" w:after="0" w:line="240" w:lineRule="auto"/>
              <w:rPr>
                <w:rFonts w:eastAsia="Times New Roman"/>
                <w:b/>
                <w:bCs/>
                <w:color w:val="000000"/>
                <w:sz w:val="24"/>
                <w:lang w:eastAsia="en-US"/>
              </w:rPr>
            </w:pPr>
            <w:r w:rsidRPr="00B256ED">
              <w:rPr>
                <w:rFonts w:eastAsia="Times New Roman"/>
                <w:b/>
                <w:bCs/>
                <w:color w:val="000000"/>
                <w:sz w:val="24"/>
                <w:lang w:eastAsia="en-US"/>
              </w:rPr>
              <w:t>I</w:t>
            </w:r>
          </w:p>
        </w:tc>
        <w:tc>
          <w:tcPr>
            <w:tcW w:w="3562" w:type="dxa"/>
            <w:tcBorders>
              <w:top w:val="nil"/>
              <w:left w:val="nil"/>
              <w:bottom w:val="nil"/>
              <w:right w:val="single" w:sz="4" w:space="0" w:color="auto"/>
            </w:tcBorders>
            <w:shd w:val="clear" w:color="auto" w:fill="auto"/>
            <w:vAlign w:val="center"/>
            <w:hideMark/>
          </w:tcPr>
          <w:p w14:paraId="55081E07" w14:textId="77777777" w:rsidR="00CA537F" w:rsidRPr="00B256ED" w:rsidRDefault="00CA537F" w:rsidP="00CA537F">
            <w:pPr>
              <w:spacing w:before="0" w:after="0" w:line="240" w:lineRule="auto"/>
              <w:rPr>
                <w:rFonts w:eastAsia="Times New Roman"/>
                <w:b/>
                <w:bCs/>
                <w:color w:val="000000"/>
                <w:sz w:val="24"/>
                <w:lang w:eastAsia="en-US"/>
              </w:rPr>
            </w:pPr>
            <w:r w:rsidRPr="00B256ED">
              <w:rPr>
                <w:rFonts w:eastAsia="Times New Roman"/>
                <w:b/>
                <w:bCs/>
                <w:color w:val="000000"/>
                <w:sz w:val="24"/>
                <w:lang w:eastAsia="en-US"/>
              </w:rPr>
              <w:t>Chi phí mua sắm thiết bị</w:t>
            </w:r>
          </w:p>
        </w:tc>
        <w:tc>
          <w:tcPr>
            <w:tcW w:w="2294" w:type="dxa"/>
            <w:tcBorders>
              <w:top w:val="nil"/>
              <w:left w:val="nil"/>
              <w:bottom w:val="single" w:sz="4" w:space="0" w:color="auto"/>
              <w:right w:val="single" w:sz="4" w:space="0" w:color="auto"/>
            </w:tcBorders>
            <w:shd w:val="clear" w:color="auto" w:fill="auto"/>
            <w:vAlign w:val="center"/>
            <w:hideMark/>
          </w:tcPr>
          <w:p w14:paraId="3374D0E1" w14:textId="26989185" w:rsidR="00CA537F" w:rsidRPr="00B256ED" w:rsidRDefault="00CA537F" w:rsidP="00CA537F">
            <w:pPr>
              <w:spacing w:before="0" w:after="0" w:line="240" w:lineRule="auto"/>
              <w:jc w:val="right"/>
              <w:rPr>
                <w:rFonts w:eastAsia="Times New Roman"/>
                <w:b/>
                <w:bCs/>
                <w:sz w:val="24"/>
                <w:lang w:eastAsia="en-US"/>
              </w:rPr>
            </w:pPr>
            <w:r>
              <w:rPr>
                <w:b/>
                <w:bCs/>
              </w:rPr>
              <w:t>1,809,108,940</w:t>
            </w:r>
          </w:p>
        </w:tc>
        <w:tc>
          <w:tcPr>
            <w:tcW w:w="1822" w:type="dxa"/>
            <w:tcBorders>
              <w:top w:val="nil"/>
              <w:left w:val="nil"/>
              <w:bottom w:val="single" w:sz="4" w:space="0" w:color="auto"/>
              <w:right w:val="single" w:sz="4" w:space="0" w:color="auto"/>
            </w:tcBorders>
            <w:shd w:val="clear" w:color="000000" w:fill="FFFFFF"/>
            <w:noWrap/>
            <w:vAlign w:val="center"/>
            <w:hideMark/>
          </w:tcPr>
          <w:p w14:paraId="237E1584" w14:textId="727F9CD7" w:rsidR="00CA537F" w:rsidRPr="00B256ED" w:rsidRDefault="00CA537F" w:rsidP="00CA537F">
            <w:pPr>
              <w:spacing w:before="0" w:after="0" w:line="240" w:lineRule="auto"/>
              <w:jc w:val="right"/>
              <w:rPr>
                <w:rFonts w:eastAsia="Times New Roman"/>
                <w:b/>
                <w:bCs/>
                <w:color w:val="000080"/>
                <w:sz w:val="20"/>
                <w:szCs w:val="20"/>
                <w:lang w:eastAsia="en-US"/>
              </w:rPr>
            </w:pPr>
            <w:r>
              <w:rPr>
                <w:b/>
                <w:bCs/>
                <w:color w:val="000080"/>
                <w:sz w:val="20"/>
                <w:szCs w:val="20"/>
              </w:rPr>
              <w:t xml:space="preserve">                          -   </w:t>
            </w:r>
          </w:p>
        </w:tc>
        <w:tc>
          <w:tcPr>
            <w:tcW w:w="2237" w:type="dxa"/>
            <w:tcBorders>
              <w:top w:val="nil"/>
              <w:left w:val="nil"/>
              <w:bottom w:val="nil"/>
              <w:right w:val="single" w:sz="4" w:space="0" w:color="auto"/>
            </w:tcBorders>
            <w:shd w:val="clear" w:color="auto" w:fill="auto"/>
            <w:vAlign w:val="center"/>
            <w:hideMark/>
          </w:tcPr>
          <w:p w14:paraId="370C3143" w14:textId="2F399335" w:rsidR="00CA537F" w:rsidRPr="00B256ED" w:rsidRDefault="00CA537F" w:rsidP="00CA537F">
            <w:pPr>
              <w:spacing w:before="0" w:after="0" w:line="240" w:lineRule="auto"/>
              <w:jc w:val="right"/>
              <w:rPr>
                <w:rFonts w:eastAsia="Times New Roman"/>
                <w:b/>
                <w:bCs/>
                <w:color w:val="000000"/>
                <w:sz w:val="24"/>
                <w:lang w:eastAsia="en-US"/>
              </w:rPr>
            </w:pPr>
            <w:r>
              <w:rPr>
                <w:b/>
                <w:bCs/>
                <w:color w:val="000000"/>
              </w:rPr>
              <w:t>1,809,108,940</w:t>
            </w:r>
          </w:p>
        </w:tc>
      </w:tr>
      <w:tr w:rsidR="00CA537F" w:rsidRPr="00B256ED" w14:paraId="72BA3D0D" w14:textId="77777777" w:rsidTr="00B256ED">
        <w:trPr>
          <w:trHeight w:val="585"/>
        </w:trPr>
        <w:tc>
          <w:tcPr>
            <w:tcW w:w="781" w:type="dxa"/>
            <w:tcBorders>
              <w:top w:val="single" w:sz="4" w:space="0" w:color="auto"/>
              <w:left w:val="single" w:sz="4" w:space="0" w:color="auto"/>
              <w:bottom w:val="nil"/>
              <w:right w:val="single" w:sz="4" w:space="0" w:color="auto"/>
            </w:tcBorders>
            <w:shd w:val="clear" w:color="auto" w:fill="auto"/>
            <w:vAlign w:val="center"/>
            <w:hideMark/>
          </w:tcPr>
          <w:p w14:paraId="1BDD12D9" w14:textId="77777777" w:rsidR="00CA537F" w:rsidRPr="00B256ED" w:rsidRDefault="00CA537F" w:rsidP="00CA537F">
            <w:pPr>
              <w:spacing w:before="0" w:after="0" w:line="240" w:lineRule="auto"/>
              <w:rPr>
                <w:rFonts w:eastAsia="Times New Roman"/>
                <w:b/>
                <w:bCs/>
                <w:color w:val="000000"/>
                <w:sz w:val="24"/>
                <w:lang w:eastAsia="en-US"/>
              </w:rPr>
            </w:pPr>
            <w:r w:rsidRPr="00B256ED">
              <w:rPr>
                <w:rFonts w:eastAsia="Times New Roman"/>
                <w:b/>
                <w:bCs/>
                <w:color w:val="000000"/>
                <w:sz w:val="24"/>
                <w:lang w:eastAsia="en-US"/>
              </w:rPr>
              <w:t>1</w:t>
            </w:r>
          </w:p>
        </w:tc>
        <w:tc>
          <w:tcPr>
            <w:tcW w:w="3562" w:type="dxa"/>
            <w:tcBorders>
              <w:top w:val="single" w:sz="4" w:space="0" w:color="auto"/>
              <w:left w:val="nil"/>
              <w:bottom w:val="nil"/>
              <w:right w:val="single" w:sz="4" w:space="0" w:color="auto"/>
            </w:tcBorders>
            <w:shd w:val="clear" w:color="auto" w:fill="auto"/>
            <w:vAlign w:val="center"/>
            <w:hideMark/>
          </w:tcPr>
          <w:p w14:paraId="0B28D21F" w14:textId="77777777" w:rsidR="00CA537F" w:rsidRPr="00B256ED" w:rsidRDefault="00CA537F" w:rsidP="00CA537F">
            <w:pPr>
              <w:spacing w:before="0" w:after="0" w:line="240" w:lineRule="auto"/>
              <w:rPr>
                <w:rFonts w:eastAsia="Times New Roman"/>
                <w:color w:val="000000"/>
                <w:sz w:val="24"/>
                <w:lang w:eastAsia="en-US"/>
              </w:rPr>
            </w:pPr>
            <w:r w:rsidRPr="00B256ED">
              <w:rPr>
                <w:rFonts w:eastAsia="Times New Roman"/>
                <w:color w:val="000000"/>
                <w:sz w:val="24"/>
                <w:lang w:eastAsia="en-US"/>
              </w:rPr>
              <w:t>Chi phí phần mềm nội bộ</w:t>
            </w:r>
          </w:p>
        </w:tc>
        <w:tc>
          <w:tcPr>
            <w:tcW w:w="2294" w:type="dxa"/>
            <w:tcBorders>
              <w:top w:val="nil"/>
              <w:left w:val="nil"/>
              <w:bottom w:val="single" w:sz="4" w:space="0" w:color="auto"/>
              <w:right w:val="single" w:sz="4" w:space="0" w:color="auto"/>
            </w:tcBorders>
            <w:shd w:val="clear" w:color="auto" w:fill="auto"/>
            <w:vAlign w:val="center"/>
            <w:hideMark/>
          </w:tcPr>
          <w:p w14:paraId="3811A716" w14:textId="4AEBAF59" w:rsidR="00CA537F" w:rsidRPr="00B256ED" w:rsidRDefault="00CA537F" w:rsidP="00CA537F">
            <w:pPr>
              <w:spacing w:before="0" w:after="0" w:line="240" w:lineRule="auto"/>
              <w:jc w:val="right"/>
              <w:rPr>
                <w:rFonts w:eastAsia="Times New Roman"/>
                <w:sz w:val="24"/>
                <w:lang w:eastAsia="en-US"/>
              </w:rPr>
            </w:pPr>
            <w:r>
              <w:t>1,809,108,940</w:t>
            </w:r>
          </w:p>
        </w:tc>
        <w:tc>
          <w:tcPr>
            <w:tcW w:w="1822" w:type="dxa"/>
            <w:tcBorders>
              <w:top w:val="nil"/>
              <w:left w:val="nil"/>
              <w:bottom w:val="single" w:sz="4" w:space="0" w:color="auto"/>
              <w:right w:val="single" w:sz="4" w:space="0" w:color="auto"/>
            </w:tcBorders>
            <w:shd w:val="clear" w:color="000000" w:fill="FFFFFF"/>
            <w:noWrap/>
            <w:vAlign w:val="center"/>
            <w:hideMark/>
          </w:tcPr>
          <w:p w14:paraId="1843B6D5" w14:textId="39CE2DFA" w:rsidR="00CA537F" w:rsidRPr="00B256ED" w:rsidRDefault="00CA537F" w:rsidP="00CA537F">
            <w:pPr>
              <w:spacing w:before="0" w:after="0" w:line="240" w:lineRule="auto"/>
              <w:jc w:val="right"/>
              <w:rPr>
                <w:rFonts w:eastAsia="Times New Roman"/>
                <w:b/>
                <w:bCs/>
                <w:color w:val="000080"/>
                <w:sz w:val="20"/>
                <w:szCs w:val="20"/>
                <w:lang w:eastAsia="en-US"/>
              </w:rPr>
            </w:pPr>
            <w:r>
              <w:rPr>
                <w:b/>
                <w:bCs/>
                <w:color w:val="000080"/>
                <w:sz w:val="20"/>
                <w:szCs w:val="20"/>
              </w:rPr>
              <w:t xml:space="preserve">                          -   </w:t>
            </w:r>
          </w:p>
        </w:tc>
        <w:tc>
          <w:tcPr>
            <w:tcW w:w="2237" w:type="dxa"/>
            <w:tcBorders>
              <w:top w:val="single" w:sz="4" w:space="0" w:color="auto"/>
              <w:left w:val="nil"/>
              <w:bottom w:val="nil"/>
              <w:right w:val="single" w:sz="4" w:space="0" w:color="auto"/>
            </w:tcBorders>
            <w:shd w:val="clear" w:color="auto" w:fill="auto"/>
            <w:vAlign w:val="center"/>
            <w:hideMark/>
          </w:tcPr>
          <w:p w14:paraId="78C9D9EC" w14:textId="21B52694" w:rsidR="00CA537F" w:rsidRPr="00B256ED" w:rsidRDefault="00CA537F" w:rsidP="00CA537F">
            <w:pPr>
              <w:spacing w:before="0" w:after="0" w:line="240" w:lineRule="auto"/>
              <w:jc w:val="right"/>
              <w:rPr>
                <w:rFonts w:eastAsia="Times New Roman"/>
                <w:b/>
                <w:bCs/>
                <w:color w:val="000000"/>
                <w:sz w:val="24"/>
                <w:lang w:eastAsia="en-US"/>
              </w:rPr>
            </w:pPr>
            <w:r>
              <w:rPr>
                <w:b/>
                <w:bCs/>
                <w:color w:val="000000"/>
              </w:rPr>
              <w:t>1,809,108,940</w:t>
            </w:r>
          </w:p>
        </w:tc>
      </w:tr>
      <w:tr w:rsidR="00B256ED" w:rsidRPr="00B256ED" w14:paraId="62C003FE" w14:textId="77777777" w:rsidTr="00B256ED">
        <w:trPr>
          <w:trHeight w:val="630"/>
        </w:trPr>
        <w:tc>
          <w:tcPr>
            <w:tcW w:w="7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C5018C" w14:textId="77777777" w:rsidR="00B256ED" w:rsidRPr="00B256ED" w:rsidRDefault="00B256ED" w:rsidP="00B256ED">
            <w:pPr>
              <w:spacing w:before="0" w:after="0" w:line="240" w:lineRule="auto"/>
              <w:rPr>
                <w:rFonts w:eastAsia="Times New Roman"/>
                <w:b/>
                <w:bCs/>
                <w:color w:val="000000"/>
                <w:sz w:val="24"/>
                <w:lang w:eastAsia="en-US"/>
              </w:rPr>
            </w:pPr>
            <w:r w:rsidRPr="00B256ED">
              <w:rPr>
                <w:rFonts w:eastAsia="Times New Roman"/>
                <w:b/>
                <w:bCs/>
                <w:color w:val="000000"/>
                <w:sz w:val="24"/>
                <w:lang w:eastAsia="en-US"/>
              </w:rPr>
              <w:t>II</w:t>
            </w:r>
          </w:p>
        </w:tc>
        <w:tc>
          <w:tcPr>
            <w:tcW w:w="3562" w:type="dxa"/>
            <w:tcBorders>
              <w:top w:val="single" w:sz="4" w:space="0" w:color="auto"/>
              <w:left w:val="nil"/>
              <w:bottom w:val="single" w:sz="4" w:space="0" w:color="auto"/>
              <w:right w:val="single" w:sz="4" w:space="0" w:color="auto"/>
            </w:tcBorders>
            <w:shd w:val="clear" w:color="auto" w:fill="auto"/>
            <w:vAlign w:val="center"/>
            <w:hideMark/>
          </w:tcPr>
          <w:p w14:paraId="39D9525E" w14:textId="77777777" w:rsidR="00B256ED" w:rsidRPr="00B256ED" w:rsidRDefault="00B256ED" w:rsidP="00B256ED">
            <w:pPr>
              <w:spacing w:before="0" w:after="0" w:line="240" w:lineRule="auto"/>
              <w:rPr>
                <w:rFonts w:eastAsia="Times New Roman"/>
                <w:b/>
                <w:bCs/>
                <w:color w:val="000000"/>
                <w:sz w:val="24"/>
                <w:lang w:eastAsia="en-US"/>
              </w:rPr>
            </w:pPr>
            <w:r w:rsidRPr="00B256ED">
              <w:rPr>
                <w:rFonts w:eastAsia="Times New Roman"/>
                <w:b/>
                <w:bCs/>
                <w:color w:val="000000"/>
                <w:sz w:val="24"/>
                <w:lang w:eastAsia="en-US"/>
              </w:rPr>
              <w:t>Chi phí đào tạo chuyển giao công nghệ</w:t>
            </w:r>
          </w:p>
        </w:tc>
        <w:tc>
          <w:tcPr>
            <w:tcW w:w="2294" w:type="dxa"/>
            <w:tcBorders>
              <w:top w:val="nil"/>
              <w:left w:val="nil"/>
              <w:bottom w:val="single" w:sz="4" w:space="0" w:color="auto"/>
              <w:right w:val="single" w:sz="4" w:space="0" w:color="auto"/>
            </w:tcBorders>
            <w:shd w:val="clear" w:color="000000" w:fill="FFFFFF"/>
            <w:noWrap/>
            <w:vAlign w:val="center"/>
            <w:hideMark/>
          </w:tcPr>
          <w:p w14:paraId="6139B963" w14:textId="77777777" w:rsidR="00B256ED" w:rsidRPr="00B256ED" w:rsidRDefault="00B256ED" w:rsidP="00B256ED">
            <w:pPr>
              <w:spacing w:before="0" w:after="0" w:line="240" w:lineRule="auto"/>
              <w:jc w:val="right"/>
              <w:rPr>
                <w:rFonts w:eastAsia="Times New Roman"/>
                <w:b/>
                <w:bCs/>
                <w:color w:val="000080"/>
                <w:sz w:val="20"/>
                <w:szCs w:val="20"/>
                <w:lang w:eastAsia="en-US"/>
              </w:rPr>
            </w:pPr>
            <w:r w:rsidRPr="00B256ED">
              <w:rPr>
                <w:rFonts w:eastAsia="Times New Roman"/>
                <w:b/>
                <w:bCs/>
                <w:color w:val="000080"/>
                <w:sz w:val="20"/>
                <w:szCs w:val="20"/>
                <w:lang w:eastAsia="en-US"/>
              </w:rPr>
              <w:t xml:space="preserve">                                  -   </w:t>
            </w:r>
          </w:p>
        </w:tc>
        <w:tc>
          <w:tcPr>
            <w:tcW w:w="1822" w:type="dxa"/>
            <w:tcBorders>
              <w:top w:val="nil"/>
              <w:left w:val="nil"/>
              <w:bottom w:val="single" w:sz="4" w:space="0" w:color="auto"/>
              <w:right w:val="single" w:sz="4" w:space="0" w:color="auto"/>
            </w:tcBorders>
            <w:shd w:val="clear" w:color="000000" w:fill="FFFFFF"/>
            <w:noWrap/>
            <w:vAlign w:val="center"/>
            <w:hideMark/>
          </w:tcPr>
          <w:p w14:paraId="7E89F19D" w14:textId="77777777" w:rsidR="00B256ED" w:rsidRPr="00B256ED" w:rsidRDefault="00B256ED" w:rsidP="00B256ED">
            <w:pPr>
              <w:spacing w:before="0" w:after="0" w:line="240" w:lineRule="auto"/>
              <w:jc w:val="right"/>
              <w:rPr>
                <w:rFonts w:eastAsia="Times New Roman"/>
                <w:b/>
                <w:bCs/>
                <w:color w:val="000080"/>
                <w:sz w:val="20"/>
                <w:szCs w:val="20"/>
                <w:lang w:eastAsia="en-US"/>
              </w:rPr>
            </w:pPr>
            <w:r w:rsidRPr="00B256ED">
              <w:rPr>
                <w:rFonts w:eastAsia="Times New Roman"/>
                <w:b/>
                <w:bCs/>
                <w:color w:val="000080"/>
                <w:sz w:val="20"/>
                <w:szCs w:val="20"/>
                <w:lang w:eastAsia="en-US"/>
              </w:rPr>
              <w:t xml:space="preserve">                          -   </w:t>
            </w:r>
          </w:p>
        </w:tc>
        <w:tc>
          <w:tcPr>
            <w:tcW w:w="2237" w:type="dxa"/>
            <w:tcBorders>
              <w:top w:val="single" w:sz="4" w:space="0" w:color="auto"/>
              <w:left w:val="nil"/>
              <w:bottom w:val="single" w:sz="4" w:space="0" w:color="auto"/>
              <w:right w:val="single" w:sz="4" w:space="0" w:color="auto"/>
            </w:tcBorders>
            <w:shd w:val="clear" w:color="000000" w:fill="FFFFFF"/>
            <w:noWrap/>
            <w:vAlign w:val="center"/>
            <w:hideMark/>
          </w:tcPr>
          <w:p w14:paraId="0D070E66" w14:textId="77777777" w:rsidR="00B256ED" w:rsidRPr="00B256ED" w:rsidRDefault="00B256ED" w:rsidP="00B256ED">
            <w:pPr>
              <w:spacing w:before="0" w:after="0" w:line="240" w:lineRule="auto"/>
              <w:jc w:val="right"/>
              <w:rPr>
                <w:rFonts w:eastAsia="Times New Roman"/>
                <w:b/>
                <w:bCs/>
                <w:color w:val="000080"/>
                <w:sz w:val="20"/>
                <w:szCs w:val="20"/>
                <w:lang w:eastAsia="en-US"/>
              </w:rPr>
            </w:pPr>
            <w:r w:rsidRPr="00B256ED">
              <w:rPr>
                <w:rFonts w:eastAsia="Times New Roman"/>
                <w:b/>
                <w:bCs/>
                <w:color w:val="000080"/>
                <w:sz w:val="20"/>
                <w:szCs w:val="20"/>
                <w:lang w:eastAsia="en-US"/>
              </w:rPr>
              <w:t xml:space="preserve">                                 -   </w:t>
            </w:r>
          </w:p>
        </w:tc>
      </w:tr>
      <w:tr w:rsidR="00B256ED" w:rsidRPr="00B256ED" w14:paraId="1DE3C982" w14:textId="77777777" w:rsidTr="00B256ED">
        <w:trPr>
          <w:trHeight w:val="585"/>
        </w:trPr>
        <w:tc>
          <w:tcPr>
            <w:tcW w:w="781" w:type="dxa"/>
            <w:tcBorders>
              <w:top w:val="nil"/>
              <w:left w:val="single" w:sz="4" w:space="0" w:color="auto"/>
              <w:bottom w:val="single" w:sz="4" w:space="0" w:color="auto"/>
              <w:right w:val="single" w:sz="4" w:space="0" w:color="auto"/>
            </w:tcBorders>
            <w:shd w:val="clear" w:color="auto" w:fill="auto"/>
            <w:noWrap/>
            <w:vAlign w:val="center"/>
            <w:hideMark/>
          </w:tcPr>
          <w:p w14:paraId="7B66162A" w14:textId="77777777" w:rsidR="00B256ED" w:rsidRPr="00B256ED" w:rsidRDefault="00B256ED" w:rsidP="00B256ED">
            <w:pPr>
              <w:spacing w:before="0" w:after="0" w:line="240" w:lineRule="auto"/>
              <w:rPr>
                <w:rFonts w:eastAsia="Times New Roman"/>
                <w:b/>
                <w:bCs/>
                <w:sz w:val="24"/>
                <w:lang w:eastAsia="en-US"/>
              </w:rPr>
            </w:pPr>
            <w:r w:rsidRPr="00B256ED">
              <w:rPr>
                <w:rFonts w:eastAsia="Times New Roman"/>
                <w:b/>
                <w:bCs/>
                <w:sz w:val="24"/>
                <w:lang w:eastAsia="en-US"/>
              </w:rPr>
              <w:t>III</w:t>
            </w:r>
          </w:p>
        </w:tc>
        <w:tc>
          <w:tcPr>
            <w:tcW w:w="3562" w:type="dxa"/>
            <w:tcBorders>
              <w:top w:val="nil"/>
              <w:left w:val="nil"/>
              <w:bottom w:val="single" w:sz="4" w:space="0" w:color="auto"/>
              <w:right w:val="single" w:sz="4" w:space="0" w:color="auto"/>
            </w:tcBorders>
            <w:shd w:val="clear" w:color="auto" w:fill="auto"/>
            <w:vAlign w:val="center"/>
            <w:hideMark/>
          </w:tcPr>
          <w:p w14:paraId="166D42DF" w14:textId="77777777" w:rsidR="00B256ED" w:rsidRPr="00B256ED" w:rsidRDefault="00B256ED" w:rsidP="00B256ED">
            <w:pPr>
              <w:spacing w:before="0" w:after="0" w:line="240" w:lineRule="auto"/>
              <w:rPr>
                <w:rFonts w:eastAsia="Times New Roman"/>
                <w:b/>
                <w:bCs/>
                <w:color w:val="000000"/>
                <w:sz w:val="24"/>
                <w:lang w:eastAsia="en-US"/>
              </w:rPr>
            </w:pPr>
            <w:r w:rsidRPr="00B256ED">
              <w:rPr>
                <w:rFonts w:eastAsia="Times New Roman"/>
                <w:b/>
                <w:bCs/>
                <w:color w:val="000000"/>
                <w:sz w:val="24"/>
                <w:lang w:eastAsia="en-US"/>
              </w:rPr>
              <w:t>Chi phí chuyển đổi dữ liệu</w:t>
            </w:r>
          </w:p>
        </w:tc>
        <w:tc>
          <w:tcPr>
            <w:tcW w:w="2294" w:type="dxa"/>
            <w:tcBorders>
              <w:top w:val="nil"/>
              <w:left w:val="nil"/>
              <w:bottom w:val="single" w:sz="4" w:space="0" w:color="auto"/>
              <w:right w:val="single" w:sz="4" w:space="0" w:color="auto"/>
            </w:tcBorders>
            <w:shd w:val="clear" w:color="000000" w:fill="FFFFFF"/>
            <w:noWrap/>
            <w:vAlign w:val="center"/>
            <w:hideMark/>
          </w:tcPr>
          <w:p w14:paraId="78AB10FE" w14:textId="77777777" w:rsidR="00B256ED" w:rsidRPr="00B256ED" w:rsidRDefault="00B256ED" w:rsidP="00B256ED">
            <w:pPr>
              <w:spacing w:before="0" w:after="0" w:line="240" w:lineRule="auto"/>
              <w:jc w:val="right"/>
              <w:rPr>
                <w:rFonts w:eastAsia="Times New Roman"/>
                <w:b/>
                <w:bCs/>
                <w:color w:val="000080"/>
                <w:sz w:val="20"/>
                <w:szCs w:val="20"/>
                <w:lang w:eastAsia="en-US"/>
              </w:rPr>
            </w:pPr>
            <w:r w:rsidRPr="00B256ED">
              <w:rPr>
                <w:rFonts w:eastAsia="Times New Roman"/>
                <w:b/>
                <w:bCs/>
                <w:color w:val="000080"/>
                <w:sz w:val="20"/>
                <w:szCs w:val="20"/>
                <w:lang w:eastAsia="en-US"/>
              </w:rPr>
              <w:t xml:space="preserve">                                  -   </w:t>
            </w:r>
          </w:p>
        </w:tc>
        <w:tc>
          <w:tcPr>
            <w:tcW w:w="1822" w:type="dxa"/>
            <w:tcBorders>
              <w:top w:val="nil"/>
              <w:left w:val="nil"/>
              <w:bottom w:val="single" w:sz="4" w:space="0" w:color="auto"/>
              <w:right w:val="single" w:sz="4" w:space="0" w:color="auto"/>
            </w:tcBorders>
            <w:shd w:val="clear" w:color="000000" w:fill="FFFFFF"/>
            <w:noWrap/>
            <w:vAlign w:val="center"/>
            <w:hideMark/>
          </w:tcPr>
          <w:p w14:paraId="55B7D203" w14:textId="77777777" w:rsidR="00B256ED" w:rsidRPr="00B256ED" w:rsidRDefault="00B256ED" w:rsidP="00B256ED">
            <w:pPr>
              <w:spacing w:before="0" w:after="0" w:line="240" w:lineRule="auto"/>
              <w:jc w:val="right"/>
              <w:rPr>
                <w:rFonts w:eastAsia="Times New Roman"/>
                <w:b/>
                <w:bCs/>
                <w:color w:val="000080"/>
                <w:sz w:val="20"/>
                <w:szCs w:val="20"/>
                <w:lang w:eastAsia="en-US"/>
              </w:rPr>
            </w:pPr>
            <w:r w:rsidRPr="00B256ED">
              <w:rPr>
                <w:rFonts w:eastAsia="Times New Roman"/>
                <w:b/>
                <w:bCs/>
                <w:color w:val="000080"/>
                <w:sz w:val="20"/>
                <w:szCs w:val="20"/>
                <w:lang w:eastAsia="en-US"/>
              </w:rPr>
              <w:t xml:space="preserve">                          -   </w:t>
            </w:r>
          </w:p>
        </w:tc>
        <w:tc>
          <w:tcPr>
            <w:tcW w:w="2237" w:type="dxa"/>
            <w:tcBorders>
              <w:top w:val="nil"/>
              <w:left w:val="nil"/>
              <w:bottom w:val="single" w:sz="4" w:space="0" w:color="auto"/>
              <w:right w:val="single" w:sz="4" w:space="0" w:color="auto"/>
            </w:tcBorders>
            <w:shd w:val="clear" w:color="000000" w:fill="FFFFFF"/>
            <w:noWrap/>
            <w:vAlign w:val="center"/>
            <w:hideMark/>
          </w:tcPr>
          <w:p w14:paraId="0800B31B" w14:textId="77777777" w:rsidR="00B256ED" w:rsidRPr="00B256ED" w:rsidRDefault="00B256ED" w:rsidP="00B256ED">
            <w:pPr>
              <w:spacing w:before="0" w:after="0" w:line="240" w:lineRule="auto"/>
              <w:jc w:val="right"/>
              <w:rPr>
                <w:rFonts w:eastAsia="Times New Roman"/>
                <w:b/>
                <w:bCs/>
                <w:color w:val="000080"/>
                <w:sz w:val="20"/>
                <w:szCs w:val="20"/>
                <w:lang w:eastAsia="en-US"/>
              </w:rPr>
            </w:pPr>
            <w:r w:rsidRPr="00B256ED">
              <w:rPr>
                <w:rFonts w:eastAsia="Times New Roman"/>
                <w:b/>
                <w:bCs/>
                <w:color w:val="000080"/>
                <w:sz w:val="20"/>
                <w:szCs w:val="20"/>
                <w:lang w:eastAsia="en-US"/>
              </w:rPr>
              <w:t xml:space="preserve">                                 -   </w:t>
            </w:r>
          </w:p>
        </w:tc>
      </w:tr>
      <w:tr w:rsidR="00B256ED" w:rsidRPr="00B256ED" w14:paraId="0495FC05" w14:textId="77777777" w:rsidTr="00B256ED">
        <w:trPr>
          <w:trHeight w:val="795"/>
        </w:trPr>
        <w:tc>
          <w:tcPr>
            <w:tcW w:w="781" w:type="dxa"/>
            <w:tcBorders>
              <w:top w:val="nil"/>
              <w:left w:val="single" w:sz="4" w:space="0" w:color="auto"/>
              <w:bottom w:val="single" w:sz="4" w:space="0" w:color="auto"/>
              <w:right w:val="single" w:sz="4" w:space="0" w:color="auto"/>
            </w:tcBorders>
            <w:shd w:val="clear" w:color="auto" w:fill="auto"/>
            <w:noWrap/>
            <w:vAlign w:val="center"/>
            <w:hideMark/>
          </w:tcPr>
          <w:p w14:paraId="46B64AA1" w14:textId="77777777" w:rsidR="00B256ED" w:rsidRPr="00B256ED" w:rsidRDefault="00B256ED" w:rsidP="00B256ED">
            <w:pPr>
              <w:spacing w:before="0" w:after="0" w:line="240" w:lineRule="auto"/>
              <w:rPr>
                <w:rFonts w:eastAsia="Times New Roman"/>
                <w:b/>
                <w:bCs/>
                <w:sz w:val="24"/>
                <w:lang w:eastAsia="en-US"/>
              </w:rPr>
            </w:pPr>
            <w:r w:rsidRPr="00B256ED">
              <w:rPr>
                <w:rFonts w:eastAsia="Times New Roman"/>
                <w:b/>
                <w:bCs/>
                <w:sz w:val="24"/>
                <w:lang w:eastAsia="en-US"/>
              </w:rPr>
              <w:lastRenderedPageBreak/>
              <w:t>VI</w:t>
            </w:r>
          </w:p>
        </w:tc>
        <w:tc>
          <w:tcPr>
            <w:tcW w:w="3562" w:type="dxa"/>
            <w:tcBorders>
              <w:top w:val="nil"/>
              <w:left w:val="nil"/>
              <w:bottom w:val="single" w:sz="4" w:space="0" w:color="auto"/>
              <w:right w:val="single" w:sz="4" w:space="0" w:color="auto"/>
            </w:tcBorders>
            <w:shd w:val="clear" w:color="auto" w:fill="auto"/>
            <w:vAlign w:val="center"/>
            <w:hideMark/>
          </w:tcPr>
          <w:p w14:paraId="5A59EA7D" w14:textId="77777777" w:rsidR="00B256ED" w:rsidRPr="00B256ED" w:rsidRDefault="00B256ED" w:rsidP="00B256ED">
            <w:pPr>
              <w:spacing w:before="0" w:after="0" w:line="240" w:lineRule="auto"/>
              <w:rPr>
                <w:rFonts w:eastAsia="Times New Roman"/>
                <w:b/>
                <w:bCs/>
                <w:color w:val="000000"/>
                <w:sz w:val="24"/>
                <w:lang w:eastAsia="en-US"/>
              </w:rPr>
            </w:pPr>
            <w:r w:rsidRPr="00B256ED">
              <w:rPr>
                <w:rFonts w:eastAsia="Times New Roman"/>
                <w:b/>
                <w:bCs/>
                <w:color w:val="000000"/>
                <w:sz w:val="24"/>
                <w:lang w:eastAsia="en-US"/>
              </w:rPr>
              <w:t>Chi phí lắp đặt thiết bị, cài đặt phần mềm, kiểm tra và hiệu chỉnh thiết bị và phần mềm</w:t>
            </w:r>
          </w:p>
        </w:tc>
        <w:tc>
          <w:tcPr>
            <w:tcW w:w="2294" w:type="dxa"/>
            <w:tcBorders>
              <w:top w:val="nil"/>
              <w:left w:val="nil"/>
              <w:bottom w:val="single" w:sz="4" w:space="0" w:color="auto"/>
              <w:right w:val="single" w:sz="4" w:space="0" w:color="auto"/>
            </w:tcBorders>
            <w:shd w:val="clear" w:color="000000" w:fill="FFFFFF"/>
            <w:noWrap/>
            <w:vAlign w:val="center"/>
            <w:hideMark/>
          </w:tcPr>
          <w:p w14:paraId="46859BBF" w14:textId="77777777" w:rsidR="00B256ED" w:rsidRPr="00B256ED" w:rsidRDefault="00B256ED" w:rsidP="00B256ED">
            <w:pPr>
              <w:spacing w:before="0" w:after="0" w:line="240" w:lineRule="auto"/>
              <w:jc w:val="right"/>
              <w:rPr>
                <w:rFonts w:eastAsia="Times New Roman"/>
                <w:b/>
                <w:bCs/>
                <w:color w:val="000080"/>
                <w:sz w:val="20"/>
                <w:szCs w:val="20"/>
                <w:lang w:eastAsia="en-US"/>
              </w:rPr>
            </w:pPr>
            <w:r w:rsidRPr="00B256ED">
              <w:rPr>
                <w:rFonts w:eastAsia="Times New Roman"/>
                <w:b/>
                <w:bCs/>
                <w:color w:val="000080"/>
                <w:sz w:val="20"/>
                <w:szCs w:val="20"/>
                <w:lang w:eastAsia="en-US"/>
              </w:rPr>
              <w:t xml:space="preserve">                                  -   </w:t>
            </w:r>
          </w:p>
        </w:tc>
        <w:tc>
          <w:tcPr>
            <w:tcW w:w="1822" w:type="dxa"/>
            <w:tcBorders>
              <w:top w:val="nil"/>
              <w:left w:val="nil"/>
              <w:bottom w:val="single" w:sz="4" w:space="0" w:color="auto"/>
              <w:right w:val="single" w:sz="4" w:space="0" w:color="auto"/>
            </w:tcBorders>
            <w:shd w:val="clear" w:color="000000" w:fill="FFFFFF"/>
            <w:noWrap/>
            <w:vAlign w:val="center"/>
            <w:hideMark/>
          </w:tcPr>
          <w:p w14:paraId="0EB4BC2A" w14:textId="77777777" w:rsidR="00B256ED" w:rsidRPr="00B256ED" w:rsidRDefault="00B256ED" w:rsidP="00B256ED">
            <w:pPr>
              <w:spacing w:before="0" w:after="0" w:line="240" w:lineRule="auto"/>
              <w:jc w:val="right"/>
              <w:rPr>
                <w:rFonts w:eastAsia="Times New Roman"/>
                <w:b/>
                <w:bCs/>
                <w:color w:val="000080"/>
                <w:sz w:val="20"/>
                <w:szCs w:val="20"/>
                <w:lang w:eastAsia="en-US"/>
              </w:rPr>
            </w:pPr>
            <w:r w:rsidRPr="00B256ED">
              <w:rPr>
                <w:rFonts w:eastAsia="Times New Roman"/>
                <w:b/>
                <w:bCs/>
                <w:color w:val="000080"/>
                <w:sz w:val="20"/>
                <w:szCs w:val="20"/>
                <w:lang w:eastAsia="en-US"/>
              </w:rPr>
              <w:t xml:space="preserve">                          -   </w:t>
            </w:r>
          </w:p>
        </w:tc>
        <w:tc>
          <w:tcPr>
            <w:tcW w:w="2237" w:type="dxa"/>
            <w:tcBorders>
              <w:top w:val="nil"/>
              <w:left w:val="nil"/>
              <w:bottom w:val="single" w:sz="4" w:space="0" w:color="auto"/>
              <w:right w:val="single" w:sz="4" w:space="0" w:color="auto"/>
            </w:tcBorders>
            <w:shd w:val="clear" w:color="000000" w:fill="FFFFFF"/>
            <w:noWrap/>
            <w:vAlign w:val="center"/>
            <w:hideMark/>
          </w:tcPr>
          <w:p w14:paraId="46A35F90" w14:textId="77777777" w:rsidR="00B256ED" w:rsidRPr="00B256ED" w:rsidRDefault="00B256ED" w:rsidP="00B256ED">
            <w:pPr>
              <w:spacing w:before="0" w:after="0" w:line="240" w:lineRule="auto"/>
              <w:jc w:val="right"/>
              <w:rPr>
                <w:rFonts w:eastAsia="Times New Roman"/>
                <w:b/>
                <w:bCs/>
                <w:color w:val="000080"/>
                <w:sz w:val="20"/>
                <w:szCs w:val="20"/>
                <w:lang w:eastAsia="en-US"/>
              </w:rPr>
            </w:pPr>
            <w:r w:rsidRPr="00B256ED">
              <w:rPr>
                <w:rFonts w:eastAsia="Times New Roman"/>
                <w:b/>
                <w:bCs/>
                <w:color w:val="000080"/>
                <w:sz w:val="20"/>
                <w:szCs w:val="20"/>
                <w:lang w:eastAsia="en-US"/>
              </w:rPr>
              <w:t xml:space="preserve">                                 -   </w:t>
            </w:r>
          </w:p>
        </w:tc>
      </w:tr>
      <w:tr w:rsidR="00CA537F" w:rsidRPr="00B256ED" w14:paraId="0AB2BF8C" w14:textId="77777777" w:rsidTr="00B256ED">
        <w:trPr>
          <w:trHeight w:val="555"/>
        </w:trPr>
        <w:tc>
          <w:tcPr>
            <w:tcW w:w="4343"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8F20417" w14:textId="77777777" w:rsidR="00CA537F" w:rsidRPr="00B256ED" w:rsidRDefault="00CA537F" w:rsidP="00CA537F">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TỔNG CỘNG</w:t>
            </w:r>
          </w:p>
        </w:tc>
        <w:tc>
          <w:tcPr>
            <w:tcW w:w="2294" w:type="dxa"/>
            <w:tcBorders>
              <w:top w:val="nil"/>
              <w:left w:val="nil"/>
              <w:bottom w:val="single" w:sz="4" w:space="0" w:color="auto"/>
              <w:right w:val="single" w:sz="4" w:space="0" w:color="auto"/>
            </w:tcBorders>
            <w:shd w:val="clear" w:color="auto" w:fill="auto"/>
            <w:vAlign w:val="center"/>
            <w:hideMark/>
          </w:tcPr>
          <w:p w14:paraId="4793A9A4" w14:textId="5A092EDE" w:rsidR="00CA537F" w:rsidRPr="00B256ED" w:rsidRDefault="00CA537F" w:rsidP="00CA537F">
            <w:pPr>
              <w:spacing w:before="0" w:after="0" w:line="240" w:lineRule="auto"/>
              <w:jc w:val="right"/>
              <w:rPr>
                <w:rFonts w:eastAsia="Times New Roman"/>
                <w:b/>
                <w:bCs/>
                <w:color w:val="000000"/>
                <w:sz w:val="24"/>
                <w:lang w:eastAsia="en-US"/>
              </w:rPr>
            </w:pPr>
            <w:r>
              <w:rPr>
                <w:b/>
                <w:bCs/>
                <w:color w:val="000000"/>
              </w:rPr>
              <w:t>1,809,108,940</w:t>
            </w:r>
          </w:p>
        </w:tc>
        <w:tc>
          <w:tcPr>
            <w:tcW w:w="1822" w:type="dxa"/>
            <w:tcBorders>
              <w:top w:val="nil"/>
              <w:left w:val="nil"/>
              <w:bottom w:val="single" w:sz="4" w:space="0" w:color="auto"/>
              <w:right w:val="single" w:sz="4" w:space="0" w:color="auto"/>
            </w:tcBorders>
            <w:shd w:val="clear" w:color="auto" w:fill="auto"/>
            <w:vAlign w:val="center"/>
            <w:hideMark/>
          </w:tcPr>
          <w:p w14:paraId="06DFD6C4" w14:textId="1CADBA86" w:rsidR="00CA537F" w:rsidRPr="00B256ED" w:rsidRDefault="00CA537F" w:rsidP="00CA537F">
            <w:pPr>
              <w:spacing w:before="0" w:after="0" w:line="240" w:lineRule="auto"/>
              <w:jc w:val="right"/>
              <w:rPr>
                <w:rFonts w:eastAsia="Times New Roman"/>
                <w:b/>
                <w:bCs/>
                <w:color w:val="000000"/>
                <w:sz w:val="24"/>
                <w:lang w:eastAsia="en-US"/>
              </w:rPr>
            </w:pPr>
            <w:r>
              <w:rPr>
                <w:b/>
                <w:bCs/>
                <w:color w:val="000000"/>
              </w:rPr>
              <w:t>0</w:t>
            </w:r>
          </w:p>
        </w:tc>
        <w:tc>
          <w:tcPr>
            <w:tcW w:w="2237" w:type="dxa"/>
            <w:tcBorders>
              <w:top w:val="nil"/>
              <w:left w:val="nil"/>
              <w:bottom w:val="single" w:sz="4" w:space="0" w:color="auto"/>
              <w:right w:val="single" w:sz="4" w:space="0" w:color="auto"/>
            </w:tcBorders>
            <w:shd w:val="clear" w:color="auto" w:fill="auto"/>
            <w:vAlign w:val="center"/>
            <w:hideMark/>
          </w:tcPr>
          <w:p w14:paraId="543EDD0B" w14:textId="652A2B3D" w:rsidR="00CA537F" w:rsidRPr="00B256ED" w:rsidRDefault="00CA537F" w:rsidP="00CA537F">
            <w:pPr>
              <w:spacing w:before="0" w:after="0" w:line="240" w:lineRule="auto"/>
              <w:jc w:val="right"/>
              <w:rPr>
                <w:rFonts w:eastAsia="Times New Roman"/>
                <w:b/>
                <w:bCs/>
                <w:color w:val="000000"/>
                <w:sz w:val="24"/>
                <w:lang w:eastAsia="en-US"/>
              </w:rPr>
            </w:pPr>
            <w:r>
              <w:rPr>
                <w:b/>
                <w:bCs/>
                <w:color w:val="000000"/>
              </w:rPr>
              <w:t>1,809,108,940</w:t>
            </w:r>
          </w:p>
        </w:tc>
      </w:tr>
    </w:tbl>
    <w:p w14:paraId="077D8DA6" w14:textId="6209FFF3" w:rsidR="00E6133C" w:rsidRDefault="00E6133C">
      <w:pPr>
        <w:spacing w:before="0" w:after="0" w:line="240" w:lineRule="auto"/>
        <w:rPr>
          <w:rFonts w:eastAsia="SimSun"/>
          <w:b/>
          <w:bCs/>
          <w:i/>
          <w:iCs/>
          <w:szCs w:val="26"/>
          <w:lang w:eastAsia="zh-CN"/>
        </w:rPr>
      </w:pPr>
      <w:r>
        <w:br w:type="page"/>
      </w:r>
    </w:p>
    <w:p w14:paraId="40EF5684" w14:textId="08C70303" w:rsidR="002332CC" w:rsidRDefault="00E72624" w:rsidP="00E72624">
      <w:pPr>
        <w:pStyle w:val="Heading5"/>
        <w:numPr>
          <w:ilvl w:val="4"/>
          <w:numId w:val="1"/>
        </w:numPr>
        <w:spacing w:before="120" w:after="120"/>
      </w:pPr>
      <w:bookmarkStart w:id="916" w:name="_Toc439339484"/>
      <w:r w:rsidRPr="00FF7B39">
        <w:lastRenderedPageBreak/>
        <w:t>Chi  phí phát triển phần mềm</w:t>
      </w:r>
      <w:bookmarkEnd w:id="916"/>
    </w:p>
    <w:tbl>
      <w:tblPr>
        <w:tblW w:w="9300" w:type="dxa"/>
        <w:tblLook w:val="04A0" w:firstRow="1" w:lastRow="0" w:firstColumn="1" w:lastColumn="0" w:noHBand="0" w:noVBand="1"/>
      </w:tblPr>
      <w:tblGrid>
        <w:gridCol w:w="960"/>
        <w:gridCol w:w="3400"/>
        <w:gridCol w:w="2040"/>
        <w:gridCol w:w="1160"/>
        <w:gridCol w:w="1740"/>
      </w:tblGrid>
      <w:tr w:rsidR="00B256ED" w:rsidRPr="00B256ED" w14:paraId="38CC2713" w14:textId="77777777" w:rsidTr="00B256ED">
        <w:trPr>
          <w:trHeight w:val="720"/>
        </w:trPr>
        <w:tc>
          <w:tcPr>
            <w:tcW w:w="9300" w:type="dxa"/>
            <w:gridSpan w:val="5"/>
            <w:tcBorders>
              <w:top w:val="nil"/>
              <w:left w:val="nil"/>
              <w:bottom w:val="nil"/>
              <w:right w:val="nil"/>
            </w:tcBorders>
            <w:shd w:val="clear" w:color="auto" w:fill="auto"/>
            <w:vAlign w:val="center"/>
            <w:hideMark/>
          </w:tcPr>
          <w:p w14:paraId="5E9C99FB" w14:textId="77777777" w:rsidR="00B256ED" w:rsidRPr="00B256ED" w:rsidRDefault="00B256ED" w:rsidP="00B256ED">
            <w:pPr>
              <w:spacing w:before="0" w:after="0" w:line="240" w:lineRule="auto"/>
              <w:jc w:val="center"/>
              <w:rPr>
                <w:rFonts w:eastAsia="Times New Roman"/>
                <w:b/>
                <w:bCs/>
                <w:sz w:val="28"/>
                <w:szCs w:val="28"/>
                <w:lang w:eastAsia="en-US"/>
              </w:rPr>
            </w:pPr>
            <w:r w:rsidRPr="00B256ED">
              <w:rPr>
                <w:rFonts w:eastAsia="Times New Roman"/>
                <w:b/>
                <w:bCs/>
                <w:sz w:val="28"/>
                <w:szCs w:val="28"/>
                <w:lang w:eastAsia="en-US"/>
              </w:rPr>
              <w:t>BẢNG 4:  TỔNG HỢP DỰ TOÁN</w:t>
            </w:r>
          </w:p>
        </w:tc>
      </w:tr>
      <w:tr w:rsidR="00B256ED" w:rsidRPr="00B256ED" w14:paraId="2AAFBE1E" w14:textId="77777777" w:rsidTr="00B256ED">
        <w:trPr>
          <w:trHeight w:val="810"/>
        </w:trPr>
        <w:tc>
          <w:tcPr>
            <w:tcW w:w="9300" w:type="dxa"/>
            <w:gridSpan w:val="5"/>
            <w:tcBorders>
              <w:top w:val="nil"/>
              <w:left w:val="nil"/>
              <w:bottom w:val="nil"/>
              <w:right w:val="nil"/>
            </w:tcBorders>
            <w:shd w:val="clear" w:color="auto" w:fill="auto"/>
            <w:vAlign w:val="center"/>
            <w:hideMark/>
          </w:tcPr>
          <w:p w14:paraId="0B03C52B" w14:textId="57073C7D" w:rsidR="00B256ED" w:rsidRPr="00B256ED" w:rsidRDefault="006F76F7" w:rsidP="00B256ED">
            <w:pPr>
              <w:spacing w:before="0" w:after="0" w:line="240" w:lineRule="auto"/>
              <w:jc w:val="center"/>
              <w:rPr>
                <w:rFonts w:eastAsia="Times New Roman"/>
                <w:b/>
                <w:bCs/>
                <w:sz w:val="28"/>
                <w:szCs w:val="28"/>
                <w:lang w:eastAsia="en-US"/>
              </w:rPr>
            </w:pPr>
            <w:r>
              <w:rPr>
                <w:rFonts w:eastAsia="Times New Roman"/>
                <w:b/>
                <w:bCs/>
                <w:sz w:val="28"/>
                <w:szCs w:val="28"/>
                <w:lang w:eastAsia="en-US"/>
              </w:rPr>
              <w:t>PHẦN MỀM ĐẤU GIÁ VÀ BOOK BUILDING</w:t>
            </w:r>
          </w:p>
        </w:tc>
      </w:tr>
      <w:tr w:rsidR="00B256ED" w:rsidRPr="00B256ED" w14:paraId="04503DCF" w14:textId="77777777" w:rsidTr="00B256ED">
        <w:trPr>
          <w:trHeight w:val="330"/>
        </w:trPr>
        <w:tc>
          <w:tcPr>
            <w:tcW w:w="9300" w:type="dxa"/>
            <w:gridSpan w:val="5"/>
            <w:tcBorders>
              <w:top w:val="nil"/>
              <w:left w:val="nil"/>
              <w:bottom w:val="single" w:sz="4" w:space="0" w:color="auto"/>
              <w:right w:val="nil"/>
            </w:tcBorders>
            <w:shd w:val="clear" w:color="auto" w:fill="auto"/>
            <w:noWrap/>
            <w:vAlign w:val="bottom"/>
            <w:hideMark/>
          </w:tcPr>
          <w:p w14:paraId="331D40EB" w14:textId="77777777" w:rsidR="00B256ED" w:rsidRPr="00B256ED" w:rsidRDefault="00B256ED" w:rsidP="00B256ED">
            <w:pPr>
              <w:spacing w:before="0" w:after="0" w:line="240" w:lineRule="auto"/>
              <w:jc w:val="right"/>
              <w:rPr>
                <w:rFonts w:eastAsia="Times New Roman"/>
                <w:i/>
                <w:iCs/>
                <w:szCs w:val="26"/>
                <w:lang w:eastAsia="en-US"/>
              </w:rPr>
            </w:pPr>
            <w:r w:rsidRPr="00B256ED">
              <w:rPr>
                <w:rFonts w:eastAsia="Times New Roman"/>
                <w:i/>
                <w:iCs/>
                <w:szCs w:val="26"/>
                <w:lang w:eastAsia="en-US"/>
              </w:rPr>
              <w:t>(Đơn vị tính: Đồng)</w:t>
            </w:r>
          </w:p>
        </w:tc>
      </w:tr>
      <w:tr w:rsidR="00B256ED" w:rsidRPr="00B256ED" w14:paraId="0CB66E85" w14:textId="77777777" w:rsidTr="00B256ED">
        <w:trPr>
          <w:trHeight w:val="540"/>
        </w:trPr>
        <w:tc>
          <w:tcPr>
            <w:tcW w:w="960" w:type="dxa"/>
            <w:tcBorders>
              <w:top w:val="nil"/>
              <w:left w:val="single" w:sz="4" w:space="0" w:color="auto"/>
              <w:bottom w:val="single" w:sz="4" w:space="0" w:color="auto"/>
              <w:right w:val="single" w:sz="4" w:space="0" w:color="auto"/>
            </w:tcBorders>
            <w:shd w:val="clear" w:color="000000" w:fill="8DB4E2"/>
            <w:vAlign w:val="center"/>
            <w:hideMark/>
          </w:tcPr>
          <w:p w14:paraId="155FD7CA" w14:textId="77777777" w:rsidR="00B256ED" w:rsidRPr="00B256ED" w:rsidRDefault="00B256ED" w:rsidP="00B256ED">
            <w:pPr>
              <w:spacing w:before="0" w:after="0" w:line="240" w:lineRule="auto"/>
              <w:jc w:val="center"/>
              <w:rPr>
                <w:rFonts w:eastAsia="Times New Roman"/>
                <w:b/>
                <w:bCs/>
                <w:sz w:val="24"/>
                <w:lang w:eastAsia="en-US"/>
              </w:rPr>
            </w:pPr>
            <w:r w:rsidRPr="00B256ED">
              <w:rPr>
                <w:rFonts w:eastAsia="Times New Roman"/>
                <w:b/>
                <w:bCs/>
                <w:sz w:val="24"/>
                <w:lang w:eastAsia="en-US"/>
              </w:rPr>
              <w:t>STT</w:t>
            </w:r>
          </w:p>
        </w:tc>
        <w:tc>
          <w:tcPr>
            <w:tcW w:w="3400" w:type="dxa"/>
            <w:tcBorders>
              <w:top w:val="nil"/>
              <w:left w:val="nil"/>
              <w:bottom w:val="single" w:sz="4" w:space="0" w:color="auto"/>
              <w:right w:val="single" w:sz="4" w:space="0" w:color="auto"/>
            </w:tcBorders>
            <w:shd w:val="clear" w:color="000000" w:fill="8DB4E2"/>
            <w:vAlign w:val="center"/>
            <w:hideMark/>
          </w:tcPr>
          <w:p w14:paraId="18E60C98" w14:textId="77777777" w:rsidR="00B256ED" w:rsidRPr="00B256ED" w:rsidRDefault="00B256ED" w:rsidP="00B256ED">
            <w:pPr>
              <w:spacing w:before="0" w:after="0" w:line="240" w:lineRule="auto"/>
              <w:jc w:val="center"/>
              <w:rPr>
                <w:rFonts w:eastAsia="Times New Roman"/>
                <w:b/>
                <w:bCs/>
                <w:sz w:val="24"/>
                <w:lang w:eastAsia="en-US"/>
              </w:rPr>
            </w:pPr>
            <w:r w:rsidRPr="00B256ED">
              <w:rPr>
                <w:rFonts w:eastAsia="Times New Roman"/>
                <w:b/>
                <w:bCs/>
                <w:sz w:val="24"/>
                <w:lang w:eastAsia="en-US"/>
              </w:rPr>
              <w:t>Khoản mục chi phí</w:t>
            </w:r>
          </w:p>
        </w:tc>
        <w:tc>
          <w:tcPr>
            <w:tcW w:w="2040" w:type="dxa"/>
            <w:tcBorders>
              <w:top w:val="nil"/>
              <w:left w:val="nil"/>
              <w:bottom w:val="single" w:sz="4" w:space="0" w:color="auto"/>
              <w:right w:val="single" w:sz="4" w:space="0" w:color="auto"/>
            </w:tcBorders>
            <w:shd w:val="clear" w:color="000000" w:fill="8DB4E2"/>
            <w:vAlign w:val="center"/>
            <w:hideMark/>
          </w:tcPr>
          <w:p w14:paraId="4C7DDD23" w14:textId="77777777" w:rsidR="00B256ED" w:rsidRPr="00B256ED" w:rsidRDefault="00B256ED" w:rsidP="00B256ED">
            <w:pPr>
              <w:spacing w:before="0" w:after="0" w:line="240" w:lineRule="auto"/>
              <w:jc w:val="center"/>
              <w:rPr>
                <w:rFonts w:eastAsia="Times New Roman"/>
                <w:b/>
                <w:bCs/>
                <w:sz w:val="24"/>
                <w:lang w:eastAsia="en-US"/>
              </w:rPr>
            </w:pPr>
            <w:r w:rsidRPr="00B256ED">
              <w:rPr>
                <w:rFonts w:eastAsia="Times New Roman"/>
                <w:b/>
                <w:bCs/>
                <w:sz w:val="24"/>
                <w:lang w:eastAsia="en-US"/>
              </w:rPr>
              <w:t>Cách tính</w:t>
            </w:r>
          </w:p>
        </w:tc>
        <w:tc>
          <w:tcPr>
            <w:tcW w:w="1160" w:type="dxa"/>
            <w:tcBorders>
              <w:top w:val="nil"/>
              <w:left w:val="nil"/>
              <w:bottom w:val="single" w:sz="4" w:space="0" w:color="auto"/>
              <w:right w:val="single" w:sz="4" w:space="0" w:color="auto"/>
            </w:tcBorders>
            <w:shd w:val="clear" w:color="000000" w:fill="8DB4E2"/>
            <w:vAlign w:val="center"/>
            <w:hideMark/>
          </w:tcPr>
          <w:p w14:paraId="13997138" w14:textId="77777777" w:rsidR="00B256ED" w:rsidRPr="00B256ED" w:rsidRDefault="00B256ED" w:rsidP="00B256ED">
            <w:pPr>
              <w:spacing w:before="0" w:after="0" w:line="240" w:lineRule="auto"/>
              <w:jc w:val="center"/>
              <w:rPr>
                <w:rFonts w:eastAsia="Times New Roman"/>
                <w:b/>
                <w:bCs/>
                <w:sz w:val="24"/>
                <w:lang w:eastAsia="en-US"/>
              </w:rPr>
            </w:pPr>
            <w:r w:rsidRPr="00B256ED">
              <w:rPr>
                <w:rFonts w:eastAsia="Times New Roman"/>
                <w:b/>
                <w:bCs/>
                <w:sz w:val="24"/>
                <w:lang w:eastAsia="en-US"/>
              </w:rPr>
              <w:t>Ký hiệu</w:t>
            </w:r>
          </w:p>
        </w:tc>
        <w:tc>
          <w:tcPr>
            <w:tcW w:w="1740" w:type="dxa"/>
            <w:tcBorders>
              <w:top w:val="nil"/>
              <w:left w:val="nil"/>
              <w:bottom w:val="single" w:sz="4" w:space="0" w:color="auto"/>
              <w:right w:val="single" w:sz="4" w:space="0" w:color="auto"/>
            </w:tcBorders>
            <w:shd w:val="clear" w:color="000000" w:fill="8DB4E2"/>
            <w:vAlign w:val="center"/>
            <w:hideMark/>
          </w:tcPr>
          <w:p w14:paraId="00991B3C" w14:textId="77777777" w:rsidR="00B256ED" w:rsidRPr="00B256ED" w:rsidRDefault="00B256ED" w:rsidP="00B256ED">
            <w:pPr>
              <w:spacing w:before="0" w:after="0" w:line="240" w:lineRule="auto"/>
              <w:jc w:val="center"/>
              <w:rPr>
                <w:rFonts w:eastAsia="Times New Roman"/>
                <w:b/>
                <w:bCs/>
                <w:sz w:val="24"/>
                <w:lang w:eastAsia="en-US"/>
              </w:rPr>
            </w:pPr>
            <w:r w:rsidRPr="00B256ED">
              <w:rPr>
                <w:rFonts w:eastAsia="Times New Roman"/>
                <w:b/>
                <w:bCs/>
                <w:sz w:val="24"/>
                <w:lang w:eastAsia="en-US"/>
              </w:rPr>
              <w:t>Thành tiền</w:t>
            </w:r>
          </w:p>
        </w:tc>
      </w:tr>
      <w:tr w:rsidR="00B256ED" w:rsidRPr="00B256ED" w14:paraId="63D18583" w14:textId="77777777" w:rsidTr="00B256ED">
        <w:trPr>
          <w:trHeight w:val="450"/>
        </w:trPr>
        <w:tc>
          <w:tcPr>
            <w:tcW w:w="960" w:type="dxa"/>
            <w:tcBorders>
              <w:top w:val="nil"/>
              <w:left w:val="single" w:sz="4" w:space="0" w:color="auto"/>
              <w:bottom w:val="nil"/>
              <w:right w:val="single" w:sz="4" w:space="0" w:color="auto"/>
            </w:tcBorders>
            <w:shd w:val="clear" w:color="auto" w:fill="auto"/>
            <w:vAlign w:val="center"/>
            <w:hideMark/>
          </w:tcPr>
          <w:p w14:paraId="4DBA8DC1" w14:textId="77777777" w:rsidR="00B256ED" w:rsidRPr="00B256ED" w:rsidRDefault="00B256ED" w:rsidP="00B256ED">
            <w:pPr>
              <w:spacing w:before="0" w:after="0" w:line="240" w:lineRule="auto"/>
              <w:jc w:val="center"/>
              <w:rPr>
                <w:rFonts w:eastAsia="Times New Roman"/>
                <w:b/>
                <w:bCs/>
                <w:sz w:val="24"/>
                <w:lang w:eastAsia="en-US"/>
              </w:rPr>
            </w:pPr>
            <w:r w:rsidRPr="00B256ED">
              <w:rPr>
                <w:rFonts w:eastAsia="Times New Roman"/>
                <w:b/>
                <w:bCs/>
                <w:sz w:val="24"/>
                <w:lang w:eastAsia="en-US"/>
              </w:rPr>
              <w:t>I</w:t>
            </w:r>
          </w:p>
        </w:tc>
        <w:tc>
          <w:tcPr>
            <w:tcW w:w="3400" w:type="dxa"/>
            <w:tcBorders>
              <w:top w:val="nil"/>
              <w:left w:val="nil"/>
              <w:bottom w:val="nil"/>
              <w:right w:val="single" w:sz="4" w:space="0" w:color="auto"/>
            </w:tcBorders>
            <w:shd w:val="clear" w:color="auto" w:fill="auto"/>
            <w:vAlign w:val="center"/>
            <w:hideMark/>
          </w:tcPr>
          <w:p w14:paraId="08DCF541" w14:textId="77777777" w:rsidR="00B256ED" w:rsidRPr="00B256ED" w:rsidRDefault="00B256ED" w:rsidP="00B256ED">
            <w:pPr>
              <w:spacing w:before="0" w:after="0" w:line="240" w:lineRule="auto"/>
              <w:rPr>
                <w:rFonts w:eastAsia="Times New Roman"/>
                <w:b/>
                <w:bCs/>
                <w:sz w:val="24"/>
                <w:lang w:eastAsia="en-US"/>
              </w:rPr>
            </w:pPr>
            <w:r w:rsidRPr="00B256ED">
              <w:rPr>
                <w:rFonts w:eastAsia="Times New Roman"/>
                <w:b/>
                <w:bCs/>
                <w:sz w:val="24"/>
                <w:lang w:eastAsia="en-US"/>
              </w:rPr>
              <w:t>Chi phí phát triển phần mềm</w:t>
            </w:r>
          </w:p>
        </w:tc>
        <w:tc>
          <w:tcPr>
            <w:tcW w:w="2040" w:type="dxa"/>
            <w:tcBorders>
              <w:top w:val="nil"/>
              <w:left w:val="nil"/>
              <w:bottom w:val="nil"/>
              <w:right w:val="single" w:sz="4" w:space="0" w:color="auto"/>
            </w:tcBorders>
            <w:shd w:val="clear" w:color="auto" w:fill="auto"/>
            <w:vAlign w:val="center"/>
            <w:hideMark/>
          </w:tcPr>
          <w:p w14:paraId="1FB96906" w14:textId="77777777" w:rsidR="00B256ED" w:rsidRPr="00B256ED" w:rsidRDefault="00B256ED" w:rsidP="00B256ED">
            <w:pPr>
              <w:spacing w:before="0" w:after="0" w:line="240" w:lineRule="auto"/>
              <w:jc w:val="center"/>
              <w:rPr>
                <w:rFonts w:eastAsia="Times New Roman"/>
                <w:b/>
                <w:bCs/>
                <w:sz w:val="24"/>
                <w:lang w:eastAsia="en-US"/>
              </w:rPr>
            </w:pPr>
            <w:r w:rsidRPr="00B256ED">
              <w:rPr>
                <w:rFonts w:eastAsia="Times New Roman"/>
                <w:b/>
                <w:bCs/>
                <w:sz w:val="24"/>
                <w:lang w:eastAsia="en-US"/>
              </w:rPr>
              <w:t> </w:t>
            </w:r>
          </w:p>
        </w:tc>
        <w:tc>
          <w:tcPr>
            <w:tcW w:w="1160" w:type="dxa"/>
            <w:tcBorders>
              <w:top w:val="nil"/>
              <w:left w:val="nil"/>
              <w:bottom w:val="nil"/>
              <w:right w:val="single" w:sz="4" w:space="0" w:color="auto"/>
            </w:tcBorders>
            <w:shd w:val="clear" w:color="auto" w:fill="auto"/>
            <w:vAlign w:val="center"/>
            <w:hideMark/>
          </w:tcPr>
          <w:p w14:paraId="26FEDDAD" w14:textId="77777777" w:rsidR="00B256ED" w:rsidRPr="00B256ED" w:rsidRDefault="00B256ED" w:rsidP="00B256ED">
            <w:pPr>
              <w:spacing w:before="0" w:after="0" w:line="240" w:lineRule="auto"/>
              <w:jc w:val="center"/>
              <w:rPr>
                <w:rFonts w:eastAsia="Times New Roman"/>
                <w:b/>
                <w:bCs/>
                <w:sz w:val="24"/>
                <w:lang w:eastAsia="en-US"/>
              </w:rPr>
            </w:pPr>
            <w:r w:rsidRPr="00B256ED">
              <w:rPr>
                <w:rFonts w:eastAsia="Times New Roman"/>
                <w:b/>
                <w:bCs/>
                <w:sz w:val="24"/>
                <w:lang w:eastAsia="en-US"/>
              </w:rPr>
              <w:t> </w:t>
            </w:r>
          </w:p>
        </w:tc>
        <w:tc>
          <w:tcPr>
            <w:tcW w:w="1740" w:type="dxa"/>
            <w:tcBorders>
              <w:top w:val="nil"/>
              <w:left w:val="nil"/>
              <w:bottom w:val="nil"/>
              <w:right w:val="single" w:sz="4" w:space="0" w:color="auto"/>
            </w:tcBorders>
            <w:shd w:val="clear" w:color="auto" w:fill="auto"/>
            <w:vAlign w:val="center"/>
            <w:hideMark/>
          </w:tcPr>
          <w:p w14:paraId="1A8B0F2A" w14:textId="77777777" w:rsidR="00B256ED" w:rsidRPr="00B256ED" w:rsidRDefault="00B256ED" w:rsidP="00B256ED">
            <w:pPr>
              <w:spacing w:before="0" w:after="0" w:line="240" w:lineRule="auto"/>
              <w:jc w:val="right"/>
              <w:rPr>
                <w:rFonts w:eastAsia="Times New Roman"/>
                <w:b/>
                <w:bCs/>
                <w:sz w:val="24"/>
                <w:lang w:eastAsia="en-US"/>
              </w:rPr>
            </w:pPr>
            <w:r w:rsidRPr="00B256ED">
              <w:rPr>
                <w:rFonts w:eastAsia="Times New Roman"/>
                <w:b/>
                <w:bCs/>
                <w:sz w:val="24"/>
                <w:lang w:eastAsia="en-US"/>
              </w:rPr>
              <w:t> </w:t>
            </w:r>
          </w:p>
        </w:tc>
      </w:tr>
      <w:tr w:rsidR="006F76F7" w:rsidRPr="00B256ED" w14:paraId="6F0E5CA8" w14:textId="77777777" w:rsidTr="00B256ED">
        <w:trPr>
          <w:trHeight w:val="450"/>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FBE8D3" w14:textId="77777777" w:rsidR="006F76F7" w:rsidRPr="00B256ED" w:rsidRDefault="006F76F7" w:rsidP="006F76F7">
            <w:pPr>
              <w:spacing w:before="0" w:after="0" w:line="240" w:lineRule="auto"/>
              <w:jc w:val="center"/>
              <w:rPr>
                <w:rFonts w:eastAsia="Times New Roman"/>
                <w:sz w:val="24"/>
                <w:lang w:eastAsia="en-US"/>
              </w:rPr>
            </w:pPr>
            <w:r w:rsidRPr="00B256ED">
              <w:rPr>
                <w:rFonts w:eastAsia="Times New Roman"/>
                <w:sz w:val="24"/>
                <w:lang w:eastAsia="en-US"/>
              </w:rPr>
              <w:t>1</w:t>
            </w:r>
          </w:p>
        </w:tc>
        <w:tc>
          <w:tcPr>
            <w:tcW w:w="3400" w:type="dxa"/>
            <w:tcBorders>
              <w:top w:val="single" w:sz="4" w:space="0" w:color="auto"/>
              <w:left w:val="nil"/>
              <w:bottom w:val="single" w:sz="4" w:space="0" w:color="auto"/>
              <w:right w:val="single" w:sz="4" w:space="0" w:color="auto"/>
            </w:tcBorders>
            <w:shd w:val="clear" w:color="auto" w:fill="auto"/>
            <w:vAlign w:val="center"/>
            <w:hideMark/>
          </w:tcPr>
          <w:p w14:paraId="161FD89F" w14:textId="77777777" w:rsidR="006F76F7" w:rsidRPr="00B256ED" w:rsidRDefault="006F76F7" w:rsidP="006F76F7">
            <w:pPr>
              <w:spacing w:before="0" w:after="0" w:line="240" w:lineRule="auto"/>
              <w:rPr>
                <w:rFonts w:eastAsia="Times New Roman"/>
                <w:sz w:val="24"/>
                <w:lang w:eastAsia="en-US"/>
              </w:rPr>
            </w:pPr>
            <w:r w:rsidRPr="00B256ED">
              <w:rPr>
                <w:rFonts w:eastAsia="Times New Roman"/>
                <w:sz w:val="24"/>
                <w:lang w:eastAsia="en-US"/>
              </w:rPr>
              <w:t>Giá trị phần mềm</w:t>
            </w:r>
          </w:p>
        </w:tc>
        <w:tc>
          <w:tcPr>
            <w:tcW w:w="2040" w:type="dxa"/>
            <w:tcBorders>
              <w:top w:val="single" w:sz="4" w:space="0" w:color="auto"/>
              <w:left w:val="nil"/>
              <w:bottom w:val="single" w:sz="4" w:space="0" w:color="auto"/>
              <w:right w:val="single" w:sz="4" w:space="0" w:color="auto"/>
            </w:tcBorders>
            <w:shd w:val="clear" w:color="auto" w:fill="auto"/>
            <w:vAlign w:val="center"/>
            <w:hideMark/>
          </w:tcPr>
          <w:p w14:paraId="5EC609E0" w14:textId="77777777" w:rsidR="006F76F7" w:rsidRPr="00B256ED" w:rsidRDefault="006F76F7" w:rsidP="006F76F7">
            <w:pPr>
              <w:spacing w:before="0" w:after="0" w:line="240" w:lineRule="auto"/>
              <w:jc w:val="center"/>
              <w:rPr>
                <w:rFonts w:eastAsia="Times New Roman"/>
                <w:sz w:val="24"/>
                <w:lang w:eastAsia="en-US"/>
              </w:rPr>
            </w:pPr>
            <w:r w:rsidRPr="00B256ED">
              <w:rPr>
                <w:rFonts w:eastAsia="Times New Roman"/>
                <w:sz w:val="24"/>
                <w:lang w:eastAsia="en-US"/>
              </w:rPr>
              <w:t>G=1.4xExPxH</w:t>
            </w:r>
          </w:p>
        </w:tc>
        <w:tc>
          <w:tcPr>
            <w:tcW w:w="1160" w:type="dxa"/>
            <w:tcBorders>
              <w:top w:val="single" w:sz="4" w:space="0" w:color="auto"/>
              <w:left w:val="nil"/>
              <w:bottom w:val="single" w:sz="4" w:space="0" w:color="auto"/>
              <w:right w:val="single" w:sz="4" w:space="0" w:color="auto"/>
            </w:tcBorders>
            <w:shd w:val="clear" w:color="auto" w:fill="auto"/>
            <w:vAlign w:val="center"/>
            <w:hideMark/>
          </w:tcPr>
          <w:p w14:paraId="6E75C677" w14:textId="77777777" w:rsidR="006F76F7" w:rsidRPr="00B256ED" w:rsidRDefault="006F76F7" w:rsidP="006F76F7">
            <w:pPr>
              <w:spacing w:before="0" w:after="0" w:line="240" w:lineRule="auto"/>
              <w:rPr>
                <w:rFonts w:eastAsia="Times New Roman"/>
                <w:b/>
                <w:bCs/>
                <w:sz w:val="24"/>
                <w:lang w:eastAsia="en-US"/>
              </w:rPr>
            </w:pPr>
            <w:r w:rsidRPr="00B256ED">
              <w:rPr>
                <w:rFonts w:eastAsia="Times New Roman"/>
                <w:b/>
                <w:bCs/>
                <w:sz w:val="24"/>
                <w:lang w:eastAsia="en-US"/>
              </w:rPr>
              <w:t>G</w:t>
            </w:r>
          </w:p>
        </w:tc>
        <w:tc>
          <w:tcPr>
            <w:tcW w:w="1740" w:type="dxa"/>
            <w:tcBorders>
              <w:top w:val="single" w:sz="4" w:space="0" w:color="auto"/>
              <w:left w:val="nil"/>
              <w:bottom w:val="single" w:sz="4" w:space="0" w:color="auto"/>
              <w:right w:val="single" w:sz="4" w:space="0" w:color="auto"/>
            </w:tcBorders>
            <w:shd w:val="clear" w:color="auto" w:fill="auto"/>
            <w:vAlign w:val="center"/>
            <w:hideMark/>
          </w:tcPr>
          <w:p w14:paraId="374BB93E" w14:textId="35782D63" w:rsidR="006F76F7" w:rsidRPr="00B256ED" w:rsidRDefault="006F76F7" w:rsidP="006F76F7">
            <w:pPr>
              <w:spacing w:before="0" w:after="0" w:line="240" w:lineRule="auto"/>
              <w:jc w:val="right"/>
              <w:rPr>
                <w:rFonts w:eastAsia="Times New Roman"/>
                <w:b/>
                <w:bCs/>
                <w:sz w:val="24"/>
                <w:lang w:eastAsia="en-US"/>
              </w:rPr>
            </w:pPr>
            <w:r>
              <w:rPr>
                <w:b/>
                <w:bCs/>
              </w:rPr>
              <w:t>1,034,367,607</w:t>
            </w:r>
          </w:p>
        </w:tc>
      </w:tr>
      <w:tr w:rsidR="006F76F7" w:rsidRPr="00B256ED" w14:paraId="6AF907DC" w14:textId="77777777" w:rsidTr="00B256ED">
        <w:trPr>
          <w:trHeight w:val="45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50590C5" w14:textId="77777777" w:rsidR="006F76F7" w:rsidRPr="00B256ED" w:rsidRDefault="006F76F7" w:rsidP="006F76F7">
            <w:pPr>
              <w:spacing w:before="0" w:after="0" w:line="240" w:lineRule="auto"/>
              <w:jc w:val="center"/>
              <w:rPr>
                <w:rFonts w:eastAsia="Times New Roman"/>
                <w:sz w:val="24"/>
                <w:lang w:eastAsia="en-US"/>
              </w:rPr>
            </w:pPr>
            <w:r w:rsidRPr="00B256ED">
              <w:rPr>
                <w:rFonts w:eastAsia="Times New Roman"/>
                <w:sz w:val="24"/>
                <w:lang w:eastAsia="en-US"/>
              </w:rPr>
              <w:t>2</w:t>
            </w:r>
          </w:p>
        </w:tc>
        <w:tc>
          <w:tcPr>
            <w:tcW w:w="3400" w:type="dxa"/>
            <w:tcBorders>
              <w:top w:val="nil"/>
              <w:left w:val="nil"/>
              <w:bottom w:val="single" w:sz="4" w:space="0" w:color="auto"/>
              <w:right w:val="single" w:sz="4" w:space="0" w:color="auto"/>
            </w:tcBorders>
            <w:shd w:val="clear" w:color="auto" w:fill="auto"/>
            <w:vAlign w:val="center"/>
            <w:hideMark/>
          </w:tcPr>
          <w:p w14:paraId="118F933C" w14:textId="77777777" w:rsidR="006F76F7" w:rsidRPr="00B256ED" w:rsidRDefault="006F76F7" w:rsidP="006F76F7">
            <w:pPr>
              <w:spacing w:before="0" w:after="0" w:line="240" w:lineRule="auto"/>
              <w:rPr>
                <w:rFonts w:eastAsia="Times New Roman"/>
                <w:sz w:val="24"/>
                <w:lang w:eastAsia="en-US"/>
              </w:rPr>
            </w:pPr>
            <w:r w:rsidRPr="00B256ED">
              <w:rPr>
                <w:rFonts w:eastAsia="Times New Roman"/>
                <w:sz w:val="24"/>
                <w:lang w:eastAsia="en-US"/>
              </w:rPr>
              <w:t>Chi phí chung</w:t>
            </w:r>
          </w:p>
        </w:tc>
        <w:tc>
          <w:tcPr>
            <w:tcW w:w="2040" w:type="dxa"/>
            <w:tcBorders>
              <w:top w:val="nil"/>
              <w:left w:val="nil"/>
              <w:bottom w:val="single" w:sz="4" w:space="0" w:color="auto"/>
              <w:right w:val="single" w:sz="4" w:space="0" w:color="auto"/>
            </w:tcBorders>
            <w:shd w:val="clear" w:color="auto" w:fill="auto"/>
            <w:vAlign w:val="center"/>
            <w:hideMark/>
          </w:tcPr>
          <w:p w14:paraId="4C102B14" w14:textId="77777777" w:rsidR="006F76F7" w:rsidRPr="00B256ED" w:rsidRDefault="006F76F7" w:rsidP="006F76F7">
            <w:pPr>
              <w:spacing w:before="0" w:after="0" w:line="240" w:lineRule="auto"/>
              <w:jc w:val="center"/>
              <w:rPr>
                <w:rFonts w:eastAsia="Times New Roman"/>
                <w:sz w:val="24"/>
                <w:lang w:eastAsia="en-US"/>
              </w:rPr>
            </w:pPr>
            <w:r w:rsidRPr="00B256ED">
              <w:rPr>
                <w:rFonts w:eastAsia="Times New Roman"/>
                <w:sz w:val="24"/>
                <w:lang w:eastAsia="en-US"/>
              </w:rPr>
              <w:t>G x 65%</w:t>
            </w:r>
          </w:p>
        </w:tc>
        <w:tc>
          <w:tcPr>
            <w:tcW w:w="1160" w:type="dxa"/>
            <w:tcBorders>
              <w:top w:val="nil"/>
              <w:left w:val="nil"/>
              <w:bottom w:val="single" w:sz="4" w:space="0" w:color="auto"/>
              <w:right w:val="single" w:sz="4" w:space="0" w:color="auto"/>
            </w:tcBorders>
            <w:shd w:val="clear" w:color="auto" w:fill="auto"/>
            <w:vAlign w:val="center"/>
            <w:hideMark/>
          </w:tcPr>
          <w:p w14:paraId="235186A5" w14:textId="77777777" w:rsidR="006F76F7" w:rsidRPr="00B256ED" w:rsidRDefault="006F76F7" w:rsidP="006F76F7">
            <w:pPr>
              <w:spacing w:before="0" w:after="0" w:line="240" w:lineRule="auto"/>
              <w:rPr>
                <w:rFonts w:eastAsia="Times New Roman"/>
                <w:sz w:val="24"/>
                <w:lang w:eastAsia="en-US"/>
              </w:rPr>
            </w:pPr>
            <w:r w:rsidRPr="00B256ED">
              <w:rPr>
                <w:rFonts w:eastAsia="Times New Roman"/>
                <w:sz w:val="24"/>
                <w:lang w:eastAsia="en-US"/>
              </w:rPr>
              <w:t>C</w:t>
            </w:r>
          </w:p>
        </w:tc>
        <w:tc>
          <w:tcPr>
            <w:tcW w:w="1740" w:type="dxa"/>
            <w:tcBorders>
              <w:top w:val="nil"/>
              <w:left w:val="nil"/>
              <w:bottom w:val="single" w:sz="4" w:space="0" w:color="auto"/>
              <w:right w:val="single" w:sz="4" w:space="0" w:color="auto"/>
            </w:tcBorders>
            <w:shd w:val="clear" w:color="auto" w:fill="auto"/>
            <w:vAlign w:val="center"/>
            <w:hideMark/>
          </w:tcPr>
          <w:p w14:paraId="09A71C65" w14:textId="58AE8E29" w:rsidR="006F76F7" w:rsidRPr="00B256ED" w:rsidRDefault="006F76F7" w:rsidP="006F76F7">
            <w:pPr>
              <w:spacing w:before="0" w:after="0" w:line="240" w:lineRule="auto"/>
              <w:jc w:val="right"/>
              <w:rPr>
                <w:rFonts w:eastAsia="Times New Roman"/>
                <w:sz w:val="24"/>
                <w:lang w:eastAsia="en-US"/>
              </w:rPr>
            </w:pPr>
            <w:r>
              <w:t>672,338,940</w:t>
            </w:r>
          </w:p>
        </w:tc>
      </w:tr>
      <w:tr w:rsidR="006F76F7" w:rsidRPr="00B256ED" w14:paraId="6EF5391F" w14:textId="77777777" w:rsidTr="00B256ED">
        <w:trPr>
          <w:trHeight w:val="450"/>
        </w:trPr>
        <w:tc>
          <w:tcPr>
            <w:tcW w:w="960" w:type="dxa"/>
            <w:tcBorders>
              <w:top w:val="nil"/>
              <w:left w:val="single" w:sz="4" w:space="0" w:color="auto"/>
              <w:bottom w:val="nil"/>
              <w:right w:val="single" w:sz="4" w:space="0" w:color="auto"/>
            </w:tcBorders>
            <w:shd w:val="clear" w:color="auto" w:fill="auto"/>
            <w:vAlign w:val="center"/>
            <w:hideMark/>
          </w:tcPr>
          <w:p w14:paraId="6EAF7376" w14:textId="77777777" w:rsidR="006F76F7" w:rsidRPr="00B256ED" w:rsidRDefault="006F76F7" w:rsidP="006F76F7">
            <w:pPr>
              <w:spacing w:before="0" w:after="0" w:line="240" w:lineRule="auto"/>
              <w:jc w:val="center"/>
              <w:rPr>
                <w:rFonts w:eastAsia="Times New Roman"/>
                <w:sz w:val="24"/>
                <w:lang w:eastAsia="en-US"/>
              </w:rPr>
            </w:pPr>
            <w:r w:rsidRPr="00B256ED">
              <w:rPr>
                <w:rFonts w:eastAsia="Times New Roman"/>
                <w:sz w:val="24"/>
                <w:lang w:eastAsia="en-US"/>
              </w:rPr>
              <w:t>3</w:t>
            </w:r>
          </w:p>
        </w:tc>
        <w:tc>
          <w:tcPr>
            <w:tcW w:w="3400" w:type="dxa"/>
            <w:tcBorders>
              <w:top w:val="nil"/>
              <w:left w:val="nil"/>
              <w:bottom w:val="nil"/>
              <w:right w:val="single" w:sz="4" w:space="0" w:color="auto"/>
            </w:tcBorders>
            <w:shd w:val="clear" w:color="auto" w:fill="auto"/>
            <w:vAlign w:val="center"/>
            <w:hideMark/>
          </w:tcPr>
          <w:p w14:paraId="5BED6F79" w14:textId="77777777" w:rsidR="006F76F7" w:rsidRPr="00B256ED" w:rsidRDefault="006F76F7" w:rsidP="006F76F7">
            <w:pPr>
              <w:spacing w:before="0" w:after="0" w:line="240" w:lineRule="auto"/>
              <w:rPr>
                <w:rFonts w:eastAsia="Times New Roman"/>
                <w:sz w:val="24"/>
                <w:lang w:eastAsia="en-US"/>
              </w:rPr>
            </w:pPr>
            <w:r w:rsidRPr="00B256ED">
              <w:rPr>
                <w:rFonts w:eastAsia="Times New Roman"/>
                <w:sz w:val="24"/>
                <w:lang w:eastAsia="en-US"/>
              </w:rPr>
              <w:t>Thu nhập chịu thuế tính trước</w:t>
            </w:r>
          </w:p>
        </w:tc>
        <w:tc>
          <w:tcPr>
            <w:tcW w:w="2040" w:type="dxa"/>
            <w:tcBorders>
              <w:top w:val="nil"/>
              <w:left w:val="nil"/>
              <w:bottom w:val="nil"/>
              <w:right w:val="single" w:sz="4" w:space="0" w:color="auto"/>
            </w:tcBorders>
            <w:shd w:val="clear" w:color="auto" w:fill="auto"/>
            <w:vAlign w:val="center"/>
            <w:hideMark/>
          </w:tcPr>
          <w:p w14:paraId="3EDA6DAB" w14:textId="77777777" w:rsidR="006F76F7" w:rsidRPr="00B256ED" w:rsidRDefault="006F76F7" w:rsidP="006F76F7">
            <w:pPr>
              <w:spacing w:before="0" w:after="0" w:line="240" w:lineRule="auto"/>
              <w:jc w:val="center"/>
              <w:rPr>
                <w:rFonts w:eastAsia="Times New Roman"/>
                <w:sz w:val="24"/>
                <w:lang w:eastAsia="en-US"/>
              </w:rPr>
            </w:pPr>
            <w:r w:rsidRPr="00B256ED">
              <w:rPr>
                <w:rFonts w:eastAsia="Times New Roman"/>
                <w:sz w:val="24"/>
                <w:lang w:eastAsia="en-US"/>
              </w:rPr>
              <w:t>(G+C) x 6%</w:t>
            </w:r>
          </w:p>
        </w:tc>
        <w:tc>
          <w:tcPr>
            <w:tcW w:w="1160" w:type="dxa"/>
            <w:tcBorders>
              <w:top w:val="nil"/>
              <w:left w:val="nil"/>
              <w:bottom w:val="nil"/>
              <w:right w:val="single" w:sz="4" w:space="0" w:color="auto"/>
            </w:tcBorders>
            <w:shd w:val="clear" w:color="auto" w:fill="auto"/>
            <w:vAlign w:val="center"/>
            <w:hideMark/>
          </w:tcPr>
          <w:p w14:paraId="5CAE047F" w14:textId="77777777" w:rsidR="006F76F7" w:rsidRPr="00B256ED" w:rsidRDefault="006F76F7" w:rsidP="006F76F7">
            <w:pPr>
              <w:spacing w:before="0" w:after="0" w:line="240" w:lineRule="auto"/>
              <w:rPr>
                <w:rFonts w:eastAsia="Times New Roman"/>
                <w:sz w:val="24"/>
                <w:lang w:eastAsia="en-US"/>
              </w:rPr>
            </w:pPr>
            <w:r w:rsidRPr="00B256ED">
              <w:rPr>
                <w:rFonts w:eastAsia="Times New Roman"/>
                <w:sz w:val="24"/>
                <w:lang w:eastAsia="en-US"/>
              </w:rPr>
              <w:t>TL</w:t>
            </w:r>
          </w:p>
        </w:tc>
        <w:tc>
          <w:tcPr>
            <w:tcW w:w="1740" w:type="dxa"/>
            <w:tcBorders>
              <w:top w:val="nil"/>
              <w:left w:val="nil"/>
              <w:bottom w:val="nil"/>
              <w:right w:val="single" w:sz="4" w:space="0" w:color="auto"/>
            </w:tcBorders>
            <w:shd w:val="clear" w:color="auto" w:fill="auto"/>
            <w:vAlign w:val="center"/>
            <w:hideMark/>
          </w:tcPr>
          <w:p w14:paraId="1AEF7200" w14:textId="36EB67D9" w:rsidR="006F76F7" w:rsidRPr="00B256ED" w:rsidRDefault="006F76F7" w:rsidP="006F76F7">
            <w:pPr>
              <w:spacing w:before="0" w:after="0" w:line="240" w:lineRule="auto"/>
              <w:jc w:val="right"/>
              <w:rPr>
                <w:rFonts w:eastAsia="Times New Roman"/>
                <w:sz w:val="24"/>
                <w:lang w:eastAsia="en-US"/>
              </w:rPr>
            </w:pPr>
            <w:r>
              <w:t>102,402,390</w:t>
            </w:r>
          </w:p>
        </w:tc>
      </w:tr>
      <w:tr w:rsidR="006F76F7" w:rsidRPr="00B256ED" w14:paraId="21A1D987" w14:textId="77777777" w:rsidTr="00B256ED">
        <w:trPr>
          <w:trHeight w:val="450"/>
        </w:trPr>
        <w:tc>
          <w:tcPr>
            <w:tcW w:w="960" w:type="dxa"/>
            <w:tcBorders>
              <w:top w:val="single" w:sz="4" w:space="0" w:color="auto"/>
              <w:left w:val="single" w:sz="4" w:space="0" w:color="auto"/>
              <w:bottom w:val="nil"/>
              <w:right w:val="single" w:sz="4" w:space="0" w:color="auto"/>
            </w:tcBorders>
            <w:shd w:val="clear" w:color="auto" w:fill="auto"/>
            <w:vAlign w:val="center"/>
            <w:hideMark/>
          </w:tcPr>
          <w:p w14:paraId="509D5345" w14:textId="77777777" w:rsidR="006F76F7" w:rsidRPr="00B256ED" w:rsidRDefault="006F76F7" w:rsidP="006F76F7">
            <w:pPr>
              <w:spacing w:before="0" w:after="0" w:line="240" w:lineRule="auto"/>
              <w:jc w:val="center"/>
              <w:rPr>
                <w:rFonts w:eastAsia="Times New Roman"/>
                <w:sz w:val="24"/>
                <w:lang w:eastAsia="en-US"/>
              </w:rPr>
            </w:pPr>
            <w:r w:rsidRPr="00B256ED">
              <w:rPr>
                <w:rFonts w:eastAsia="Times New Roman"/>
                <w:sz w:val="24"/>
                <w:lang w:eastAsia="en-US"/>
              </w:rPr>
              <w:t> </w:t>
            </w:r>
          </w:p>
        </w:tc>
        <w:tc>
          <w:tcPr>
            <w:tcW w:w="3400" w:type="dxa"/>
            <w:tcBorders>
              <w:top w:val="single" w:sz="4" w:space="0" w:color="auto"/>
              <w:left w:val="nil"/>
              <w:bottom w:val="nil"/>
              <w:right w:val="single" w:sz="4" w:space="0" w:color="auto"/>
            </w:tcBorders>
            <w:shd w:val="clear" w:color="auto" w:fill="auto"/>
            <w:vAlign w:val="center"/>
            <w:hideMark/>
          </w:tcPr>
          <w:p w14:paraId="3E906565" w14:textId="77777777" w:rsidR="006F76F7" w:rsidRPr="00B256ED" w:rsidRDefault="006F76F7" w:rsidP="006F76F7">
            <w:pPr>
              <w:spacing w:before="0" w:after="0" w:line="240" w:lineRule="auto"/>
              <w:rPr>
                <w:rFonts w:eastAsia="Times New Roman"/>
                <w:b/>
                <w:bCs/>
                <w:sz w:val="24"/>
                <w:lang w:eastAsia="en-US"/>
              </w:rPr>
            </w:pPr>
            <w:r w:rsidRPr="00B256ED">
              <w:rPr>
                <w:rFonts w:eastAsia="Times New Roman"/>
                <w:b/>
                <w:bCs/>
                <w:sz w:val="24"/>
                <w:lang w:eastAsia="en-US"/>
              </w:rPr>
              <w:t>Chi phí phần mềm</w:t>
            </w:r>
          </w:p>
        </w:tc>
        <w:tc>
          <w:tcPr>
            <w:tcW w:w="2040" w:type="dxa"/>
            <w:tcBorders>
              <w:top w:val="single" w:sz="4" w:space="0" w:color="auto"/>
              <w:left w:val="nil"/>
              <w:bottom w:val="nil"/>
              <w:right w:val="single" w:sz="4" w:space="0" w:color="auto"/>
            </w:tcBorders>
            <w:shd w:val="clear" w:color="auto" w:fill="auto"/>
            <w:vAlign w:val="center"/>
            <w:hideMark/>
          </w:tcPr>
          <w:p w14:paraId="448E99AD" w14:textId="77777777" w:rsidR="006F76F7" w:rsidRPr="00B256ED" w:rsidRDefault="006F76F7" w:rsidP="006F76F7">
            <w:pPr>
              <w:spacing w:before="0" w:after="0" w:line="240" w:lineRule="auto"/>
              <w:jc w:val="center"/>
              <w:rPr>
                <w:rFonts w:eastAsia="Times New Roman"/>
                <w:sz w:val="24"/>
                <w:lang w:eastAsia="en-US"/>
              </w:rPr>
            </w:pPr>
            <w:r w:rsidRPr="00B256ED">
              <w:rPr>
                <w:rFonts w:eastAsia="Times New Roman"/>
                <w:sz w:val="24"/>
                <w:lang w:eastAsia="en-US"/>
              </w:rPr>
              <w:t>G+C+TL</w:t>
            </w:r>
          </w:p>
        </w:tc>
        <w:tc>
          <w:tcPr>
            <w:tcW w:w="1160" w:type="dxa"/>
            <w:tcBorders>
              <w:top w:val="single" w:sz="4" w:space="0" w:color="auto"/>
              <w:left w:val="nil"/>
              <w:bottom w:val="nil"/>
              <w:right w:val="single" w:sz="4" w:space="0" w:color="auto"/>
            </w:tcBorders>
            <w:shd w:val="clear" w:color="auto" w:fill="auto"/>
            <w:vAlign w:val="center"/>
            <w:hideMark/>
          </w:tcPr>
          <w:p w14:paraId="2DAA4E5A" w14:textId="77777777" w:rsidR="006F76F7" w:rsidRPr="00B256ED" w:rsidRDefault="006F76F7" w:rsidP="006F76F7">
            <w:pPr>
              <w:spacing w:before="0" w:after="0" w:line="240" w:lineRule="auto"/>
              <w:rPr>
                <w:rFonts w:eastAsia="Times New Roman"/>
                <w:b/>
                <w:bCs/>
                <w:sz w:val="24"/>
                <w:lang w:eastAsia="en-US"/>
              </w:rPr>
            </w:pPr>
            <w:r w:rsidRPr="00B256ED">
              <w:rPr>
                <w:rFonts w:eastAsia="Times New Roman"/>
                <w:b/>
                <w:bCs/>
                <w:sz w:val="24"/>
                <w:lang w:eastAsia="en-US"/>
              </w:rPr>
              <w:t>Gpm</w:t>
            </w:r>
          </w:p>
        </w:tc>
        <w:tc>
          <w:tcPr>
            <w:tcW w:w="1740" w:type="dxa"/>
            <w:tcBorders>
              <w:top w:val="single" w:sz="4" w:space="0" w:color="auto"/>
              <w:left w:val="nil"/>
              <w:bottom w:val="nil"/>
              <w:right w:val="single" w:sz="4" w:space="0" w:color="auto"/>
            </w:tcBorders>
            <w:shd w:val="clear" w:color="auto" w:fill="auto"/>
            <w:vAlign w:val="center"/>
            <w:hideMark/>
          </w:tcPr>
          <w:p w14:paraId="798C97A0" w14:textId="755E4C3A" w:rsidR="006F76F7" w:rsidRPr="00B256ED" w:rsidRDefault="006F76F7" w:rsidP="006F76F7">
            <w:pPr>
              <w:spacing w:before="0" w:after="0" w:line="240" w:lineRule="auto"/>
              <w:jc w:val="right"/>
              <w:rPr>
                <w:rFonts w:eastAsia="Times New Roman"/>
                <w:b/>
                <w:bCs/>
                <w:sz w:val="24"/>
                <w:lang w:eastAsia="en-US"/>
              </w:rPr>
            </w:pPr>
            <w:r>
              <w:rPr>
                <w:b/>
                <w:bCs/>
              </w:rPr>
              <w:t>1,809,108,940</w:t>
            </w:r>
          </w:p>
        </w:tc>
      </w:tr>
      <w:tr w:rsidR="006F76F7" w:rsidRPr="00B256ED" w14:paraId="6B896901" w14:textId="77777777" w:rsidTr="00B256ED">
        <w:trPr>
          <w:trHeight w:val="450"/>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22C205" w14:textId="77777777" w:rsidR="006F76F7" w:rsidRPr="00B256ED" w:rsidRDefault="006F76F7" w:rsidP="006F76F7">
            <w:pPr>
              <w:spacing w:before="0" w:after="0" w:line="240" w:lineRule="auto"/>
              <w:jc w:val="center"/>
              <w:rPr>
                <w:rFonts w:eastAsia="Times New Roman"/>
                <w:b/>
                <w:bCs/>
                <w:sz w:val="24"/>
                <w:lang w:eastAsia="en-US"/>
              </w:rPr>
            </w:pPr>
            <w:r w:rsidRPr="00B256ED">
              <w:rPr>
                <w:rFonts w:eastAsia="Times New Roman"/>
                <w:b/>
                <w:bCs/>
                <w:sz w:val="24"/>
                <w:lang w:eastAsia="en-US"/>
              </w:rPr>
              <w:t>II</w:t>
            </w:r>
          </w:p>
        </w:tc>
        <w:tc>
          <w:tcPr>
            <w:tcW w:w="3400" w:type="dxa"/>
            <w:tcBorders>
              <w:top w:val="single" w:sz="4" w:space="0" w:color="auto"/>
              <w:left w:val="nil"/>
              <w:bottom w:val="single" w:sz="4" w:space="0" w:color="auto"/>
              <w:right w:val="single" w:sz="4" w:space="0" w:color="auto"/>
            </w:tcBorders>
            <w:shd w:val="clear" w:color="auto" w:fill="auto"/>
            <w:vAlign w:val="center"/>
            <w:hideMark/>
          </w:tcPr>
          <w:p w14:paraId="257A1994" w14:textId="77777777" w:rsidR="006F76F7" w:rsidRPr="00B256ED" w:rsidRDefault="006F76F7" w:rsidP="006F76F7">
            <w:pPr>
              <w:spacing w:before="0" w:after="0" w:line="240" w:lineRule="auto"/>
              <w:rPr>
                <w:rFonts w:eastAsia="Times New Roman"/>
                <w:b/>
                <w:bCs/>
                <w:sz w:val="24"/>
                <w:lang w:eastAsia="en-US"/>
              </w:rPr>
            </w:pPr>
            <w:r w:rsidRPr="00B256ED">
              <w:rPr>
                <w:rFonts w:eastAsia="Times New Roman"/>
                <w:b/>
                <w:bCs/>
                <w:sz w:val="24"/>
                <w:lang w:eastAsia="en-US"/>
              </w:rPr>
              <w:t>Chi phí đào tạo (đã bao gồm)</w:t>
            </w:r>
          </w:p>
        </w:tc>
        <w:tc>
          <w:tcPr>
            <w:tcW w:w="2040" w:type="dxa"/>
            <w:tcBorders>
              <w:top w:val="single" w:sz="4" w:space="0" w:color="auto"/>
              <w:left w:val="nil"/>
              <w:bottom w:val="single" w:sz="4" w:space="0" w:color="auto"/>
              <w:right w:val="single" w:sz="4" w:space="0" w:color="auto"/>
            </w:tcBorders>
            <w:shd w:val="clear" w:color="auto" w:fill="auto"/>
            <w:vAlign w:val="center"/>
            <w:hideMark/>
          </w:tcPr>
          <w:p w14:paraId="5833FB7C" w14:textId="77777777" w:rsidR="006F76F7" w:rsidRPr="00B256ED" w:rsidRDefault="006F76F7" w:rsidP="006F76F7">
            <w:pPr>
              <w:spacing w:before="0" w:after="0" w:line="240" w:lineRule="auto"/>
              <w:jc w:val="center"/>
              <w:rPr>
                <w:rFonts w:eastAsia="Times New Roman"/>
                <w:sz w:val="24"/>
                <w:lang w:eastAsia="en-US"/>
              </w:rPr>
            </w:pPr>
            <w:r w:rsidRPr="00B256ED">
              <w:rPr>
                <w:rFonts w:eastAsia="Times New Roman"/>
                <w:sz w:val="24"/>
                <w:lang w:eastAsia="en-US"/>
              </w:rPr>
              <w:t> </w:t>
            </w:r>
          </w:p>
        </w:tc>
        <w:tc>
          <w:tcPr>
            <w:tcW w:w="1160" w:type="dxa"/>
            <w:tcBorders>
              <w:top w:val="single" w:sz="4" w:space="0" w:color="auto"/>
              <w:left w:val="nil"/>
              <w:bottom w:val="single" w:sz="4" w:space="0" w:color="auto"/>
              <w:right w:val="single" w:sz="4" w:space="0" w:color="auto"/>
            </w:tcBorders>
            <w:shd w:val="clear" w:color="auto" w:fill="auto"/>
            <w:vAlign w:val="center"/>
            <w:hideMark/>
          </w:tcPr>
          <w:p w14:paraId="5D43B124" w14:textId="77777777" w:rsidR="006F76F7" w:rsidRPr="00B256ED" w:rsidRDefault="006F76F7" w:rsidP="006F76F7">
            <w:pPr>
              <w:spacing w:before="0" w:after="0" w:line="240" w:lineRule="auto"/>
              <w:rPr>
                <w:rFonts w:eastAsia="Times New Roman"/>
                <w:b/>
                <w:bCs/>
                <w:sz w:val="24"/>
                <w:lang w:eastAsia="en-US"/>
              </w:rPr>
            </w:pPr>
            <w:r w:rsidRPr="00B256ED">
              <w:rPr>
                <w:rFonts w:eastAsia="Times New Roman"/>
                <w:b/>
                <w:bCs/>
                <w:sz w:val="24"/>
                <w:lang w:eastAsia="en-US"/>
              </w:rPr>
              <w:t> </w:t>
            </w:r>
          </w:p>
        </w:tc>
        <w:tc>
          <w:tcPr>
            <w:tcW w:w="1740" w:type="dxa"/>
            <w:tcBorders>
              <w:top w:val="single" w:sz="4" w:space="0" w:color="auto"/>
              <w:left w:val="nil"/>
              <w:bottom w:val="single" w:sz="4" w:space="0" w:color="auto"/>
              <w:right w:val="single" w:sz="4" w:space="0" w:color="auto"/>
            </w:tcBorders>
            <w:shd w:val="clear" w:color="000000" w:fill="FFFFFF"/>
            <w:noWrap/>
            <w:vAlign w:val="center"/>
            <w:hideMark/>
          </w:tcPr>
          <w:p w14:paraId="08EF9DE7" w14:textId="23EE41F9" w:rsidR="006F76F7" w:rsidRPr="00B256ED" w:rsidRDefault="006F76F7" w:rsidP="006F76F7">
            <w:pPr>
              <w:spacing w:before="0" w:after="0" w:line="240" w:lineRule="auto"/>
              <w:rPr>
                <w:rFonts w:eastAsia="Times New Roman"/>
                <w:i/>
                <w:iCs/>
                <w:sz w:val="20"/>
                <w:szCs w:val="20"/>
                <w:lang w:eastAsia="en-US"/>
              </w:rPr>
            </w:pPr>
            <w:r>
              <w:rPr>
                <w:i/>
                <w:iCs/>
                <w:sz w:val="20"/>
                <w:szCs w:val="20"/>
              </w:rPr>
              <w:t> </w:t>
            </w:r>
          </w:p>
        </w:tc>
      </w:tr>
      <w:tr w:rsidR="006F76F7" w:rsidRPr="00B256ED" w14:paraId="7F9A0177" w14:textId="77777777" w:rsidTr="00B256ED">
        <w:trPr>
          <w:trHeight w:val="45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18E2D26" w14:textId="77777777" w:rsidR="006F76F7" w:rsidRPr="00B256ED" w:rsidRDefault="006F76F7" w:rsidP="006F76F7">
            <w:pPr>
              <w:spacing w:before="0" w:after="0" w:line="240" w:lineRule="auto"/>
              <w:jc w:val="center"/>
              <w:rPr>
                <w:rFonts w:eastAsia="Times New Roman"/>
                <w:b/>
                <w:bCs/>
                <w:sz w:val="24"/>
                <w:lang w:eastAsia="en-US"/>
              </w:rPr>
            </w:pPr>
            <w:r w:rsidRPr="00B256ED">
              <w:rPr>
                <w:rFonts w:eastAsia="Times New Roman"/>
                <w:b/>
                <w:bCs/>
                <w:sz w:val="24"/>
                <w:lang w:eastAsia="en-US"/>
              </w:rPr>
              <w:t> </w:t>
            </w:r>
          </w:p>
        </w:tc>
        <w:tc>
          <w:tcPr>
            <w:tcW w:w="3400" w:type="dxa"/>
            <w:tcBorders>
              <w:top w:val="nil"/>
              <w:left w:val="nil"/>
              <w:bottom w:val="single" w:sz="4" w:space="0" w:color="auto"/>
              <w:right w:val="single" w:sz="4" w:space="0" w:color="auto"/>
            </w:tcBorders>
            <w:shd w:val="clear" w:color="auto" w:fill="auto"/>
            <w:vAlign w:val="center"/>
            <w:hideMark/>
          </w:tcPr>
          <w:p w14:paraId="1666BFEF" w14:textId="77777777" w:rsidR="006F76F7" w:rsidRPr="00B256ED" w:rsidRDefault="006F76F7" w:rsidP="006F76F7">
            <w:pPr>
              <w:spacing w:before="0" w:after="0" w:line="240" w:lineRule="auto"/>
              <w:rPr>
                <w:rFonts w:eastAsia="Times New Roman"/>
                <w:b/>
                <w:bCs/>
                <w:sz w:val="24"/>
                <w:lang w:eastAsia="en-US"/>
              </w:rPr>
            </w:pPr>
            <w:r w:rsidRPr="00B256ED">
              <w:rPr>
                <w:rFonts w:eastAsia="Times New Roman"/>
                <w:b/>
                <w:bCs/>
                <w:sz w:val="24"/>
                <w:lang w:eastAsia="en-US"/>
              </w:rPr>
              <w:t xml:space="preserve"> TỔNG DỰ TOÁN  </w:t>
            </w:r>
          </w:p>
        </w:tc>
        <w:tc>
          <w:tcPr>
            <w:tcW w:w="2040" w:type="dxa"/>
            <w:tcBorders>
              <w:top w:val="nil"/>
              <w:left w:val="nil"/>
              <w:bottom w:val="single" w:sz="4" w:space="0" w:color="auto"/>
              <w:right w:val="single" w:sz="4" w:space="0" w:color="auto"/>
            </w:tcBorders>
            <w:shd w:val="clear" w:color="auto" w:fill="auto"/>
            <w:vAlign w:val="center"/>
            <w:hideMark/>
          </w:tcPr>
          <w:p w14:paraId="7EDDDEFB" w14:textId="77777777" w:rsidR="006F76F7" w:rsidRPr="00B256ED" w:rsidRDefault="006F76F7" w:rsidP="006F76F7">
            <w:pPr>
              <w:spacing w:before="0" w:after="0" w:line="240" w:lineRule="auto"/>
              <w:jc w:val="right"/>
              <w:rPr>
                <w:rFonts w:eastAsia="Times New Roman"/>
                <w:b/>
                <w:bCs/>
                <w:sz w:val="24"/>
                <w:lang w:eastAsia="en-US"/>
              </w:rPr>
            </w:pPr>
            <w:r w:rsidRPr="00B256ED">
              <w:rPr>
                <w:rFonts w:eastAsia="Times New Roman"/>
                <w:b/>
                <w:bCs/>
                <w:sz w:val="24"/>
                <w:lang w:eastAsia="en-US"/>
              </w:rPr>
              <w:t> </w:t>
            </w:r>
          </w:p>
        </w:tc>
        <w:tc>
          <w:tcPr>
            <w:tcW w:w="1160" w:type="dxa"/>
            <w:tcBorders>
              <w:top w:val="nil"/>
              <w:left w:val="nil"/>
              <w:bottom w:val="single" w:sz="4" w:space="0" w:color="auto"/>
              <w:right w:val="single" w:sz="4" w:space="0" w:color="auto"/>
            </w:tcBorders>
            <w:shd w:val="clear" w:color="auto" w:fill="auto"/>
            <w:vAlign w:val="center"/>
            <w:hideMark/>
          </w:tcPr>
          <w:p w14:paraId="20C03500" w14:textId="77777777" w:rsidR="006F76F7" w:rsidRPr="00B256ED" w:rsidRDefault="006F76F7" w:rsidP="006F76F7">
            <w:pPr>
              <w:spacing w:before="0" w:after="0" w:line="240" w:lineRule="auto"/>
              <w:jc w:val="right"/>
              <w:rPr>
                <w:rFonts w:eastAsia="Times New Roman"/>
                <w:b/>
                <w:bCs/>
                <w:sz w:val="24"/>
                <w:lang w:eastAsia="en-US"/>
              </w:rPr>
            </w:pPr>
            <w:r w:rsidRPr="00B256ED">
              <w:rPr>
                <w:rFonts w:eastAsia="Times New Roman"/>
                <w:b/>
                <w:bCs/>
                <w:sz w:val="24"/>
                <w:lang w:eastAsia="en-US"/>
              </w:rPr>
              <w:t> </w:t>
            </w:r>
          </w:p>
        </w:tc>
        <w:tc>
          <w:tcPr>
            <w:tcW w:w="1740" w:type="dxa"/>
            <w:tcBorders>
              <w:top w:val="nil"/>
              <w:left w:val="nil"/>
              <w:bottom w:val="single" w:sz="4" w:space="0" w:color="auto"/>
              <w:right w:val="single" w:sz="4" w:space="0" w:color="auto"/>
            </w:tcBorders>
            <w:shd w:val="clear" w:color="auto" w:fill="auto"/>
            <w:vAlign w:val="center"/>
            <w:hideMark/>
          </w:tcPr>
          <w:p w14:paraId="08BE178C" w14:textId="03EFE198" w:rsidR="006F76F7" w:rsidRPr="00B256ED" w:rsidRDefault="006F76F7" w:rsidP="006F76F7">
            <w:pPr>
              <w:spacing w:before="0" w:after="0" w:line="240" w:lineRule="auto"/>
              <w:jc w:val="right"/>
              <w:rPr>
                <w:rFonts w:eastAsia="Times New Roman"/>
                <w:b/>
                <w:bCs/>
                <w:sz w:val="24"/>
                <w:lang w:eastAsia="en-US"/>
              </w:rPr>
            </w:pPr>
            <w:r>
              <w:rPr>
                <w:b/>
                <w:bCs/>
              </w:rPr>
              <w:t>1,809,108,940</w:t>
            </w:r>
          </w:p>
        </w:tc>
      </w:tr>
    </w:tbl>
    <w:p w14:paraId="62694207" w14:textId="77DD50FE" w:rsidR="002332CC" w:rsidRDefault="002332CC">
      <w:pPr>
        <w:spacing w:before="0" w:after="0" w:line="240" w:lineRule="auto"/>
        <w:rPr>
          <w:rFonts w:eastAsia="SimSun"/>
          <w:b/>
          <w:bCs/>
          <w:i/>
          <w:iCs/>
          <w:szCs w:val="26"/>
          <w:lang w:eastAsia="zh-CN"/>
        </w:rPr>
      </w:pPr>
    </w:p>
    <w:p w14:paraId="2A307BC2" w14:textId="77777777" w:rsidR="0025497A" w:rsidRPr="00FF7B39" w:rsidRDefault="0025497A" w:rsidP="002332CC"/>
    <w:tbl>
      <w:tblPr>
        <w:tblW w:w="13316" w:type="dxa"/>
        <w:tblLook w:val="04A0" w:firstRow="1" w:lastRow="0" w:firstColumn="1" w:lastColumn="0" w:noHBand="0" w:noVBand="1"/>
      </w:tblPr>
      <w:tblGrid>
        <w:gridCol w:w="670"/>
        <w:gridCol w:w="3353"/>
        <w:gridCol w:w="4212"/>
        <w:gridCol w:w="1211"/>
        <w:gridCol w:w="924"/>
        <w:gridCol w:w="2064"/>
        <w:gridCol w:w="831"/>
        <w:gridCol w:w="51"/>
      </w:tblGrid>
      <w:tr w:rsidR="00B256ED" w:rsidRPr="00B256ED" w14:paraId="2AB0495A" w14:textId="77777777" w:rsidTr="00427F47">
        <w:trPr>
          <w:trHeight w:val="1650"/>
        </w:trPr>
        <w:tc>
          <w:tcPr>
            <w:tcW w:w="13316" w:type="dxa"/>
            <w:gridSpan w:val="8"/>
            <w:tcBorders>
              <w:top w:val="nil"/>
              <w:left w:val="nil"/>
              <w:bottom w:val="single" w:sz="4" w:space="0" w:color="auto"/>
              <w:right w:val="nil"/>
            </w:tcBorders>
            <w:shd w:val="clear" w:color="auto" w:fill="auto"/>
            <w:vAlign w:val="center"/>
            <w:hideMark/>
          </w:tcPr>
          <w:p w14:paraId="6295DF9C" w14:textId="7EFDF4C8" w:rsidR="00B256ED" w:rsidRPr="00B256ED" w:rsidRDefault="00B256ED" w:rsidP="006F76F7">
            <w:pPr>
              <w:spacing w:before="0" w:after="0" w:line="240" w:lineRule="auto"/>
              <w:jc w:val="center"/>
              <w:rPr>
                <w:rFonts w:eastAsia="Times New Roman"/>
                <w:b/>
                <w:bCs/>
                <w:color w:val="000000"/>
                <w:sz w:val="28"/>
                <w:szCs w:val="28"/>
                <w:lang w:eastAsia="en-US"/>
              </w:rPr>
            </w:pPr>
            <w:r w:rsidRPr="00B256ED">
              <w:rPr>
                <w:rFonts w:eastAsia="Times New Roman"/>
                <w:b/>
                <w:bCs/>
                <w:color w:val="000000"/>
                <w:sz w:val="28"/>
                <w:szCs w:val="28"/>
                <w:lang w:eastAsia="en-US"/>
              </w:rPr>
              <w:lastRenderedPageBreak/>
              <w:t xml:space="preserve">BẢNG 4.1 TÍNH TOÁN ĐIỂM CHO CÁC TÁC NHÂN (ACTORS) TƯƠNG TÁC, TRAO ĐỔI </w:t>
            </w:r>
            <w:r w:rsidRPr="00B256ED">
              <w:rPr>
                <w:rFonts w:eastAsia="Times New Roman"/>
                <w:b/>
                <w:bCs/>
                <w:color w:val="000000"/>
                <w:sz w:val="28"/>
                <w:szCs w:val="28"/>
                <w:lang w:eastAsia="en-US"/>
              </w:rPr>
              <w:br/>
              <w:t>TH</w:t>
            </w:r>
            <w:r w:rsidR="006F76F7">
              <w:rPr>
                <w:rFonts w:eastAsia="Times New Roman"/>
                <w:b/>
                <w:bCs/>
                <w:color w:val="000000"/>
                <w:sz w:val="28"/>
                <w:szCs w:val="28"/>
                <w:lang w:eastAsia="en-US"/>
              </w:rPr>
              <w:t>ÔNG TIN VỚI</w:t>
            </w:r>
            <w:r w:rsidRPr="00B256ED">
              <w:rPr>
                <w:rFonts w:eastAsia="Times New Roman"/>
                <w:b/>
                <w:bCs/>
                <w:color w:val="000000"/>
                <w:sz w:val="28"/>
                <w:szCs w:val="28"/>
                <w:lang w:eastAsia="en-US"/>
              </w:rPr>
              <w:br/>
            </w:r>
            <w:r w:rsidR="006F76F7">
              <w:rPr>
                <w:rFonts w:eastAsia="Times New Roman"/>
                <w:b/>
                <w:bCs/>
                <w:sz w:val="28"/>
                <w:szCs w:val="28"/>
                <w:lang w:eastAsia="en-US"/>
              </w:rPr>
              <w:t>PHẦN MỀM ĐẤU GIÁ VÀ BOOK BUILDING</w:t>
            </w:r>
          </w:p>
        </w:tc>
      </w:tr>
      <w:tr w:rsidR="00B256ED" w:rsidRPr="00B256ED" w14:paraId="50EA7E9B" w14:textId="77777777" w:rsidTr="00427F47">
        <w:trPr>
          <w:gridAfter w:val="1"/>
          <w:wAfter w:w="51" w:type="dxa"/>
          <w:trHeight w:val="63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14:paraId="47FAC7D4"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STT</w:t>
            </w:r>
          </w:p>
        </w:tc>
        <w:tc>
          <w:tcPr>
            <w:tcW w:w="3353" w:type="dxa"/>
            <w:tcBorders>
              <w:top w:val="nil"/>
              <w:left w:val="nil"/>
              <w:bottom w:val="single" w:sz="4" w:space="0" w:color="auto"/>
              <w:right w:val="single" w:sz="4" w:space="0" w:color="auto"/>
            </w:tcBorders>
            <w:shd w:val="clear" w:color="auto" w:fill="auto"/>
            <w:noWrap/>
            <w:vAlign w:val="bottom"/>
            <w:hideMark/>
          </w:tcPr>
          <w:p w14:paraId="7AD0EA73"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Loại actor</w:t>
            </w:r>
          </w:p>
        </w:tc>
        <w:tc>
          <w:tcPr>
            <w:tcW w:w="4212" w:type="dxa"/>
            <w:tcBorders>
              <w:top w:val="nil"/>
              <w:left w:val="nil"/>
              <w:bottom w:val="single" w:sz="4" w:space="0" w:color="auto"/>
              <w:right w:val="single" w:sz="4" w:space="0" w:color="auto"/>
            </w:tcBorders>
            <w:shd w:val="clear" w:color="auto" w:fill="auto"/>
            <w:noWrap/>
            <w:vAlign w:val="bottom"/>
            <w:hideMark/>
          </w:tcPr>
          <w:p w14:paraId="3BBF4732"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Mô tả</w:t>
            </w:r>
          </w:p>
        </w:tc>
        <w:tc>
          <w:tcPr>
            <w:tcW w:w="1211" w:type="dxa"/>
            <w:tcBorders>
              <w:top w:val="nil"/>
              <w:left w:val="nil"/>
              <w:bottom w:val="single" w:sz="4" w:space="0" w:color="auto"/>
              <w:right w:val="single" w:sz="4" w:space="0" w:color="auto"/>
            </w:tcBorders>
            <w:shd w:val="clear" w:color="auto" w:fill="auto"/>
            <w:noWrap/>
            <w:vAlign w:val="bottom"/>
            <w:hideMark/>
          </w:tcPr>
          <w:p w14:paraId="341B2819"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Số tác nhân</w:t>
            </w:r>
          </w:p>
        </w:tc>
        <w:tc>
          <w:tcPr>
            <w:tcW w:w="924" w:type="dxa"/>
            <w:tcBorders>
              <w:top w:val="nil"/>
              <w:left w:val="nil"/>
              <w:bottom w:val="single" w:sz="4" w:space="0" w:color="auto"/>
              <w:right w:val="single" w:sz="4" w:space="0" w:color="auto"/>
            </w:tcBorders>
            <w:shd w:val="clear" w:color="auto" w:fill="auto"/>
            <w:noWrap/>
            <w:vAlign w:val="bottom"/>
            <w:hideMark/>
          </w:tcPr>
          <w:p w14:paraId="10DE263F"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Trọng số</w:t>
            </w:r>
          </w:p>
        </w:tc>
        <w:tc>
          <w:tcPr>
            <w:tcW w:w="2064" w:type="dxa"/>
            <w:tcBorders>
              <w:top w:val="nil"/>
              <w:left w:val="nil"/>
              <w:bottom w:val="single" w:sz="4" w:space="0" w:color="auto"/>
              <w:right w:val="single" w:sz="4" w:space="0" w:color="auto"/>
            </w:tcBorders>
            <w:shd w:val="clear" w:color="auto" w:fill="auto"/>
            <w:vAlign w:val="bottom"/>
            <w:hideMark/>
          </w:tcPr>
          <w:p w14:paraId="356DE63A"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 xml:space="preserve">Điểm của từng </w:t>
            </w:r>
            <w:r w:rsidRPr="00B256ED">
              <w:rPr>
                <w:rFonts w:eastAsia="Times New Roman"/>
                <w:b/>
                <w:bCs/>
                <w:color w:val="000000"/>
                <w:sz w:val="24"/>
                <w:lang w:eastAsia="en-US"/>
              </w:rPr>
              <w:br/>
              <w:t>loại tác nhân</w:t>
            </w:r>
          </w:p>
        </w:tc>
        <w:tc>
          <w:tcPr>
            <w:tcW w:w="831" w:type="dxa"/>
            <w:tcBorders>
              <w:top w:val="nil"/>
              <w:left w:val="nil"/>
              <w:bottom w:val="single" w:sz="4" w:space="0" w:color="auto"/>
              <w:right w:val="single" w:sz="4" w:space="0" w:color="auto"/>
            </w:tcBorders>
            <w:shd w:val="clear" w:color="auto" w:fill="auto"/>
            <w:noWrap/>
            <w:vAlign w:val="bottom"/>
            <w:hideMark/>
          </w:tcPr>
          <w:p w14:paraId="54260068"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Ghi chú</w:t>
            </w:r>
          </w:p>
        </w:tc>
      </w:tr>
      <w:tr w:rsidR="00B256ED" w:rsidRPr="00B256ED" w14:paraId="3783A6FD" w14:textId="77777777" w:rsidTr="00427F47">
        <w:trPr>
          <w:gridAfter w:val="1"/>
          <w:wAfter w:w="51" w:type="dxa"/>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14:paraId="4F07DE91" w14:textId="77777777" w:rsidR="00B256ED" w:rsidRPr="00B256ED" w:rsidRDefault="00B256ED" w:rsidP="00B256ED">
            <w:pPr>
              <w:spacing w:before="0" w:after="0" w:line="240" w:lineRule="auto"/>
              <w:rPr>
                <w:rFonts w:ascii="Calibri" w:eastAsia="Times New Roman" w:hAnsi="Calibri" w:cs="Calibri"/>
                <w:color w:val="000000"/>
                <w:sz w:val="24"/>
                <w:lang w:eastAsia="en-US"/>
              </w:rPr>
            </w:pPr>
            <w:r w:rsidRPr="00B256ED">
              <w:rPr>
                <w:rFonts w:ascii="Calibri" w:eastAsia="Times New Roman" w:hAnsi="Calibri" w:cs="Calibri"/>
                <w:color w:val="000000"/>
                <w:sz w:val="24"/>
                <w:lang w:eastAsia="en-US"/>
              </w:rPr>
              <w:t> </w:t>
            </w:r>
          </w:p>
        </w:tc>
        <w:tc>
          <w:tcPr>
            <w:tcW w:w="3353" w:type="dxa"/>
            <w:tcBorders>
              <w:top w:val="nil"/>
              <w:left w:val="nil"/>
              <w:bottom w:val="single" w:sz="4" w:space="0" w:color="auto"/>
              <w:right w:val="single" w:sz="4" w:space="0" w:color="auto"/>
            </w:tcBorders>
            <w:shd w:val="clear" w:color="auto" w:fill="auto"/>
            <w:noWrap/>
            <w:vAlign w:val="bottom"/>
            <w:hideMark/>
          </w:tcPr>
          <w:p w14:paraId="7BF24DD8" w14:textId="77777777" w:rsidR="00B256ED" w:rsidRPr="00B256ED" w:rsidRDefault="00B256ED" w:rsidP="00B256ED">
            <w:pPr>
              <w:spacing w:before="0" w:after="0" w:line="240" w:lineRule="auto"/>
              <w:rPr>
                <w:rFonts w:eastAsia="Times New Roman"/>
                <w:b/>
                <w:bCs/>
                <w:color w:val="000000"/>
                <w:sz w:val="24"/>
                <w:lang w:eastAsia="en-US"/>
              </w:rPr>
            </w:pPr>
            <w:r w:rsidRPr="00B256ED">
              <w:rPr>
                <w:rFonts w:eastAsia="Times New Roman"/>
                <w:b/>
                <w:bCs/>
                <w:color w:val="000000"/>
                <w:sz w:val="24"/>
                <w:lang w:eastAsia="en-US"/>
              </w:rPr>
              <w:t> </w:t>
            </w:r>
          </w:p>
        </w:tc>
        <w:tc>
          <w:tcPr>
            <w:tcW w:w="4212" w:type="dxa"/>
            <w:tcBorders>
              <w:top w:val="nil"/>
              <w:left w:val="nil"/>
              <w:bottom w:val="single" w:sz="4" w:space="0" w:color="auto"/>
              <w:right w:val="single" w:sz="4" w:space="0" w:color="auto"/>
            </w:tcBorders>
            <w:shd w:val="clear" w:color="auto" w:fill="auto"/>
            <w:noWrap/>
            <w:vAlign w:val="bottom"/>
            <w:hideMark/>
          </w:tcPr>
          <w:p w14:paraId="19A14A43" w14:textId="77777777" w:rsidR="00B256ED" w:rsidRPr="00B256ED" w:rsidRDefault="00B256ED" w:rsidP="00B256ED">
            <w:pPr>
              <w:spacing w:before="0" w:after="0" w:line="240" w:lineRule="auto"/>
              <w:rPr>
                <w:rFonts w:eastAsia="Times New Roman"/>
                <w:b/>
                <w:bCs/>
                <w:color w:val="000000"/>
                <w:sz w:val="24"/>
                <w:lang w:eastAsia="en-US"/>
              </w:rPr>
            </w:pPr>
            <w:r w:rsidRPr="00B256ED">
              <w:rPr>
                <w:rFonts w:eastAsia="Times New Roman"/>
                <w:b/>
                <w:bCs/>
                <w:color w:val="000000"/>
                <w:sz w:val="24"/>
                <w:lang w:eastAsia="en-US"/>
              </w:rPr>
              <w:t> </w:t>
            </w:r>
          </w:p>
        </w:tc>
        <w:tc>
          <w:tcPr>
            <w:tcW w:w="1211" w:type="dxa"/>
            <w:tcBorders>
              <w:top w:val="nil"/>
              <w:left w:val="nil"/>
              <w:bottom w:val="single" w:sz="4" w:space="0" w:color="auto"/>
              <w:right w:val="single" w:sz="4" w:space="0" w:color="auto"/>
            </w:tcBorders>
            <w:shd w:val="clear" w:color="auto" w:fill="auto"/>
            <w:noWrap/>
            <w:vAlign w:val="bottom"/>
            <w:hideMark/>
          </w:tcPr>
          <w:p w14:paraId="5BAAAA4E"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 </w:t>
            </w:r>
          </w:p>
        </w:tc>
        <w:tc>
          <w:tcPr>
            <w:tcW w:w="924" w:type="dxa"/>
            <w:tcBorders>
              <w:top w:val="nil"/>
              <w:left w:val="nil"/>
              <w:bottom w:val="single" w:sz="4" w:space="0" w:color="auto"/>
              <w:right w:val="single" w:sz="4" w:space="0" w:color="auto"/>
            </w:tcBorders>
            <w:shd w:val="clear" w:color="auto" w:fill="auto"/>
            <w:noWrap/>
            <w:vAlign w:val="bottom"/>
            <w:hideMark/>
          </w:tcPr>
          <w:p w14:paraId="3D54547E"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 </w:t>
            </w:r>
          </w:p>
        </w:tc>
        <w:tc>
          <w:tcPr>
            <w:tcW w:w="2064" w:type="dxa"/>
            <w:tcBorders>
              <w:top w:val="nil"/>
              <w:left w:val="nil"/>
              <w:bottom w:val="single" w:sz="4" w:space="0" w:color="auto"/>
              <w:right w:val="single" w:sz="4" w:space="0" w:color="auto"/>
            </w:tcBorders>
            <w:shd w:val="clear" w:color="auto" w:fill="auto"/>
            <w:noWrap/>
            <w:vAlign w:val="bottom"/>
            <w:hideMark/>
          </w:tcPr>
          <w:p w14:paraId="673A3DAA"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Số Actor x Trọng số</w:t>
            </w:r>
          </w:p>
        </w:tc>
        <w:tc>
          <w:tcPr>
            <w:tcW w:w="831" w:type="dxa"/>
            <w:tcBorders>
              <w:top w:val="nil"/>
              <w:left w:val="nil"/>
              <w:bottom w:val="single" w:sz="4" w:space="0" w:color="auto"/>
              <w:right w:val="single" w:sz="4" w:space="0" w:color="auto"/>
            </w:tcBorders>
            <w:shd w:val="clear" w:color="auto" w:fill="auto"/>
            <w:noWrap/>
            <w:vAlign w:val="bottom"/>
            <w:hideMark/>
          </w:tcPr>
          <w:p w14:paraId="405C7F12" w14:textId="77777777" w:rsidR="00B256ED" w:rsidRPr="00B256ED" w:rsidRDefault="00B256ED" w:rsidP="00B256ED">
            <w:pPr>
              <w:spacing w:before="0" w:after="0" w:line="240" w:lineRule="auto"/>
              <w:rPr>
                <w:rFonts w:ascii="Calibri" w:eastAsia="Times New Roman" w:hAnsi="Calibri" w:cs="Calibri"/>
                <w:color w:val="000000"/>
                <w:sz w:val="24"/>
                <w:lang w:eastAsia="en-US"/>
              </w:rPr>
            </w:pPr>
            <w:r w:rsidRPr="00B256ED">
              <w:rPr>
                <w:rFonts w:ascii="Calibri" w:eastAsia="Times New Roman" w:hAnsi="Calibri" w:cs="Calibri"/>
                <w:color w:val="000000"/>
                <w:sz w:val="24"/>
                <w:lang w:eastAsia="en-US"/>
              </w:rPr>
              <w:t> </w:t>
            </w:r>
          </w:p>
        </w:tc>
      </w:tr>
      <w:tr w:rsidR="00B256ED" w:rsidRPr="00B256ED" w14:paraId="0636AF47" w14:textId="77777777" w:rsidTr="00427F47">
        <w:trPr>
          <w:gridAfter w:val="1"/>
          <w:wAfter w:w="51" w:type="dxa"/>
          <w:trHeight w:val="48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14:paraId="50A9FC65"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1</w:t>
            </w:r>
          </w:p>
        </w:tc>
        <w:tc>
          <w:tcPr>
            <w:tcW w:w="3353" w:type="dxa"/>
            <w:tcBorders>
              <w:top w:val="nil"/>
              <w:left w:val="nil"/>
              <w:bottom w:val="single" w:sz="4" w:space="0" w:color="auto"/>
              <w:right w:val="single" w:sz="4" w:space="0" w:color="auto"/>
            </w:tcBorders>
            <w:shd w:val="clear" w:color="auto" w:fill="auto"/>
            <w:noWrap/>
            <w:vAlign w:val="bottom"/>
            <w:hideMark/>
          </w:tcPr>
          <w:p w14:paraId="24448948"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Đơn giản (Simple Actor)</w:t>
            </w:r>
          </w:p>
        </w:tc>
        <w:tc>
          <w:tcPr>
            <w:tcW w:w="4212" w:type="dxa"/>
            <w:tcBorders>
              <w:top w:val="nil"/>
              <w:left w:val="nil"/>
              <w:bottom w:val="single" w:sz="4" w:space="0" w:color="auto"/>
              <w:right w:val="single" w:sz="4" w:space="0" w:color="auto"/>
            </w:tcBorders>
            <w:shd w:val="clear" w:color="auto" w:fill="auto"/>
            <w:noWrap/>
            <w:vAlign w:val="bottom"/>
            <w:hideMark/>
          </w:tcPr>
          <w:p w14:paraId="745359C8"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Thuộc loại giao diện của chương trình</w:t>
            </w:r>
          </w:p>
        </w:tc>
        <w:tc>
          <w:tcPr>
            <w:tcW w:w="1211" w:type="dxa"/>
            <w:tcBorders>
              <w:top w:val="nil"/>
              <w:left w:val="nil"/>
              <w:bottom w:val="single" w:sz="4" w:space="0" w:color="auto"/>
              <w:right w:val="single" w:sz="4" w:space="0" w:color="auto"/>
            </w:tcBorders>
            <w:shd w:val="clear" w:color="000000" w:fill="969696"/>
            <w:noWrap/>
            <w:vAlign w:val="bottom"/>
            <w:hideMark/>
          </w:tcPr>
          <w:p w14:paraId="3CA84A90" w14:textId="4A50BD1A" w:rsidR="00B256ED" w:rsidRPr="00B256ED" w:rsidRDefault="009815A2" w:rsidP="00B256ED">
            <w:pPr>
              <w:spacing w:before="0" w:after="0" w:line="240" w:lineRule="auto"/>
              <w:jc w:val="right"/>
              <w:rPr>
                <w:rFonts w:eastAsia="Times New Roman"/>
                <w:color w:val="000000"/>
                <w:sz w:val="24"/>
                <w:lang w:eastAsia="en-US"/>
              </w:rPr>
            </w:pPr>
            <w:r>
              <w:rPr>
                <w:rFonts w:eastAsia="Times New Roman"/>
                <w:color w:val="000000"/>
                <w:sz w:val="24"/>
                <w:lang w:eastAsia="en-US"/>
              </w:rPr>
              <w:t>1</w:t>
            </w:r>
          </w:p>
        </w:tc>
        <w:tc>
          <w:tcPr>
            <w:tcW w:w="924" w:type="dxa"/>
            <w:tcBorders>
              <w:top w:val="nil"/>
              <w:left w:val="nil"/>
              <w:bottom w:val="single" w:sz="4" w:space="0" w:color="auto"/>
              <w:right w:val="single" w:sz="4" w:space="0" w:color="auto"/>
            </w:tcBorders>
            <w:shd w:val="clear" w:color="auto" w:fill="auto"/>
            <w:noWrap/>
            <w:vAlign w:val="bottom"/>
            <w:hideMark/>
          </w:tcPr>
          <w:p w14:paraId="1F41485C"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1</w:t>
            </w:r>
          </w:p>
        </w:tc>
        <w:tc>
          <w:tcPr>
            <w:tcW w:w="2064" w:type="dxa"/>
            <w:tcBorders>
              <w:top w:val="nil"/>
              <w:left w:val="nil"/>
              <w:bottom w:val="single" w:sz="4" w:space="0" w:color="auto"/>
              <w:right w:val="single" w:sz="4" w:space="0" w:color="auto"/>
            </w:tcBorders>
            <w:shd w:val="clear" w:color="auto" w:fill="auto"/>
            <w:noWrap/>
            <w:vAlign w:val="bottom"/>
            <w:hideMark/>
          </w:tcPr>
          <w:p w14:paraId="2681C74B" w14:textId="7743C058" w:rsidR="00B256ED" w:rsidRPr="00B256ED" w:rsidRDefault="00307831" w:rsidP="00B256ED">
            <w:pPr>
              <w:spacing w:before="0" w:after="0" w:line="240" w:lineRule="auto"/>
              <w:jc w:val="right"/>
              <w:rPr>
                <w:rFonts w:eastAsia="Times New Roman"/>
                <w:color w:val="000000"/>
                <w:sz w:val="24"/>
                <w:lang w:eastAsia="en-US"/>
              </w:rPr>
            </w:pPr>
            <w:r>
              <w:rPr>
                <w:rFonts w:eastAsia="Times New Roman"/>
                <w:color w:val="000000"/>
                <w:sz w:val="24"/>
                <w:lang w:eastAsia="en-US"/>
              </w:rPr>
              <w:t>1</w:t>
            </w:r>
          </w:p>
        </w:tc>
        <w:tc>
          <w:tcPr>
            <w:tcW w:w="831" w:type="dxa"/>
            <w:tcBorders>
              <w:top w:val="nil"/>
              <w:left w:val="nil"/>
              <w:bottom w:val="single" w:sz="4" w:space="0" w:color="auto"/>
              <w:right w:val="single" w:sz="4" w:space="0" w:color="auto"/>
            </w:tcBorders>
            <w:shd w:val="clear" w:color="auto" w:fill="auto"/>
            <w:noWrap/>
            <w:vAlign w:val="bottom"/>
            <w:hideMark/>
          </w:tcPr>
          <w:p w14:paraId="5BC741DD"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 </w:t>
            </w:r>
          </w:p>
        </w:tc>
      </w:tr>
      <w:tr w:rsidR="00B256ED" w:rsidRPr="00B256ED" w14:paraId="22345764" w14:textId="77777777" w:rsidTr="00427F47">
        <w:trPr>
          <w:gridAfter w:val="1"/>
          <w:wAfter w:w="51" w:type="dxa"/>
          <w:trHeight w:val="75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14:paraId="7AEEF129"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2</w:t>
            </w:r>
          </w:p>
        </w:tc>
        <w:tc>
          <w:tcPr>
            <w:tcW w:w="3353" w:type="dxa"/>
            <w:tcBorders>
              <w:top w:val="nil"/>
              <w:left w:val="nil"/>
              <w:bottom w:val="single" w:sz="4" w:space="0" w:color="auto"/>
              <w:right w:val="single" w:sz="4" w:space="0" w:color="auto"/>
            </w:tcBorders>
            <w:shd w:val="clear" w:color="auto" w:fill="auto"/>
            <w:noWrap/>
            <w:vAlign w:val="bottom"/>
            <w:hideMark/>
          </w:tcPr>
          <w:p w14:paraId="3BA69ED7"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Trung bình (Average Actor)</w:t>
            </w:r>
          </w:p>
        </w:tc>
        <w:tc>
          <w:tcPr>
            <w:tcW w:w="4212" w:type="dxa"/>
            <w:tcBorders>
              <w:top w:val="nil"/>
              <w:left w:val="nil"/>
              <w:bottom w:val="single" w:sz="4" w:space="0" w:color="auto"/>
              <w:right w:val="single" w:sz="4" w:space="0" w:color="auto"/>
            </w:tcBorders>
            <w:shd w:val="clear" w:color="auto" w:fill="auto"/>
            <w:vAlign w:val="bottom"/>
            <w:hideMark/>
          </w:tcPr>
          <w:p w14:paraId="02287C25"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Giao diện tương tác hoặc phục vụ một giao thức hoạt động (HT)</w:t>
            </w:r>
          </w:p>
        </w:tc>
        <w:tc>
          <w:tcPr>
            <w:tcW w:w="1211" w:type="dxa"/>
            <w:tcBorders>
              <w:top w:val="nil"/>
              <w:left w:val="nil"/>
              <w:bottom w:val="single" w:sz="4" w:space="0" w:color="auto"/>
              <w:right w:val="single" w:sz="4" w:space="0" w:color="auto"/>
            </w:tcBorders>
            <w:shd w:val="clear" w:color="000000" w:fill="969696"/>
            <w:noWrap/>
            <w:vAlign w:val="bottom"/>
            <w:hideMark/>
          </w:tcPr>
          <w:p w14:paraId="662F4957"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0</w:t>
            </w:r>
          </w:p>
        </w:tc>
        <w:tc>
          <w:tcPr>
            <w:tcW w:w="924" w:type="dxa"/>
            <w:tcBorders>
              <w:top w:val="nil"/>
              <w:left w:val="nil"/>
              <w:bottom w:val="single" w:sz="4" w:space="0" w:color="auto"/>
              <w:right w:val="single" w:sz="4" w:space="0" w:color="auto"/>
            </w:tcBorders>
            <w:shd w:val="clear" w:color="auto" w:fill="auto"/>
            <w:noWrap/>
            <w:vAlign w:val="bottom"/>
            <w:hideMark/>
          </w:tcPr>
          <w:p w14:paraId="3F1D8DC3"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2</w:t>
            </w:r>
          </w:p>
        </w:tc>
        <w:tc>
          <w:tcPr>
            <w:tcW w:w="2064" w:type="dxa"/>
            <w:tcBorders>
              <w:top w:val="nil"/>
              <w:left w:val="nil"/>
              <w:bottom w:val="single" w:sz="4" w:space="0" w:color="auto"/>
              <w:right w:val="single" w:sz="4" w:space="0" w:color="auto"/>
            </w:tcBorders>
            <w:shd w:val="clear" w:color="auto" w:fill="auto"/>
            <w:noWrap/>
            <w:vAlign w:val="bottom"/>
            <w:hideMark/>
          </w:tcPr>
          <w:p w14:paraId="6BD445AF"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0</w:t>
            </w:r>
          </w:p>
        </w:tc>
        <w:tc>
          <w:tcPr>
            <w:tcW w:w="831" w:type="dxa"/>
            <w:tcBorders>
              <w:top w:val="nil"/>
              <w:left w:val="nil"/>
              <w:bottom w:val="single" w:sz="4" w:space="0" w:color="auto"/>
              <w:right w:val="single" w:sz="4" w:space="0" w:color="auto"/>
            </w:tcBorders>
            <w:shd w:val="clear" w:color="auto" w:fill="auto"/>
            <w:noWrap/>
            <w:vAlign w:val="bottom"/>
            <w:hideMark/>
          </w:tcPr>
          <w:p w14:paraId="49822E3B"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 </w:t>
            </w:r>
          </w:p>
        </w:tc>
      </w:tr>
      <w:tr w:rsidR="00B256ED" w:rsidRPr="00B256ED" w14:paraId="5C8A7A4E" w14:textId="77777777" w:rsidTr="00427F47">
        <w:trPr>
          <w:gridAfter w:val="1"/>
          <w:wAfter w:w="51" w:type="dxa"/>
          <w:trHeight w:val="51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14:paraId="4D095585"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3</w:t>
            </w:r>
          </w:p>
        </w:tc>
        <w:tc>
          <w:tcPr>
            <w:tcW w:w="3353" w:type="dxa"/>
            <w:tcBorders>
              <w:top w:val="nil"/>
              <w:left w:val="nil"/>
              <w:bottom w:val="single" w:sz="4" w:space="0" w:color="auto"/>
              <w:right w:val="single" w:sz="4" w:space="0" w:color="auto"/>
            </w:tcBorders>
            <w:shd w:val="clear" w:color="auto" w:fill="auto"/>
            <w:noWrap/>
            <w:vAlign w:val="bottom"/>
            <w:hideMark/>
          </w:tcPr>
          <w:p w14:paraId="7A22A003"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Phức tạp (Complex Actor)</w:t>
            </w:r>
          </w:p>
        </w:tc>
        <w:tc>
          <w:tcPr>
            <w:tcW w:w="4212" w:type="dxa"/>
            <w:tcBorders>
              <w:top w:val="nil"/>
              <w:left w:val="nil"/>
              <w:bottom w:val="single" w:sz="4" w:space="0" w:color="auto"/>
              <w:right w:val="single" w:sz="4" w:space="0" w:color="auto"/>
            </w:tcBorders>
            <w:shd w:val="clear" w:color="auto" w:fill="auto"/>
            <w:noWrap/>
            <w:vAlign w:val="bottom"/>
            <w:hideMark/>
          </w:tcPr>
          <w:p w14:paraId="1D6184FC"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Giao diện đồ họa (quản trị hệ thống, guest, BTV, member)</w:t>
            </w:r>
          </w:p>
        </w:tc>
        <w:tc>
          <w:tcPr>
            <w:tcW w:w="1211" w:type="dxa"/>
            <w:tcBorders>
              <w:top w:val="nil"/>
              <w:left w:val="nil"/>
              <w:bottom w:val="single" w:sz="4" w:space="0" w:color="auto"/>
              <w:right w:val="single" w:sz="4" w:space="0" w:color="auto"/>
            </w:tcBorders>
            <w:shd w:val="clear" w:color="000000" w:fill="969696"/>
            <w:noWrap/>
            <w:vAlign w:val="bottom"/>
            <w:hideMark/>
          </w:tcPr>
          <w:p w14:paraId="41376E9F" w14:textId="0F3F848E" w:rsidR="00B256ED" w:rsidRPr="00B256ED" w:rsidRDefault="009815A2" w:rsidP="00B256ED">
            <w:pPr>
              <w:spacing w:before="0" w:after="0" w:line="240" w:lineRule="auto"/>
              <w:jc w:val="right"/>
              <w:rPr>
                <w:rFonts w:eastAsia="Times New Roman"/>
                <w:color w:val="000000"/>
                <w:sz w:val="24"/>
                <w:lang w:eastAsia="en-US"/>
              </w:rPr>
            </w:pPr>
            <w:r>
              <w:rPr>
                <w:rFonts w:eastAsia="Times New Roman"/>
                <w:color w:val="000000"/>
                <w:sz w:val="24"/>
                <w:lang w:eastAsia="en-US"/>
              </w:rPr>
              <w:t>3</w:t>
            </w:r>
          </w:p>
        </w:tc>
        <w:tc>
          <w:tcPr>
            <w:tcW w:w="924" w:type="dxa"/>
            <w:tcBorders>
              <w:top w:val="nil"/>
              <w:left w:val="nil"/>
              <w:bottom w:val="single" w:sz="4" w:space="0" w:color="auto"/>
              <w:right w:val="single" w:sz="4" w:space="0" w:color="auto"/>
            </w:tcBorders>
            <w:shd w:val="clear" w:color="auto" w:fill="auto"/>
            <w:noWrap/>
            <w:vAlign w:val="bottom"/>
            <w:hideMark/>
          </w:tcPr>
          <w:p w14:paraId="069B90A6"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3</w:t>
            </w:r>
          </w:p>
        </w:tc>
        <w:tc>
          <w:tcPr>
            <w:tcW w:w="2064" w:type="dxa"/>
            <w:tcBorders>
              <w:top w:val="nil"/>
              <w:left w:val="nil"/>
              <w:bottom w:val="single" w:sz="4" w:space="0" w:color="auto"/>
              <w:right w:val="single" w:sz="4" w:space="0" w:color="auto"/>
            </w:tcBorders>
            <w:shd w:val="clear" w:color="auto" w:fill="auto"/>
            <w:noWrap/>
            <w:vAlign w:val="bottom"/>
            <w:hideMark/>
          </w:tcPr>
          <w:p w14:paraId="1908DD57" w14:textId="410E2EED" w:rsidR="00B256ED" w:rsidRPr="00B256ED" w:rsidRDefault="00307831" w:rsidP="00B256ED">
            <w:pPr>
              <w:spacing w:before="0" w:after="0" w:line="240" w:lineRule="auto"/>
              <w:jc w:val="right"/>
              <w:rPr>
                <w:rFonts w:eastAsia="Times New Roman"/>
                <w:color w:val="000000"/>
                <w:sz w:val="24"/>
                <w:lang w:eastAsia="en-US"/>
              </w:rPr>
            </w:pPr>
            <w:r>
              <w:rPr>
                <w:rFonts w:eastAsia="Times New Roman"/>
                <w:color w:val="000000"/>
                <w:sz w:val="24"/>
                <w:lang w:eastAsia="en-US"/>
              </w:rPr>
              <w:t>9</w:t>
            </w:r>
          </w:p>
        </w:tc>
        <w:tc>
          <w:tcPr>
            <w:tcW w:w="831" w:type="dxa"/>
            <w:tcBorders>
              <w:top w:val="nil"/>
              <w:left w:val="nil"/>
              <w:bottom w:val="single" w:sz="4" w:space="0" w:color="auto"/>
              <w:right w:val="single" w:sz="4" w:space="0" w:color="auto"/>
            </w:tcBorders>
            <w:shd w:val="clear" w:color="auto" w:fill="auto"/>
            <w:noWrap/>
            <w:vAlign w:val="bottom"/>
            <w:hideMark/>
          </w:tcPr>
          <w:p w14:paraId="04200C74"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 </w:t>
            </w:r>
          </w:p>
        </w:tc>
      </w:tr>
      <w:tr w:rsidR="00B256ED" w:rsidRPr="00B256ED" w14:paraId="1CFFA958" w14:textId="77777777" w:rsidTr="00427F47">
        <w:trPr>
          <w:gridAfter w:val="1"/>
          <w:wAfter w:w="51" w:type="dxa"/>
          <w:trHeight w:val="48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14:paraId="4782FD11"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 </w:t>
            </w:r>
          </w:p>
        </w:tc>
        <w:tc>
          <w:tcPr>
            <w:tcW w:w="3353" w:type="dxa"/>
            <w:tcBorders>
              <w:top w:val="nil"/>
              <w:left w:val="nil"/>
              <w:bottom w:val="single" w:sz="4" w:space="0" w:color="auto"/>
              <w:right w:val="single" w:sz="4" w:space="0" w:color="auto"/>
            </w:tcBorders>
            <w:shd w:val="clear" w:color="auto" w:fill="auto"/>
            <w:noWrap/>
            <w:vAlign w:val="bottom"/>
            <w:hideMark/>
          </w:tcPr>
          <w:p w14:paraId="07336340" w14:textId="77777777" w:rsidR="00B256ED" w:rsidRPr="00B256ED" w:rsidRDefault="00B256ED" w:rsidP="00B256ED">
            <w:pPr>
              <w:spacing w:before="0" w:after="0" w:line="240" w:lineRule="auto"/>
              <w:rPr>
                <w:rFonts w:eastAsia="Times New Roman"/>
                <w:b/>
                <w:bCs/>
                <w:color w:val="000000"/>
                <w:sz w:val="24"/>
                <w:lang w:eastAsia="en-US"/>
              </w:rPr>
            </w:pPr>
            <w:r w:rsidRPr="00B256ED">
              <w:rPr>
                <w:rFonts w:eastAsia="Times New Roman"/>
                <w:b/>
                <w:bCs/>
                <w:color w:val="000000"/>
                <w:sz w:val="24"/>
                <w:lang w:eastAsia="en-US"/>
              </w:rPr>
              <w:t>TAW = Tổng các Actors theo trọng số</w:t>
            </w:r>
          </w:p>
        </w:tc>
        <w:tc>
          <w:tcPr>
            <w:tcW w:w="4212" w:type="dxa"/>
            <w:tcBorders>
              <w:top w:val="nil"/>
              <w:left w:val="nil"/>
              <w:bottom w:val="single" w:sz="4" w:space="0" w:color="auto"/>
              <w:right w:val="single" w:sz="4" w:space="0" w:color="auto"/>
            </w:tcBorders>
            <w:shd w:val="clear" w:color="auto" w:fill="auto"/>
            <w:noWrap/>
            <w:vAlign w:val="bottom"/>
            <w:hideMark/>
          </w:tcPr>
          <w:p w14:paraId="59733B35" w14:textId="77777777" w:rsidR="00B256ED" w:rsidRPr="00B256ED" w:rsidRDefault="00B256ED" w:rsidP="00B256ED">
            <w:pPr>
              <w:spacing w:before="0" w:after="0" w:line="240" w:lineRule="auto"/>
              <w:rPr>
                <w:rFonts w:eastAsia="Times New Roman"/>
                <w:b/>
                <w:bCs/>
                <w:color w:val="000000"/>
                <w:sz w:val="24"/>
                <w:lang w:eastAsia="en-US"/>
              </w:rPr>
            </w:pPr>
            <w:r w:rsidRPr="00B256ED">
              <w:rPr>
                <w:rFonts w:eastAsia="Times New Roman"/>
                <w:b/>
                <w:bCs/>
                <w:color w:val="000000"/>
                <w:sz w:val="24"/>
                <w:lang w:eastAsia="en-US"/>
              </w:rPr>
              <w:t> </w:t>
            </w:r>
          </w:p>
        </w:tc>
        <w:tc>
          <w:tcPr>
            <w:tcW w:w="1211" w:type="dxa"/>
            <w:tcBorders>
              <w:top w:val="nil"/>
              <w:left w:val="nil"/>
              <w:bottom w:val="single" w:sz="4" w:space="0" w:color="auto"/>
              <w:right w:val="single" w:sz="4" w:space="0" w:color="auto"/>
            </w:tcBorders>
            <w:shd w:val="clear" w:color="auto" w:fill="auto"/>
            <w:noWrap/>
            <w:vAlign w:val="bottom"/>
            <w:hideMark/>
          </w:tcPr>
          <w:p w14:paraId="34B3397F"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 </w:t>
            </w:r>
          </w:p>
        </w:tc>
        <w:tc>
          <w:tcPr>
            <w:tcW w:w="924" w:type="dxa"/>
            <w:tcBorders>
              <w:top w:val="nil"/>
              <w:left w:val="nil"/>
              <w:bottom w:val="single" w:sz="4" w:space="0" w:color="auto"/>
              <w:right w:val="single" w:sz="4" w:space="0" w:color="auto"/>
            </w:tcBorders>
            <w:shd w:val="clear" w:color="auto" w:fill="auto"/>
            <w:noWrap/>
            <w:vAlign w:val="bottom"/>
            <w:hideMark/>
          </w:tcPr>
          <w:p w14:paraId="5AB17D6D"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 </w:t>
            </w:r>
          </w:p>
        </w:tc>
        <w:tc>
          <w:tcPr>
            <w:tcW w:w="2064" w:type="dxa"/>
            <w:tcBorders>
              <w:top w:val="nil"/>
              <w:left w:val="nil"/>
              <w:bottom w:val="single" w:sz="4" w:space="0" w:color="auto"/>
              <w:right w:val="single" w:sz="4" w:space="0" w:color="auto"/>
            </w:tcBorders>
            <w:shd w:val="clear" w:color="000000" w:fill="FFFFCC"/>
            <w:noWrap/>
            <w:vAlign w:val="bottom"/>
            <w:hideMark/>
          </w:tcPr>
          <w:p w14:paraId="66259297" w14:textId="6B28F9F0" w:rsidR="00B256ED" w:rsidRPr="00B256ED" w:rsidRDefault="009815A2" w:rsidP="00B256ED">
            <w:pPr>
              <w:spacing w:before="0" w:after="0" w:line="240" w:lineRule="auto"/>
              <w:jc w:val="right"/>
              <w:rPr>
                <w:rFonts w:eastAsia="Times New Roman"/>
                <w:color w:val="000000"/>
                <w:sz w:val="24"/>
                <w:lang w:eastAsia="en-US"/>
              </w:rPr>
            </w:pPr>
            <w:r>
              <w:rPr>
                <w:rFonts w:eastAsia="Times New Roman"/>
                <w:color w:val="000000"/>
                <w:sz w:val="24"/>
                <w:lang w:eastAsia="en-US"/>
              </w:rPr>
              <w:t>10</w:t>
            </w:r>
          </w:p>
        </w:tc>
        <w:tc>
          <w:tcPr>
            <w:tcW w:w="831" w:type="dxa"/>
            <w:tcBorders>
              <w:top w:val="nil"/>
              <w:left w:val="nil"/>
              <w:bottom w:val="single" w:sz="4" w:space="0" w:color="auto"/>
              <w:right w:val="single" w:sz="4" w:space="0" w:color="auto"/>
            </w:tcBorders>
            <w:shd w:val="clear" w:color="auto" w:fill="auto"/>
            <w:noWrap/>
            <w:vAlign w:val="bottom"/>
            <w:hideMark/>
          </w:tcPr>
          <w:p w14:paraId="4A759C72"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 </w:t>
            </w:r>
          </w:p>
        </w:tc>
      </w:tr>
    </w:tbl>
    <w:p w14:paraId="3FEDD832" w14:textId="5B5ACC1A" w:rsidR="00AF5AEB" w:rsidRDefault="00AF5AEB" w:rsidP="00E72624">
      <w:pPr>
        <w:rPr>
          <w:lang w:eastAsia="zh-CN"/>
        </w:rPr>
      </w:pPr>
    </w:p>
    <w:p w14:paraId="4554F5A9" w14:textId="77777777" w:rsidR="00AF5AEB" w:rsidRDefault="00AF5AEB">
      <w:pPr>
        <w:spacing w:before="0" w:after="0" w:line="240" w:lineRule="auto"/>
        <w:rPr>
          <w:lang w:eastAsia="zh-CN"/>
        </w:rPr>
      </w:pPr>
      <w:r>
        <w:rPr>
          <w:lang w:eastAsia="zh-CN"/>
        </w:rPr>
        <w:br w:type="page"/>
      </w:r>
    </w:p>
    <w:tbl>
      <w:tblPr>
        <w:tblW w:w="12834" w:type="dxa"/>
        <w:tblLook w:val="04A0" w:firstRow="1" w:lastRow="0" w:firstColumn="1" w:lastColumn="0" w:noHBand="0" w:noVBand="1"/>
      </w:tblPr>
      <w:tblGrid>
        <w:gridCol w:w="670"/>
        <w:gridCol w:w="4055"/>
        <w:gridCol w:w="1320"/>
        <w:gridCol w:w="1260"/>
        <w:gridCol w:w="1360"/>
        <w:gridCol w:w="4169"/>
      </w:tblGrid>
      <w:tr w:rsidR="00B256ED" w:rsidRPr="00B256ED" w14:paraId="0C117380" w14:textId="77777777" w:rsidTr="00427F47">
        <w:trPr>
          <w:trHeight w:val="1320"/>
        </w:trPr>
        <w:tc>
          <w:tcPr>
            <w:tcW w:w="12834" w:type="dxa"/>
            <w:gridSpan w:val="6"/>
            <w:tcBorders>
              <w:top w:val="nil"/>
              <w:left w:val="nil"/>
              <w:bottom w:val="nil"/>
              <w:right w:val="nil"/>
            </w:tcBorders>
            <w:shd w:val="clear" w:color="auto" w:fill="auto"/>
            <w:vAlign w:val="center"/>
            <w:hideMark/>
          </w:tcPr>
          <w:p w14:paraId="3B963238" w14:textId="52A2742C" w:rsidR="00B256ED" w:rsidRPr="00B256ED" w:rsidRDefault="00B256ED" w:rsidP="00B256ED">
            <w:pPr>
              <w:spacing w:before="0" w:after="0" w:line="240" w:lineRule="auto"/>
              <w:jc w:val="center"/>
              <w:rPr>
                <w:rFonts w:eastAsia="Times New Roman"/>
                <w:b/>
                <w:bCs/>
                <w:color w:val="000000"/>
                <w:sz w:val="28"/>
                <w:szCs w:val="28"/>
                <w:lang w:eastAsia="en-US"/>
              </w:rPr>
            </w:pPr>
            <w:r w:rsidRPr="00B256ED">
              <w:rPr>
                <w:rFonts w:eastAsia="Times New Roman"/>
                <w:b/>
                <w:bCs/>
                <w:color w:val="000000"/>
                <w:sz w:val="28"/>
                <w:szCs w:val="28"/>
                <w:lang w:eastAsia="en-US"/>
              </w:rPr>
              <w:lastRenderedPageBreak/>
              <w:t xml:space="preserve">BẢNG 4.3. TÍNH TOÁN HỆ SỐ PHỨC TẠP KỸ THUẬT - CÔNG NGHỆ </w:t>
            </w:r>
            <w:r w:rsidRPr="00B256ED">
              <w:rPr>
                <w:rFonts w:eastAsia="Times New Roman"/>
                <w:b/>
                <w:bCs/>
                <w:color w:val="000000"/>
                <w:sz w:val="28"/>
                <w:szCs w:val="28"/>
                <w:lang w:eastAsia="en-US"/>
              </w:rPr>
              <w:br/>
            </w:r>
            <w:r w:rsidR="006F76F7">
              <w:rPr>
                <w:rFonts w:eastAsia="Times New Roman"/>
                <w:b/>
                <w:bCs/>
                <w:sz w:val="28"/>
                <w:szCs w:val="28"/>
                <w:lang w:eastAsia="en-US"/>
              </w:rPr>
              <w:t>PHẦN MỀM ĐẤU GIÁ VÀ BOOK BUILDING</w:t>
            </w:r>
          </w:p>
        </w:tc>
      </w:tr>
      <w:tr w:rsidR="00B256ED" w:rsidRPr="00B256ED" w14:paraId="1B4339A7" w14:textId="77777777" w:rsidTr="00427F47">
        <w:trPr>
          <w:trHeight w:val="630"/>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88B139"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STT</w:t>
            </w:r>
          </w:p>
        </w:tc>
        <w:tc>
          <w:tcPr>
            <w:tcW w:w="4055" w:type="dxa"/>
            <w:tcBorders>
              <w:top w:val="single" w:sz="4" w:space="0" w:color="auto"/>
              <w:left w:val="nil"/>
              <w:bottom w:val="single" w:sz="4" w:space="0" w:color="auto"/>
              <w:right w:val="single" w:sz="4" w:space="0" w:color="auto"/>
            </w:tcBorders>
            <w:shd w:val="clear" w:color="auto" w:fill="auto"/>
            <w:vAlign w:val="center"/>
            <w:hideMark/>
          </w:tcPr>
          <w:p w14:paraId="5B038244"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Các hệ số</w:t>
            </w:r>
          </w:p>
        </w:tc>
        <w:tc>
          <w:tcPr>
            <w:tcW w:w="1320" w:type="dxa"/>
            <w:tcBorders>
              <w:top w:val="single" w:sz="4" w:space="0" w:color="auto"/>
              <w:left w:val="nil"/>
              <w:bottom w:val="single" w:sz="4" w:space="0" w:color="auto"/>
              <w:right w:val="single" w:sz="4" w:space="0" w:color="auto"/>
            </w:tcBorders>
            <w:shd w:val="clear" w:color="auto" w:fill="auto"/>
            <w:vAlign w:val="center"/>
            <w:hideMark/>
          </w:tcPr>
          <w:p w14:paraId="30A94B23"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Giá trị xếp hạng (Qi)</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69B44EC9"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Trọng số</w:t>
            </w:r>
          </w:p>
        </w:tc>
        <w:tc>
          <w:tcPr>
            <w:tcW w:w="1360" w:type="dxa"/>
            <w:tcBorders>
              <w:top w:val="single" w:sz="4" w:space="0" w:color="auto"/>
              <w:left w:val="nil"/>
              <w:bottom w:val="single" w:sz="4" w:space="0" w:color="auto"/>
              <w:right w:val="single" w:sz="4" w:space="0" w:color="auto"/>
            </w:tcBorders>
            <w:shd w:val="clear" w:color="auto" w:fill="auto"/>
            <w:vAlign w:val="center"/>
            <w:hideMark/>
          </w:tcPr>
          <w:p w14:paraId="453F6364"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Kết quả</w:t>
            </w:r>
          </w:p>
        </w:tc>
        <w:tc>
          <w:tcPr>
            <w:tcW w:w="4169" w:type="dxa"/>
            <w:tcBorders>
              <w:top w:val="single" w:sz="4" w:space="0" w:color="auto"/>
              <w:left w:val="nil"/>
              <w:bottom w:val="single" w:sz="4" w:space="0" w:color="auto"/>
              <w:right w:val="single" w:sz="4" w:space="0" w:color="auto"/>
            </w:tcBorders>
            <w:shd w:val="clear" w:color="auto" w:fill="auto"/>
            <w:vAlign w:val="center"/>
            <w:hideMark/>
          </w:tcPr>
          <w:p w14:paraId="2BD4BC29" w14:textId="77777777" w:rsidR="00B256ED" w:rsidRPr="00B256ED" w:rsidRDefault="00B256ED" w:rsidP="00B256ED">
            <w:pPr>
              <w:spacing w:before="0" w:after="0" w:line="240" w:lineRule="auto"/>
              <w:jc w:val="center"/>
              <w:rPr>
                <w:rFonts w:eastAsia="Times New Roman"/>
                <w:b/>
                <w:bCs/>
                <w:color w:val="000000"/>
                <w:sz w:val="24"/>
                <w:lang w:eastAsia="en-US"/>
              </w:rPr>
            </w:pPr>
            <w:r w:rsidRPr="00B256ED">
              <w:rPr>
                <w:rFonts w:eastAsia="Times New Roman"/>
                <w:b/>
                <w:bCs/>
                <w:color w:val="000000"/>
                <w:sz w:val="24"/>
                <w:lang w:eastAsia="en-US"/>
              </w:rPr>
              <w:t>Ghi chú</w:t>
            </w:r>
          </w:p>
        </w:tc>
      </w:tr>
      <w:tr w:rsidR="00B256ED" w:rsidRPr="00B256ED" w14:paraId="013027BC" w14:textId="77777777" w:rsidTr="00427F47">
        <w:trPr>
          <w:trHeight w:val="39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7D077D74" w14:textId="77777777" w:rsidR="00B256ED" w:rsidRPr="00B256ED" w:rsidRDefault="00B256ED" w:rsidP="00B256ED">
            <w:pPr>
              <w:spacing w:before="0" w:after="0" w:line="240" w:lineRule="auto"/>
              <w:rPr>
                <w:rFonts w:eastAsia="Times New Roman"/>
                <w:b/>
                <w:bCs/>
                <w:color w:val="000000"/>
                <w:sz w:val="24"/>
                <w:lang w:eastAsia="en-US"/>
              </w:rPr>
            </w:pPr>
            <w:r w:rsidRPr="00B256ED">
              <w:rPr>
                <w:rFonts w:eastAsia="Times New Roman"/>
                <w:b/>
                <w:bCs/>
                <w:color w:val="000000"/>
                <w:sz w:val="24"/>
                <w:lang w:eastAsia="en-US"/>
              </w:rPr>
              <w:t>I</w:t>
            </w:r>
          </w:p>
        </w:tc>
        <w:tc>
          <w:tcPr>
            <w:tcW w:w="4055" w:type="dxa"/>
            <w:tcBorders>
              <w:top w:val="nil"/>
              <w:left w:val="nil"/>
              <w:bottom w:val="single" w:sz="4" w:space="0" w:color="auto"/>
              <w:right w:val="single" w:sz="4" w:space="0" w:color="auto"/>
            </w:tcBorders>
            <w:shd w:val="clear" w:color="auto" w:fill="auto"/>
            <w:vAlign w:val="center"/>
            <w:hideMark/>
          </w:tcPr>
          <w:p w14:paraId="2364B76A" w14:textId="77777777" w:rsidR="00B256ED" w:rsidRPr="00B256ED" w:rsidRDefault="00B256ED" w:rsidP="00B256ED">
            <w:pPr>
              <w:spacing w:before="0" w:after="0" w:line="240" w:lineRule="auto"/>
              <w:rPr>
                <w:rFonts w:eastAsia="Times New Roman"/>
                <w:b/>
                <w:bCs/>
                <w:color w:val="000000"/>
                <w:sz w:val="24"/>
                <w:lang w:eastAsia="en-US"/>
              </w:rPr>
            </w:pPr>
            <w:r w:rsidRPr="00B256ED">
              <w:rPr>
                <w:rFonts w:eastAsia="Times New Roman"/>
                <w:b/>
                <w:bCs/>
                <w:color w:val="000000"/>
                <w:sz w:val="24"/>
                <w:lang w:eastAsia="en-US"/>
              </w:rPr>
              <w:t>Hệ số KT-CN (TFW)</w:t>
            </w:r>
          </w:p>
        </w:tc>
        <w:tc>
          <w:tcPr>
            <w:tcW w:w="1320" w:type="dxa"/>
            <w:tcBorders>
              <w:top w:val="nil"/>
              <w:left w:val="nil"/>
              <w:bottom w:val="single" w:sz="4" w:space="0" w:color="auto"/>
              <w:right w:val="single" w:sz="4" w:space="0" w:color="auto"/>
            </w:tcBorders>
            <w:shd w:val="clear" w:color="auto" w:fill="auto"/>
            <w:vAlign w:val="center"/>
            <w:hideMark/>
          </w:tcPr>
          <w:p w14:paraId="69DD231D" w14:textId="77777777" w:rsidR="00B256ED" w:rsidRPr="00B256ED" w:rsidRDefault="00B256ED" w:rsidP="00B256ED">
            <w:pPr>
              <w:spacing w:before="0" w:after="0" w:line="240" w:lineRule="auto"/>
              <w:rPr>
                <w:rFonts w:eastAsia="Times New Roman"/>
                <w:b/>
                <w:bCs/>
                <w:color w:val="000000"/>
                <w:sz w:val="24"/>
                <w:lang w:eastAsia="en-US"/>
              </w:rPr>
            </w:pPr>
            <w:r w:rsidRPr="00B256ED">
              <w:rPr>
                <w:rFonts w:eastAsia="Times New Roman"/>
                <w:b/>
                <w:bCs/>
                <w:color w:val="000000"/>
                <w:sz w:val="24"/>
                <w:lang w:eastAsia="en-US"/>
              </w:rPr>
              <w:t> </w:t>
            </w:r>
          </w:p>
        </w:tc>
        <w:tc>
          <w:tcPr>
            <w:tcW w:w="1260" w:type="dxa"/>
            <w:tcBorders>
              <w:top w:val="nil"/>
              <w:left w:val="nil"/>
              <w:bottom w:val="single" w:sz="4" w:space="0" w:color="auto"/>
              <w:right w:val="single" w:sz="4" w:space="0" w:color="auto"/>
            </w:tcBorders>
            <w:shd w:val="clear" w:color="auto" w:fill="auto"/>
            <w:vAlign w:val="center"/>
            <w:hideMark/>
          </w:tcPr>
          <w:p w14:paraId="639905EC" w14:textId="77777777" w:rsidR="00B256ED" w:rsidRPr="00B256ED" w:rsidRDefault="00B256ED" w:rsidP="00B256ED">
            <w:pPr>
              <w:spacing w:before="0" w:after="0" w:line="240" w:lineRule="auto"/>
              <w:jc w:val="right"/>
              <w:rPr>
                <w:rFonts w:eastAsia="Times New Roman"/>
                <w:b/>
                <w:bCs/>
                <w:color w:val="000000"/>
                <w:sz w:val="24"/>
                <w:lang w:eastAsia="en-US"/>
              </w:rPr>
            </w:pPr>
            <w:r w:rsidRPr="00B256ED">
              <w:rPr>
                <w:rFonts w:eastAsia="Times New Roman"/>
                <w:b/>
                <w:bCs/>
                <w:color w:val="000000"/>
                <w:sz w:val="24"/>
                <w:lang w:eastAsia="en-US"/>
              </w:rPr>
              <w:t> </w:t>
            </w:r>
          </w:p>
        </w:tc>
        <w:tc>
          <w:tcPr>
            <w:tcW w:w="1360" w:type="dxa"/>
            <w:tcBorders>
              <w:top w:val="nil"/>
              <w:left w:val="nil"/>
              <w:bottom w:val="single" w:sz="4" w:space="0" w:color="auto"/>
              <w:right w:val="single" w:sz="4" w:space="0" w:color="auto"/>
            </w:tcBorders>
            <w:shd w:val="clear" w:color="000000" w:fill="FFFFCC"/>
            <w:vAlign w:val="center"/>
            <w:hideMark/>
          </w:tcPr>
          <w:p w14:paraId="00850847" w14:textId="77777777" w:rsidR="00B256ED" w:rsidRPr="00B256ED" w:rsidRDefault="00B256ED" w:rsidP="00B256ED">
            <w:pPr>
              <w:spacing w:before="0" w:after="0" w:line="240" w:lineRule="auto"/>
              <w:jc w:val="right"/>
              <w:rPr>
                <w:rFonts w:eastAsia="Times New Roman"/>
                <w:b/>
                <w:bCs/>
                <w:color w:val="000000"/>
                <w:sz w:val="24"/>
                <w:lang w:eastAsia="en-US"/>
              </w:rPr>
            </w:pPr>
            <w:r w:rsidRPr="00B256ED">
              <w:rPr>
                <w:rFonts w:eastAsia="Times New Roman"/>
                <w:b/>
                <w:bCs/>
                <w:color w:val="000000"/>
                <w:sz w:val="24"/>
                <w:lang w:eastAsia="en-US"/>
              </w:rPr>
              <w:t>45</w:t>
            </w:r>
          </w:p>
        </w:tc>
        <w:tc>
          <w:tcPr>
            <w:tcW w:w="4169" w:type="dxa"/>
            <w:tcBorders>
              <w:top w:val="nil"/>
              <w:left w:val="nil"/>
              <w:bottom w:val="single" w:sz="4" w:space="0" w:color="auto"/>
              <w:right w:val="single" w:sz="4" w:space="0" w:color="auto"/>
            </w:tcBorders>
            <w:shd w:val="clear" w:color="auto" w:fill="auto"/>
            <w:vAlign w:val="center"/>
            <w:hideMark/>
          </w:tcPr>
          <w:p w14:paraId="0A9B4198"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 </w:t>
            </w:r>
          </w:p>
        </w:tc>
      </w:tr>
      <w:tr w:rsidR="00B256ED" w:rsidRPr="00B256ED" w14:paraId="2AAEF567" w14:textId="77777777" w:rsidTr="00427F47">
        <w:trPr>
          <w:trHeight w:val="99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2F71092A"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1</w:t>
            </w:r>
          </w:p>
        </w:tc>
        <w:tc>
          <w:tcPr>
            <w:tcW w:w="4055" w:type="dxa"/>
            <w:tcBorders>
              <w:top w:val="nil"/>
              <w:left w:val="nil"/>
              <w:bottom w:val="single" w:sz="4" w:space="0" w:color="auto"/>
              <w:right w:val="single" w:sz="4" w:space="0" w:color="auto"/>
            </w:tcBorders>
            <w:shd w:val="clear" w:color="auto" w:fill="auto"/>
            <w:vAlign w:val="center"/>
            <w:hideMark/>
          </w:tcPr>
          <w:p w14:paraId="1E795263"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Hệ thống phân tán (Distributed System)</w:t>
            </w:r>
          </w:p>
        </w:tc>
        <w:tc>
          <w:tcPr>
            <w:tcW w:w="1320" w:type="dxa"/>
            <w:tcBorders>
              <w:top w:val="nil"/>
              <w:left w:val="nil"/>
              <w:bottom w:val="single" w:sz="4" w:space="0" w:color="auto"/>
              <w:right w:val="single" w:sz="4" w:space="0" w:color="auto"/>
            </w:tcBorders>
            <w:shd w:val="clear" w:color="auto" w:fill="auto"/>
            <w:vAlign w:val="center"/>
            <w:hideMark/>
          </w:tcPr>
          <w:p w14:paraId="2F5A5730" w14:textId="77777777" w:rsidR="00B256ED" w:rsidRPr="00B256ED" w:rsidRDefault="00B256ED" w:rsidP="00B256ED">
            <w:pPr>
              <w:spacing w:before="0" w:after="0" w:line="240" w:lineRule="auto"/>
              <w:jc w:val="center"/>
              <w:rPr>
                <w:rFonts w:eastAsia="Times New Roman"/>
                <w:sz w:val="24"/>
                <w:lang w:eastAsia="en-US"/>
              </w:rPr>
            </w:pPr>
            <w:r w:rsidRPr="00B256ED">
              <w:rPr>
                <w:rFonts w:eastAsia="Times New Roman"/>
                <w:sz w:val="24"/>
                <w:lang w:eastAsia="en-US"/>
              </w:rPr>
              <w:t>3</w:t>
            </w:r>
          </w:p>
        </w:tc>
        <w:tc>
          <w:tcPr>
            <w:tcW w:w="1260" w:type="dxa"/>
            <w:tcBorders>
              <w:top w:val="nil"/>
              <w:left w:val="nil"/>
              <w:bottom w:val="single" w:sz="4" w:space="0" w:color="auto"/>
              <w:right w:val="single" w:sz="4" w:space="0" w:color="auto"/>
            </w:tcBorders>
            <w:shd w:val="clear" w:color="000000" w:fill="FFFFFF"/>
            <w:vAlign w:val="center"/>
            <w:hideMark/>
          </w:tcPr>
          <w:p w14:paraId="37CFA142"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2</w:t>
            </w:r>
          </w:p>
        </w:tc>
        <w:tc>
          <w:tcPr>
            <w:tcW w:w="1360" w:type="dxa"/>
            <w:tcBorders>
              <w:top w:val="nil"/>
              <w:left w:val="nil"/>
              <w:bottom w:val="single" w:sz="4" w:space="0" w:color="auto"/>
              <w:right w:val="single" w:sz="4" w:space="0" w:color="auto"/>
            </w:tcBorders>
            <w:shd w:val="clear" w:color="auto" w:fill="auto"/>
            <w:vAlign w:val="center"/>
            <w:hideMark/>
          </w:tcPr>
          <w:p w14:paraId="336A2C21"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6</w:t>
            </w:r>
          </w:p>
        </w:tc>
        <w:tc>
          <w:tcPr>
            <w:tcW w:w="4169" w:type="dxa"/>
            <w:tcBorders>
              <w:top w:val="nil"/>
              <w:left w:val="nil"/>
              <w:bottom w:val="single" w:sz="4" w:space="0" w:color="auto"/>
              <w:right w:val="single" w:sz="4" w:space="0" w:color="auto"/>
            </w:tcBorders>
            <w:shd w:val="clear" w:color="auto" w:fill="auto"/>
            <w:vAlign w:val="bottom"/>
            <w:hideMark/>
          </w:tcPr>
          <w:p w14:paraId="0B2BCEF3" w14:textId="77777777" w:rsidR="00B256ED" w:rsidRPr="00B256ED" w:rsidRDefault="00B256ED" w:rsidP="00B256ED">
            <w:pPr>
              <w:spacing w:before="0" w:after="0" w:line="240" w:lineRule="auto"/>
              <w:rPr>
                <w:rFonts w:eastAsia="Times New Roman"/>
                <w:color w:val="000000"/>
                <w:szCs w:val="26"/>
                <w:lang w:eastAsia="en-US"/>
              </w:rPr>
            </w:pPr>
            <w:r w:rsidRPr="00B256ED">
              <w:rPr>
                <w:rFonts w:eastAsia="Times New Roman"/>
                <w:color w:val="000000"/>
                <w:szCs w:val="26"/>
                <w:lang w:eastAsia="en-US"/>
              </w:rPr>
              <w:t>Hệ thống được thiết kế thành nhiều module độc lập, hoạt động trên các môi trường khác nhau</w:t>
            </w:r>
          </w:p>
        </w:tc>
      </w:tr>
      <w:tr w:rsidR="00B256ED" w:rsidRPr="00B256ED" w14:paraId="145B978D" w14:textId="77777777" w:rsidTr="00427F47">
        <w:trPr>
          <w:trHeight w:val="102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150941F1"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2</w:t>
            </w:r>
          </w:p>
        </w:tc>
        <w:tc>
          <w:tcPr>
            <w:tcW w:w="4055" w:type="dxa"/>
            <w:tcBorders>
              <w:top w:val="nil"/>
              <w:left w:val="nil"/>
              <w:bottom w:val="single" w:sz="4" w:space="0" w:color="auto"/>
              <w:right w:val="single" w:sz="4" w:space="0" w:color="auto"/>
            </w:tcBorders>
            <w:shd w:val="clear" w:color="auto" w:fill="auto"/>
            <w:vAlign w:val="center"/>
            <w:hideMark/>
          </w:tcPr>
          <w:p w14:paraId="1F338602"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Tính chất đáp ứng tức thời hoặc các yêu cầu đảm bảo thông lượng (Response throughput performance objectives)</w:t>
            </w:r>
          </w:p>
        </w:tc>
        <w:tc>
          <w:tcPr>
            <w:tcW w:w="1320" w:type="dxa"/>
            <w:tcBorders>
              <w:top w:val="nil"/>
              <w:left w:val="nil"/>
              <w:bottom w:val="single" w:sz="4" w:space="0" w:color="auto"/>
              <w:right w:val="single" w:sz="4" w:space="0" w:color="auto"/>
            </w:tcBorders>
            <w:shd w:val="clear" w:color="auto" w:fill="auto"/>
            <w:vAlign w:val="center"/>
            <w:hideMark/>
          </w:tcPr>
          <w:p w14:paraId="16A8AAD5" w14:textId="77777777" w:rsidR="00B256ED" w:rsidRPr="00B256ED" w:rsidRDefault="00B256ED" w:rsidP="00B256ED">
            <w:pPr>
              <w:spacing w:before="0" w:after="0" w:line="240" w:lineRule="auto"/>
              <w:jc w:val="center"/>
              <w:rPr>
                <w:rFonts w:eastAsia="Times New Roman"/>
                <w:sz w:val="24"/>
                <w:lang w:eastAsia="en-US"/>
              </w:rPr>
            </w:pPr>
            <w:r w:rsidRPr="00B256ED">
              <w:rPr>
                <w:rFonts w:eastAsia="Times New Roman"/>
                <w:sz w:val="24"/>
                <w:lang w:eastAsia="en-US"/>
              </w:rPr>
              <w:t>4</w:t>
            </w:r>
          </w:p>
        </w:tc>
        <w:tc>
          <w:tcPr>
            <w:tcW w:w="1260" w:type="dxa"/>
            <w:tcBorders>
              <w:top w:val="nil"/>
              <w:left w:val="nil"/>
              <w:bottom w:val="single" w:sz="4" w:space="0" w:color="auto"/>
              <w:right w:val="single" w:sz="4" w:space="0" w:color="auto"/>
            </w:tcBorders>
            <w:shd w:val="clear" w:color="000000" w:fill="FFFFFF"/>
            <w:vAlign w:val="center"/>
            <w:hideMark/>
          </w:tcPr>
          <w:p w14:paraId="5FAE7861"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1</w:t>
            </w:r>
          </w:p>
        </w:tc>
        <w:tc>
          <w:tcPr>
            <w:tcW w:w="1360" w:type="dxa"/>
            <w:tcBorders>
              <w:top w:val="nil"/>
              <w:left w:val="nil"/>
              <w:bottom w:val="single" w:sz="4" w:space="0" w:color="auto"/>
              <w:right w:val="single" w:sz="4" w:space="0" w:color="auto"/>
            </w:tcBorders>
            <w:shd w:val="clear" w:color="auto" w:fill="auto"/>
            <w:vAlign w:val="center"/>
            <w:hideMark/>
          </w:tcPr>
          <w:p w14:paraId="434D1A9F"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4</w:t>
            </w:r>
          </w:p>
        </w:tc>
        <w:tc>
          <w:tcPr>
            <w:tcW w:w="4169" w:type="dxa"/>
            <w:tcBorders>
              <w:top w:val="nil"/>
              <w:left w:val="nil"/>
              <w:bottom w:val="single" w:sz="4" w:space="0" w:color="auto"/>
              <w:right w:val="single" w:sz="4" w:space="0" w:color="auto"/>
            </w:tcBorders>
            <w:shd w:val="clear" w:color="auto" w:fill="auto"/>
            <w:vAlign w:val="center"/>
            <w:hideMark/>
          </w:tcPr>
          <w:p w14:paraId="0003297F" w14:textId="77777777" w:rsidR="00B256ED" w:rsidRPr="00B256ED" w:rsidRDefault="00B256ED" w:rsidP="00B256ED">
            <w:pPr>
              <w:spacing w:before="0" w:after="0" w:line="240" w:lineRule="auto"/>
              <w:rPr>
                <w:rFonts w:eastAsia="Times New Roman"/>
                <w:szCs w:val="26"/>
                <w:lang w:eastAsia="en-US"/>
              </w:rPr>
            </w:pPr>
            <w:r w:rsidRPr="00B256ED">
              <w:rPr>
                <w:rFonts w:eastAsia="Times New Roman"/>
                <w:szCs w:val="26"/>
                <w:lang w:eastAsia="en-US"/>
              </w:rPr>
              <w:t>Hệ thống có khả năng đáp ứng xử lý cao và thông suốt</w:t>
            </w:r>
          </w:p>
        </w:tc>
      </w:tr>
      <w:tr w:rsidR="00B256ED" w:rsidRPr="00B256ED" w14:paraId="349B9A19" w14:textId="77777777" w:rsidTr="00427F47">
        <w:trPr>
          <w:trHeight w:val="915"/>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18D1A85C"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3</w:t>
            </w:r>
          </w:p>
        </w:tc>
        <w:tc>
          <w:tcPr>
            <w:tcW w:w="4055" w:type="dxa"/>
            <w:tcBorders>
              <w:top w:val="nil"/>
              <w:left w:val="nil"/>
              <w:bottom w:val="single" w:sz="4" w:space="0" w:color="auto"/>
              <w:right w:val="single" w:sz="4" w:space="0" w:color="auto"/>
            </w:tcBorders>
            <w:shd w:val="clear" w:color="auto" w:fill="auto"/>
            <w:vAlign w:val="center"/>
            <w:hideMark/>
          </w:tcPr>
          <w:p w14:paraId="3E349233"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Hiệu quả sử dụng trực tuyến (End user efficiency online)</w:t>
            </w:r>
          </w:p>
        </w:tc>
        <w:tc>
          <w:tcPr>
            <w:tcW w:w="1320" w:type="dxa"/>
            <w:tcBorders>
              <w:top w:val="nil"/>
              <w:left w:val="nil"/>
              <w:bottom w:val="single" w:sz="4" w:space="0" w:color="auto"/>
              <w:right w:val="single" w:sz="4" w:space="0" w:color="auto"/>
            </w:tcBorders>
            <w:shd w:val="clear" w:color="auto" w:fill="auto"/>
            <w:vAlign w:val="center"/>
            <w:hideMark/>
          </w:tcPr>
          <w:p w14:paraId="01D97646" w14:textId="77777777" w:rsidR="00B256ED" w:rsidRPr="00B256ED" w:rsidRDefault="00B256ED" w:rsidP="00B256ED">
            <w:pPr>
              <w:spacing w:before="0" w:after="0" w:line="240" w:lineRule="auto"/>
              <w:jc w:val="center"/>
              <w:rPr>
                <w:rFonts w:eastAsia="Times New Roman"/>
                <w:sz w:val="24"/>
                <w:lang w:eastAsia="en-US"/>
              </w:rPr>
            </w:pPr>
            <w:r w:rsidRPr="00B256ED">
              <w:rPr>
                <w:rFonts w:eastAsia="Times New Roman"/>
                <w:sz w:val="24"/>
                <w:lang w:eastAsia="en-US"/>
              </w:rPr>
              <w:t>2</w:t>
            </w:r>
          </w:p>
        </w:tc>
        <w:tc>
          <w:tcPr>
            <w:tcW w:w="1260" w:type="dxa"/>
            <w:tcBorders>
              <w:top w:val="nil"/>
              <w:left w:val="nil"/>
              <w:bottom w:val="single" w:sz="4" w:space="0" w:color="auto"/>
              <w:right w:val="single" w:sz="4" w:space="0" w:color="auto"/>
            </w:tcBorders>
            <w:shd w:val="clear" w:color="000000" w:fill="FFFFFF"/>
            <w:vAlign w:val="center"/>
            <w:hideMark/>
          </w:tcPr>
          <w:p w14:paraId="0E9B1F05"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1</w:t>
            </w:r>
          </w:p>
        </w:tc>
        <w:tc>
          <w:tcPr>
            <w:tcW w:w="1360" w:type="dxa"/>
            <w:tcBorders>
              <w:top w:val="nil"/>
              <w:left w:val="nil"/>
              <w:bottom w:val="single" w:sz="4" w:space="0" w:color="auto"/>
              <w:right w:val="single" w:sz="4" w:space="0" w:color="auto"/>
            </w:tcBorders>
            <w:shd w:val="clear" w:color="auto" w:fill="auto"/>
            <w:vAlign w:val="center"/>
            <w:hideMark/>
          </w:tcPr>
          <w:p w14:paraId="7001B026"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2</w:t>
            </w:r>
          </w:p>
        </w:tc>
        <w:tc>
          <w:tcPr>
            <w:tcW w:w="4169" w:type="dxa"/>
            <w:tcBorders>
              <w:top w:val="nil"/>
              <w:left w:val="nil"/>
              <w:bottom w:val="single" w:sz="4" w:space="0" w:color="auto"/>
              <w:right w:val="single" w:sz="4" w:space="0" w:color="auto"/>
            </w:tcBorders>
            <w:shd w:val="clear" w:color="auto" w:fill="auto"/>
            <w:vAlign w:val="center"/>
            <w:hideMark/>
          </w:tcPr>
          <w:p w14:paraId="0BCF8E87" w14:textId="77777777" w:rsidR="00B256ED" w:rsidRPr="00B256ED" w:rsidRDefault="00B256ED" w:rsidP="00B256ED">
            <w:pPr>
              <w:spacing w:before="0" w:after="0" w:line="240" w:lineRule="auto"/>
              <w:rPr>
                <w:rFonts w:eastAsia="Times New Roman"/>
                <w:szCs w:val="26"/>
                <w:lang w:eastAsia="en-US"/>
              </w:rPr>
            </w:pPr>
            <w:r w:rsidRPr="00B256ED">
              <w:rPr>
                <w:rFonts w:eastAsia="Times New Roman"/>
                <w:szCs w:val="26"/>
                <w:lang w:eastAsia="en-US"/>
              </w:rPr>
              <w:t xml:space="preserve">Hệ thống chủ yếu thực hiện việc tính toán, xử lý. </w:t>
            </w:r>
          </w:p>
        </w:tc>
      </w:tr>
      <w:tr w:rsidR="00B256ED" w:rsidRPr="00B256ED" w14:paraId="29B9A12C" w14:textId="77777777" w:rsidTr="00427F47">
        <w:trPr>
          <w:trHeight w:val="99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50738EBE"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4</w:t>
            </w:r>
          </w:p>
        </w:tc>
        <w:tc>
          <w:tcPr>
            <w:tcW w:w="4055" w:type="dxa"/>
            <w:tcBorders>
              <w:top w:val="nil"/>
              <w:left w:val="nil"/>
              <w:bottom w:val="single" w:sz="4" w:space="0" w:color="auto"/>
              <w:right w:val="single" w:sz="4" w:space="0" w:color="auto"/>
            </w:tcBorders>
            <w:shd w:val="clear" w:color="auto" w:fill="auto"/>
            <w:vAlign w:val="center"/>
            <w:hideMark/>
          </w:tcPr>
          <w:p w14:paraId="7C37EACF"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Độ phức tạp của xử lý bên trong (Complex internal processing)</w:t>
            </w:r>
          </w:p>
        </w:tc>
        <w:tc>
          <w:tcPr>
            <w:tcW w:w="1320" w:type="dxa"/>
            <w:tcBorders>
              <w:top w:val="nil"/>
              <w:left w:val="nil"/>
              <w:bottom w:val="single" w:sz="4" w:space="0" w:color="auto"/>
              <w:right w:val="single" w:sz="4" w:space="0" w:color="auto"/>
            </w:tcBorders>
            <w:shd w:val="clear" w:color="auto" w:fill="auto"/>
            <w:vAlign w:val="center"/>
            <w:hideMark/>
          </w:tcPr>
          <w:p w14:paraId="0837F499" w14:textId="77777777" w:rsidR="00B256ED" w:rsidRPr="00B256ED" w:rsidRDefault="00B256ED" w:rsidP="00B256ED">
            <w:pPr>
              <w:spacing w:before="0" w:after="0" w:line="240" w:lineRule="auto"/>
              <w:jc w:val="center"/>
              <w:rPr>
                <w:rFonts w:eastAsia="Times New Roman"/>
                <w:sz w:val="24"/>
                <w:lang w:eastAsia="en-US"/>
              </w:rPr>
            </w:pPr>
            <w:r w:rsidRPr="00B256ED">
              <w:rPr>
                <w:rFonts w:eastAsia="Times New Roman"/>
                <w:sz w:val="24"/>
                <w:lang w:eastAsia="en-US"/>
              </w:rPr>
              <w:t>4</w:t>
            </w:r>
          </w:p>
        </w:tc>
        <w:tc>
          <w:tcPr>
            <w:tcW w:w="1260" w:type="dxa"/>
            <w:tcBorders>
              <w:top w:val="nil"/>
              <w:left w:val="nil"/>
              <w:bottom w:val="single" w:sz="4" w:space="0" w:color="auto"/>
              <w:right w:val="single" w:sz="4" w:space="0" w:color="auto"/>
            </w:tcBorders>
            <w:shd w:val="clear" w:color="000000" w:fill="FFFFFF"/>
            <w:vAlign w:val="center"/>
            <w:hideMark/>
          </w:tcPr>
          <w:p w14:paraId="65AF4C8C"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1</w:t>
            </w:r>
          </w:p>
        </w:tc>
        <w:tc>
          <w:tcPr>
            <w:tcW w:w="1360" w:type="dxa"/>
            <w:tcBorders>
              <w:top w:val="nil"/>
              <w:left w:val="nil"/>
              <w:bottom w:val="single" w:sz="4" w:space="0" w:color="auto"/>
              <w:right w:val="single" w:sz="4" w:space="0" w:color="auto"/>
            </w:tcBorders>
            <w:shd w:val="clear" w:color="auto" w:fill="auto"/>
            <w:vAlign w:val="center"/>
            <w:hideMark/>
          </w:tcPr>
          <w:p w14:paraId="11189531"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4</w:t>
            </w:r>
          </w:p>
        </w:tc>
        <w:tc>
          <w:tcPr>
            <w:tcW w:w="4169" w:type="dxa"/>
            <w:tcBorders>
              <w:top w:val="nil"/>
              <w:left w:val="nil"/>
              <w:bottom w:val="single" w:sz="4" w:space="0" w:color="auto"/>
              <w:right w:val="single" w:sz="4" w:space="0" w:color="auto"/>
            </w:tcBorders>
            <w:shd w:val="clear" w:color="auto" w:fill="auto"/>
            <w:vAlign w:val="bottom"/>
            <w:hideMark/>
          </w:tcPr>
          <w:p w14:paraId="772035B7" w14:textId="77777777" w:rsidR="00B256ED" w:rsidRPr="00B256ED" w:rsidRDefault="00B256ED" w:rsidP="00B256ED">
            <w:pPr>
              <w:spacing w:before="0" w:after="0" w:line="240" w:lineRule="auto"/>
              <w:rPr>
                <w:rFonts w:eastAsia="Times New Roman"/>
                <w:color w:val="000000"/>
                <w:szCs w:val="26"/>
                <w:lang w:eastAsia="en-US"/>
              </w:rPr>
            </w:pPr>
            <w:r w:rsidRPr="00B256ED">
              <w:rPr>
                <w:rFonts w:eastAsia="Times New Roman"/>
                <w:color w:val="000000"/>
                <w:szCs w:val="26"/>
                <w:lang w:eastAsia="en-US"/>
              </w:rPr>
              <w:t>Hệ thống xây dựng cần xử lý tính toán, tổng hợp nhiều dữ liệu từ các nguồn khác nhau</w:t>
            </w:r>
          </w:p>
        </w:tc>
      </w:tr>
      <w:tr w:rsidR="00B256ED" w:rsidRPr="00B256ED" w14:paraId="7A0A9F9A" w14:textId="77777777" w:rsidTr="00427F47">
        <w:trPr>
          <w:trHeight w:val="180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5168D9D8"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5</w:t>
            </w:r>
          </w:p>
        </w:tc>
        <w:tc>
          <w:tcPr>
            <w:tcW w:w="4055" w:type="dxa"/>
            <w:tcBorders>
              <w:top w:val="nil"/>
              <w:left w:val="nil"/>
              <w:bottom w:val="single" w:sz="4" w:space="0" w:color="auto"/>
              <w:right w:val="single" w:sz="4" w:space="0" w:color="auto"/>
            </w:tcBorders>
            <w:shd w:val="clear" w:color="auto" w:fill="auto"/>
            <w:vAlign w:val="center"/>
            <w:hideMark/>
          </w:tcPr>
          <w:p w14:paraId="3E7A0A89"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Mã nguồn phải tái sử dụng được (Code must be reuseable)</w:t>
            </w:r>
          </w:p>
        </w:tc>
        <w:tc>
          <w:tcPr>
            <w:tcW w:w="1320" w:type="dxa"/>
            <w:tcBorders>
              <w:top w:val="nil"/>
              <w:left w:val="nil"/>
              <w:bottom w:val="single" w:sz="4" w:space="0" w:color="auto"/>
              <w:right w:val="single" w:sz="4" w:space="0" w:color="auto"/>
            </w:tcBorders>
            <w:shd w:val="clear" w:color="auto" w:fill="auto"/>
            <w:vAlign w:val="center"/>
            <w:hideMark/>
          </w:tcPr>
          <w:p w14:paraId="6AF30627" w14:textId="77777777" w:rsidR="00B256ED" w:rsidRPr="00B256ED" w:rsidRDefault="00B256ED" w:rsidP="00B256ED">
            <w:pPr>
              <w:spacing w:before="0" w:after="0" w:line="240" w:lineRule="auto"/>
              <w:jc w:val="center"/>
              <w:rPr>
                <w:rFonts w:eastAsia="Times New Roman"/>
                <w:sz w:val="24"/>
                <w:lang w:eastAsia="en-US"/>
              </w:rPr>
            </w:pPr>
            <w:r w:rsidRPr="00B256ED">
              <w:rPr>
                <w:rFonts w:eastAsia="Times New Roman"/>
                <w:sz w:val="24"/>
                <w:lang w:eastAsia="en-US"/>
              </w:rPr>
              <w:t>4</w:t>
            </w:r>
          </w:p>
        </w:tc>
        <w:tc>
          <w:tcPr>
            <w:tcW w:w="1260" w:type="dxa"/>
            <w:tcBorders>
              <w:top w:val="nil"/>
              <w:left w:val="nil"/>
              <w:bottom w:val="single" w:sz="4" w:space="0" w:color="auto"/>
              <w:right w:val="single" w:sz="4" w:space="0" w:color="auto"/>
            </w:tcBorders>
            <w:shd w:val="clear" w:color="000000" w:fill="FFFFFF"/>
            <w:vAlign w:val="center"/>
            <w:hideMark/>
          </w:tcPr>
          <w:p w14:paraId="084004F3"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1</w:t>
            </w:r>
          </w:p>
        </w:tc>
        <w:tc>
          <w:tcPr>
            <w:tcW w:w="1360" w:type="dxa"/>
            <w:tcBorders>
              <w:top w:val="nil"/>
              <w:left w:val="nil"/>
              <w:bottom w:val="single" w:sz="4" w:space="0" w:color="auto"/>
              <w:right w:val="single" w:sz="4" w:space="0" w:color="auto"/>
            </w:tcBorders>
            <w:shd w:val="clear" w:color="auto" w:fill="auto"/>
            <w:vAlign w:val="center"/>
            <w:hideMark/>
          </w:tcPr>
          <w:p w14:paraId="1B0A9EA5"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4</w:t>
            </w:r>
          </w:p>
        </w:tc>
        <w:tc>
          <w:tcPr>
            <w:tcW w:w="4169" w:type="dxa"/>
            <w:tcBorders>
              <w:top w:val="nil"/>
              <w:left w:val="nil"/>
              <w:bottom w:val="single" w:sz="4" w:space="0" w:color="auto"/>
              <w:right w:val="single" w:sz="4" w:space="0" w:color="auto"/>
            </w:tcBorders>
            <w:shd w:val="clear" w:color="auto" w:fill="auto"/>
            <w:vAlign w:val="center"/>
            <w:hideMark/>
          </w:tcPr>
          <w:p w14:paraId="0174D48C" w14:textId="77777777" w:rsidR="00B256ED" w:rsidRPr="00B256ED" w:rsidRDefault="00B256ED" w:rsidP="00B256ED">
            <w:pPr>
              <w:spacing w:before="0" w:after="0" w:line="240" w:lineRule="auto"/>
              <w:rPr>
                <w:rFonts w:eastAsia="Times New Roman"/>
                <w:szCs w:val="26"/>
                <w:lang w:eastAsia="en-US"/>
              </w:rPr>
            </w:pPr>
            <w:r w:rsidRPr="00B256ED">
              <w:rPr>
                <w:rFonts w:eastAsia="Times New Roman"/>
                <w:szCs w:val="26"/>
                <w:lang w:eastAsia="en-US"/>
              </w:rPr>
              <w:t>Các chức năng, cấu trúc thông tin trong hệ thống được thiết kế/lập trình một lần và tái sử dụng khi đem triển khai cho các module ứng dụng khác trong đơn vị</w:t>
            </w:r>
          </w:p>
        </w:tc>
      </w:tr>
      <w:tr w:rsidR="00B256ED" w:rsidRPr="00B256ED" w14:paraId="5B147904" w14:textId="77777777" w:rsidTr="00427F47">
        <w:trPr>
          <w:trHeight w:val="132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0499BF40"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lastRenderedPageBreak/>
              <w:t>6</w:t>
            </w:r>
          </w:p>
        </w:tc>
        <w:tc>
          <w:tcPr>
            <w:tcW w:w="4055" w:type="dxa"/>
            <w:tcBorders>
              <w:top w:val="nil"/>
              <w:left w:val="nil"/>
              <w:bottom w:val="single" w:sz="4" w:space="0" w:color="auto"/>
              <w:right w:val="single" w:sz="4" w:space="0" w:color="auto"/>
            </w:tcBorders>
            <w:shd w:val="clear" w:color="auto" w:fill="auto"/>
            <w:vAlign w:val="center"/>
            <w:hideMark/>
          </w:tcPr>
          <w:p w14:paraId="194AB346"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Dễ cài đặt (Easy to install)</w:t>
            </w:r>
          </w:p>
        </w:tc>
        <w:tc>
          <w:tcPr>
            <w:tcW w:w="1320" w:type="dxa"/>
            <w:tcBorders>
              <w:top w:val="nil"/>
              <w:left w:val="nil"/>
              <w:bottom w:val="single" w:sz="4" w:space="0" w:color="auto"/>
              <w:right w:val="single" w:sz="4" w:space="0" w:color="auto"/>
            </w:tcBorders>
            <w:shd w:val="clear" w:color="auto" w:fill="auto"/>
            <w:vAlign w:val="center"/>
            <w:hideMark/>
          </w:tcPr>
          <w:p w14:paraId="61CC40AC" w14:textId="77777777" w:rsidR="00B256ED" w:rsidRPr="00B256ED" w:rsidRDefault="00B256ED" w:rsidP="00B256ED">
            <w:pPr>
              <w:spacing w:before="0" w:after="0" w:line="240" w:lineRule="auto"/>
              <w:jc w:val="center"/>
              <w:rPr>
                <w:rFonts w:eastAsia="Times New Roman"/>
                <w:sz w:val="24"/>
                <w:lang w:eastAsia="en-US"/>
              </w:rPr>
            </w:pPr>
            <w:r w:rsidRPr="00B256ED">
              <w:rPr>
                <w:rFonts w:eastAsia="Times New Roman"/>
                <w:sz w:val="24"/>
                <w:lang w:eastAsia="en-US"/>
              </w:rPr>
              <w:t>4</w:t>
            </w:r>
          </w:p>
        </w:tc>
        <w:tc>
          <w:tcPr>
            <w:tcW w:w="1260" w:type="dxa"/>
            <w:tcBorders>
              <w:top w:val="nil"/>
              <w:left w:val="nil"/>
              <w:bottom w:val="single" w:sz="4" w:space="0" w:color="auto"/>
              <w:right w:val="single" w:sz="4" w:space="0" w:color="auto"/>
            </w:tcBorders>
            <w:shd w:val="clear" w:color="000000" w:fill="FFFFFF"/>
            <w:vAlign w:val="center"/>
            <w:hideMark/>
          </w:tcPr>
          <w:p w14:paraId="73D9E1D2"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0.5</w:t>
            </w:r>
          </w:p>
        </w:tc>
        <w:tc>
          <w:tcPr>
            <w:tcW w:w="1360" w:type="dxa"/>
            <w:tcBorders>
              <w:top w:val="nil"/>
              <w:left w:val="nil"/>
              <w:bottom w:val="single" w:sz="4" w:space="0" w:color="auto"/>
              <w:right w:val="single" w:sz="4" w:space="0" w:color="auto"/>
            </w:tcBorders>
            <w:shd w:val="clear" w:color="auto" w:fill="auto"/>
            <w:vAlign w:val="center"/>
            <w:hideMark/>
          </w:tcPr>
          <w:p w14:paraId="08B91F3E"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2</w:t>
            </w:r>
          </w:p>
        </w:tc>
        <w:tc>
          <w:tcPr>
            <w:tcW w:w="4169" w:type="dxa"/>
            <w:tcBorders>
              <w:top w:val="nil"/>
              <w:left w:val="nil"/>
              <w:bottom w:val="single" w:sz="4" w:space="0" w:color="auto"/>
              <w:right w:val="single" w:sz="4" w:space="0" w:color="auto"/>
            </w:tcBorders>
            <w:shd w:val="clear" w:color="auto" w:fill="auto"/>
            <w:vAlign w:val="bottom"/>
            <w:hideMark/>
          </w:tcPr>
          <w:p w14:paraId="40F03B01" w14:textId="77777777" w:rsidR="00B256ED" w:rsidRPr="00B256ED" w:rsidRDefault="00B256ED" w:rsidP="00B256ED">
            <w:pPr>
              <w:spacing w:before="0" w:after="0" w:line="240" w:lineRule="auto"/>
              <w:rPr>
                <w:rFonts w:eastAsia="Times New Roman"/>
                <w:color w:val="000000"/>
                <w:szCs w:val="26"/>
                <w:lang w:eastAsia="en-US"/>
              </w:rPr>
            </w:pPr>
            <w:r w:rsidRPr="00B256ED">
              <w:rPr>
                <w:rFonts w:eastAsia="Times New Roman"/>
                <w:color w:val="000000"/>
                <w:szCs w:val="26"/>
                <w:lang w:eastAsia="en-US"/>
              </w:rPr>
              <w:t>Hệ thống được bàn giao dưới dạng bộ cài đặt, người sử dụng chỉ cần chạy các file cài đặt để hệ thống tự thực hiện các bước cài đặt cần thiết</w:t>
            </w:r>
          </w:p>
        </w:tc>
      </w:tr>
      <w:tr w:rsidR="00B256ED" w:rsidRPr="00B256ED" w14:paraId="77F6B577" w14:textId="77777777" w:rsidTr="00427F47">
        <w:trPr>
          <w:trHeight w:val="1995"/>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3B737E9F"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7</w:t>
            </w:r>
          </w:p>
        </w:tc>
        <w:tc>
          <w:tcPr>
            <w:tcW w:w="4055" w:type="dxa"/>
            <w:tcBorders>
              <w:top w:val="nil"/>
              <w:left w:val="nil"/>
              <w:bottom w:val="single" w:sz="4" w:space="0" w:color="auto"/>
              <w:right w:val="single" w:sz="4" w:space="0" w:color="auto"/>
            </w:tcBorders>
            <w:shd w:val="clear" w:color="auto" w:fill="auto"/>
            <w:vAlign w:val="center"/>
            <w:hideMark/>
          </w:tcPr>
          <w:p w14:paraId="58CD7061"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Dễ sử dụng (Easy to use)</w:t>
            </w:r>
          </w:p>
        </w:tc>
        <w:tc>
          <w:tcPr>
            <w:tcW w:w="1320" w:type="dxa"/>
            <w:tcBorders>
              <w:top w:val="nil"/>
              <w:left w:val="nil"/>
              <w:bottom w:val="single" w:sz="4" w:space="0" w:color="auto"/>
              <w:right w:val="single" w:sz="4" w:space="0" w:color="auto"/>
            </w:tcBorders>
            <w:shd w:val="clear" w:color="auto" w:fill="auto"/>
            <w:vAlign w:val="center"/>
            <w:hideMark/>
          </w:tcPr>
          <w:p w14:paraId="5C5D122D" w14:textId="77777777" w:rsidR="00B256ED" w:rsidRPr="00B256ED" w:rsidRDefault="00B256ED" w:rsidP="00B256ED">
            <w:pPr>
              <w:spacing w:before="0" w:after="0" w:line="240" w:lineRule="auto"/>
              <w:jc w:val="center"/>
              <w:rPr>
                <w:rFonts w:eastAsia="Times New Roman"/>
                <w:sz w:val="24"/>
                <w:lang w:eastAsia="en-US"/>
              </w:rPr>
            </w:pPr>
            <w:r w:rsidRPr="00B256ED">
              <w:rPr>
                <w:rFonts w:eastAsia="Times New Roman"/>
                <w:sz w:val="24"/>
                <w:lang w:eastAsia="en-US"/>
              </w:rPr>
              <w:t>4</w:t>
            </w:r>
          </w:p>
        </w:tc>
        <w:tc>
          <w:tcPr>
            <w:tcW w:w="1260" w:type="dxa"/>
            <w:tcBorders>
              <w:top w:val="nil"/>
              <w:left w:val="nil"/>
              <w:bottom w:val="single" w:sz="4" w:space="0" w:color="auto"/>
              <w:right w:val="single" w:sz="4" w:space="0" w:color="auto"/>
            </w:tcBorders>
            <w:shd w:val="clear" w:color="000000" w:fill="FFFFFF"/>
            <w:vAlign w:val="center"/>
            <w:hideMark/>
          </w:tcPr>
          <w:p w14:paraId="798F397C"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0.5</w:t>
            </w:r>
          </w:p>
        </w:tc>
        <w:tc>
          <w:tcPr>
            <w:tcW w:w="1360" w:type="dxa"/>
            <w:tcBorders>
              <w:top w:val="nil"/>
              <w:left w:val="nil"/>
              <w:bottom w:val="single" w:sz="4" w:space="0" w:color="auto"/>
              <w:right w:val="single" w:sz="4" w:space="0" w:color="auto"/>
            </w:tcBorders>
            <w:shd w:val="clear" w:color="auto" w:fill="auto"/>
            <w:vAlign w:val="center"/>
            <w:hideMark/>
          </w:tcPr>
          <w:p w14:paraId="069D54E5"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2</w:t>
            </w:r>
          </w:p>
        </w:tc>
        <w:tc>
          <w:tcPr>
            <w:tcW w:w="4169" w:type="dxa"/>
            <w:tcBorders>
              <w:top w:val="nil"/>
              <w:left w:val="nil"/>
              <w:bottom w:val="single" w:sz="4" w:space="0" w:color="auto"/>
              <w:right w:val="single" w:sz="4" w:space="0" w:color="auto"/>
            </w:tcBorders>
            <w:shd w:val="clear" w:color="auto" w:fill="auto"/>
            <w:vAlign w:val="center"/>
            <w:hideMark/>
          </w:tcPr>
          <w:p w14:paraId="5CCE78A2" w14:textId="77777777" w:rsidR="00B256ED" w:rsidRPr="00B256ED" w:rsidRDefault="00B256ED" w:rsidP="00B256ED">
            <w:pPr>
              <w:spacing w:before="0" w:after="260" w:line="240" w:lineRule="auto"/>
              <w:rPr>
                <w:rFonts w:eastAsia="Times New Roman"/>
                <w:color w:val="000000"/>
                <w:szCs w:val="26"/>
                <w:lang w:eastAsia="en-US"/>
              </w:rPr>
            </w:pPr>
            <w:r w:rsidRPr="00B256ED">
              <w:rPr>
                <w:rFonts w:eastAsia="Times New Roman"/>
                <w:color w:val="000000"/>
                <w:szCs w:val="26"/>
                <w:lang w:eastAsia="en-US"/>
              </w:rPr>
              <w:t>Người sử dụng có thể dễ dàng tiếp cận đối với các tính năng mà hệ thống cung cấp, ngoài ra có tài liệu hướng dẫn sử dụng chi tiết.</w:t>
            </w:r>
          </w:p>
        </w:tc>
      </w:tr>
      <w:tr w:rsidR="00B256ED" w:rsidRPr="00B256ED" w14:paraId="32702A37" w14:textId="77777777" w:rsidTr="00427F47">
        <w:trPr>
          <w:trHeight w:val="129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4E9C9588"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8</w:t>
            </w:r>
          </w:p>
        </w:tc>
        <w:tc>
          <w:tcPr>
            <w:tcW w:w="4055" w:type="dxa"/>
            <w:tcBorders>
              <w:top w:val="nil"/>
              <w:left w:val="nil"/>
              <w:bottom w:val="single" w:sz="4" w:space="0" w:color="auto"/>
              <w:right w:val="single" w:sz="4" w:space="0" w:color="auto"/>
            </w:tcBorders>
            <w:shd w:val="clear" w:color="auto" w:fill="auto"/>
            <w:vAlign w:val="center"/>
            <w:hideMark/>
          </w:tcPr>
          <w:p w14:paraId="6821739F"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Khả năng chuyển đổi (Portable)</w:t>
            </w:r>
          </w:p>
        </w:tc>
        <w:tc>
          <w:tcPr>
            <w:tcW w:w="1320" w:type="dxa"/>
            <w:tcBorders>
              <w:top w:val="nil"/>
              <w:left w:val="nil"/>
              <w:bottom w:val="single" w:sz="4" w:space="0" w:color="auto"/>
              <w:right w:val="single" w:sz="4" w:space="0" w:color="auto"/>
            </w:tcBorders>
            <w:shd w:val="clear" w:color="auto" w:fill="auto"/>
            <w:vAlign w:val="center"/>
            <w:hideMark/>
          </w:tcPr>
          <w:p w14:paraId="665D8635" w14:textId="77777777" w:rsidR="00B256ED" w:rsidRPr="00B256ED" w:rsidRDefault="00B256ED" w:rsidP="00B256ED">
            <w:pPr>
              <w:spacing w:before="0" w:after="0" w:line="240" w:lineRule="auto"/>
              <w:jc w:val="center"/>
              <w:rPr>
                <w:rFonts w:eastAsia="Times New Roman"/>
                <w:sz w:val="24"/>
                <w:lang w:eastAsia="en-US"/>
              </w:rPr>
            </w:pPr>
            <w:r w:rsidRPr="00B256ED">
              <w:rPr>
                <w:rFonts w:eastAsia="Times New Roman"/>
                <w:sz w:val="24"/>
                <w:lang w:eastAsia="en-US"/>
              </w:rPr>
              <w:t>4</w:t>
            </w:r>
          </w:p>
        </w:tc>
        <w:tc>
          <w:tcPr>
            <w:tcW w:w="1260" w:type="dxa"/>
            <w:tcBorders>
              <w:top w:val="nil"/>
              <w:left w:val="nil"/>
              <w:bottom w:val="single" w:sz="4" w:space="0" w:color="auto"/>
              <w:right w:val="single" w:sz="4" w:space="0" w:color="auto"/>
            </w:tcBorders>
            <w:shd w:val="clear" w:color="000000" w:fill="FFFFFF"/>
            <w:vAlign w:val="center"/>
            <w:hideMark/>
          </w:tcPr>
          <w:p w14:paraId="2CF28B3A"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2</w:t>
            </w:r>
          </w:p>
        </w:tc>
        <w:tc>
          <w:tcPr>
            <w:tcW w:w="1360" w:type="dxa"/>
            <w:tcBorders>
              <w:top w:val="nil"/>
              <w:left w:val="nil"/>
              <w:bottom w:val="single" w:sz="4" w:space="0" w:color="auto"/>
              <w:right w:val="single" w:sz="4" w:space="0" w:color="auto"/>
            </w:tcBorders>
            <w:shd w:val="clear" w:color="auto" w:fill="auto"/>
            <w:vAlign w:val="center"/>
            <w:hideMark/>
          </w:tcPr>
          <w:p w14:paraId="6FD40017"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8</w:t>
            </w:r>
          </w:p>
        </w:tc>
        <w:tc>
          <w:tcPr>
            <w:tcW w:w="4169" w:type="dxa"/>
            <w:tcBorders>
              <w:top w:val="nil"/>
              <w:left w:val="nil"/>
              <w:bottom w:val="single" w:sz="4" w:space="0" w:color="auto"/>
              <w:right w:val="single" w:sz="4" w:space="0" w:color="auto"/>
            </w:tcBorders>
            <w:shd w:val="clear" w:color="auto" w:fill="auto"/>
            <w:vAlign w:val="center"/>
            <w:hideMark/>
          </w:tcPr>
          <w:p w14:paraId="33147242" w14:textId="77777777" w:rsidR="00B256ED" w:rsidRPr="00B256ED" w:rsidRDefault="00B256ED" w:rsidP="00B256ED">
            <w:pPr>
              <w:spacing w:before="0" w:after="0" w:line="240" w:lineRule="auto"/>
              <w:rPr>
                <w:rFonts w:eastAsia="Times New Roman"/>
                <w:color w:val="000000"/>
                <w:szCs w:val="26"/>
                <w:lang w:eastAsia="en-US"/>
              </w:rPr>
            </w:pPr>
            <w:r w:rsidRPr="00B256ED">
              <w:rPr>
                <w:rFonts w:eastAsia="Times New Roman"/>
                <w:color w:val="000000"/>
                <w:szCs w:val="26"/>
                <w:lang w:eastAsia="en-US"/>
              </w:rPr>
              <w:t>Hệ thống có khả năng chuyển đổi linh hoạt, có thể hoạt động trên các môi trường hệ điều hành khác nhau</w:t>
            </w:r>
          </w:p>
        </w:tc>
      </w:tr>
      <w:tr w:rsidR="00B256ED" w:rsidRPr="00B256ED" w14:paraId="4B28F7FB" w14:textId="77777777" w:rsidTr="00427F47">
        <w:trPr>
          <w:trHeight w:val="165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14104A76"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9</w:t>
            </w:r>
          </w:p>
        </w:tc>
        <w:tc>
          <w:tcPr>
            <w:tcW w:w="4055" w:type="dxa"/>
            <w:tcBorders>
              <w:top w:val="nil"/>
              <w:left w:val="nil"/>
              <w:bottom w:val="single" w:sz="4" w:space="0" w:color="auto"/>
              <w:right w:val="single" w:sz="4" w:space="0" w:color="auto"/>
            </w:tcBorders>
            <w:shd w:val="clear" w:color="auto" w:fill="auto"/>
            <w:vAlign w:val="center"/>
            <w:hideMark/>
          </w:tcPr>
          <w:p w14:paraId="50055979"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Khả năng dễ thay đổi (Easy to change)</w:t>
            </w:r>
          </w:p>
        </w:tc>
        <w:tc>
          <w:tcPr>
            <w:tcW w:w="1320" w:type="dxa"/>
            <w:tcBorders>
              <w:top w:val="nil"/>
              <w:left w:val="nil"/>
              <w:bottom w:val="single" w:sz="4" w:space="0" w:color="auto"/>
              <w:right w:val="single" w:sz="4" w:space="0" w:color="auto"/>
            </w:tcBorders>
            <w:shd w:val="clear" w:color="auto" w:fill="auto"/>
            <w:vAlign w:val="center"/>
            <w:hideMark/>
          </w:tcPr>
          <w:p w14:paraId="7846512B" w14:textId="77777777" w:rsidR="00B256ED" w:rsidRPr="00B256ED" w:rsidRDefault="00B256ED" w:rsidP="00B256ED">
            <w:pPr>
              <w:spacing w:before="0" w:after="0" w:line="240" w:lineRule="auto"/>
              <w:jc w:val="center"/>
              <w:rPr>
                <w:rFonts w:eastAsia="Times New Roman"/>
                <w:sz w:val="24"/>
                <w:lang w:eastAsia="en-US"/>
              </w:rPr>
            </w:pPr>
            <w:r w:rsidRPr="00B256ED">
              <w:rPr>
                <w:rFonts w:eastAsia="Times New Roman"/>
                <w:sz w:val="24"/>
                <w:lang w:eastAsia="en-US"/>
              </w:rPr>
              <w:t>3</w:t>
            </w:r>
          </w:p>
        </w:tc>
        <w:tc>
          <w:tcPr>
            <w:tcW w:w="1260" w:type="dxa"/>
            <w:tcBorders>
              <w:top w:val="nil"/>
              <w:left w:val="nil"/>
              <w:bottom w:val="single" w:sz="4" w:space="0" w:color="auto"/>
              <w:right w:val="single" w:sz="4" w:space="0" w:color="auto"/>
            </w:tcBorders>
            <w:shd w:val="clear" w:color="000000" w:fill="FFFFFF"/>
            <w:vAlign w:val="center"/>
            <w:hideMark/>
          </w:tcPr>
          <w:p w14:paraId="3CA4D323"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1</w:t>
            </w:r>
          </w:p>
        </w:tc>
        <w:tc>
          <w:tcPr>
            <w:tcW w:w="1360" w:type="dxa"/>
            <w:tcBorders>
              <w:top w:val="nil"/>
              <w:left w:val="nil"/>
              <w:bottom w:val="single" w:sz="4" w:space="0" w:color="auto"/>
              <w:right w:val="single" w:sz="4" w:space="0" w:color="auto"/>
            </w:tcBorders>
            <w:shd w:val="clear" w:color="auto" w:fill="auto"/>
            <w:vAlign w:val="center"/>
            <w:hideMark/>
          </w:tcPr>
          <w:p w14:paraId="1A44AA94"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3</w:t>
            </w:r>
          </w:p>
        </w:tc>
        <w:tc>
          <w:tcPr>
            <w:tcW w:w="4169" w:type="dxa"/>
            <w:tcBorders>
              <w:top w:val="nil"/>
              <w:left w:val="nil"/>
              <w:bottom w:val="single" w:sz="4" w:space="0" w:color="auto"/>
              <w:right w:val="single" w:sz="4" w:space="0" w:color="auto"/>
            </w:tcBorders>
            <w:shd w:val="clear" w:color="auto" w:fill="auto"/>
            <w:vAlign w:val="center"/>
            <w:hideMark/>
          </w:tcPr>
          <w:p w14:paraId="5750A078" w14:textId="77777777" w:rsidR="00B256ED" w:rsidRPr="00B256ED" w:rsidRDefault="00B256ED" w:rsidP="00B256ED">
            <w:pPr>
              <w:spacing w:before="0" w:after="0" w:line="240" w:lineRule="auto"/>
              <w:rPr>
                <w:rFonts w:eastAsia="Times New Roman"/>
                <w:color w:val="000000"/>
                <w:szCs w:val="26"/>
                <w:lang w:eastAsia="en-US"/>
              </w:rPr>
            </w:pPr>
            <w:r w:rsidRPr="00B256ED">
              <w:rPr>
                <w:rFonts w:eastAsia="Times New Roman"/>
                <w:color w:val="000000"/>
                <w:szCs w:val="26"/>
                <w:lang w:eastAsia="en-US"/>
              </w:rPr>
              <w:t>Hệ thống có khả năng dễ dàng tùy biến, thay đổi dựa trên các file cấu hình hệ thống (các thông số hoạt động được đưa vào ở dạng tham số, có dễ dàng thay đổi khi cần thiết)</w:t>
            </w:r>
          </w:p>
        </w:tc>
      </w:tr>
      <w:tr w:rsidR="00B256ED" w:rsidRPr="00B256ED" w14:paraId="253F5F45" w14:textId="77777777" w:rsidTr="00427F47">
        <w:trPr>
          <w:trHeight w:val="114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7DBE3098"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10</w:t>
            </w:r>
          </w:p>
        </w:tc>
        <w:tc>
          <w:tcPr>
            <w:tcW w:w="4055" w:type="dxa"/>
            <w:tcBorders>
              <w:top w:val="nil"/>
              <w:left w:val="nil"/>
              <w:bottom w:val="single" w:sz="4" w:space="0" w:color="auto"/>
              <w:right w:val="single" w:sz="4" w:space="0" w:color="auto"/>
            </w:tcBorders>
            <w:shd w:val="clear" w:color="auto" w:fill="auto"/>
            <w:vAlign w:val="center"/>
            <w:hideMark/>
          </w:tcPr>
          <w:p w14:paraId="045B4450"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Sử dụng đồng thời (Concurrent)</w:t>
            </w:r>
          </w:p>
        </w:tc>
        <w:tc>
          <w:tcPr>
            <w:tcW w:w="1320" w:type="dxa"/>
            <w:tcBorders>
              <w:top w:val="nil"/>
              <w:left w:val="nil"/>
              <w:bottom w:val="single" w:sz="4" w:space="0" w:color="auto"/>
              <w:right w:val="single" w:sz="4" w:space="0" w:color="auto"/>
            </w:tcBorders>
            <w:shd w:val="clear" w:color="auto" w:fill="auto"/>
            <w:vAlign w:val="center"/>
            <w:hideMark/>
          </w:tcPr>
          <w:p w14:paraId="3C5865BD" w14:textId="77777777" w:rsidR="00B256ED" w:rsidRPr="00B256ED" w:rsidRDefault="00B256ED" w:rsidP="00B256ED">
            <w:pPr>
              <w:spacing w:before="0" w:after="0" w:line="240" w:lineRule="auto"/>
              <w:jc w:val="center"/>
              <w:rPr>
                <w:rFonts w:eastAsia="Times New Roman"/>
                <w:sz w:val="24"/>
                <w:lang w:eastAsia="en-US"/>
              </w:rPr>
            </w:pPr>
            <w:r w:rsidRPr="00B256ED">
              <w:rPr>
                <w:rFonts w:eastAsia="Times New Roman"/>
                <w:sz w:val="24"/>
                <w:lang w:eastAsia="en-US"/>
              </w:rPr>
              <w:t>3</w:t>
            </w:r>
          </w:p>
        </w:tc>
        <w:tc>
          <w:tcPr>
            <w:tcW w:w="1260" w:type="dxa"/>
            <w:tcBorders>
              <w:top w:val="nil"/>
              <w:left w:val="nil"/>
              <w:bottom w:val="single" w:sz="4" w:space="0" w:color="auto"/>
              <w:right w:val="single" w:sz="4" w:space="0" w:color="auto"/>
            </w:tcBorders>
            <w:shd w:val="clear" w:color="000000" w:fill="FFFFFF"/>
            <w:vAlign w:val="center"/>
            <w:hideMark/>
          </w:tcPr>
          <w:p w14:paraId="2643D1BD"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1</w:t>
            </w:r>
          </w:p>
        </w:tc>
        <w:tc>
          <w:tcPr>
            <w:tcW w:w="1360" w:type="dxa"/>
            <w:tcBorders>
              <w:top w:val="nil"/>
              <w:left w:val="nil"/>
              <w:bottom w:val="single" w:sz="4" w:space="0" w:color="auto"/>
              <w:right w:val="single" w:sz="4" w:space="0" w:color="auto"/>
            </w:tcBorders>
            <w:shd w:val="clear" w:color="auto" w:fill="auto"/>
            <w:vAlign w:val="center"/>
            <w:hideMark/>
          </w:tcPr>
          <w:p w14:paraId="12D1FD7B"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3</w:t>
            </w:r>
          </w:p>
        </w:tc>
        <w:tc>
          <w:tcPr>
            <w:tcW w:w="4169" w:type="dxa"/>
            <w:tcBorders>
              <w:top w:val="nil"/>
              <w:left w:val="nil"/>
              <w:bottom w:val="single" w:sz="4" w:space="0" w:color="auto"/>
              <w:right w:val="single" w:sz="4" w:space="0" w:color="auto"/>
            </w:tcBorders>
            <w:shd w:val="clear" w:color="auto" w:fill="auto"/>
            <w:vAlign w:val="center"/>
            <w:hideMark/>
          </w:tcPr>
          <w:p w14:paraId="1CF6058B" w14:textId="77777777" w:rsidR="00B256ED" w:rsidRPr="00B256ED" w:rsidRDefault="00B256ED" w:rsidP="00B256ED">
            <w:pPr>
              <w:spacing w:before="0" w:after="0" w:line="240" w:lineRule="auto"/>
              <w:rPr>
                <w:rFonts w:eastAsia="Times New Roman"/>
                <w:color w:val="000000"/>
                <w:szCs w:val="26"/>
                <w:lang w:eastAsia="en-US"/>
              </w:rPr>
            </w:pPr>
            <w:r w:rsidRPr="00B256ED">
              <w:rPr>
                <w:rFonts w:eastAsia="Times New Roman"/>
                <w:color w:val="000000"/>
                <w:szCs w:val="26"/>
                <w:lang w:eastAsia="en-US"/>
              </w:rPr>
              <w:t>Hệ thống đảm bảo khả năng hỗ trợ nhiều người sử dụng tại cùng một thời điểm</w:t>
            </w:r>
          </w:p>
        </w:tc>
      </w:tr>
      <w:tr w:rsidR="00B256ED" w:rsidRPr="00B256ED" w14:paraId="733C0E5F" w14:textId="77777777" w:rsidTr="00427F47">
        <w:trPr>
          <w:trHeight w:val="93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0B368F45"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11</w:t>
            </w:r>
          </w:p>
        </w:tc>
        <w:tc>
          <w:tcPr>
            <w:tcW w:w="4055" w:type="dxa"/>
            <w:tcBorders>
              <w:top w:val="nil"/>
              <w:left w:val="nil"/>
              <w:bottom w:val="single" w:sz="4" w:space="0" w:color="auto"/>
              <w:right w:val="single" w:sz="4" w:space="0" w:color="auto"/>
            </w:tcBorders>
            <w:shd w:val="clear" w:color="auto" w:fill="auto"/>
            <w:vAlign w:val="center"/>
            <w:hideMark/>
          </w:tcPr>
          <w:p w14:paraId="4722FC31"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Có các tính năng bảo mật đặc biệt</w:t>
            </w:r>
          </w:p>
        </w:tc>
        <w:tc>
          <w:tcPr>
            <w:tcW w:w="1320" w:type="dxa"/>
            <w:tcBorders>
              <w:top w:val="nil"/>
              <w:left w:val="nil"/>
              <w:bottom w:val="single" w:sz="4" w:space="0" w:color="auto"/>
              <w:right w:val="single" w:sz="4" w:space="0" w:color="auto"/>
            </w:tcBorders>
            <w:shd w:val="clear" w:color="auto" w:fill="auto"/>
            <w:vAlign w:val="center"/>
            <w:hideMark/>
          </w:tcPr>
          <w:p w14:paraId="2431D17F" w14:textId="77777777" w:rsidR="00B256ED" w:rsidRPr="00B256ED" w:rsidRDefault="00B256ED" w:rsidP="00B256ED">
            <w:pPr>
              <w:spacing w:before="0" w:after="0" w:line="240" w:lineRule="auto"/>
              <w:jc w:val="center"/>
              <w:rPr>
                <w:rFonts w:eastAsia="Times New Roman"/>
                <w:sz w:val="24"/>
                <w:lang w:eastAsia="en-US"/>
              </w:rPr>
            </w:pPr>
            <w:r w:rsidRPr="00B256ED">
              <w:rPr>
                <w:rFonts w:eastAsia="Times New Roman"/>
                <w:sz w:val="24"/>
                <w:lang w:eastAsia="en-US"/>
              </w:rPr>
              <w:t>3</w:t>
            </w:r>
          </w:p>
        </w:tc>
        <w:tc>
          <w:tcPr>
            <w:tcW w:w="1260" w:type="dxa"/>
            <w:tcBorders>
              <w:top w:val="nil"/>
              <w:left w:val="nil"/>
              <w:bottom w:val="single" w:sz="4" w:space="0" w:color="auto"/>
              <w:right w:val="single" w:sz="4" w:space="0" w:color="auto"/>
            </w:tcBorders>
            <w:shd w:val="clear" w:color="000000" w:fill="FFFFFF"/>
            <w:vAlign w:val="center"/>
            <w:hideMark/>
          </w:tcPr>
          <w:p w14:paraId="263ECBFB"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1</w:t>
            </w:r>
          </w:p>
        </w:tc>
        <w:tc>
          <w:tcPr>
            <w:tcW w:w="1360" w:type="dxa"/>
            <w:tcBorders>
              <w:top w:val="nil"/>
              <w:left w:val="nil"/>
              <w:bottom w:val="single" w:sz="4" w:space="0" w:color="auto"/>
              <w:right w:val="single" w:sz="4" w:space="0" w:color="auto"/>
            </w:tcBorders>
            <w:shd w:val="clear" w:color="auto" w:fill="auto"/>
            <w:vAlign w:val="center"/>
            <w:hideMark/>
          </w:tcPr>
          <w:p w14:paraId="522423AA"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3</w:t>
            </w:r>
          </w:p>
        </w:tc>
        <w:tc>
          <w:tcPr>
            <w:tcW w:w="4169" w:type="dxa"/>
            <w:tcBorders>
              <w:top w:val="nil"/>
              <w:left w:val="nil"/>
              <w:bottom w:val="single" w:sz="4" w:space="0" w:color="auto"/>
              <w:right w:val="single" w:sz="4" w:space="0" w:color="auto"/>
            </w:tcBorders>
            <w:shd w:val="clear" w:color="auto" w:fill="auto"/>
            <w:vAlign w:val="bottom"/>
            <w:hideMark/>
          </w:tcPr>
          <w:p w14:paraId="4F791589" w14:textId="77777777" w:rsidR="00B256ED" w:rsidRPr="00B256ED" w:rsidRDefault="00B256ED" w:rsidP="00B256ED">
            <w:pPr>
              <w:spacing w:before="0" w:after="0" w:line="240" w:lineRule="auto"/>
              <w:rPr>
                <w:rFonts w:eastAsia="Times New Roman"/>
                <w:color w:val="000000"/>
                <w:szCs w:val="26"/>
                <w:lang w:eastAsia="en-US"/>
              </w:rPr>
            </w:pPr>
            <w:r w:rsidRPr="00B256ED">
              <w:rPr>
                <w:rFonts w:eastAsia="Times New Roman"/>
                <w:color w:val="000000"/>
                <w:szCs w:val="26"/>
                <w:lang w:eastAsia="en-US"/>
              </w:rPr>
              <w:t>Hệ thống có khả năng bảo mật cao</w:t>
            </w:r>
          </w:p>
        </w:tc>
      </w:tr>
      <w:tr w:rsidR="00B256ED" w:rsidRPr="00B256ED" w14:paraId="5BF441ED" w14:textId="77777777" w:rsidTr="00427F47">
        <w:trPr>
          <w:trHeight w:val="117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6200380A"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lastRenderedPageBreak/>
              <w:t>12</w:t>
            </w:r>
          </w:p>
        </w:tc>
        <w:tc>
          <w:tcPr>
            <w:tcW w:w="4055" w:type="dxa"/>
            <w:tcBorders>
              <w:top w:val="nil"/>
              <w:left w:val="nil"/>
              <w:bottom w:val="single" w:sz="4" w:space="0" w:color="auto"/>
              <w:right w:val="single" w:sz="4" w:space="0" w:color="auto"/>
            </w:tcBorders>
            <w:shd w:val="clear" w:color="auto" w:fill="auto"/>
            <w:vAlign w:val="center"/>
            <w:hideMark/>
          </w:tcPr>
          <w:p w14:paraId="3D72B645"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Cung cấp truy cập trực tiếp tới các phần mềm third party</w:t>
            </w:r>
          </w:p>
        </w:tc>
        <w:tc>
          <w:tcPr>
            <w:tcW w:w="1320" w:type="dxa"/>
            <w:tcBorders>
              <w:top w:val="nil"/>
              <w:left w:val="nil"/>
              <w:bottom w:val="single" w:sz="4" w:space="0" w:color="auto"/>
              <w:right w:val="single" w:sz="4" w:space="0" w:color="auto"/>
            </w:tcBorders>
            <w:shd w:val="clear" w:color="auto" w:fill="auto"/>
            <w:vAlign w:val="center"/>
            <w:hideMark/>
          </w:tcPr>
          <w:p w14:paraId="74C73859" w14:textId="77777777" w:rsidR="00B256ED" w:rsidRPr="00B256ED" w:rsidRDefault="00B256ED" w:rsidP="00B256ED">
            <w:pPr>
              <w:spacing w:before="0" w:after="0" w:line="240" w:lineRule="auto"/>
              <w:jc w:val="center"/>
              <w:rPr>
                <w:rFonts w:eastAsia="Times New Roman"/>
                <w:sz w:val="24"/>
                <w:lang w:eastAsia="en-US"/>
              </w:rPr>
            </w:pPr>
            <w:r w:rsidRPr="00B256ED">
              <w:rPr>
                <w:rFonts w:eastAsia="Times New Roman"/>
                <w:sz w:val="24"/>
                <w:lang w:eastAsia="en-US"/>
              </w:rPr>
              <w:t>4</w:t>
            </w:r>
          </w:p>
        </w:tc>
        <w:tc>
          <w:tcPr>
            <w:tcW w:w="1260" w:type="dxa"/>
            <w:tcBorders>
              <w:top w:val="nil"/>
              <w:left w:val="nil"/>
              <w:bottom w:val="single" w:sz="4" w:space="0" w:color="auto"/>
              <w:right w:val="single" w:sz="4" w:space="0" w:color="auto"/>
            </w:tcBorders>
            <w:shd w:val="clear" w:color="000000" w:fill="FFFFFF"/>
            <w:vAlign w:val="center"/>
            <w:hideMark/>
          </w:tcPr>
          <w:p w14:paraId="19C9B2E2"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1</w:t>
            </w:r>
          </w:p>
        </w:tc>
        <w:tc>
          <w:tcPr>
            <w:tcW w:w="1360" w:type="dxa"/>
            <w:tcBorders>
              <w:top w:val="nil"/>
              <w:left w:val="nil"/>
              <w:bottom w:val="single" w:sz="4" w:space="0" w:color="auto"/>
              <w:right w:val="single" w:sz="4" w:space="0" w:color="auto"/>
            </w:tcBorders>
            <w:shd w:val="clear" w:color="auto" w:fill="auto"/>
            <w:vAlign w:val="center"/>
            <w:hideMark/>
          </w:tcPr>
          <w:p w14:paraId="69E04803"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4</w:t>
            </w:r>
          </w:p>
        </w:tc>
        <w:tc>
          <w:tcPr>
            <w:tcW w:w="4169" w:type="dxa"/>
            <w:tcBorders>
              <w:top w:val="nil"/>
              <w:left w:val="nil"/>
              <w:bottom w:val="single" w:sz="8" w:space="0" w:color="auto"/>
              <w:right w:val="single" w:sz="8" w:space="0" w:color="auto"/>
            </w:tcBorders>
            <w:shd w:val="clear" w:color="auto" w:fill="auto"/>
            <w:vAlign w:val="center"/>
            <w:hideMark/>
          </w:tcPr>
          <w:p w14:paraId="5C3798F8" w14:textId="77777777" w:rsidR="00B256ED" w:rsidRPr="00B256ED" w:rsidRDefault="00B256ED" w:rsidP="00B256ED">
            <w:pPr>
              <w:spacing w:before="0" w:after="0" w:line="240" w:lineRule="auto"/>
              <w:rPr>
                <w:rFonts w:eastAsia="Times New Roman"/>
                <w:color w:val="000000"/>
                <w:szCs w:val="26"/>
                <w:lang w:eastAsia="en-US"/>
              </w:rPr>
            </w:pPr>
            <w:r w:rsidRPr="00B256ED">
              <w:rPr>
                <w:rFonts w:eastAsia="Times New Roman"/>
                <w:color w:val="000000"/>
                <w:szCs w:val="26"/>
                <w:lang w:eastAsia="en-US"/>
              </w:rPr>
              <w:t>Hệ thống cho phép kết nối tới các nguồn dữ liệu của các ứng dụng khác nhau để tổng hợp thông tin</w:t>
            </w:r>
          </w:p>
        </w:tc>
      </w:tr>
      <w:tr w:rsidR="00B256ED" w:rsidRPr="00B256ED" w14:paraId="76DDE2DB" w14:textId="77777777" w:rsidTr="00427F47">
        <w:trPr>
          <w:trHeight w:val="87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44920726"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13</w:t>
            </w:r>
          </w:p>
        </w:tc>
        <w:tc>
          <w:tcPr>
            <w:tcW w:w="4055" w:type="dxa"/>
            <w:tcBorders>
              <w:top w:val="nil"/>
              <w:left w:val="nil"/>
              <w:bottom w:val="single" w:sz="4" w:space="0" w:color="auto"/>
              <w:right w:val="single" w:sz="4" w:space="0" w:color="auto"/>
            </w:tcBorders>
            <w:shd w:val="clear" w:color="auto" w:fill="auto"/>
            <w:vAlign w:val="center"/>
            <w:hideMark/>
          </w:tcPr>
          <w:p w14:paraId="312925C8"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Yêu cầu phương tiện đào tạo đặc biệt cho người sử dụng</w:t>
            </w:r>
          </w:p>
        </w:tc>
        <w:tc>
          <w:tcPr>
            <w:tcW w:w="1320" w:type="dxa"/>
            <w:tcBorders>
              <w:top w:val="nil"/>
              <w:left w:val="nil"/>
              <w:bottom w:val="single" w:sz="4" w:space="0" w:color="auto"/>
              <w:right w:val="single" w:sz="4" w:space="0" w:color="auto"/>
            </w:tcBorders>
            <w:shd w:val="clear" w:color="auto" w:fill="auto"/>
            <w:vAlign w:val="center"/>
            <w:hideMark/>
          </w:tcPr>
          <w:p w14:paraId="129B2F7E" w14:textId="77777777" w:rsidR="00B256ED" w:rsidRPr="00B256ED" w:rsidRDefault="00B256ED" w:rsidP="00B256ED">
            <w:pPr>
              <w:spacing w:before="0" w:after="0" w:line="240" w:lineRule="auto"/>
              <w:jc w:val="center"/>
              <w:rPr>
                <w:rFonts w:eastAsia="Times New Roman"/>
                <w:sz w:val="24"/>
                <w:lang w:eastAsia="en-US"/>
              </w:rPr>
            </w:pPr>
            <w:r w:rsidRPr="00B256ED">
              <w:rPr>
                <w:rFonts w:eastAsia="Times New Roman"/>
                <w:sz w:val="24"/>
                <w:lang w:eastAsia="en-US"/>
              </w:rPr>
              <w:t>0</w:t>
            </w:r>
          </w:p>
        </w:tc>
        <w:tc>
          <w:tcPr>
            <w:tcW w:w="1260" w:type="dxa"/>
            <w:tcBorders>
              <w:top w:val="nil"/>
              <w:left w:val="nil"/>
              <w:bottom w:val="single" w:sz="4" w:space="0" w:color="auto"/>
              <w:right w:val="single" w:sz="4" w:space="0" w:color="auto"/>
            </w:tcBorders>
            <w:shd w:val="clear" w:color="000000" w:fill="FFFFFF"/>
            <w:vAlign w:val="center"/>
            <w:hideMark/>
          </w:tcPr>
          <w:p w14:paraId="6679B356"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1</w:t>
            </w:r>
          </w:p>
        </w:tc>
        <w:tc>
          <w:tcPr>
            <w:tcW w:w="1360" w:type="dxa"/>
            <w:tcBorders>
              <w:top w:val="nil"/>
              <w:left w:val="nil"/>
              <w:bottom w:val="single" w:sz="4" w:space="0" w:color="auto"/>
              <w:right w:val="single" w:sz="4" w:space="0" w:color="auto"/>
            </w:tcBorders>
            <w:shd w:val="clear" w:color="auto" w:fill="auto"/>
            <w:vAlign w:val="center"/>
            <w:hideMark/>
          </w:tcPr>
          <w:p w14:paraId="65E1DDC8" w14:textId="77777777" w:rsidR="00B256ED" w:rsidRPr="00B256ED" w:rsidRDefault="00B256ED" w:rsidP="00B256ED">
            <w:pPr>
              <w:spacing w:before="0" w:after="0" w:line="240" w:lineRule="auto"/>
              <w:jc w:val="right"/>
              <w:rPr>
                <w:rFonts w:eastAsia="Times New Roman"/>
                <w:color w:val="000000"/>
                <w:sz w:val="24"/>
                <w:lang w:eastAsia="en-US"/>
              </w:rPr>
            </w:pPr>
            <w:r w:rsidRPr="00B256ED">
              <w:rPr>
                <w:rFonts w:eastAsia="Times New Roman"/>
                <w:color w:val="000000"/>
                <w:sz w:val="24"/>
                <w:lang w:eastAsia="en-US"/>
              </w:rPr>
              <w:t>0</w:t>
            </w:r>
          </w:p>
        </w:tc>
        <w:tc>
          <w:tcPr>
            <w:tcW w:w="4169" w:type="dxa"/>
            <w:tcBorders>
              <w:top w:val="nil"/>
              <w:left w:val="nil"/>
              <w:bottom w:val="single" w:sz="8" w:space="0" w:color="auto"/>
              <w:right w:val="single" w:sz="8" w:space="0" w:color="auto"/>
            </w:tcBorders>
            <w:shd w:val="clear" w:color="auto" w:fill="auto"/>
            <w:vAlign w:val="center"/>
            <w:hideMark/>
          </w:tcPr>
          <w:p w14:paraId="25061EF2" w14:textId="77777777" w:rsidR="00B256ED" w:rsidRPr="00B256ED" w:rsidRDefault="00B256ED" w:rsidP="00B256ED">
            <w:pPr>
              <w:spacing w:before="0" w:after="0" w:line="240" w:lineRule="auto"/>
              <w:rPr>
                <w:rFonts w:eastAsia="Times New Roman"/>
                <w:color w:val="000000"/>
                <w:szCs w:val="26"/>
                <w:lang w:eastAsia="en-US"/>
              </w:rPr>
            </w:pPr>
            <w:r w:rsidRPr="00B256ED">
              <w:rPr>
                <w:rFonts w:eastAsia="Times New Roman"/>
                <w:color w:val="000000"/>
                <w:szCs w:val="26"/>
                <w:lang w:eastAsia="en-US"/>
              </w:rPr>
              <w:t>Hệ thống không  yêu cầu đào tạo</w:t>
            </w:r>
          </w:p>
        </w:tc>
      </w:tr>
      <w:tr w:rsidR="00B256ED" w:rsidRPr="00B256ED" w14:paraId="7753D349" w14:textId="77777777" w:rsidTr="00427F47">
        <w:trPr>
          <w:trHeight w:val="555"/>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3954ED8F" w14:textId="77777777" w:rsidR="00B256ED" w:rsidRPr="00B256ED" w:rsidRDefault="00B256ED" w:rsidP="00B256ED">
            <w:pPr>
              <w:spacing w:before="0" w:after="0" w:line="240" w:lineRule="auto"/>
              <w:rPr>
                <w:rFonts w:eastAsia="Times New Roman"/>
                <w:b/>
                <w:bCs/>
                <w:color w:val="000000"/>
                <w:sz w:val="24"/>
                <w:lang w:eastAsia="en-US"/>
              </w:rPr>
            </w:pPr>
            <w:r w:rsidRPr="00B256ED">
              <w:rPr>
                <w:rFonts w:eastAsia="Times New Roman"/>
                <w:b/>
                <w:bCs/>
                <w:color w:val="000000"/>
                <w:sz w:val="24"/>
                <w:lang w:eastAsia="en-US"/>
              </w:rPr>
              <w:t>II</w:t>
            </w:r>
          </w:p>
        </w:tc>
        <w:tc>
          <w:tcPr>
            <w:tcW w:w="4055" w:type="dxa"/>
            <w:tcBorders>
              <w:top w:val="nil"/>
              <w:left w:val="nil"/>
              <w:bottom w:val="single" w:sz="4" w:space="0" w:color="auto"/>
              <w:right w:val="single" w:sz="4" w:space="0" w:color="auto"/>
            </w:tcBorders>
            <w:shd w:val="clear" w:color="auto" w:fill="auto"/>
            <w:vAlign w:val="center"/>
            <w:hideMark/>
          </w:tcPr>
          <w:p w14:paraId="0A2A667D" w14:textId="77777777" w:rsidR="00B256ED" w:rsidRPr="00B256ED" w:rsidRDefault="00B256ED" w:rsidP="00B256ED">
            <w:pPr>
              <w:spacing w:before="0" w:after="0" w:line="240" w:lineRule="auto"/>
              <w:rPr>
                <w:rFonts w:eastAsia="Times New Roman"/>
                <w:b/>
                <w:bCs/>
                <w:color w:val="000000"/>
                <w:sz w:val="24"/>
                <w:lang w:eastAsia="en-US"/>
              </w:rPr>
            </w:pPr>
            <w:r w:rsidRPr="00B256ED">
              <w:rPr>
                <w:rFonts w:eastAsia="Times New Roman"/>
                <w:b/>
                <w:bCs/>
                <w:color w:val="000000"/>
                <w:sz w:val="24"/>
                <w:lang w:eastAsia="en-US"/>
              </w:rPr>
              <w:t>Hệ số phức tạp về KT-CN (TCF)</w:t>
            </w:r>
          </w:p>
        </w:tc>
        <w:tc>
          <w:tcPr>
            <w:tcW w:w="1320" w:type="dxa"/>
            <w:tcBorders>
              <w:top w:val="nil"/>
              <w:left w:val="nil"/>
              <w:bottom w:val="single" w:sz="4" w:space="0" w:color="auto"/>
              <w:right w:val="single" w:sz="4" w:space="0" w:color="auto"/>
            </w:tcBorders>
            <w:shd w:val="clear" w:color="auto" w:fill="auto"/>
            <w:vAlign w:val="center"/>
            <w:hideMark/>
          </w:tcPr>
          <w:p w14:paraId="17AA6D3B"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 </w:t>
            </w:r>
          </w:p>
        </w:tc>
        <w:tc>
          <w:tcPr>
            <w:tcW w:w="1260" w:type="dxa"/>
            <w:tcBorders>
              <w:top w:val="nil"/>
              <w:left w:val="nil"/>
              <w:bottom w:val="single" w:sz="4" w:space="0" w:color="auto"/>
              <w:right w:val="single" w:sz="4" w:space="0" w:color="auto"/>
            </w:tcBorders>
            <w:shd w:val="clear" w:color="auto" w:fill="auto"/>
            <w:vAlign w:val="center"/>
            <w:hideMark/>
          </w:tcPr>
          <w:p w14:paraId="002D1D2C"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 </w:t>
            </w:r>
          </w:p>
        </w:tc>
        <w:tc>
          <w:tcPr>
            <w:tcW w:w="1360" w:type="dxa"/>
            <w:tcBorders>
              <w:top w:val="nil"/>
              <w:left w:val="nil"/>
              <w:bottom w:val="single" w:sz="4" w:space="0" w:color="auto"/>
              <w:right w:val="single" w:sz="4" w:space="0" w:color="auto"/>
            </w:tcBorders>
            <w:shd w:val="clear" w:color="000000" w:fill="FFFFCC"/>
            <w:vAlign w:val="center"/>
            <w:hideMark/>
          </w:tcPr>
          <w:p w14:paraId="5DC4BEF4" w14:textId="77777777" w:rsidR="00B256ED" w:rsidRPr="00B256ED" w:rsidRDefault="00B256ED" w:rsidP="00B256ED">
            <w:pPr>
              <w:spacing w:before="0" w:after="0" w:line="240" w:lineRule="auto"/>
              <w:jc w:val="right"/>
              <w:rPr>
                <w:rFonts w:eastAsia="Times New Roman"/>
                <w:b/>
                <w:bCs/>
                <w:color w:val="000000"/>
                <w:sz w:val="24"/>
                <w:lang w:eastAsia="en-US"/>
              </w:rPr>
            </w:pPr>
            <w:r w:rsidRPr="00B256ED">
              <w:rPr>
                <w:rFonts w:eastAsia="Times New Roman"/>
                <w:b/>
                <w:bCs/>
                <w:color w:val="000000"/>
                <w:sz w:val="24"/>
                <w:lang w:eastAsia="en-US"/>
              </w:rPr>
              <w:t>1.05</w:t>
            </w:r>
          </w:p>
        </w:tc>
        <w:tc>
          <w:tcPr>
            <w:tcW w:w="4169" w:type="dxa"/>
            <w:tcBorders>
              <w:top w:val="single" w:sz="4" w:space="0" w:color="auto"/>
              <w:left w:val="nil"/>
              <w:bottom w:val="single" w:sz="4" w:space="0" w:color="auto"/>
              <w:right w:val="single" w:sz="4" w:space="0" w:color="auto"/>
            </w:tcBorders>
            <w:shd w:val="clear" w:color="auto" w:fill="auto"/>
            <w:vAlign w:val="center"/>
            <w:hideMark/>
          </w:tcPr>
          <w:p w14:paraId="5FDE89A8" w14:textId="77777777" w:rsidR="00B256ED" w:rsidRPr="00B256ED" w:rsidRDefault="00B256ED" w:rsidP="00B256ED">
            <w:pPr>
              <w:spacing w:before="0" w:after="0" w:line="240" w:lineRule="auto"/>
              <w:rPr>
                <w:rFonts w:eastAsia="Times New Roman"/>
                <w:color w:val="000000"/>
                <w:sz w:val="24"/>
                <w:lang w:eastAsia="en-US"/>
              </w:rPr>
            </w:pPr>
            <w:r w:rsidRPr="00B256ED">
              <w:rPr>
                <w:rFonts w:eastAsia="Times New Roman"/>
                <w:color w:val="000000"/>
                <w:sz w:val="24"/>
                <w:lang w:eastAsia="en-US"/>
              </w:rPr>
              <w:t> </w:t>
            </w:r>
          </w:p>
        </w:tc>
      </w:tr>
      <w:tr w:rsidR="00B256ED" w:rsidRPr="00B256ED" w14:paraId="75AFD9FD" w14:textId="77777777" w:rsidTr="00427F47">
        <w:trPr>
          <w:trHeight w:val="315"/>
        </w:trPr>
        <w:tc>
          <w:tcPr>
            <w:tcW w:w="670" w:type="dxa"/>
            <w:tcBorders>
              <w:top w:val="nil"/>
              <w:left w:val="nil"/>
              <w:bottom w:val="nil"/>
              <w:right w:val="nil"/>
            </w:tcBorders>
            <w:shd w:val="clear" w:color="auto" w:fill="auto"/>
            <w:noWrap/>
            <w:vAlign w:val="bottom"/>
            <w:hideMark/>
          </w:tcPr>
          <w:p w14:paraId="65DD8EE1" w14:textId="77777777" w:rsidR="00B256ED" w:rsidRPr="00B256ED" w:rsidRDefault="00B256ED" w:rsidP="00B256ED">
            <w:pPr>
              <w:spacing w:before="0" w:after="0" w:line="240" w:lineRule="auto"/>
              <w:rPr>
                <w:rFonts w:eastAsia="Times New Roman"/>
                <w:color w:val="000000"/>
                <w:sz w:val="24"/>
                <w:lang w:eastAsia="en-US"/>
              </w:rPr>
            </w:pPr>
          </w:p>
        </w:tc>
        <w:tc>
          <w:tcPr>
            <w:tcW w:w="4055" w:type="dxa"/>
            <w:tcBorders>
              <w:top w:val="nil"/>
              <w:left w:val="nil"/>
              <w:bottom w:val="nil"/>
              <w:right w:val="nil"/>
            </w:tcBorders>
            <w:shd w:val="clear" w:color="auto" w:fill="auto"/>
            <w:noWrap/>
            <w:vAlign w:val="bottom"/>
            <w:hideMark/>
          </w:tcPr>
          <w:p w14:paraId="7FBF3536" w14:textId="77777777" w:rsidR="00B256ED" w:rsidRPr="00B256ED" w:rsidRDefault="00B256ED" w:rsidP="00B256ED">
            <w:pPr>
              <w:spacing w:before="0" w:after="0" w:line="240" w:lineRule="auto"/>
              <w:rPr>
                <w:rFonts w:eastAsia="Times New Roman"/>
                <w:sz w:val="20"/>
                <w:szCs w:val="20"/>
                <w:lang w:eastAsia="en-US"/>
              </w:rPr>
            </w:pPr>
          </w:p>
        </w:tc>
        <w:tc>
          <w:tcPr>
            <w:tcW w:w="1320" w:type="dxa"/>
            <w:tcBorders>
              <w:top w:val="nil"/>
              <w:left w:val="nil"/>
              <w:bottom w:val="nil"/>
              <w:right w:val="nil"/>
            </w:tcBorders>
            <w:shd w:val="clear" w:color="auto" w:fill="auto"/>
            <w:noWrap/>
            <w:vAlign w:val="bottom"/>
            <w:hideMark/>
          </w:tcPr>
          <w:p w14:paraId="656952E6" w14:textId="77777777" w:rsidR="00B256ED" w:rsidRPr="00B256ED" w:rsidRDefault="00B256ED" w:rsidP="00B256ED">
            <w:pPr>
              <w:spacing w:before="0" w:after="0" w:line="240" w:lineRule="auto"/>
              <w:rPr>
                <w:rFonts w:eastAsia="Times New Roman"/>
                <w:sz w:val="20"/>
                <w:szCs w:val="20"/>
                <w:lang w:eastAsia="en-US"/>
              </w:rPr>
            </w:pPr>
          </w:p>
        </w:tc>
        <w:tc>
          <w:tcPr>
            <w:tcW w:w="1260" w:type="dxa"/>
            <w:tcBorders>
              <w:top w:val="nil"/>
              <w:left w:val="nil"/>
              <w:bottom w:val="nil"/>
              <w:right w:val="nil"/>
            </w:tcBorders>
            <w:shd w:val="clear" w:color="auto" w:fill="auto"/>
            <w:noWrap/>
            <w:vAlign w:val="bottom"/>
            <w:hideMark/>
          </w:tcPr>
          <w:p w14:paraId="149E2C2E" w14:textId="77777777" w:rsidR="00B256ED" w:rsidRPr="00B256ED" w:rsidRDefault="00B256ED" w:rsidP="00B256ED">
            <w:pPr>
              <w:spacing w:before="0" w:after="0" w:line="240" w:lineRule="auto"/>
              <w:rPr>
                <w:rFonts w:eastAsia="Times New Roman"/>
                <w:sz w:val="20"/>
                <w:szCs w:val="20"/>
                <w:lang w:eastAsia="en-US"/>
              </w:rPr>
            </w:pPr>
          </w:p>
        </w:tc>
        <w:tc>
          <w:tcPr>
            <w:tcW w:w="1360" w:type="dxa"/>
            <w:tcBorders>
              <w:top w:val="nil"/>
              <w:left w:val="nil"/>
              <w:bottom w:val="nil"/>
              <w:right w:val="nil"/>
            </w:tcBorders>
            <w:shd w:val="clear" w:color="auto" w:fill="auto"/>
            <w:noWrap/>
            <w:vAlign w:val="bottom"/>
            <w:hideMark/>
          </w:tcPr>
          <w:p w14:paraId="1311A666" w14:textId="77777777" w:rsidR="00B256ED" w:rsidRPr="00B256ED" w:rsidRDefault="00B256ED" w:rsidP="00B256ED">
            <w:pPr>
              <w:spacing w:before="0" w:after="0" w:line="240" w:lineRule="auto"/>
              <w:rPr>
                <w:rFonts w:eastAsia="Times New Roman"/>
                <w:sz w:val="20"/>
                <w:szCs w:val="20"/>
                <w:lang w:eastAsia="en-US"/>
              </w:rPr>
            </w:pPr>
          </w:p>
        </w:tc>
        <w:tc>
          <w:tcPr>
            <w:tcW w:w="4169" w:type="dxa"/>
            <w:tcBorders>
              <w:top w:val="nil"/>
              <w:left w:val="nil"/>
              <w:bottom w:val="nil"/>
              <w:right w:val="nil"/>
            </w:tcBorders>
            <w:shd w:val="clear" w:color="auto" w:fill="auto"/>
            <w:noWrap/>
            <w:vAlign w:val="bottom"/>
            <w:hideMark/>
          </w:tcPr>
          <w:p w14:paraId="272947AF" w14:textId="77777777" w:rsidR="00B256ED" w:rsidRPr="00B256ED" w:rsidRDefault="00B256ED" w:rsidP="00B256ED">
            <w:pPr>
              <w:spacing w:before="0" w:after="0" w:line="240" w:lineRule="auto"/>
              <w:rPr>
                <w:rFonts w:eastAsia="Times New Roman"/>
                <w:sz w:val="20"/>
                <w:szCs w:val="20"/>
                <w:lang w:eastAsia="en-US"/>
              </w:rPr>
            </w:pPr>
          </w:p>
        </w:tc>
      </w:tr>
    </w:tbl>
    <w:p w14:paraId="5DC6AB12" w14:textId="77777777" w:rsidR="007265CD" w:rsidRDefault="007265CD">
      <w:r>
        <w:br w:type="page"/>
      </w:r>
    </w:p>
    <w:tbl>
      <w:tblPr>
        <w:tblW w:w="10289" w:type="dxa"/>
        <w:tblLook w:val="04A0" w:firstRow="1" w:lastRow="0" w:firstColumn="1" w:lastColumn="0" w:noHBand="0" w:noVBand="1"/>
      </w:tblPr>
      <w:tblGrid>
        <w:gridCol w:w="10289"/>
      </w:tblGrid>
      <w:tr w:rsidR="00425BFD" w:rsidRPr="00FF7B39" w14:paraId="6DA42A4E" w14:textId="77777777" w:rsidTr="007265CD">
        <w:trPr>
          <w:trHeight w:val="1410"/>
        </w:trPr>
        <w:tc>
          <w:tcPr>
            <w:tcW w:w="10289" w:type="dxa"/>
            <w:tcBorders>
              <w:top w:val="nil"/>
              <w:left w:val="nil"/>
              <w:bottom w:val="single" w:sz="4" w:space="0" w:color="auto"/>
              <w:right w:val="nil"/>
            </w:tcBorders>
            <w:shd w:val="clear" w:color="auto" w:fill="auto"/>
            <w:vAlign w:val="center"/>
            <w:hideMark/>
          </w:tcPr>
          <w:p w14:paraId="1FA3E566" w14:textId="6315FE39" w:rsidR="00425BFD" w:rsidRPr="00425BFD" w:rsidRDefault="00425BFD" w:rsidP="00425BFD">
            <w:pPr>
              <w:spacing w:before="0" w:after="0" w:line="240" w:lineRule="auto"/>
              <w:jc w:val="center"/>
              <w:rPr>
                <w:rFonts w:eastAsia="Times New Roman"/>
                <w:b/>
                <w:bCs/>
                <w:color w:val="000000"/>
                <w:sz w:val="28"/>
                <w:szCs w:val="28"/>
                <w:lang w:eastAsia="en-US"/>
              </w:rPr>
            </w:pPr>
            <w:r w:rsidRPr="00425BFD">
              <w:rPr>
                <w:rFonts w:eastAsia="Times New Roman"/>
                <w:b/>
                <w:bCs/>
                <w:color w:val="000000"/>
                <w:sz w:val="28"/>
                <w:szCs w:val="28"/>
                <w:lang w:eastAsia="en-US"/>
              </w:rPr>
              <w:lastRenderedPageBreak/>
              <w:t>BẢNG 4.4 TÍNH TOÁN HỆ SỐ TÁC ĐỘNG MÔI TRƯỜNG</w:t>
            </w:r>
            <w:r w:rsidRPr="00425BFD">
              <w:rPr>
                <w:rFonts w:eastAsia="Times New Roman"/>
                <w:b/>
                <w:bCs/>
                <w:color w:val="000000"/>
                <w:sz w:val="28"/>
                <w:szCs w:val="28"/>
                <w:lang w:eastAsia="en-US"/>
              </w:rPr>
              <w:br/>
              <w:t>“</w:t>
            </w:r>
            <w:r w:rsidR="006F76F7">
              <w:rPr>
                <w:rFonts w:eastAsia="Times New Roman"/>
                <w:b/>
                <w:bCs/>
                <w:sz w:val="28"/>
                <w:szCs w:val="28"/>
                <w:lang w:eastAsia="en-US"/>
              </w:rPr>
              <w:t>PHẦN MỀM ĐẤU GIÁ VÀ BOOK BUILDING</w:t>
            </w:r>
            <w:r w:rsidR="006F76F7" w:rsidRPr="00425BFD">
              <w:rPr>
                <w:rFonts w:eastAsia="Times New Roman"/>
                <w:b/>
                <w:bCs/>
                <w:color w:val="000000"/>
                <w:sz w:val="28"/>
                <w:szCs w:val="28"/>
                <w:lang w:eastAsia="en-US"/>
              </w:rPr>
              <w:t xml:space="preserve"> </w:t>
            </w:r>
            <w:r w:rsidRPr="00425BFD">
              <w:rPr>
                <w:rFonts w:eastAsia="Times New Roman"/>
                <w:b/>
                <w:bCs/>
                <w:color w:val="000000"/>
                <w:sz w:val="28"/>
                <w:szCs w:val="28"/>
                <w:lang w:eastAsia="en-US"/>
              </w:rPr>
              <w:t>"</w:t>
            </w:r>
          </w:p>
        </w:tc>
      </w:tr>
    </w:tbl>
    <w:tbl>
      <w:tblPr>
        <w:tblStyle w:val="TableGrid"/>
        <w:tblW w:w="14019" w:type="dxa"/>
        <w:jc w:val="center"/>
        <w:tblLook w:val="04A0" w:firstRow="1" w:lastRow="0" w:firstColumn="1" w:lastColumn="0" w:noHBand="0" w:noVBand="1"/>
      </w:tblPr>
      <w:tblGrid>
        <w:gridCol w:w="746"/>
        <w:gridCol w:w="7177"/>
        <w:gridCol w:w="1701"/>
        <w:gridCol w:w="1418"/>
        <w:gridCol w:w="1260"/>
        <w:gridCol w:w="1717"/>
      </w:tblGrid>
      <w:tr w:rsidR="00425BFD" w:rsidRPr="00FF7B39" w14:paraId="3B3918C7" w14:textId="77777777" w:rsidTr="00AF5AEB">
        <w:trPr>
          <w:cnfStyle w:val="100000000000" w:firstRow="1" w:lastRow="0" w:firstColumn="0" w:lastColumn="0" w:oddVBand="0" w:evenVBand="0" w:oddHBand="0" w:evenHBand="0" w:firstRowFirstColumn="0" w:firstRowLastColumn="0" w:lastRowFirstColumn="0" w:lastRowLastColumn="0"/>
          <w:trHeight w:val="1440"/>
          <w:tblHeader/>
          <w:jc w:val="center"/>
        </w:trPr>
        <w:tc>
          <w:tcPr>
            <w:tcW w:w="746" w:type="dxa"/>
            <w:hideMark/>
          </w:tcPr>
          <w:p w14:paraId="4DF7F1A3" w14:textId="77777777" w:rsidR="00425BFD" w:rsidRPr="00FF7B39" w:rsidRDefault="00425BFD" w:rsidP="00A13247">
            <w:pPr>
              <w:rPr>
                <w:b/>
                <w:bCs/>
                <w:lang w:eastAsia="zh-CN"/>
              </w:rPr>
            </w:pPr>
            <w:r w:rsidRPr="00FF7B39">
              <w:rPr>
                <w:b/>
                <w:bCs/>
                <w:lang w:eastAsia="zh-CN"/>
              </w:rPr>
              <w:t>STT</w:t>
            </w:r>
          </w:p>
        </w:tc>
        <w:tc>
          <w:tcPr>
            <w:tcW w:w="7177" w:type="dxa"/>
            <w:hideMark/>
          </w:tcPr>
          <w:p w14:paraId="3BFDEB6F" w14:textId="77777777" w:rsidR="00425BFD" w:rsidRPr="00FF7B39" w:rsidRDefault="00425BFD" w:rsidP="00A13247">
            <w:pPr>
              <w:rPr>
                <w:b/>
                <w:bCs/>
                <w:lang w:eastAsia="zh-CN"/>
              </w:rPr>
            </w:pPr>
            <w:r w:rsidRPr="00FF7B39">
              <w:rPr>
                <w:b/>
                <w:bCs/>
                <w:lang w:eastAsia="zh-CN"/>
              </w:rPr>
              <w:t>Tên phần mềm: ………….</w:t>
            </w:r>
          </w:p>
        </w:tc>
        <w:tc>
          <w:tcPr>
            <w:tcW w:w="1701" w:type="dxa"/>
            <w:hideMark/>
          </w:tcPr>
          <w:p w14:paraId="173DC669" w14:textId="77777777" w:rsidR="00425BFD" w:rsidRPr="00FF7B39" w:rsidRDefault="00425BFD" w:rsidP="00A13247">
            <w:pPr>
              <w:rPr>
                <w:b/>
                <w:bCs/>
                <w:lang w:eastAsia="zh-CN"/>
              </w:rPr>
            </w:pPr>
            <w:r w:rsidRPr="00FF7B39">
              <w:rPr>
                <w:b/>
                <w:bCs/>
                <w:lang w:eastAsia="zh-CN"/>
              </w:rPr>
              <w:t>Giá trị xếp hạng (Mi)</w:t>
            </w:r>
          </w:p>
        </w:tc>
        <w:tc>
          <w:tcPr>
            <w:tcW w:w="1418" w:type="dxa"/>
            <w:hideMark/>
          </w:tcPr>
          <w:p w14:paraId="37F16FC1" w14:textId="77777777" w:rsidR="00425BFD" w:rsidRPr="00FF7B39" w:rsidRDefault="00425BFD" w:rsidP="00A13247">
            <w:pPr>
              <w:rPr>
                <w:b/>
                <w:bCs/>
                <w:lang w:eastAsia="zh-CN"/>
              </w:rPr>
            </w:pPr>
            <w:r w:rsidRPr="00FF7B39">
              <w:rPr>
                <w:b/>
                <w:bCs/>
                <w:lang w:eastAsia="zh-CN"/>
              </w:rPr>
              <w:t>Trọng số</w:t>
            </w:r>
          </w:p>
        </w:tc>
        <w:tc>
          <w:tcPr>
            <w:tcW w:w="1260" w:type="dxa"/>
            <w:hideMark/>
          </w:tcPr>
          <w:p w14:paraId="44590F23" w14:textId="77777777" w:rsidR="00425BFD" w:rsidRPr="00FF7B39" w:rsidRDefault="00425BFD" w:rsidP="00A13247">
            <w:pPr>
              <w:rPr>
                <w:b/>
                <w:bCs/>
                <w:lang w:eastAsia="zh-CN"/>
              </w:rPr>
            </w:pPr>
            <w:r w:rsidRPr="00FF7B39">
              <w:rPr>
                <w:b/>
                <w:bCs/>
                <w:lang w:eastAsia="zh-CN"/>
              </w:rPr>
              <w:t>Kết quả</w:t>
            </w:r>
          </w:p>
        </w:tc>
        <w:tc>
          <w:tcPr>
            <w:tcW w:w="1717" w:type="dxa"/>
            <w:hideMark/>
          </w:tcPr>
          <w:p w14:paraId="27A68B42" w14:textId="77777777" w:rsidR="00425BFD" w:rsidRPr="00FF7B39" w:rsidRDefault="00425BFD" w:rsidP="00A13247">
            <w:pPr>
              <w:rPr>
                <w:b/>
                <w:bCs/>
                <w:lang w:eastAsia="zh-CN"/>
              </w:rPr>
            </w:pPr>
            <w:r w:rsidRPr="00FF7B39">
              <w:rPr>
                <w:b/>
                <w:bCs/>
                <w:lang w:eastAsia="zh-CN"/>
              </w:rPr>
              <w:t>Đánh giá độ ổn định kinh nghiệm (Si nội suy)</w:t>
            </w:r>
          </w:p>
        </w:tc>
      </w:tr>
      <w:tr w:rsidR="00425BFD" w:rsidRPr="00FF7B39" w14:paraId="14FF9552" w14:textId="77777777" w:rsidTr="0098401A">
        <w:trPr>
          <w:trHeight w:val="570"/>
          <w:jc w:val="center"/>
        </w:trPr>
        <w:tc>
          <w:tcPr>
            <w:tcW w:w="746" w:type="dxa"/>
            <w:hideMark/>
          </w:tcPr>
          <w:p w14:paraId="18784DCE" w14:textId="77777777" w:rsidR="00425BFD" w:rsidRPr="00FF7B39" w:rsidRDefault="00425BFD" w:rsidP="00A13247">
            <w:pPr>
              <w:rPr>
                <w:b/>
                <w:bCs/>
                <w:lang w:eastAsia="zh-CN"/>
              </w:rPr>
            </w:pPr>
            <w:r w:rsidRPr="00FF7B39">
              <w:rPr>
                <w:b/>
                <w:bCs/>
                <w:lang w:eastAsia="zh-CN"/>
              </w:rPr>
              <w:t>I</w:t>
            </w:r>
          </w:p>
        </w:tc>
        <w:tc>
          <w:tcPr>
            <w:tcW w:w="7177" w:type="dxa"/>
            <w:hideMark/>
          </w:tcPr>
          <w:p w14:paraId="5A4DA490" w14:textId="77777777" w:rsidR="00425BFD" w:rsidRPr="00FF7B39" w:rsidRDefault="00425BFD" w:rsidP="00A13247">
            <w:pPr>
              <w:rPr>
                <w:b/>
                <w:bCs/>
                <w:lang w:eastAsia="zh-CN"/>
              </w:rPr>
            </w:pPr>
            <w:r w:rsidRPr="00FF7B39">
              <w:rPr>
                <w:b/>
                <w:bCs/>
                <w:lang w:eastAsia="zh-CN"/>
              </w:rPr>
              <w:t>Hệ số tác động môi trường và nhóm làm việc (EFW)</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bottom"/>
          </w:tcPr>
          <w:p w14:paraId="6FAF0226" w14:textId="77777777" w:rsidR="00425BFD" w:rsidRPr="00FF7B39" w:rsidRDefault="00425BFD" w:rsidP="00A13247">
            <w:pPr>
              <w:spacing w:before="0" w:after="0" w:line="240" w:lineRule="auto"/>
              <w:jc w:val="right"/>
              <w:rPr>
                <w:sz w:val="24"/>
                <w:lang w:eastAsia="en-US"/>
              </w:rPr>
            </w:pPr>
            <w:r w:rsidRPr="00FF7B39">
              <w:t> </w:t>
            </w:r>
          </w:p>
        </w:tc>
        <w:tc>
          <w:tcPr>
            <w:tcW w:w="1418" w:type="dxa"/>
            <w:tcBorders>
              <w:top w:val="single" w:sz="4" w:space="0" w:color="auto"/>
              <w:left w:val="nil"/>
              <w:bottom w:val="single" w:sz="4" w:space="0" w:color="auto"/>
              <w:right w:val="single" w:sz="4" w:space="0" w:color="auto"/>
            </w:tcBorders>
            <w:shd w:val="clear" w:color="auto" w:fill="auto"/>
            <w:vAlign w:val="bottom"/>
          </w:tcPr>
          <w:p w14:paraId="27F263D7" w14:textId="77777777" w:rsidR="00425BFD" w:rsidRPr="00FF7B39" w:rsidRDefault="00425BFD" w:rsidP="00A13247">
            <w:pPr>
              <w:jc w:val="right"/>
            </w:pPr>
            <w:r w:rsidRPr="00FF7B39">
              <w:t> </w:t>
            </w:r>
          </w:p>
        </w:tc>
        <w:tc>
          <w:tcPr>
            <w:tcW w:w="1260" w:type="dxa"/>
            <w:tcBorders>
              <w:top w:val="single" w:sz="4" w:space="0" w:color="auto"/>
              <w:left w:val="nil"/>
              <w:bottom w:val="single" w:sz="4" w:space="0" w:color="auto"/>
              <w:right w:val="single" w:sz="4" w:space="0" w:color="auto"/>
            </w:tcBorders>
            <w:shd w:val="clear" w:color="auto" w:fill="auto"/>
            <w:vAlign w:val="bottom"/>
          </w:tcPr>
          <w:p w14:paraId="18ED08A6" w14:textId="77777777" w:rsidR="00425BFD" w:rsidRPr="00FF7B39" w:rsidRDefault="00425BFD" w:rsidP="00A13247">
            <w:pPr>
              <w:jc w:val="right"/>
            </w:pPr>
            <w:r w:rsidRPr="00FF7B39">
              <w:t>11,3</w:t>
            </w:r>
          </w:p>
        </w:tc>
        <w:tc>
          <w:tcPr>
            <w:tcW w:w="1717" w:type="dxa"/>
            <w:tcBorders>
              <w:top w:val="single" w:sz="4" w:space="0" w:color="auto"/>
              <w:left w:val="nil"/>
              <w:bottom w:val="single" w:sz="4" w:space="0" w:color="auto"/>
              <w:right w:val="single" w:sz="4" w:space="0" w:color="auto"/>
            </w:tcBorders>
            <w:shd w:val="clear" w:color="auto" w:fill="auto"/>
            <w:vAlign w:val="bottom"/>
          </w:tcPr>
          <w:p w14:paraId="58717E1A" w14:textId="77777777" w:rsidR="00425BFD" w:rsidRPr="00FF7B39" w:rsidRDefault="00425BFD" w:rsidP="00A13247">
            <w:pPr>
              <w:jc w:val="right"/>
            </w:pPr>
            <w:r w:rsidRPr="00FF7B39">
              <w:rPr>
                <w:b/>
                <w:bCs/>
              </w:rPr>
              <w:t> </w:t>
            </w:r>
          </w:p>
        </w:tc>
      </w:tr>
      <w:tr w:rsidR="00425BFD" w:rsidRPr="00FF7B39" w14:paraId="01A230F1" w14:textId="77777777" w:rsidTr="0098401A">
        <w:trPr>
          <w:trHeight w:val="570"/>
          <w:jc w:val="center"/>
        </w:trPr>
        <w:tc>
          <w:tcPr>
            <w:tcW w:w="746" w:type="dxa"/>
            <w:hideMark/>
          </w:tcPr>
          <w:p w14:paraId="2C103784" w14:textId="77777777" w:rsidR="00425BFD" w:rsidRPr="00FF7B39" w:rsidRDefault="00425BFD" w:rsidP="00A13247">
            <w:pPr>
              <w:rPr>
                <w:b/>
                <w:bCs/>
                <w:lang w:eastAsia="zh-CN"/>
              </w:rPr>
            </w:pPr>
            <w:r w:rsidRPr="00FF7B39">
              <w:rPr>
                <w:b/>
                <w:bCs/>
                <w:lang w:eastAsia="zh-CN"/>
              </w:rPr>
              <w:t> </w:t>
            </w:r>
          </w:p>
        </w:tc>
        <w:tc>
          <w:tcPr>
            <w:tcW w:w="7177" w:type="dxa"/>
            <w:hideMark/>
          </w:tcPr>
          <w:p w14:paraId="052E9CCC" w14:textId="77777777" w:rsidR="00425BFD" w:rsidRPr="00FF7B39" w:rsidRDefault="00425BFD" w:rsidP="00A13247">
            <w:pPr>
              <w:rPr>
                <w:b/>
                <w:bCs/>
                <w:i/>
                <w:iCs/>
                <w:lang w:eastAsia="zh-CN"/>
              </w:rPr>
            </w:pPr>
            <w:r w:rsidRPr="00FF7B39">
              <w:rPr>
                <w:b/>
                <w:bCs/>
                <w:i/>
                <w:iCs/>
                <w:lang w:eastAsia="zh-CN"/>
              </w:rPr>
              <w:t>Đánh giá cho từng thành viên</w:t>
            </w:r>
          </w:p>
        </w:tc>
        <w:tc>
          <w:tcPr>
            <w:tcW w:w="1701" w:type="dxa"/>
            <w:tcBorders>
              <w:top w:val="nil"/>
              <w:left w:val="single" w:sz="4" w:space="0" w:color="auto"/>
              <w:bottom w:val="nil"/>
              <w:right w:val="single" w:sz="4" w:space="0" w:color="auto"/>
            </w:tcBorders>
            <w:shd w:val="clear" w:color="auto" w:fill="auto"/>
            <w:vAlign w:val="bottom"/>
          </w:tcPr>
          <w:p w14:paraId="6841E96A" w14:textId="77777777" w:rsidR="00425BFD" w:rsidRPr="00FF7B39" w:rsidRDefault="00425BFD" w:rsidP="00A13247">
            <w:pPr>
              <w:jc w:val="right"/>
            </w:pPr>
            <w:r w:rsidRPr="00FF7B39">
              <w:rPr>
                <w:b/>
                <w:bCs/>
              </w:rPr>
              <w:t> </w:t>
            </w:r>
          </w:p>
        </w:tc>
        <w:tc>
          <w:tcPr>
            <w:tcW w:w="1418" w:type="dxa"/>
            <w:tcBorders>
              <w:top w:val="nil"/>
              <w:left w:val="nil"/>
              <w:bottom w:val="nil"/>
              <w:right w:val="single" w:sz="4" w:space="0" w:color="auto"/>
            </w:tcBorders>
            <w:shd w:val="clear" w:color="auto" w:fill="auto"/>
            <w:vAlign w:val="bottom"/>
          </w:tcPr>
          <w:p w14:paraId="43A48743" w14:textId="77777777" w:rsidR="00425BFD" w:rsidRPr="00FF7B39" w:rsidRDefault="00425BFD" w:rsidP="00A13247">
            <w:pPr>
              <w:jc w:val="right"/>
            </w:pPr>
            <w:r w:rsidRPr="00FF7B39">
              <w:rPr>
                <w:b/>
                <w:bCs/>
              </w:rPr>
              <w:t> </w:t>
            </w:r>
          </w:p>
        </w:tc>
        <w:tc>
          <w:tcPr>
            <w:tcW w:w="1260" w:type="dxa"/>
            <w:tcBorders>
              <w:top w:val="nil"/>
              <w:left w:val="nil"/>
              <w:bottom w:val="nil"/>
              <w:right w:val="single" w:sz="4" w:space="0" w:color="auto"/>
            </w:tcBorders>
            <w:shd w:val="clear" w:color="auto" w:fill="auto"/>
            <w:vAlign w:val="bottom"/>
          </w:tcPr>
          <w:p w14:paraId="19E5E391" w14:textId="77777777" w:rsidR="00425BFD" w:rsidRPr="00FF7B39" w:rsidRDefault="00425BFD" w:rsidP="00A13247">
            <w:pPr>
              <w:jc w:val="right"/>
            </w:pPr>
            <w:r w:rsidRPr="00FF7B39">
              <w:rPr>
                <w:b/>
                <w:bCs/>
              </w:rPr>
              <w:t> </w:t>
            </w:r>
          </w:p>
        </w:tc>
        <w:tc>
          <w:tcPr>
            <w:tcW w:w="1717" w:type="dxa"/>
            <w:tcBorders>
              <w:top w:val="nil"/>
              <w:left w:val="nil"/>
              <w:bottom w:val="nil"/>
              <w:right w:val="single" w:sz="4" w:space="0" w:color="auto"/>
            </w:tcBorders>
            <w:shd w:val="clear" w:color="auto" w:fill="auto"/>
            <w:vAlign w:val="bottom"/>
          </w:tcPr>
          <w:p w14:paraId="2357FD6E" w14:textId="77777777" w:rsidR="00425BFD" w:rsidRPr="00FF7B39" w:rsidRDefault="00425BFD" w:rsidP="00A13247">
            <w:pPr>
              <w:jc w:val="right"/>
            </w:pPr>
            <w:r w:rsidRPr="00FF7B39">
              <w:rPr>
                <w:b/>
                <w:bCs/>
              </w:rPr>
              <w:t> </w:t>
            </w:r>
          </w:p>
        </w:tc>
      </w:tr>
      <w:tr w:rsidR="00425BFD" w:rsidRPr="00FF7B39" w14:paraId="00F317A6" w14:textId="77777777" w:rsidTr="0098401A">
        <w:trPr>
          <w:trHeight w:val="780"/>
          <w:jc w:val="center"/>
        </w:trPr>
        <w:tc>
          <w:tcPr>
            <w:tcW w:w="746" w:type="dxa"/>
            <w:noWrap/>
            <w:hideMark/>
          </w:tcPr>
          <w:p w14:paraId="463C4812" w14:textId="77777777" w:rsidR="00425BFD" w:rsidRPr="00FF7B39" w:rsidRDefault="00425BFD" w:rsidP="00A13247">
            <w:pPr>
              <w:rPr>
                <w:lang w:eastAsia="zh-CN"/>
              </w:rPr>
            </w:pPr>
            <w:r w:rsidRPr="00FF7B39">
              <w:rPr>
                <w:lang w:eastAsia="zh-CN"/>
              </w:rPr>
              <w:t>1</w:t>
            </w:r>
          </w:p>
        </w:tc>
        <w:tc>
          <w:tcPr>
            <w:tcW w:w="7177" w:type="dxa"/>
            <w:hideMark/>
          </w:tcPr>
          <w:p w14:paraId="11A5AF10" w14:textId="77777777" w:rsidR="00425BFD" w:rsidRPr="00FF7B39" w:rsidRDefault="00425BFD" w:rsidP="00A13247">
            <w:pPr>
              <w:rPr>
                <w:lang w:eastAsia="zh-CN"/>
              </w:rPr>
            </w:pPr>
            <w:r w:rsidRPr="00FF7B39">
              <w:rPr>
                <w:lang w:eastAsia="zh-CN"/>
              </w:rPr>
              <w:t>Có áp dụng quy trình phát triển phần mềm theo mẫu RUP và có hiểu biết về RUP</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C39B38F" w14:textId="77777777" w:rsidR="00425BFD" w:rsidRPr="00FF7B39" w:rsidRDefault="00425BFD" w:rsidP="00A13247">
            <w:pPr>
              <w:jc w:val="right"/>
            </w:pPr>
            <w:r>
              <w:rPr>
                <w:color w:val="000000"/>
              </w:rPr>
              <w:t>1,0</w:t>
            </w:r>
          </w:p>
        </w:tc>
        <w:tc>
          <w:tcPr>
            <w:tcW w:w="1418" w:type="dxa"/>
            <w:tcBorders>
              <w:top w:val="single" w:sz="4" w:space="0" w:color="auto"/>
              <w:left w:val="nil"/>
              <w:bottom w:val="single" w:sz="4" w:space="0" w:color="auto"/>
              <w:right w:val="single" w:sz="4" w:space="0" w:color="auto"/>
            </w:tcBorders>
            <w:shd w:val="clear" w:color="auto" w:fill="auto"/>
            <w:noWrap/>
            <w:vAlign w:val="bottom"/>
          </w:tcPr>
          <w:p w14:paraId="6CAA3802" w14:textId="77777777" w:rsidR="00425BFD" w:rsidRPr="00FF7B39" w:rsidRDefault="00425BFD" w:rsidP="00A13247">
            <w:pPr>
              <w:jc w:val="right"/>
            </w:pPr>
            <w:r>
              <w:rPr>
                <w:color w:val="000000"/>
              </w:rPr>
              <w:t>1,5</w:t>
            </w:r>
          </w:p>
        </w:tc>
        <w:tc>
          <w:tcPr>
            <w:tcW w:w="1260" w:type="dxa"/>
            <w:tcBorders>
              <w:top w:val="single" w:sz="4" w:space="0" w:color="auto"/>
              <w:left w:val="nil"/>
              <w:bottom w:val="single" w:sz="4" w:space="0" w:color="auto"/>
              <w:right w:val="single" w:sz="4" w:space="0" w:color="auto"/>
            </w:tcBorders>
            <w:shd w:val="clear" w:color="auto" w:fill="auto"/>
            <w:vAlign w:val="bottom"/>
          </w:tcPr>
          <w:p w14:paraId="5933945E" w14:textId="77777777" w:rsidR="00425BFD" w:rsidRPr="00FF7B39" w:rsidRDefault="00425BFD" w:rsidP="00A13247">
            <w:pPr>
              <w:jc w:val="right"/>
            </w:pPr>
            <w:r>
              <w:rPr>
                <w:color w:val="000000"/>
              </w:rPr>
              <w:t>1,5</w:t>
            </w:r>
          </w:p>
        </w:tc>
        <w:tc>
          <w:tcPr>
            <w:tcW w:w="1717" w:type="dxa"/>
            <w:tcBorders>
              <w:top w:val="single" w:sz="4" w:space="0" w:color="auto"/>
              <w:left w:val="nil"/>
              <w:bottom w:val="single" w:sz="4" w:space="0" w:color="auto"/>
              <w:right w:val="single" w:sz="4" w:space="0" w:color="auto"/>
            </w:tcBorders>
            <w:shd w:val="clear" w:color="auto" w:fill="auto"/>
            <w:noWrap/>
            <w:vAlign w:val="bottom"/>
          </w:tcPr>
          <w:p w14:paraId="2ACFCCDE" w14:textId="77777777" w:rsidR="00425BFD" w:rsidRPr="00FF7B39" w:rsidRDefault="00425BFD" w:rsidP="00A13247">
            <w:pPr>
              <w:jc w:val="right"/>
            </w:pPr>
            <w:r>
              <w:rPr>
                <w:color w:val="000000"/>
              </w:rPr>
              <w:t>0,1</w:t>
            </w:r>
          </w:p>
        </w:tc>
      </w:tr>
      <w:tr w:rsidR="00425BFD" w:rsidRPr="00FF7B39" w14:paraId="15A1844B" w14:textId="77777777" w:rsidTr="0098401A">
        <w:trPr>
          <w:trHeight w:val="435"/>
          <w:jc w:val="center"/>
        </w:trPr>
        <w:tc>
          <w:tcPr>
            <w:tcW w:w="746" w:type="dxa"/>
            <w:noWrap/>
            <w:hideMark/>
          </w:tcPr>
          <w:p w14:paraId="08DEFB39" w14:textId="77777777" w:rsidR="00425BFD" w:rsidRPr="00FF7B39" w:rsidRDefault="00425BFD" w:rsidP="00A13247">
            <w:pPr>
              <w:rPr>
                <w:lang w:eastAsia="zh-CN"/>
              </w:rPr>
            </w:pPr>
            <w:r w:rsidRPr="00FF7B39">
              <w:rPr>
                <w:lang w:eastAsia="zh-CN"/>
              </w:rPr>
              <w:t>2</w:t>
            </w:r>
          </w:p>
        </w:tc>
        <w:tc>
          <w:tcPr>
            <w:tcW w:w="7177" w:type="dxa"/>
            <w:hideMark/>
          </w:tcPr>
          <w:p w14:paraId="6D586ADC" w14:textId="77777777" w:rsidR="00425BFD" w:rsidRPr="00FF7B39" w:rsidRDefault="00425BFD" w:rsidP="00A13247">
            <w:pPr>
              <w:rPr>
                <w:lang w:eastAsia="zh-CN"/>
              </w:rPr>
            </w:pPr>
            <w:r w:rsidRPr="00FF7B39">
              <w:rPr>
                <w:lang w:eastAsia="zh-CN"/>
              </w:rPr>
              <w:t>Có kinh nghiệm về ứng dụng tương tự (Application experiences)</w:t>
            </w:r>
          </w:p>
        </w:tc>
        <w:tc>
          <w:tcPr>
            <w:tcW w:w="1701" w:type="dxa"/>
            <w:tcBorders>
              <w:top w:val="nil"/>
              <w:left w:val="single" w:sz="4" w:space="0" w:color="auto"/>
              <w:bottom w:val="single" w:sz="4" w:space="0" w:color="auto"/>
              <w:right w:val="single" w:sz="4" w:space="0" w:color="auto"/>
            </w:tcBorders>
            <w:shd w:val="clear" w:color="auto" w:fill="auto"/>
            <w:noWrap/>
            <w:vAlign w:val="bottom"/>
          </w:tcPr>
          <w:p w14:paraId="74086541" w14:textId="77777777" w:rsidR="00425BFD" w:rsidRPr="00FF7B39" w:rsidRDefault="00425BFD" w:rsidP="00A13247">
            <w:pPr>
              <w:jc w:val="right"/>
            </w:pPr>
            <w:r>
              <w:rPr>
                <w:color w:val="000000"/>
              </w:rPr>
              <w:t>1,5</w:t>
            </w:r>
          </w:p>
        </w:tc>
        <w:tc>
          <w:tcPr>
            <w:tcW w:w="1418" w:type="dxa"/>
            <w:tcBorders>
              <w:top w:val="nil"/>
              <w:left w:val="nil"/>
              <w:bottom w:val="single" w:sz="4" w:space="0" w:color="auto"/>
              <w:right w:val="single" w:sz="4" w:space="0" w:color="auto"/>
            </w:tcBorders>
            <w:shd w:val="clear" w:color="auto" w:fill="auto"/>
            <w:noWrap/>
            <w:vAlign w:val="bottom"/>
          </w:tcPr>
          <w:p w14:paraId="0121636E" w14:textId="77777777" w:rsidR="00425BFD" w:rsidRPr="00FF7B39" w:rsidRDefault="00425BFD" w:rsidP="00A13247">
            <w:pPr>
              <w:jc w:val="right"/>
            </w:pPr>
            <w:r>
              <w:rPr>
                <w:color w:val="000000"/>
              </w:rPr>
              <w:t>0,5</w:t>
            </w:r>
          </w:p>
        </w:tc>
        <w:tc>
          <w:tcPr>
            <w:tcW w:w="1260" w:type="dxa"/>
            <w:tcBorders>
              <w:top w:val="nil"/>
              <w:left w:val="nil"/>
              <w:bottom w:val="single" w:sz="4" w:space="0" w:color="auto"/>
              <w:right w:val="single" w:sz="4" w:space="0" w:color="auto"/>
            </w:tcBorders>
            <w:shd w:val="clear" w:color="auto" w:fill="auto"/>
            <w:noWrap/>
            <w:vAlign w:val="bottom"/>
          </w:tcPr>
          <w:p w14:paraId="78F02D54" w14:textId="77777777" w:rsidR="00425BFD" w:rsidRPr="00FF7B39" w:rsidRDefault="00425BFD" w:rsidP="00A13247">
            <w:pPr>
              <w:jc w:val="right"/>
            </w:pPr>
            <w:r>
              <w:rPr>
                <w:color w:val="000000"/>
              </w:rPr>
              <w:t>0,8</w:t>
            </w:r>
          </w:p>
        </w:tc>
        <w:tc>
          <w:tcPr>
            <w:tcW w:w="1717" w:type="dxa"/>
            <w:tcBorders>
              <w:top w:val="nil"/>
              <w:left w:val="nil"/>
              <w:bottom w:val="single" w:sz="4" w:space="0" w:color="auto"/>
              <w:right w:val="single" w:sz="4" w:space="0" w:color="auto"/>
            </w:tcBorders>
            <w:shd w:val="clear" w:color="auto" w:fill="auto"/>
            <w:noWrap/>
            <w:vAlign w:val="bottom"/>
          </w:tcPr>
          <w:p w14:paraId="3107DC77" w14:textId="77777777" w:rsidR="00425BFD" w:rsidRPr="00FF7B39" w:rsidRDefault="00425BFD" w:rsidP="00A13247">
            <w:pPr>
              <w:jc w:val="right"/>
            </w:pPr>
            <w:r>
              <w:rPr>
                <w:color w:val="000000"/>
              </w:rPr>
              <w:t>0,05</w:t>
            </w:r>
          </w:p>
        </w:tc>
      </w:tr>
      <w:tr w:rsidR="00425BFD" w:rsidRPr="00FF7B39" w14:paraId="4E0FF2C7" w14:textId="77777777" w:rsidTr="0098401A">
        <w:trPr>
          <w:trHeight w:val="510"/>
          <w:jc w:val="center"/>
        </w:trPr>
        <w:tc>
          <w:tcPr>
            <w:tcW w:w="746" w:type="dxa"/>
            <w:noWrap/>
            <w:hideMark/>
          </w:tcPr>
          <w:p w14:paraId="705CFA86" w14:textId="77777777" w:rsidR="00425BFD" w:rsidRPr="00FF7B39" w:rsidRDefault="00425BFD" w:rsidP="00A13247">
            <w:pPr>
              <w:rPr>
                <w:lang w:eastAsia="zh-CN"/>
              </w:rPr>
            </w:pPr>
            <w:r w:rsidRPr="00FF7B39">
              <w:rPr>
                <w:lang w:eastAsia="zh-CN"/>
              </w:rPr>
              <w:t>3</w:t>
            </w:r>
          </w:p>
        </w:tc>
        <w:tc>
          <w:tcPr>
            <w:tcW w:w="7177" w:type="dxa"/>
            <w:hideMark/>
          </w:tcPr>
          <w:p w14:paraId="3A03D93F" w14:textId="77777777" w:rsidR="00425BFD" w:rsidRPr="00FF7B39" w:rsidRDefault="00425BFD" w:rsidP="00A13247">
            <w:pPr>
              <w:rPr>
                <w:lang w:eastAsia="zh-CN"/>
              </w:rPr>
            </w:pPr>
            <w:r w:rsidRPr="00FF7B39">
              <w:rPr>
                <w:lang w:eastAsia="zh-CN"/>
              </w:rPr>
              <w:t>Có kinh nghiệm về hướng đối tượng (Object Oriented)</w:t>
            </w:r>
          </w:p>
        </w:tc>
        <w:tc>
          <w:tcPr>
            <w:tcW w:w="1701" w:type="dxa"/>
            <w:tcBorders>
              <w:top w:val="nil"/>
              <w:left w:val="single" w:sz="4" w:space="0" w:color="auto"/>
              <w:bottom w:val="single" w:sz="4" w:space="0" w:color="auto"/>
              <w:right w:val="single" w:sz="4" w:space="0" w:color="auto"/>
            </w:tcBorders>
            <w:shd w:val="clear" w:color="auto" w:fill="auto"/>
            <w:noWrap/>
            <w:vAlign w:val="bottom"/>
          </w:tcPr>
          <w:p w14:paraId="40B21563" w14:textId="77777777" w:rsidR="00425BFD" w:rsidRPr="00FF7B39" w:rsidRDefault="00425BFD" w:rsidP="00A13247">
            <w:pPr>
              <w:jc w:val="right"/>
            </w:pPr>
            <w:r>
              <w:rPr>
                <w:color w:val="000000"/>
              </w:rPr>
              <w:t>2,0</w:t>
            </w:r>
          </w:p>
        </w:tc>
        <w:tc>
          <w:tcPr>
            <w:tcW w:w="1418" w:type="dxa"/>
            <w:tcBorders>
              <w:top w:val="nil"/>
              <w:left w:val="nil"/>
              <w:bottom w:val="single" w:sz="4" w:space="0" w:color="auto"/>
              <w:right w:val="single" w:sz="4" w:space="0" w:color="auto"/>
            </w:tcBorders>
            <w:shd w:val="clear" w:color="auto" w:fill="auto"/>
            <w:noWrap/>
            <w:vAlign w:val="bottom"/>
          </w:tcPr>
          <w:p w14:paraId="0AEB4618" w14:textId="77777777" w:rsidR="00425BFD" w:rsidRPr="00FF7B39" w:rsidRDefault="00425BFD" w:rsidP="00A13247">
            <w:pPr>
              <w:jc w:val="right"/>
            </w:pPr>
            <w:r>
              <w:rPr>
                <w:color w:val="000000"/>
              </w:rPr>
              <w:t>1</w:t>
            </w:r>
          </w:p>
        </w:tc>
        <w:tc>
          <w:tcPr>
            <w:tcW w:w="1260" w:type="dxa"/>
            <w:tcBorders>
              <w:top w:val="nil"/>
              <w:left w:val="nil"/>
              <w:bottom w:val="single" w:sz="4" w:space="0" w:color="auto"/>
              <w:right w:val="single" w:sz="4" w:space="0" w:color="auto"/>
            </w:tcBorders>
            <w:shd w:val="clear" w:color="auto" w:fill="auto"/>
            <w:noWrap/>
            <w:vAlign w:val="bottom"/>
          </w:tcPr>
          <w:p w14:paraId="7EECB2FF" w14:textId="77777777" w:rsidR="00425BFD" w:rsidRPr="00FF7B39" w:rsidRDefault="00425BFD" w:rsidP="00A13247">
            <w:pPr>
              <w:jc w:val="right"/>
            </w:pPr>
            <w:r>
              <w:rPr>
                <w:color w:val="000000"/>
              </w:rPr>
              <w:t>2,0</w:t>
            </w:r>
          </w:p>
        </w:tc>
        <w:tc>
          <w:tcPr>
            <w:tcW w:w="1717" w:type="dxa"/>
            <w:tcBorders>
              <w:top w:val="nil"/>
              <w:left w:val="nil"/>
              <w:bottom w:val="single" w:sz="4" w:space="0" w:color="auto"/>
              <w:right w:val="single" w:sz="4" w:space="0" w:color="auto"/>
            </w:tcBorders>
            <w:shd w:val="clear" w:color="auto" w:fill="auto"/>
            <w:noWrap/>
            <w:vAlign w:val="bottom"/>
          </w:tcPr>
          <w:p w14:paraId="599BEE40" w14:textId="77777777" w:rsidR="00425BFD" w:rsidRPr="00FF7B39" w:rsidRDefault="00425BFD" w:rsidP="00A13247">
            <w:pPr>
              <w:jc w:val="right"/>
            </w:pPr>
            <w:r>
              <w:rPr>
                <w:color w:val="000000"/>
              </w:rPr>
              <w:t>0,1</w:t>
            </w:r>
          </w:p>
        </w:tc>
      </w:tr>
      <w:tr w:rsidR="00425BFD" w:rsidRPr="00FF7B39" w14:paraId="219B9B4D" w14:textId="77777777" w:rsidTr="0098401A">
        <w:trPr>
          <w:trHeight w:val="570"/>
          <w:jc w:val="center"/>
        </w:trPr>
        <w:tc>
          <w:tcPr>
            <w:tcW w:w="746" w:type="dxa"/>
            <w:noWrap/>
            <w:hideMark/>
          </w:tcPr>
          <w:p w14:paraId="54E19ADA" w14:textId="77777777" w:rsidR="00425BFD" w:rsidRPr="00FF7B39" w:rsidRDefault="00425BFD" w:rsidP="00A13247">
            <w:pPr>
              <w:rPr>
                <w:lang w:eastAsia="zh-CN"/>
              </w:rPr>
            </w:pPr>
            <w:r w:rsidRPr="00FF7B39">
              <w:rPr>
                <w:lang w:eastAsia="zh-CN"/>
              </w:rPr>
              <w:t>4</w:t>
            </w:r>
          </w:p>
        </w:tc>
        <w:tc>
          <w:tcPr>
            <w:tcW w:w="7177" w:type="dxa"/>
            <w:hideMark/>
          </w:tcPr>
          <w:p w14:paraId="6DFE7FE0" w14:textId="77777777" w:rsidR="00425BFD" w:rsidRPr="00FF7B39" w:rsidRDefault="00425BFD" w:rsidP="00A13247">
            <w:pPr>
              <w:rPr>
                <w:lang w:eastAsia="zh-CN"/>
              </w:rPr>
            </w:pPr>
            <w:r w:rsidRPr="00FF7B39">
              <w:rPr>
                <w:lang w:eastAsia="zh-CN"/>
              </w:rPr>
              <w:t>Có khả năng lãnh đạo Nhóm</w:t>
            </w:r>
          </w:p>
        </w:tc>
        <w:tc>
          <w:tcPr>
            <w:tcW w:w="1701" w:type="dxa"/>
            <w:tcBorders>
              <w:top w:val="nil"/>
              <w:left w:val="single" w:sz="4" w:space="0" w:color="auto"/>
              <w:bottom w:val="single" w:sz="4" w:space="0" w:color="auto"/>
              <w:right w:val="single" w:sz="4" w:space="0" w:color="auto"/>
            </w:tcBorders>
            <w:shd w:val="clear" w:color="auto" w:fill="auto"/>
            <w:noWrap/>
            <w:vAlign w:val="bottom"/>
          </w:tcPr>
          <w:p w14:paraId="577C96AE" w14:textId="77777777" w:rsidR="00425BFD" w:rsidRPr="00FF7B39" w:rsidRDefault="00425BFD" w:rsidP="00A13247">
            <w:pPr>
              <w:jc w:val="right"/>
            </w:pPr>
            <w:r>
              <w:rPr>
                <w:color w:val="000000"/>
              </w:rPr>
              <w:t>1,0</w:t>
            </w:r>
          </w:p>
        </w:tc>
        <w:tc>
          <w:tcPr>
            <w:tcW w:w="1418" w:type="dxa"/>
            <w:tcBorders>
              <w:top w:val="nil"/>
              <w:left w:val="nil"/>
              <w:bottom w:val="single" w:sz="4" w:space="0" w:color="auto"/>
              <w:right w:val="single" w:sz="4" w:space="0" w:color="auto"/>
            </w:tcBorders>
            <w:shd w:val="clear" w:color="auto" w:fill="auto"/>
            <w:noWrap/>
            <w:vAlign w:val="bottom"/>
          </w:tcPr>
          <w:p w14:paraId="61AD7709" w14:textId="77777777" w:rsidR="00425BFD" w:rsidRPr="00FF7B39" w:rsidRDefault="00425BFD" w:rsidP="00A13247">
            <w:pPr>
              <w:jc w:val="right"/>
            </w:pPr>
            <w:r>
              <w:rPr>
                <w:color w:val="000000"/>
              </w:rPr>
              <w:t>0,5</w:t>
            </w:r>
          </w:p>
        </w:tc>
        <w:tc>
          <w:tcPr>
            <w:tcW w:w="1260" w:type="dxa"/>
            <w:tcBorders>
              <w:top w:val="nil"/>
              <w:left w:val="nil"/>
              <w:bottom w:val="single" w:sz="4" w:space="0" w:color="auto"/>
              <w:right w:val="single" w:sz="4" w:space="0" w:color="auto"/>
            </w:tcBorders>
            <w:shd w:val="clear" w:color="auto" w:fill="auto"/>
            <w:noWrap/>
            <w:vAlign w:val="bottom"/>
          </w:tcPr>
          <w:p w14:paraId="56BC8EB4" w14:textId="77777777" w:rsidR="00425BFD" w:rsidRPr="00FF7B39" w:rsidRDefault="00425BFD" w:rsidP="00A13247">
            <w:pPr>
              <w:jc w:val="right"/>
            </w:pPr>
            <w:r>
              <w:rPr>
                <w:color w:val="000000"/>
              </w:rPr>
              <w:t>0,5</w:t>
            </w:r>
          </w:p>
        </w:tc>
        <w:tc>
          <w:tcPr>
            <w:tcW w:w="1717" w:type="dxa"/>
            <w:tcBorders>
              <w:top w:val="nil"/>
              <w:left w:val="nil"/>
              <w:bottom w:val="single" w:sz="4" w:space="0" w:color="auto"/>
              <w:right w:val="single" w:sz="4" w:space="0" w:color="auto"/>
            </w:tcBorders>
            <w:shd w:val="clear" w:color="auto" w:fill="auto"/>
            <w:noWrap/>
            <w:vAlign w:val="bottom"/>
          </w:tcPr>
          <w:p w14:paraId="1ABB6197" w14:textId="77777777" w:rsidR="00425BFD" w:rsidRPr="00FF7B39" w:rsidRDefault="00425BFD" w:rsidP="00A13247">
            <w:pPr>
              <w:jc w:val="right"/>
            </w:pPr>
            <w:r>
              <w:rPr>
                <w:color w:val="000000"/>
              </w:rPr>
              <w:t>0,05</w:t>
            </w:r>
          </w:p>
        </w:tc>
      </w:tr>
      <w:tr w:rsidR="00425BFD" w:rsidRPr="00FF7B39" w14:paraId="677D7B5A" w14:textId="77777777" w:rsidTr="0098401A">
        <w:trPr>
          <w:trHeight w:val="435"/>
          <w:jc w:val="center"/>
        </w:trPr>
        <w:tc>
          <w:tcPr>
            <w:tcW w:w="746" w:type="dxa"/>
            <w:noWrap/>
            <w:hideMark/>
          </w:tcPr>
          <w:p w14:paraId="69A18A59" w14:textId="77777777" w:rsidR="00425BFD" w:rsidRPr="00FF7B39" w:rsidRDefault="00425BFD" w:rsidP="00A13247">
            <w:pPr>
              <w:rPr>
                <w:lang w:eastAsia="zh-CN"/>
              </w:rPr>
            </w:pPr>
            <w:r w:rsidRPr="00FF7B39">
              <w:rPr>
                <w:lang w:eastAsia="zh-CN"/>
              </w:rPr>
              <w:lastRenderedPageBreak/>
              <w:t>5</w:t>
            </w:r>
          </w:p>
        </w:tc>
        <w:tc>
          <w:tcPr>
            <w:tcW w:w="7177" w:type="dxa"/>
            <w:hideMark/>
          </w:tcPr>
          <w:p w14:paraId="75456D11" w14:textId="77777777" w:rsidR="00425BFD" w:rsidRPr="00FF7B39" w:rsidRDefault="00425BFD" w:rsidP="00A13247">
            <w:pPr>
              <w:rPr>
                <w:lang w:eastAsia="zh-CN"/>
              </w:rPr>
            </w:pPr>
            <w:r w:rsidRPr="00FF7B39">
              <w:rPr>
                <w:lang w:eastAsia="zh-CN"/>
              </w:rPr>
              <w:t>Tính chất năng động</w:t>
            </w:r>
          </w:p>
        </w:tc>
        <w:tc>
          <w:tcPr>
            <w:tcW w:w="1701" w:type="dxa"/>
            <w:tcBorders>
              <w:top w:val="nil"/>
              <w:left w:val="single" w:sz="4" w:space="0" w:color="auto"/>
              <w:bottom w:val="single" w:sz="4" w:space="0" w:color="auto"/>
              <w:right w:val="single" w:sz="4" w:space="0" w:color="auto"/>
            </w:tcBorders>
            <w:shd w:val="clear" w:color="auto" w:fill="auto"/>
            <w:noWrap/>
            <w:vAlign w:val="bottom"/>
          </w:tcPr>
          <w:p w14:paraId="0376253B" w14:textId="77777777" w:rsidR="00425BFD" w:rsidRPr="00FF7B39" w:rsidRDefault="00425BFD" w:rsidP="00A13247">
            <w:pPr>
              <w:jc w:val="right"/>
            </w:pPr>
            <w:r>
              <w:rPr>
                <w:color w:val="000000"/>
              </w:rPr>
              <w:t>1,0</w:t>
            </w:r>
          </w:p>
        </w:tc>
        <w:tc>
          <w:tcPr>
            <w:tcW w:w="1418" w:type="dxa"/>
            <w:tcBorders>
              <w:top w:val="nil"/>
              <w:left w:val="nil"/>
              <w:bottom w:val="single" w:sz="4" w:space="0" w:color="auto"/>
              <w:right w:val="single" w:sz="4" w:space="0" w:color="auto"/>
            </w:tcBorders>
            <w:shd w:val="clear" w:color="auto" w:fill="auto"/>
            <w:noWrap/>
            <w:vAlign w:val="bottom"/>
          </w:tcPr>
          <w:p w14:paraId="667F0C3E" w14:textId="77777777" w:rsidR="00425BFD" w:rsidRPr="00FF7B39" w:rsidRDefault="00425BFD" w:rsidP="00A13247">
            <w:pPr>
              <w:jc w:val="right"/>
            </w:pPr>
            <w:r>
              <w:rPr>
                <w:color w:val="000000"/>
              </w:rPr>
              <w:t>1</w:t>
            </w:r>
          </w:p>
        </w:tc>
        <w:tc>
          <w:tcPr>
            <w:tcW w:w="1260" w:type="dxa"/>
            <w:tcBorders>
              <w:top w:val="nil"/>
              <w:left w:val="nil"/>
              <w:bottom w:val="single" w:sz="4" w:space="0" w:color="auto"/>
              <w:right w:val="single" w:sz="4" w:space="0" w:color="auto"/>
            </w:tcBorders>
            <w:shd w:val="clear" w:color="auto" w:fill="auto"/>
            <w:noWrap/>
            <w:vAlign w:val="bottom"/>
          </w:tcPr>
          <w:p w14:paraId="33058F20" w14:textId="77777777" w:rsidR="00425BFD" w:rsidRPr="00FF7B39" w:rsidRDefault="00425BFD" w:rsidP="00A13247">
            <w:pPr>
              <w:jc w:val="right"/>
            </w:pPr>
            <w:r>
              <w:rPr>
                <w:color w:val="000000"/>
              </w:rPr>
              <w:t>1,0</w:t>
            </w:r>
          </w:p>
        </w:tc>
        <w:tc>
          <w:tcPr>
            <w:tcW w:w="1717" w:type="dxa"/>
            <w:tcBorders>
              <w:top w:val="nil"/>
              <w:left w:val="nil"/>
              <w:bottom w:val="single" w:sz="4" w:space="0" w:color="auto"/>
              <w:right w:val="single" w:sz="4" w:space="0" w:color="auto"/>
            </w:tcBorders>
            <w:shd w:val="clear" w:color="auto" w:fill="auto"/>
            <w:noWrap/>
            <w:vAlign w:val="bottom"/>
          </w:tcPr>
          <w:p w14:paraId="775087FA" w14:textId="77777777" w:rsidR="00425BFD" w:rsidRPr="00FF7B39" w:rsidRDefault="00425BFD" w:rsidP="00A13247">
            <w:pPr>
              <w:jc w:val="right"/>
            </w:pPr>
            <w:r>
              <w:rPr>
                <w:color w:val="000000"/>
              </w:rPr>
              <w:t>0,05</w:t>
            </w:r>
          </w:p>
        </w:tc>
      </w:tr>
      <w:tr w:rsidR="00425BFD" w:rsidRPr="00FF7B39" w14:paraId="6912140C" w14:textId="77777777" w:rsidTr="0098401A">
        <w:trPr>
          <w:trHeight w:val="555"/>
          <w:jc w:val="center"/>
        </w:trPr>
        <w:tc>
          <w:tcPr>
            <w:tcW w:w="746" w:type="dxa"/>
            <w:hideMark/>
          </w:tcPr>
          <w:p w14:paraId="53F21D83" w14:textId="77777777" w:rsidR="00425BFD" w:rsidRPr="00FF7B39" w:rsidRDefault="00425BFD" w:rsidP="00A13247">
            <w:pPr>
              <w:rPr>
                <w:lang w:eastAsia="zh-CN"/>
              </w:rPr>
            </w:pPr>
            <w:r w:rsidRPr="00FF7B39">
              <w:rPr>
                <w:lang w:eastAsia="zh-CN"/>
              </w:rPr>
              <w:t> </w:t>
            </w:r>
          </w:p>
        </w:tc>
        <w:tc>
          <w:tcPr>
            <w:tcW w:w="7177" w:type="dxa"/>
            <w:hideMark/>
          </w:tcPr>
          <w:p w14:paraId="0A630110" w14:textId="77777777" w:rsidR="00425BFD" w:rsidRPr="00FF7B39" w:rsidRDefault="00425BFD" w:rsidP="00A13247">
            <w:pPr>
              <w:rPr>
                <w:b/>
                <w:bCs/>
                <w:i/>
                <w:iCs/>
                <w:lang w:eastAsia="zh-CN"/>
              </w:rPr>
            </w:pPr>
            <w:r w:rsidRPr="00FF7B39">
              <w:rPr>
                <w:b/>
                <w:bCs/>
                <w:i/>
                <w:iCs/>
                <w:lang w:eastAsia="zh-CN"/>
              </w:rPr>
              <w:t>Đánh giá chung cho Dự án</w:t>
            </w:r>
          </w:p>
        </w:tc>
        <w:tc>
          <w:tcPr>
            <w:tcW w:w="1701" w:type="dxa"/>
            <w:tcBorders>
              <w:top w:val="nil"/>
              <w:left w:val="single" w:sz="4" w:space="0" w:color="auto"/>
              <w:bottom w:val="single" w:sz="4" w:space="0" w:color="auto"/>
              <w:right w:val="single" w:sz="4" w:space="0" w:color="auto"/>
            </w:tcBorders>
            <w:shd w:val="clear" w:color="auto" w:fill="auto"/>
            <w:vAlign w:val="center"/>
          </w:tcPr>
          <w:p w14:paraId="132C6775" w14:textId="77777777" w:rsidR="00425BFD" w:rsidRPr="00FF7B39" w:rsidRDefault="00425BFD" w:rsidP="00A13247">
            <w:pPr>
              <w:jc w:val="right"/>
            </w:pPr>
            <w:r>
              <w:rPr>
                <w:color w:val="000000"/>
              </w:rPr>
              <w:t> </w:t>
            </w:r>
          </w:p>
        </w:tc>
        <w:tc>
          <w:tcPr>
            <w:tcW w:w="1418" w:type="dxa"/>
            <w:tcBorders>
              <w:top w:val="nil"/>
              <w:left w:val="nil"/>
              <w:bottom w:val="single" w:sz="4" w:space="0" w:color="auto"/>
              <w:right w:val="single" w:sz="4" w:space="0" w:color="auto"/>
            </w:tcBorders>
            <w:shd w:val="clear" w:color="auto" w:fill="auto"/>
            <w:vAlign w:val="center"/>
          </w:tcPr>
          <w:p w14:paraId="2989A02A" w14:textId="77777777" w:rsidR="00425BFD" w:rsidRPr="00FF7B39" w:rsidRDefault="00425BFD" w:rsidP="00A13247">
            <w:pPr>
              <w:jc w:val="right"/>
            </w:pPr>
            <w:r>
              <w:rPr>
                <w:color w:val="000000"/>
              </w:rPr>
              <w:t> </w:t>
            </w:r>
          </w:p>
        </w:tc>
        <w:tc>
          <w:tcPr>
            <w:tcW w:w="1260" w:type="dxa"/>
            <w:tcBorders>
              <w:top w:val="nil"/>
              <w:left w:val="nil"/>
              <w:bottom w:val="single" w:sz="4" w:space="0" w:color="auto"/>
              <w:right w:val="single" w:sz="4" w:space="0" w:color="auto"/>
            </w:tcBorders>
            <w:shd w:val="clear" w:color="auto" w:fill="auto"/>
            <w:vAlign w:val="center"/>
          </w:tcPr>
          <w:p w14:paraId="1FD228A0" w14:textId="77777777" w:rsidR="00425BFD" w:rsidRPr="00FF7B39" w:rsidRDefault="00425BFD" w:rsidP="00A13247">
            <w:pPr>
              <w:jc w:val="right"/>
            </w:pPr>
            <w:r>
              <w:rPr>
                <w:color w:val="000000"/>
              </w:rPr>
              <w:t> </w:t>
            </w:r>
          </w:p>
        </w:tc>
        <w:tc>
          <w:tcPr>
            <w:tcW w:w="1717" w:type="dxa"/>
            <w:tcBorders>
              <w:top w:val="nil"/>
              <w:left w:val="nil"/>
              <w:bottom w:val="single" w:sz="4" w:space="0" w:color="auto"/>
              <w:right w:val="single" w:sz="4" w:space="0" w:color="auto"/>
            </w:tcBorders>
            <w:shd w:val="clear" w:color="auto" w:fill="auto"/>
            <w:vAlign w:val="center"/>
          </w:tcPr>
          <w:p w14:paraId="5C6D52E5" w14:textId="77777777" w:rsidR="00425BFD" w:rsidRPr="00FF7B39" w:rsidRDefault="00425BFD" w:rsidP="00A13247">
            <w:pPr>
              <w:jc w:val="right"/>
            </w:pPr>
            <w:r>
              <w:rPr>
                <w:color w:val="000000"/>
              </w:rPr>
              <w:t> </w:t>
            </w:r>
          </w:p>
        </w:tc>
      </w:tr>
      <w:tr w:rsidR="00425BFD" w:rsidRPr="00FF7B39" w14:paraId="39013C99" w14:textId="77777777" w:rsidTr="0098401A">
        <w:trPr>
          <w:trHeight w:val="480"/>
          <w:jc w:val="center"/>
        </w:trPr>
        <w:tc>
          <w:tcPr>
            <w:tcW w:w="746" w:type="dxa"/>
            <w:noWrap/>
            <w:hideMark/>
          </w:tcPr>
          <w:p w14:paraId="75981009" w14:textId="77777777" w:rsidR="00425BFD" w:rsidRPr="00FF7B39" w:rsidRDefault="00425BFD" w:rsidP="00A13247">
            <w:pPr>
              <w:rPr>
                <w:lang w:eastAsia="zh-CN"/>
              </w:rPr>
            </w:pPr>
            <w:r w:rsidRPr="00FF7B39">
              <w:rPr>
                <w:lang w:eastAsia="zh-CN"/>
              </w:rPr>
              <w:t>6</w:t>
            </w:r>
          </w:p>
        </w:tc>
        <w:tc>
          <w:tcPr>
            <w:tcW w:w="7177" w:type="dxa"/>
            <w:hideMark/>
          </w:tcPr>
          <w:p w14:paraId="65AC16E3" w14:textId="77777777" w:rsidR="00425BFD" w:rsidRPr="00FF7B39" w:rsidRDefault="00425BFD" w:rsidP="00A13247">
            <w:pPr>
              <w:rPr>
                <w:lang w:eastAsia="zh-CN"/>
              </w:rPr>
            </w:pPr>
            <w:r w:rsidRPr="00FF7B39">
              <w:rPr>
                <w:lang w:eastAsia="zh-CN"/>
              </w:rPr>
              <w:t>Độ ổn định của các yêu cầu</w:t>
            </w:r>
          </w:p>
        </w:tc>
        <w:tc>
          <w:tcPr>
            <w:tcW w:w="1701" w:type="dxa"/>
            <w:tcBorders>
              <w:top w:val="nil"/>
              <w:left w:val="single" w:sz="4" w:space="0" w:color="auto"/>
              <w:bottom w:val="single" w:sz="4" w:space="0" w:color="auto"/>
              <w:right w:val="single" w:sz="4" w:space="0" w:color="auto"/>
            </w:tcBorders>
            <w:shd w:val="clear" w:color="auto" w:fill="auto"/>
            <w:vAlign w:val="center"/>
          </w:tcPr>
          <w:p w14:paraId="15F6F8C8" w14:textId="77777777" w:rsidR="00425BFD" w:rsidRPr="00FF7B39" w:rsidRDefault="00425BFD" w:rsidP="00A13247">
            <w:pPr>
              <w:jc w:val="right"/>
            </w:pPr>
            <w:r>
              <w:rPr>
                <w:color w:val="000000"/>
              </w:rPr>
              <w:t>3,0</w:t>
            </w:r>
          </w:p>
        </w:tc>
        <w:tc>
          <w:tcPr>
            <w:tcW w:w="1418" w:type="dxa"/>
            <w:tcBorders>
              <w:top w:val="nil"/>
              <w:left w:val="nil"/>
              <w:bottom w:val="single" w:sz="4" w:space="0" w:color="auto"/>
              <w:right w:val="single" w:sz="4" w:space="0" w:color="auto"/>
            </w:tcBorders>
            <w:shd w:val="clear" w:color="auto" w:fill="auto"/>
            <w:noWrap/>
            <w:vAlign w:val="center"/>
          </w:tcPr>
          <w:p w14:paraId="3EB2BCDD" w14:textId="77777777" w:rsidR="00425BFD" w:rsidRPr="00FF7B39" w:rsidRDefault="00425BFD" w:rsidP="00A13247">
            <w:pPr>
              <w:jc w:val="right"/>
            </w:pPr>
            <w:r>
              <w:rPr>
                <w:color w:val="000000"/>
              </w:rPr>
              <w:t>2</w:t>
            </w:r>
          </w:p>
        </w:tc>
        <w:tc>
          <w:tcPr>
            <w:tcW w:w="1260" w:type="dxa"/>
            <w:tcBorders>
              <w:top w:val="nil"/>
              <w:left w:val="nil"/>
              <w:bottom w:val="single" w:sz="4" w:space="0" w:color="auto"/>
              <w:right w:val="single" w:sz="4" w:space="0" w:color="auto"/>
            </w:tcBorders>
            <w:shd w:val="clear" w:color="auto" w:fill="auto"/>
            <w:vAlign w:val="center"/>
          </w:tcPr>
          <w:p w14:paraId="6A044A91" w14:textId="77777777" w:rsidR="00425BFD" w:rsidRPr="00FF7B39" w:rsidRDefault="00425BFD" w:rsidP="00A13247">
            <w:pPr>
              <w:jc w:val="right"/>
            </w:pPr>
            <w:r>
              <w:rPr>
                <w:color w:val="000000"/>
              </w:rPr>
              <w:t>6,0</w:t>
            </w:r>
          </w:p>
        </w:tc>
        <w:tc>
          <w:tcPr>
            <w:tcW w:w="1717" w:type="dxa"/>
            <w:tcBorders>
              <w:top w:val="nil"/>
              <w:left w:val="nil"/>
              <w:bottom w:val="single" w:sz="4" w:space="0" w:color="auto"/>
              <w:right w:val="single" w:sz="4" w:space="0" w:color="auto"/>
            </w:tcBorders>
            <w:shd w:val="clear" w:color="auto" w:fill="auto"/>
            <w:noWrap/>
            <w:vAlign w:val="center"/>
          </w:tcPr>
          <w:p w14:paraId="41AD862D" w14:textId="77777777" w:rsidR="00425BFD" w:rsidRPr="00FF7B39" w:rsidRDefault="00425BFD" w:rsidP="00A13247">
            <w:pPr>
              <w:jc w:val="right"/>
            </w:pPr>
            <w:r>
              <w:rPr>
                <w:color w:val="000000"/>
              </w:rPr>
              <w:t>1</w:t>
            </w:r>
          </w:p>
        </w:tc>
      </w:tr>
      <w:tr w:rsidR="00425BFD" w:rsidRPr="00FF7B39" w14:paraId="327E208E" w14:textId="77777777" w:rsidTr="0098401A">
        <w:trPr>
          <w:trHeight w:val="495"/>
          <w:jc w:val="center"/>
        </w:trPr>
        <w:tc>
          <w:tcPr>
            <w:tcW w:w="746" w:type="dxa"/>
            <w:noWrap/>
            <w:hideMark/>
          </w:tcPr>
          <w:p w14:paraId="7F7E81A9" w14:textId="77777777" w:rsidR="00425BFD" w:rsidRPr="00FF7B39" w:rsidRDefault="00425BFD" w:rsidP="00A13247">
            <w:pPr>
              <w:rPr>
                <w:lang w:eastAsia="zh-CN"/>
              </w:rPr>
            </w:pPr>
            <w:r w:rsidRPr="00FF7B39">
              <w:rPr>
                <w:lang w:eastAsia="zh-CN"/>
              </w:rPr>
              <w:t>7</w:t>
            </w:r>
          </w:p>
        </w:tc>
        <w:tc>
          <w:tcPr>
            <w:tcW w:w="7177" w:type="dxa"/>
            <w:hideMark/>
          </w:tcPr>
          <w:p w14:paraId="3341268F" w14:textId="77777777" w:rsidR="00425BFD" w:rsidRPr="00FF7B39" w:rsidRDefault="00425BFD" w:rsidP="00A13247">
            <w:pPr>
              <w:rPr>
                <w:lang w:eastAsia="zh-CN"/>
              </w:rPr>
            </w:pPr>
            <w:r w:rsidRPr="00FF7B39">
              <w:rPr>
                <w:lang w:eastAsia="zh-CN"/>
              </w:rPr>
              <w:t>Có sử dụng nhân viên làm Part-time (một phần thời gian)</w:t>
            </w:r>
          </w:p>
        </w:tc>
        <w:tc>
          <w:tcPr>
            <w:tcW w:w="1701" w:type="dxa"/>
            <w:tcBorders>
              <w:top w:val="nil"/>
              <w:left w:val="single" w:sz="4" w:space="0" w:color="auto"/>
              <w:bottom w:val="single" w:sz="4" w:space="0" w:color="auto"/>
              <w:right w:val="single" w:sz="4" w:space="0" w:color="auto"/>
            </w:tcBorders>
            <w:shd w:val="clear" w:color="auto" w:fill="auto"/>
            <w:noWrap/>
            <w:vAlign w:val="center"/>
          </w:tcPr>
          <w:p w14:paraId="657100A8" w14:textId="77777777" w:rsidR="00425BFD" w:rsidRPr="00FF7B39" w:rsidRDefault="00425BFD" w:rsidP="00A13247">
            <w:pPr>
              <w:jc w:val="right"/>
            </w:pPr>
            <w:r>
              <w:rPr>
                <w:color w:val="000000"/>
              </w:rPr>
              <w:t>0,0</w:t>
            </w:r>
          </w:p>
        </w:tc>
        <w:tc>
          <w:tcPr>
            <w:tcW w:w="1418" w:type="dxa"/>
            <w:tcBorders>
              <w:top w:val="nil"/>
              <w:left w:val="nil"/>
              <w:bottom w:val="single" w:sz="4" w:space="0" w:color="auto"/>
              <w:right w:val="single" w:sz="4" w:space="0" w:color="auto"/>
            </w:tcBorders>
            <w:shd w:val="clear" w:color="auto" w:fill="auto"/>
            <w:noWrap/>
            <w:vAlign w:val="center"/>
          </w:tcPr>
          <w:p w14:paraId="3B331C86" w14:textId="77777777" w:rsidR="00425BFD" w:rsidRPr="00FF7B39" w:rsidRDefault="00425BFD" w:rsidP="00A13247">
            <w:pPr>
              <w:jc w:val="right"/>
            </w:pPr>
            <w:r>
              <w:rPr>
                <w:color w:val="000000"/>
              </w:rPr>
              <w:t>-1</w:t>
            </w:r>
          </w:p>
        </w:tc>
        <w:tc>
          <w:tcPr>
            <w:tcW w:w="1260" w:type="dxa"/>
            <w:tcBorders>
              <w:top w:val="nil"/>
              <w:left w:val="nil"/>
              <w:bottom w:val="single" w:sz="4" w:space="0" w:color="auto"/>
              <w:right w:val="single" w:sz="4" w:space="0" w:color="auto"/>
            </w:tcBorders>
            <w:shd w:val="clear" w:color="auto" w:fill="auto"/>
            <w:noWrap/>
            <w:vAlign w:val="center"/>
          </w:tcPr>
          <w:p w14:paraId="32DA254F" w14:textId="77777777" w:rsidR="00425BFD" w:rsidRPr="00FF7B39" w:rsidRDefault="00425BFD" w:rsidP="00A13247">
            <w:pPr>
              <w:jc w:val="right"/>
              <w:rPr>
                <w:b/>
                <w:bCs/>
              </w:rPr>
            </w:pPr>
            <w:r>
              <w:rPr>
                <w:color w:val="000000"/>
              </w:rPr>
              <w:t>0,0</w:t>
            </w:r>
          </w:p>
        </w:tc>
        <w:tc>
          <w:tcPr>
            <w:tcW w:w="1717" w:type="dxa"/>
            <w:tcBorders>
              <w:top w:val="nil"/>
              <w:left w:val="nil"/>
              <w:bottom w:val="single" w:sz="4" w:space="0" w:color="auto"/>
              <w:right w:val="single" w:sz="4" w:space="0" w:color="auto"/>
            </w:tcBorders>
            <w:shd w:val="clear" w:color="auto" w:fill="auto"/>
            <w:noWrap/>
            <w:vAlign w:val="center"/>
          </w:tcPr>
          <w:p w14:paraId="75D61F5D" w14:textId="77777777" w:rsidR="00425BFD" w:rsidRPr="00FF7B39" w:rsidRDefault="00425BFD" w:rsidP="00A13247">
            <w:pPr>
              <w:jc w:val="right"/>
            </w:pPr>
            <w:r>
              <w:rPr>
                <w:color w:val="000000"/>
              </w:rPr>
              <w:t>0</w:t>
            </w:r>
          </w:p>
        </w:tc>
      </w:tr>
      <w:tr w:rsidR="00425BFD" w:rsidRPr="00FF7B39" w14:paraId="4D8B043B" w14:textId="77777777" w:rsidTr="0098401A">
        <w:trPr>
          <w:trHeight w:val="585"/>
          <w:jc w:val="center"/>
        </w:trPr>
        <w:tc>
          <w:tcPr>
            <w:tcW w:w="746" w:type="dxa"/>
            <w:noWrap/>
            <w:hideMark/>
          </w:tcPr>
          <w:p w14:paraId="2BB3C579" w14:textId="77777777" w:rsidR="00425BFD" w:rsidRPr="00FF7B39" w:rsidRDefault="00425BFD" w:rsidP="00A13247">
            <w:pPr>
              <w:rPr>
                <w:lang w:eastAsia="zh-CN"/>
              </w:rPr>
            </w:pPr>
            <w:r w:rsidRPr="00FF7B39">
              <w:rPr>
                <w:lang w:eastAsia="zh-CN"/>
              </w:rPr>
              <w:t>8</w:t>
            </w:r>
          </w:p>
        </w:tc>
        <w:tc>
          <w:tcPr>
            <w:tcW w:w="7177" w:type="dxa"/>
            <w:hideMark/>
          </w:tcPr>
          <w:p w14:paraId="2AAB7D4A" w14:textId="77777777" w:rsidR="00425BFD" w:rsidRPr="00FF7B39" w:rsidRDefault="00425BFD" w:rsidP="00A13247">
            <w:pPr>
              <w:rPr>
                <w:lang w:eastAsia="zh-CN"/>
              </w:rPr>
            </w:pPr>
            <w:r w:rsidRPr="00FF7B39">
              <w:rPr>
                <w:lang w:eastAsia="zh-CN"/>
              </w:rPr>
              <w:t>Dùng ngôn ngữ lập trình loại khó</w:t>
            </w:r>
          </w:p>
        </w:tc>
        <w:tc>
          <w:tcPr>
            <w:tcW w:w="1701" w:type="dxa"/>
            <w:tcBorders>
              <w:top w:val="nil"/>
              <w:left w:val="single" w:sz="4" w:space="0" w:color="auto"/>
              <w:bottom w:val="single" w:sz="4" w:space="0" w:color="auto"/>
              <w:right w:val="single" w:sz="4" w:space="0" w:color="auto"/>
            </w:tcBorders>
            <w:shd w:val="clear" w:color="auto" w:fill="auto"/>
            <w:noWrap/>
            <w:vAlign w:val="center"/>
          </w:tcPr>
          <w:p w14:paraId="0FF23A8E" w14:textId="77777777" w:rsidR="00425BFD" w:rsidRPr="00FF7B39" w:rsidRDefault="00425BFD" w:rsidP="00A13247">
            <w:pPr>
              <w:jc w:val="right"/>
            </w:pPr>
            <w:r>
              <w:rPr>
                <w:color w:val="000000"/>
              </w:rPr>
              <w:t>3,0</w:t>
            </w:r>
          </w:p>
        </w:tc>
        <w:tc>
          <w:tcPr>
            <w:tcW w:w="1418" w:type="dxa"/>
            <w:tcBorders>
              <w:top w:val="nil"/>
              <w:left w:val="nil"/>
              <w:bottom w:val="single" w:sz="4" w:space="0" w:color="auto"/>
              <w:right w:val="single" w:sz="4" w:space="0" w:color="auto"/>
            </w:tcBorders>
            <w:shd w:val="clear" w:color="auto" w:fill="auto"/>
            <w:noWrap/>
            <w:vAlign w:val="center"/>
          </w:tcPr>
          <w:p w14:paraId="5ABD15AD" w14:textId="77777777" w:rsidR="00425BFD" w:rsidRPr="00FF7B39" w:rsidRDefault="00425BFD" w:rsidP="00A13247">
            <w:pPr>
              <w:jc w:val="right"/>
            </w:pPr>
            <w:r>
              <w:rPr>
                <w:color w:val="000000"/>
              </w:rPr>
              <w:t>-1</w:t>
            </w:r>
          </w:p>
        </w:tc>
        <w:tc>
          <w:tcPr>
            <w:tcW w:w="1260" w:type="dxa"/>
            <w:tcBorders>
              <w:top w:val="nil"/>
              <w:left w:val="nil"/>
              <w:bottom w:val="single" w:sz="4" w:space="0" w:color="auto"/>
              <w:right w:val="single" w:sz="4" w:space="0" w:color="auto"/>
            </w:tcBorders>
            <w:shd w:val="clear" w:color="auto" w:fill="auto"/>
            <w:noWrap/>
            <w:vAlign w:val="center"/>
          </w:tcPr>
          <w:p w14:paraId="22F5819D" w14:textId="77777777" w:rsidR="00425BFD" w:rsidRPr="00FF7B39" w:rsidRDefault="00425BFD" w:rsidP="00A13247">
            <w:pPr>
              <w:jc w:val="right"/>
            </w:pPr>
            <w:r>
              <w:rPr>
                <w:color w:val="000000"/>
              </w:rPr>
              <w:t>-3,0</w:t>
            </w:r>
          </w:p>
        </w:tc>
        <w:tc>
          <w:tcPr>
            <w:tcW w:w="1717" w:type="dxa"/>
            <w:tcBorders>
              <w:top w:val="nil"/>
              <w:left w:val="nil"/>
              <w:bottom w:val="single" w:sz="4" w:space="0" w:color="auto"/>
              <w:right w:val="single" w:sz="4" w:space="0" w:color="auto"/>
            </w:tcBorders>
            <w:shd w:val="clear" w:color="auto" w:fill="auto"/>
            <w:noWrap/>
            <w:vAlign w:val="center"/>
          </w:tcPr>
          <w:p w14:paraId="3F7A2FDD" w14:textId="77777777" w:rsidR="00425BFD" w:rsidRPr="00FF7B39" w:rsidRDefault="00425BFD" w:rsidP="00A13247">
            <w:pPr>
              <w:jc w:val="right"/>
              <w:rPr>
                <w:b/>
                <w:bCs/>
              </w:rPr>
            </w:pPr>
            <w:r>
              <w:rPr>
                <w:color w:val="000000"/>
              </w:rPr>
              <w:t>0</w:t>
            </w:r>
          </w:p>
        </w:tc>
      </w:tr>
      <w:tr w:rsidR="00425BFD" w:rsidRPr="00FF7B39" w14:paraId="436E1BF1" w14:textId="77777777" w:rsidTr="0098401A">
        <w:trPr>
          <w:trHeight w:val="510"/>
          <w:jc w:val="center"/>
        </w:trPr>
        <w:tc>
          <w:tcPr>
            <w:tcW w:w="746" w:type="dxa"/>
            <w:hideMark/>
          </w:tcPr>
          <w:p w14:paraId="692E2831" w14:textId="77777777" w:rsidR="00425BFD" w:rsidRPr="00FF7B39" w:rsidRDefault="00425BFD" w:rsidP="00A13247">
            <w:pPr>
              <w:rPr>
                <w:b/>
                <w:bCs/>
                <w:lang w:eastAsia="zh-CN"/>
              </w:rPr>
            </w:pPr>
            <w:r w:rsidRPr="00FF7B39">
              <w:rPr>
                <w:b/>
                <w:bCs/>
                <w:lang w:eastAsia="zh-CN"/>
              </w:rPr>
              <w:t>II</w:t>
            </w:r>
          </w:p>
        </w:tc>
        <w:tc>
          <w:tcPr>
            <w:tcW w:w="7177" w:type="dxa"/>
            <w:hideMark/>
          </w:tcPr>
          <w:p w14:paraId="2AC8DB0F" w14:textId="77777777" w:rsidR="00425BFD" w:rsidRPr="00FF7B39" w:rsidRDefault="00425BFD" w:rsidP="00A13247">
            <w:pPr>
              <w:rPr>
                <w:b/>
                <w:bCs/>
                <w:lang w:eastAsia="zh-CN"/>
              </w:rPr>
            </w:pPr>
            <w:r w:rsidRPr="00FF7B39">
              <w:rPr>
                <w:b/>
                <w:bCs/>
                <w:lang w:eastAsia="zh-CN"/>
              </w:rPr>
              <w:t>Hệ số phức tạp về môi trường (EF)</w:t>
            </w:r>
          </w:p>
        </w:tc>
        <w:tc>
          <w:tcPr>
            <w:tcW w:w="1701" w:type="dxa"/>
            <w:tcBorders>
              <w:top w:val="nil"/>
              <w:left w:val="single" w:sz="4" w:space="0" w:color="auto"/>
              <w:bottom w:val="single" w:sz="4" w:space="0" w:color="auto"/>
              <w:right w:val="single" w:sz="4" w:space="0" w:color="auto"/>
            </w:tcBorders>
            <w:shd w:val="clear" w:color="auto" w:fill="auto"/>
            <w:vAlign w:val="bottom"/>
          </w:tcPr>
          <w:p w14:paraId="7688A091" w14:textId="77777777" w:rsidR="00425BFD" w:rsidRPr="00FF7B39" w:rsidRDefault="00425BFD" w:rsidP="00A13247">
            <w:r>
              <w:rPr>
                <w:color w:val="000000"/>
              </w:rPr>
              <w:t> </w:t>
            </w:r>
          </w:p>
        </w:tc>
        <w:tc>
          <w:tcPr>
            <w:tcW w:w="1418" w:type="dxa"/>
            <w:tcBorders>
              <w:top w:val="nil"/>
              <w:left w:val="nil"/>
              <w:bottom w:val="single" w:sz="4" w:space="0" w:color="auto"/>
              <w:right w:val="single" w:sz="4" w:space="0" w:color="auto"/>
            </w:tcBorders>
            <w:shd w:val="clear" w:color="auto" w:fill="auto"/>
            <w:vAlign w:val="bottom"/>
          </w:tcPr>
          <w:p w14:paraId="7284DDDF" w14:textId="77777777" w:rsidR="00425BFD" w:rsidRPr="00FF7B39" w:rsidRDefault="00425BFD" w:rsidP="00A13247">
            <w:pPr>
              <w:jc w:val="right"/>
            </w:pPr>
            <w:r>
              <w:rPr>
                <w:color w:val="000000"/>
              </w:rPr>
              <w:t> </w:t>
            </w:r>
          </w:p>
        </w:tc>
        <w:tc>
          <w:tcPr>
            <w:tcW w:w="1260" w:type="dxa"/>
            <w:tcBorders>
              <w:top w:val="nil"/>
              <w:left w:val="nil"/>
              <w:bottom w:val="single" w:sz="4" w:space="0" w:color="auto"/>
              <w:right w:val="single" w:sz="4" w:space="0" w:color="auto"/>
            </w:tcBorders>
            <w:shd w:val="clear" w:color="auto" w:fill="auto"/>
            <w:vAlign w:val="bottom"/>
          </w:tcPr>
          <w:p w14:paraId="6E40B64F" w14:textId="77777777" w:rsidR="00425BFD" w:rsidRPr="00FF7B39" w:rsidRDefault="00425BFD" w:rsidP="00A13247">
            <w:pPr>
              <w:jc w:val="right"/>
            </w:pPr>
            <w:r>
              <w:rPr>
                <w:b/>
                <w:bCs/>
                <w:color w:val="000000"/>
              </w:rPr>
              <w:t>1,14</w:t>
            </w:r>
          </w:p>
        </w:tc>
        <w:tc>
          <w:tcPr>
            <w:tcW w:w="1717" w:type="dxa"/>
            <w:tcBorders>
              <w:top w:val="nil"/>
              <w:left w:val="nil"/>
              <w:bottom w:val="single" w:sz="4" w:space="0" w:color="auto"/>
              <w:right w:val="single" w:sz="4" w:space="0" w:color="auto"/>
            </w:tcBorders>
            <w:shd w:val="clear" w:color="auto" w:fill="auto"/>
            <w:vAlign w:val="bottom"/>
          </w:tcPr>
          <w:p w14:paraId="439EF01B" w14:textId="77777777" w:rsidR="00425BFD" w:rsidRPr="00FF7B39" w:rsidRDefault="00425BFD" w:rsidP="00A13247">
            <w:pPr>
              <w:jc w:val="right"/>
              <w:rPr>
                <w:b/>
                <w:bCs/>
              </w:rPr>
            </w:pPr>
            <w:r>
              <w:rPr>
                <w:color w:val="000000"/>
              </w:rPr>
              <w:t> </w:t>
            </w:r>
          </w:p>
        </w:tc>
      </w:tr>
      <w:tr w:rsidR="00425BFD" w:rsidRPr="00FF7B39" w14:paraId="6B6BC2EE" w14:textId="77777777" w:rsidTr="0098401A">
        <w:trPr>
          <w:trHeight w:val="510"/>
          <w:jc w:val="center"/>
        </w:trPr>
        <w:tc>
          <w:tcPr>
            <w:tcW w:w="746" w:type="dxa"/>
            <w:hideMark/>
          </w:tcPr>
          <w:p w14:paraId="7232C81C" w14:textId="77777777" w:rsidR="00425BFD" w:rsidRPr="00FF7B39" w:rsidRDefault="00425BFD" w:rsidP="00A13247">
            <w:pPr>
              <w:rPr>
                <w:b/>
                <w:bCs/>
                <w:lang w:eastAsia="zh-CN"/>
              </w:rPr>
            </w:pPr>
            <w:r w:rsidRPr="00FF7B39">
              <w:rPr>
                <w:b/>
                <w:bCs/>
                <w:lang w:eastAsia="zh-CN"/>
              </w:rPr>
              <w:t>III</w:t>
            </w:r>
          </w:p>
        </w:tc>
        <w:tc>
          <w:tcPr>
            <w:tcW w:w="7177" w:type="dxa"/>
            <w:hideMark/>
          </w:tcPr>
          <w:p w14:paraId="2133D907" w14:textId="77777777" w:rsidR="00425BFD" w:rsidRPr="00FF7B39" w:rsidRDefault="00425BFD" w:rsidP="00A13247">
            <w:pPr>
              <w:rPr>
                <w:b/>
                <w:bCs/>
                <w:lang w:eastAsia="zh-CN"/>
              </w:rPr>
            </w:pPr>
            <w:r w:rsidRPr="00FF7B39">
              <w:rPr>
                <w:b/>
                <w:bCs/>
                <w:lang w:eastAsia="zh-CN"/>
              </w:rPr>
              <w:t>Độ ổn định kinh nghiệm (ES)</w:t>
            </w:r>
          </w:p>
        </w:tc>
        <w:tc>
          <w:tcPr>
            <w:tcW w:w="1701" w:type="dxa"/>
            <w:tcBorders>
              <w:top w:val="nil"/>
              <w:left w:val="single" w:sz="4" w:space="0" w:color="auto"/>
              <w:bottom w:val="single" w:sz="4" w:space="0" w:color="auto"/>
              <w:right w:val="single" w:sz="4" w:space="0" w:color="auto"/>
            </w:tcBorders>
            <w:shd w:val="clear" w:color="auto" w:fill="auto"/>
            <w:vAlign w:val="bottom"/>
          </w:tcPr>
          <w:p w14:paraId="5D19A8F3" w14:textId="77777777" w:rsidR="00425BFD" w:rsidRPr="00FF7B39" w:rsidRDefault="00425BFD" w:rsidP="00A13247">
            <w:pPr>
              <w:rPr>
                <w:lang w:eastAsia="zh-CN"/>
              </w:rPr>
            </w:pPr>
            <w:r>
              <w:rPr>
                <w:color w:val="000000"/>
              </w:rPr>
              <w:t> </w:t>
            </w:r>
          </w:p>
        </w:tc>
        <w:tc>
          <w:tcPr>
            <w:tcW w:w="1418" w:type="dxa"/>
            <w:tcBorders>
              <w:top w:val="nil"/>
              <w:left w:val="nil"/>
              <w:bottom w:val="single" w:sz="4" w:space="0" w:color="auto"/>
              <w:right w:val="single" w:sz="4" w:space="0" w:color="auto"/>
            </w:tcBorders>
            <w:shd w:val="clear" w:color="auto" w:fill="auto"/>
            <w:vAlign w:val="bottom"/>
          </w:tcPr>
          <w:p w14:paraId="3C735017" w14:textId="77777777" w:rsidR="00425BFD" w:rsidRPr="00FF7B39" w:rsidRDefault="00425BFD" w:rsidP="00A13247">
            <w:pPr>
              <w:rPr>
                <w:lang w:eastAsia="zh-CN"/>
              </w:rPr>
            </w:pPr>
            <w:r>
              <w:rPr>
                <w:color w:val="000000"/>
              </w:rPr>
              <w:t> </w:t>
            </w:r>
          </w:p>
        </w:tc>
        <w:tc>
          <w:tcPr>
            <w:tcW w:w="1260" w:type="dxa"/>
            <w:tcBorders>
              <w:top w:val="nil"/>
              <w:left w:val="nil"/>
              <w:bottom w:val="single" w:sz="4" w:space="0" w:color="auto"/>
              <w:right w:val="single" w:sz="4" w:space="0" w:color="auto"/>
            </w:tcBorders>
            <w:shd w:val="clear" w:color="auto" w:fill="auto"/>
            <w:vAlign w:val="bottom"/>
          </w:tcPr>
          <w:p w14:paraId="2ED445B8" w14:textId="77777777" w:rsidR="00425BFD" w:rsidRPr="00FF7B39" w:rsidRDefault="00425BFD" w:rsidP="00A13247">
            <w:pPr>
              <w:rPr>
                <w:lang w:eastAsia="zh-CN"/>
              </w:rPr>
            </w:pPr>
            <w:r>
              <w:rPr>
                <w:color w:val="000000"/>
              </w:rPr>
              <w:t> </w:t>
            </w:r>
          </w:p>
        </w:tc>
        <w:tc>
          <w:tcPr>
            <w:tcW w:w="1717" w:type="dxa"/>
            <w:tcBorders>
              <w:top w:val="nil"/>
              <w:left w:val="nil"/>
              <w:bottom w:val="single" w:sz="4" w:space="0" w:color="auto"/>
              <w:right w:val="single" w:sz="4" w:space="0" w:color="auto"/>
            </w:tcBorders>
            <w:shd w:val="clear" w:color="auto" w:fill="auto"/>
            <w:vAlign w:val="bottom"/>
          </w:tcPr>
          <w:p w14:paraId="208362A3" w14:textId="77777777" w:rsidR="00425BFD" w:rsidRPr="00FF7B39" w:rsidRDefault="00425BFD" w:rsidP="00A13247">
            <w:pPr>
              <w:jc w:val="right"/>
              <w:rPr>
                <w:b/>
                <w:bCs/>
                <w:lang w:eastAsia="zh-CN"/>
              </w:rPr>
            </w:pPr>
            <w:r>
              <w:rPr>
                <w:b/>
                <w:bCs/>
                <w:color w:val="000000"/>
              </w:rPr>
              <w:t>1,35</w:t>
            </w:r>
          </w:p>
        </w:tc>
      </w:tr>
      <w:tr w:rsidR="00425BFD" w:rsidRPr="00FF7B39" w14:paraId="5A9F6A77" w14:textId="77777777" w:rsidTr="0098401A">
        <w:trPr>
          <w:trHeight w:val="555"/>
          <w:jc w:val="center"/>
        </w:trPr>
        <w:tc>
          <w:tcPr>
            <w:tcW w:w="746" w:type="dxa"/>
            <w:hideMark/>
          </w:tcPr>
          <w:p w14:paraId="20221BC0" w14:textId="77777777" w:rsidR="00425BFD" w:rsidRPr="00FF7B39" w:rsidRDefault="00425BFD" w:rsidP="00A13247">
            <w:pPr>
              <w:rPr>
                <w:b/>
                <w:bCs/>
                <w:lang w:eastAsia="zh-CN"/>
              </w:rPr>
            </w:pPr>
            <w:r w:rsidRPr="00FF7B39">
              <w:rPr>
                <w:b/>
                <w:bCs/>
                <w:lang w:eastAsia="zh-CN"/>
              </w:rPr>
              <w:t>IV</w:t>
            </w:r>
          </w:p>
        </w:tc>
        <w:tc>
          <w:tcPr>
            <w:tcW w:w="7177" w:type="dxa"/>
            <w:hideMark/>
          </w:tcPr>
          <w:p w14:paraId="578F4ED1" w14:textId="77777777" w:rsidR="00425BFD" w:rsidRPr="00FF7B39" w:rsidRDefault="00425BFD" w:rsidP="00A13247">
            <w:pPr>
              <w:rPr>
                <w:b/>
                <w:bCs/>
                <w:lang w:eastAsia="zh-CN"/>
              </w:rPr>
            </w:pPr>
            <w:r w:rsidRPr="00FF7B39">
              <w:rPr>
                <w:b/>
                <w:bCs/>
                <w:lang w:eastAsia="zh-CN"/>
              </w:rPr>
              <w:t>Nội suy thời gian lao động (P)</w:t>
            </w:r>
          </w:p>
        </w:tc>
        <w:tc>
          <w:tcPr>
            <w:tcW w:w="1701" w:type="dxa"/>
            <w:tcBorders>
              <w:top w:val="nil"/>
              <w:left w:val="single" w:sz="4" w:space="0" w:color="auto"/>
              <w:bottom w:val="single" w:sz="4" w:space="0" w:color="auto"/>
              <w:right w:val="single" w:sz="4" w:space="0" w:color="auto"/>
            </w:tcBorders>
            <w:shd w:val="clear" w:color="auto" w:fill="auto"/>
            <w:vAlign w:val="bottom"/>
          </w:tcPr>
          <w:p w14:paraId="2FCF9F5D" w14:textId="77777777" w:rsidR="00425BFD" w:rsidRPr="00FF7B39" w:rsidRDefault="00425BFD" w:rsidP="00A13247">
            <w:pPr>
              <w:rPr>
                <w:lang w:eastAsia="zh-CN"/>
              </w:rPr>
            </w:pPr>
            <w:r>
              <w:rPr>
                <w:color w:val="000000"/>
              </w:rPr>
              <w:t> </w:t>
            </w:r>
          </w:p>
        </w:tc>
        <w:tc>
          <w:tcPr>
            <w:tcW w:w="1418" w:type="dxa"/>
            <w:tcBorders>
              <w:top w:val="nil"/>
              <w:left w:val="nil"/>
              <w:bottom w:val="single" w:sz="4" w:space="0" w:color="auto"/>
              <w:right w:val="single" w:sz="4" w:space="0" w:color="auto"/>
            </w:tcBorders>
            <w:shd w:val="clear" w:color="auto" w:fill="auto"/>
            <w:vAlign w:val="bottom"/>
          </w:tcPr>
          <w:p w14:paraId="4B217ACA" w14:textId="77777777" w:rsidR="00425BFD" w:rsidRPr="00FF7B39" w:rsidRDefault="00425BFD" w:rsidP="00A13247">
            <w:pPr>
              <w:rPr>
                <w:lang w:eastAsia="zh-CN"/>
              </w:rPr>
            </w:pPr>
            <w:r>
              <w:rPr>
                <w:color w:val="000000"/>
              </w:rPr>
              <w:t> </w:t>
            </w:r>
          </w:p>
        </w:tc>
        <w:tc>
          <w:tcPr>
            <w:tcW w:w="1260" w:type="dxa"/>
            <w:tcBorders>
              <w:top w:val="nil"/>
              <w:left w:val="nil"/>
              <w:bottom w:val="single" w:sz="4" w:space="0" w:color="auto"/>
              <w:right w:val="single" w:sz="4" w:space="0" w:color="auto"/>
            </w:tcBorders>
            <w:shd w:val="clear" w:color="auto" w:fill="auto"/>
            <w:vAlign w:val="bottom"/>
          </w:tcPr>
          <w:p w14:paraId="5E708693" w14:textId="77777777" w:rsidR="00425BFD" w:rsidRPr="00FF7B39" w:rsidRDefault="00425BFD" w:rsidP="00A13247">
            <w:pPr>
              <w:rPr>
                <w:lang w:eastAsia="zh-CN"/>
              </w:rPr>
            </w:pPr>
            <w:r>
              <w:rPr>
                <w:color w:val="000000"/>
              </w:rPr>
              <w:t> </w:t>
            </w:r>
          </w:p>
        </w:tc>
        <w:tc>
          <w:tcPr>
            <w:tcW w:w="1717" w:type="dxa"/>
            <w:tcBorders>
              <w:top w:val="nil"/>
              <w:left w:val="nil"/>
              <w:bottom w:val="single" w:sz="4" w:space="0" w:color="auto"/>
              <w:right w:val="single" w:sz="4" w:space="0" w:color="auto"/>
            </w:tcBorders>
            <w:shd w:val="clear" w:color="auto" w:fill="auto"/>
            <w:vAlign w:val="bottom"/>
          </w:tcPr>
          <w:p w14:paraId="1DE7A486" w14:textId="77777777" w:rsidR="00425BFD" w:rsidRPr="00FF7B39" w:rsidRDefault="00425BFD" w:rsidP="00A13247">
            <w:pPr>
              <w:jc w:val="right"/>
              <w:rPr>
                <w:b/>
                <w:bCs/>
                <w:lang w:eastAsia="zh-CN"/>
              </w:rPr>
            </w:pPr>
            <w:r>
              <w:rPr>
                <w:b/>
                <w:bCs/>
                <w:color w:val="000000"/>
              </w:rPr>
              <w:t>32</w:t>
            </w:r>
          </w:p>
        </w:tc>
      </w:tr>
    </w:tbl>
    <w:p w14:paraId="037DBC13" w14:textId="59DB764D" w:rsidR="00C66D7F" w:rsidRDefault="00C66D7F" w:rsidP="00C66D7F"/>
    <w:p w14:paraId="044B9815" w14:textId="77777777" w:rsidR="007265CD" w:rsidRDefault="007265CD">
      <w:r>
        <w:br w:type="page"/>
      </w:r>
    </w:p>
    <w:tbl>
      <w:tblPr>
        <w:tblW w:w="12240" w:type="dxa"/>
        <w:tblLook w:val="04A0" w:firstRow="1" w:lastRow="0" w:firstColumn="1" w:lastColumn="0" w:noHBand="0" w:noVBand="1"/>
      </w:tblPr>
      <w:tblGrid>
        <w:gridCol w:w="670"/>
        <w:gridCol w:w="4600"/>
        <w:gridCol w:w="2658"/>
        <w:gridCol w:w="2432"/>
        <w:gridCol w:w="1880"/>
      </w:tblGrid>
      <w:tr w:rsidR="00E029D3" w:rsidRPr="00E029D3" w14:paraId="265657F9" w14:textId="77777777" w:rsidTr="00E029D3">
        <w:trPr>
          <w:trHeight w:val="1410"/>
        </w:trPr>
        <w:tc>
          <w:tcPr>
            <w:tcW w:w="12240" w:type="dxa"/>
            <w:gridSpan w:val="5"/>
            <w:tcBorders>
              <w:top w:val="nil"/>
              <w:left w:val="nil"/>
              <w:bottom w:val="single" w:sz="4" w:space="0" w:color="auto"/>
              <w:right w:val="nil"/>
            </w:tcBorders>
            <w:shd w:val="clear" w:color="auto" w:fill="auto"/>
            <w:vAlign w:val="center"/>
            <w:hideMark/>
          </w:tcPr>
          <w:p w14:paraId="7C7EC4F1" w14:textId="397623E3" w:rsidR="00E029D3" w:rsidRPr="00E029D3" w:rsidRDefault="006F76F7" w:rsidP="006F76F7">
            <w:pPr>
              <w:spacing w:before="0" w:after="0" w:line="240" w:lineRule="auto"/>
              <w:jc w:val="center"/>
              <w:rPr>
                <w:rFonts w:eastAsia="Times New Roman"/>
                <w:b/>
                <w:bCs/>
                <w:color w:val="000000"/>
                <w:sz w:val="28"/>
                <w:szCs w:val="28"/>
                <w:lang w:eastAsia="en-US"/>
              </w:rPr>
            </w:pPr>
            <w:r>
              <w:rPr>
                <w:rFonts w:eastAsia="Times New Roman"/>
                <w:b/>
                <w:bCs/>
                <w:color w:val="000000"/>
                <w:sz w:val="28"/>
                <w:szCs w:val="28"/>
                <w:lang w:eastAsia="en-US"/>
              </w:rPr>
              <w:lastRenderedPageBreak/>
              <w:t>BẢNG 4.5. TÍNH TOÁN GIÁ TRỊ</w:t>
            </w:r>
            <w:r w:rsidR="00E029D3" w:rsidRPr="00E029D3">
              <w:rPr>
                <w:rFonts w:eastAsia="Times New Roman"/>
                <w:b/>
                <w:bCs/>
                <w:color w:val="000000"/>
                <w:sz w:val="28"/>
                <w:szCs w:val="28"/>
                <w:lang w:eastAsia="en-US"/>
              </w:rPr>
              <w:br/>
            </w:r>
            <w:r>
              <w:rPr>
                <w:rFonts w:eastAsia="Times New Roman"/>
                <w:b/>
                <w:bCs/>
                <w:sz w:val="28"/>
                <w:szCs w:val="28"/>
                <w:lang w:eastAsia="en-US"/>
              </w:rPr>
              <w:t>PHẦN MỀM ĐẤU GIÁ VÀ BOOK BUILDING</w:t>
            </w:r>
          </w:p>
        </w:tc>
      </w:tr>
      <w:tr w:rsidR="00E029D3" w:rsidRPr="00E029D3" w14:paraId="4A79A6BA" w14:textId="77777777" w:rsidTr="006F76F7">
        <w:trPr>
          <w:trHeight w:val="45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5979C033" w14:textId="77777777" w:rsidR="00E029D3" w:rsidRPr="00E029D3" w:rsidRDefault="00E029D3" w:rsidP="00E029D3">
            <w:pPr>
              <w:spacing w:before="0" w:after="0" w:line="240" w:lineRule="auto"/>
              <w:jc w:val="center"/>
              <w:rPr>
                <w:rFonts w:eastAsia="Times New Roman"/>
                <w:b/>
                <w:bCs/>
                <w:color w:val="000000"/>
                <w:sz w:val="24"/>
                <w:lang w:eastAsia="en-US"/>
              </w:rPr>
            </w:pPr>
            <w:r w:rsidRPr="00E029D3">
              <w:rPr>
                <w:rFonts w:eastAsia="Times New Roman"/>
                <w:b/>
                <w:bCs/>
                <w:color w:val="000000"/>
                <w:sz w:val="24"/>
                <w:lang w:eastAsia="en-US"/>
              </w:rPr>
              <w:t>STT</w:t>
            </w:r>
          </w:p>
        </w:tc>
        <w:tc>
          <w:tcPr>
            <w:tcW w:w="4600" w:type="dxa"/>
            <w:tcBorders>
              <w:top w:val="nil"/>
              <w:left w:val="nil"/>
              <w:bottom w:val="single" w:sz="4" w:space="0" w:color="auto"/>
              <w:right w:val="single" w:sz="4" w:space="0" w:color="auto"/>
            </w:tcBorders>
            <w:shd w:val="clear" w:color="auto" w:fill="auto"/>
            <w:vAlign w:val="center"/>
            <w:hideMark/>
          </w:tcPr>
          <w:p w14:paraId="2ECF4F14" w14:textId="77777777" w:rsidR="00E029D3" w:rsidRPr="00E029D3" w:rsidRDefault="00E029D3" w:rsidP="00E029D3">
            <w:pPr>
              <w:spacing w:before="0" w:after="0" w:line="240" w:lineRule="auto"/>
              <w:jc w:val="center"/>
              <w:rPr>
                <w:rFonts w:eastAsia="Times New Roman"/>
                <w:b/>
                <w:bCs/>
                <w:color w:val="000000"/>
                <w:sz w:val="24"/>
                <w:lang w:eastAsia="en-US"/>
              </w:rPr>
            </w:pPr>
            <w:r w:rsidRPr="00E029D3">
              <w:rPr>
                <w:rFonts w:eastAsia="Times New Roman"/>
                <w:b/>
                <w:bCs/>
                <w:color w:val="000000"/>
                <w:sz w:val="24"/>
                <w:lang w:eastAsia="en-US"/>
              </w:rPr>
              <w:t>Hạng mục</w:t>
            </w:r>
          </w:p>
        </w:tc>
        <w:tc>
          <w:tcPr>
            <w:tcW w:w="2658" w:type="dxa"/>
            <w:tcBorders>
              <w:top w:val="nil"/>
              <w:left w:val="nil"/>
              <w:bottom w:val="single" w:sz="4" w:space="0" w:color="auto"/>
              <w:right w:val="single" w:sz="4" w:space="0" w:color="auto"/>
            </w:tcBorders>
            <w:shd w:val="clear" w:color="auto" w:fill="auto"/>
            <w:vAlign w:val="center"/>
            <w:hideMark/>
          </w:tcPr>
          <w:p w14:paraId="621970FB" w14:textId="77777777" w:rsidR="00E029D3" w:rsidRPr="00E029D3" w:rsidRDefault="00E029D3" w:rsidP="00E029D3">
            <w:pPr>
              <w:spacing w:before="0" w:after="0" w:line="240" w:lineRule="auto"/>
              <w:jc w:val="center"/>
              <w:rPr>
                <w:rFonts w:eastAsia="Times New Roman"/>
                <w:b/>
                <w:bCs/>
                <w:color w:val="000000"/>
                <w:sz w:val="24"/>
                <w:lang w:eastAsia="en-US"/>
              </w:rPr>
            </w:pPr>
            <w:r w:rsidRPr="00E029D3">
              <w:rPr>
                <w:rFonts w:eastAsia="Times New Roman"/>
                <w:b/>
                <w:bCs/>
                <w:color w:val="000000"/>
                <w:sz w:val="24"/>
                <w:lang w:eastAsia="en-US"/>
              </w:rPr>
              <w:t>Diễn giải</w:t>
            </w:r>
          </w:p>
        </w:tc>
        <w:tc>
          <w:tcPr>
            <w:tcW w:w="2432" w:type="dxa"/>
            <w:tcBorders>
              <w:top w:val="nil"/>
              <w:left w:val="nil"/>
              <w:bottom w:val="single" w:sz="4" w:space="0" w:color="auto"/>
              <w:right w:val="single" w:sz="4" w:space="0" w:color="auto"/>
            </w:tcBorders>
            <w:shd w:val="clear" w:color="auto" w:fill="auto"/>
            <w:vAlign w:val="center"/>
            <w:hideMark/>
          </w:tcPr>
          <w:p w14:paraId="0510284D" w14:textId="77777777" w:rsidR="00E029D3" w:rsidRPr="00E029D3" w:rsidRDefault="00E029D3" w:rsidP="00E029D3">
            <w:pPr>
              <w:spacing w:before="0" w:after="0" w:line="240" w:lineRule="auto"/>
              <w:jc w:val="center"/>
              <w:rPr>
                <w:rFonts w:eastAsia="Times New Roman"/>
                <w:b/>
                <w:bCs/>
                <w:color w:val="000000"/>
                <w:sz w:val="24"/>
                <w:lang w:eastAsia="en-US"/>
              </w:rPr>
            </w:pPr>
            <w:r w:rsidRPr="00E029D3">
              <w:rPr>
                <w:rFonts w:eastAsia="Times New Roman"/>
                <w:b/>
                <w:bCs/>
                <w:color w:val="000000"/>
                <w:sz w:val="24"/>
                <w:lang w:eastAsia="en-US"/>
              </w:rPr>
              <w:t>Giá trị</w:t>
            </w:r>
          </w:p>
        </w:tc>
        <w:tc>
          <w:tcPr>
            <w:tcW w:w="1880" w:type="dxa"/>
            <w:tcBorders>
              <w:top w:val="nil"/>
              <w:left w:val="nil"/>
              <w:bottom w:val="single" w:sz="4" w:space="0" w:color="auto"/>
              <w:right w:val="single" w:sz="4" w:space="0" w:color="auto"/>
            </w:tcBorders>
            <w:shd w:val="clear" w:color="000000" w:fill="FFFFFF"/>
            <w:vAlign w:val="center"/>
            <w:hideMark/>
          </w:tcPr>
          <w:p w14:paraId="57E6C0A7" w14:textId="77777777" w:rsidR="00E029D3" w:rsidRPr="00E029D3" w:rsidRDefault="00E029D3" w:rsidP="00E029D3">
            <w:pPr>
              <w:spacing w:before="0" w:after="0" w:line="240" w:lineRule="auto"/>
              <w:rPr>
                <w:rFonts w:eastAsia="Times New Roman"/>
                <w:b/>
                <w:bCs/>
                <w:color w:val="000000"/>
                <w:sz w:val="24"/>
                <w:lang w:eastAsia="en-US"/>
              </w:rPr>
            </w:pPr>
            <w:r w:rsidRPr="00E029D3">
              <w:rPr>
                <w:rFonts w:eastAsia="Times New Roman"/>
                <w:b/>
                <w:bCs/>
                <w:color w:val="000000"/>
                <w:sz w:val="24"/>
                <w:lang w:eastAsia="en-US"/>
              </w:rPr>
              <w:t>Ghi chú</w:t>
            </w:r>
          </w:p>
        </w:tc>
      </w:tr>
      <w:tr w:rsidR="00E029D3" w:rsidRPr="00E029D3" w14:paraId="2761A1C3" w14:textId="77777777" w:rsidTr="006F76F7">
        <w:trPr>
          <w:trHeight w:val="60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37FE022A" w14:textId="77777777" w:rsidR="00E029D3" w:rsidRPr="00E029D3" w:rsidRDefault="00E029D3" w:rsidP="00E029D3">
            <w:pPr>
              <w:spacing w:before="0" w:after="0" w:line="240" w:lineRule="auto"/>
              <w:rPr>
                <w:rFonts w:eastAsia="Times New Roman"/>
                <w:b/>
                <w:bCs/>
                <w:color w:val="000000"/>
                <w:sz w:val="24"/>
                <w:lang w:eastAsia="en-US"/>
              </w:rPr>
            </w:pPr>
            <w:r w:rsidRPr="00E029D3">
              <w:rPr>
                <w:rFonts w:eastAsia="Times New Roman"/>
                <w:b/>
                <w:bCs/>
                <w:color w:val="000000"/>
                <w:sz w:val="24"/>
                <w:lang w:eastAsia="en-US"/>
              </w:rPr>
              <w:t>I</w:t>
            </w:r>
          </w:p>
        </w:tc>
        <w:tc>
          <w:tcPr>
            <w:tcW w:w="4600" w:type="dxa"/>
            <w:tcBorders>
              <w:top w:val="nil"/>
              <w:left w:val="nil"/>
              <w:bottom w:val="single" w:sz="4" w:space="0" w:color="auto"/>
              <w:right w:val="single" w:sz="4" w:space="0" w:color="auto"/>
            </w:tcBorders>
            <w:shd w:val="clear" w:color="auto" w:fill="auto"/>
            <w:vAlign w:val="center"/>
            <w:hideMark/>
          </w:tcPr>
          <w:p w14:paraId="26A5E1DF" w14:textId="77777777" w:rsidR="00E029D3" w:rsidRPr="00E029D3" w:rsidRDefault="00E029D3" w:rsidP="00E029D3">
            <w:pPr>
              <w:spacing w:before="0" w:after="0" w:line="240" w:lineRule="auto"/>
              <w:rPr>
                <w:rFonts w:eastAsia="Times New Roman"/>
                <w:b/>
                <w:bCs/>
                <w:color w:val="000000"/>
                <w:sz w:val="24"/>
                <w:lang w:eastAsia="en-US"/>
              </w:rPr>
            </w:pPr>
            <w:r w:rsidRPr="00E029D3">
              <w:rPr>
                <w:rFonts w:eastAsia="Times New Roman"/>
                <w:b/>
                <w:bCs/>
                <w:color w:val="000000"/>
                <w:sz w:val="24"/>
                <w:lang w:eastAsia="en-US"/>
              </w:rPr>
              <w:t>Tính điểm trường hợp sử dụng (Use - case)</w:t>
            </w:r>
          </w:p>
        </w:tc>
        <w:tc>
          <w:tcPr>
            <w:tcW w:w="2658" w:type="dxa"/>
            <w:tcBorders>
              <w:top w:val="nil"/>
              <w:left w:val="nil"/>
              <w:bottom w:val="single" w:sz="4" w:space="0" w:color="auto"/>
              <w:right w:val="single" w:sz="4" w:space="0" w:color="auto"/>
            </w:tcBorders>
            <w:shd w:val="clear" w:color="000000" w:fill="FFFFFF"/>
            <w:vAlign w:val="center"/>
            <w:hideMark/>
          </w:tcPr>
          <w:p w14:paraId="44D6EEF8" w14:textId="77777777" w:rsidR="00E029D3" w:rsidRPr="00E029D3" w:rsidRDefault="00E029D3" w:rsidP="00E029D3">
            <w:pPr>
              <w:spacing w:before="0" w:after="0" w:line="240" w:lineRule="auto"/>
              <w:rPr>
                <w:rFonts w:eastAsia="Times New Roman"/>
                <w:color w:val="000000"/>
                <w:sz w:val="24"/>
                <w:lang w:eastAsia="en-US"/>
              </w:rPr>
            </w:pPr>
            <w:r w:rsidRPr="00E029D3">
              <w:rPr>
                <w:rFonts w:eastAsia="Times New Roman"/>
                <w:color w:val="000000"/>
                <w:sz w:val="24"/>
                <w:lang w:eastAsia="en-US"/>
              </w:rPr>
              <w:t> </w:t>
            </w:r>
          </w:p>
        </w:tc>
        <w:tc>
          <w:tcPr>
            <w:tcW w:w="2432" w:type="dxa"/>
            <w:tcBorders>
              <w:top w:val="nil"/>
              <w:left w:val="nil"/>
              <w:bottom w:val="single" w:sz="4" w:space="0" w:color="auto"/>
              <w:right w:val="single" w:sz="4" w:space="0" w:color="auto"/>
            </w:tcBorders>
            <w:shd w:val="clear" w:color="auto" w:fill="auto"/>
            <w:vAlign w:val="center"/>
            <w:hideMark/>
          </w:tcPr>
          <w:p w14:paraId="049A7A76" w14:textId="77777777" w:rsidR="00E029D3" w:rsidRPr="00E029D3" w:rsidRDefault="00E029D3" w:rsidP="00E029D3">
            <w:pPr>
              <w:spacing w:before="0" w:after="0" w:line="240" w:lineRule="auto"/>
              <w:jc w:val="right"/>
              <w:rPr>
                <w:rFonts w:eastAsia="Times New Roman"/>
                <w:b/>
                <w:bCs/>
                <w:color w:val="000000"/>
                <w:sz w:val="24"/>
                <w:lang w:eastAsia="en-US"/>
              </w:rPr>
            </w:pPr>
            <w:r w:rsidRPr="00E029D3">
              <w:rPr>
                <w:rFonts w:eastAsia="Times New Roman"/>
                <w:b/>
                <w:bCs/>
                <w:color w:val="000000"/>
                <w:sz w:val="24"/>
                <w:lang w:eastAsia="en-US"/>
              </w:rPr>
              <w:t> </w:t>
            </w:r>
          </w:p>
        </w:tc>
        <w:tc>
          <w:tcPr>
            <w:tcW w:w="1880" w:type="dxa"/>
            <w:tcBorders>
              <w:top w:val="nil"/>
              <w:left w:val="nil"/>
              <w:bottom w:val="single" w:sz="4" w:space="0" w:color="auto"/>
              <w:right w:val="single" w:sz="4" w:space="0" w:color="auto"/>
            </w:tcBorders>
            <w:shd w:val="clear" w:color="auto" w:fill="auto"/>
            <w:noWrap/>
            <w:vAlign w:val="center"/>
            <w:hideMark/>
          </w:tcPr>
          <w:p w14:paraId="3558B697" w14:textId="77777777" w:rsidR="00E029D3" w:rsidRPr="00E029D3" w:rsidRDefault="00E029D3" w:rsidP="00E029D3">
            <w:pPr>
              <w:spacing w:before="0" w:after="0" w:line="240" w:lineRule="auto"/>
              <w:rPr>
                <w:rFonts w:eastAsia="Times New Roman"/>
                <w:color w:val="000000"/>
                <w:sz w:val="22"/>
                <w:szCs w:val="22"/>
                <w:lang w:eastAsia="en-US"/>
              </w:rPr>
            </w:pPr>
            <w:r w:rsidRPr="00E029D3">
              <w:rPr>
                <w:rFonts w:eastAsia="Times New Roman"/>
                <w:color w:val="000000"/>
                <w:sz w:val="22"/>
                <w:szCs w:val="22"/>
                <w:lang w:eastAsia="en-US"/>
              </w:rPr>
              <w:t> </w:t>
            </w:r>
          </w:p>
        </w:tc>
      </w:tr>
      <w:tr w:rsidR="006F76F7" w:rsidRPr="00E029D3" w14:paraId="29B46452" w14:textId="77777777" w:rsidTr="006F76F7">
        <w:trPr>
          <w:trHeight w:val="48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678786AF"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1</w:t>
            </w:r>
          </w:p>
        </w:tc>
        <w:tc>
          <w:tcPr>
            <w:tcW w:w="4600" w:type="dxa"/>
            <w:tcBorders>
              <w:top w:val="nil"/>
              <w:left w:val="nil"/>
              <w:bottom w:val="single" w:sz="4" w:space="0" w:color="auto"/>
              <w:right w:val="single" w:sz="4" w:space="0" w:color="auto"/>
            </w:tcBorders>
            <w:shd w:val="clear" w:color="auto" w:fill="auto"/>
            <w:vAlign w:val="center"/>
            <w:hideMark/>
          </w:tcPr>
          <w:p w14:paraId="5546E767"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Điểm Actor (TAW)</w:t>
            </w:r>
          </w:p>
        </w:tc>
        <w:tc>
          <w:tcPr>
            <w:tcW w:w="2658" w:type="dxa"/>
            <w:tcBorders>
              <w:top w:val="nil"/>
              <w:left w:val="nil"/>
              <w:bottom w:val="single" w:sz="4" w:space="0" w:color="auto"/>
              <w:right w:val="single" w:sz="4" w:space="0" w:color="auto"/>
            </w:tcBorders>
            <w:shd w:val="clear" w:color="000000" w:fill="FFFFFF"/>
            <w:vAlign w:val="center"/>
            <w:hideMark/>
          </w:tcPr>
          <w:p w14:paraId="1C282F9D" w14:textId="77777777" w:rsidR="006F76F7" w:rsidRPr="00E029D3" w:rsidRDefault="006F76F7" w:rsidP="006F76F7">
            <w:pPr>
              <w:spacing w:before="0" w:after="0" w:line="240" w:lineRule="auto"/>
              <w:rPr>
                <w:rFonts w:eastAsia="Times New Roman"/>
                <w:b/>
                <w:bCs/>
                <w:color w:val="000000"/>
                <w:sz w:val="24"/>
                <w:lang w:eastAsia="en-US"/>
              </w:rPr>
            </w:pPr>
            <w:r w:rsidRPr="00E029D3">
              <w:rPr>
                <w:rFonts w:eastAsia="Times New Roman"/>
                <w:b/>
                <w:bCs/>
                <w:color w:val="000000"/>
                <w:sz w:val="24"/>
                <w:lang w:eastAsia="en-US"/>
              </w:rPr>
              <w:t> </w:t>
            </w:r>
          </w:p>
        </w:tc>
        <w:tc>
          <w:tcPr>
            <w:tcW w:w="2432" w:type="dxa"/>
            <w:tcBorders>
              <w:top w:val="nil"/>
              <w:left w:val="nil"/>
              <w:bottom w:val="single" w:sz="4" w:space="0" w:color="auto"/>
              <w:right w:val="single" w:sz="4" w:space="0" w:color="auto"/>
            </w:tcBorders>
            <w:shd w:val="clear" w:color="auto" w:fill="auto"/>
            <w:vAlign w:val="center"/>
            <w:hideMark/>
          </w:tcPr>
          <w:p w14:paraId="4CB761AB" w14:textId="68220AA5" w:rsidR="006F76F7" w:rsidRPr="00E029D3" w:rsidRDefault="006F76F7" w:rsidP="006F76F7">
            <w:pPr>
              <w:spacing w:before="0" w:after="0" w:line="240" w:lineRule="auto"/>
              <w:jc w:val="right"/>
              <w:rPr>
                <w:rFonts w:eastAsia="Times New Roman"/>
                <w:b/>
                <w:bCs/>
                <w:color w:val="000000"/>
                <w:sz w:val="24"/>
                <w:lang w:eastAsia="en-US"/>
              </w:rPr>
            </w:pPr>
            <w:r>
              <w:rPr>
                <w:b/>
                <w:bCs/>
                <w:color w:val="000000"/>
              </w:rPr>
              <w:t>10</w:t>
            </w:r>
          </w:p>
        </w:tc>
        <w:tc>
          <w:tcPr>
            <w:tcW w:w="1880" w:type="dxa"/>
            <w:tcBorders>
              <w:top w:val="nil"/>
              <w:left w:val="nil"/>
              <w:bottom w:val="single" w:sz="4" w:space="0" w:color="auto"/>
              <w:right w:val="single" w:sz="4" w:space="0" w:color="auto"/>
            </w:tcBorders>
            <w:shd w:val="clear" w:color="auto" w:fill="auto"/>
            <w:noWrap/>
            <w:vAlign w:val="center"/>
            <w:hideMark/>
          </w:tcPr>
          <w:p w14:paraId="322AA979" w14:textId="77777777" w:rsidR="006F76F7" w:rsidRPr="00E029D3" w:rsidRDefault="006F76F7" w:rsidP="006F76F7">
            <w:pPr>
              <w:spacing w:before="0" w:after="0" w:line="240" w:lineRule="auto"/>
              <w:rPr>
                <w:rFonts w:eastAsia="Times New Roman"/>
                <w:color w:val="000000"/>
                <w:sz w:val="22"/>
                <w:szCs w:val="22"/>
                <w:lang w:eastAsia="en-US"/>
              </w:rPr>
            </w:pPr>
            <w:r w:rsidRPr="00E029D3">
              <w:rPr>
                <w:rFonts w:eastAsia="Times New Roman"/>
                <w:color w:val="000000"/>
                <w:sz w:val="22"/>
                <w:szCs w:val="22"/>
                <w:lang w:eastAsia="en-US"/>
              </w:rPr>
              <w:t> </w:t>
            </w:r>
          </w:p>
        </w:tc>
      </w:tr>
      <w:tr w:rsidR="006F76F7" w:rsidRPr="00E029D3" w14:paraId="3FE1836D" w14:textId="77777777" w:rsidTr="006F76F7">
        <w:trPr>
          <w:trHeight w:val="57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08795DB5"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2</w:t>
            </w:r>
          </w:p>
        </w:tc>
        <w:tc>
          <w:tcPr>
            <w:tcW w:w="4600" w:type="dxa"/>
            <w:tcBorders>
              <w:top w:val="nil"/>
              <w:left w:val="nil"/>
              <w:bottom w:val="single" w:sz="4" w:space="0" w:color="auto"/>
              <w:right w:val="single" w:sz="4" w:space="0" w:color="auto"/>
            </w:tcBorders>
            <w:shd w:val="clear" w:color="auto" w:fill="auto"/>
            <w:vAlign w:val="center"/>
            <w:hideMark/>
          </w:tcPr>
          <w:p w14:paraId="330C99E8"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Điểm Use-case (TBF)</w:t>
            </w:r>
          </w:p>
        </w:tc>
        <w:tc>
          <w:tcPr>
            <w:tcW w:w="2658" w:type="dxa"/>
            <w:tcBorders>
              <w:top w:val="nil"/>
              <w:left w:val="nil"/>
              <w:bottom w:val="single" w:sz="4" w:space="0" w:color="auto"/>
              <w:right w:val="single" w:sz="4" w:space="0" w:color="auto"/>
            </w:tcBorders>
            <w:shd w:val="clear" w:color="000000" w:fill="FFFFFF"/>
            <w:vAlign w:val="center"/>
            <w:hideMark/>
          </w:tcPr>
          <w:p w14:paraId="0579391E"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 </w:t>
            </w:r>
          </w:p>
        </w:tc>
        <w:tc>
          <w:tcPr>
            <w:tcW w:w="2432" w:type="dxa"/>
            <w:tcBorders>
              <w:top w:val="single" w:sz="4" w:space="0" w:color="auto"/>
              <w:left w:val="nil"/>
              <w:bottom w:val="single" w:sz="4" w:space="0" w:color="auto"/>
              <w:right w:val="single" w:sz="4" w:space="0" w:color="auto"/>
            </w:tcBorders>
            <w:shd w:val="clear" w:color="auto" w:fill="auto"/>
            <w:vAlign w:val="center"/>
            <w:hideMark/>
          </w:tcPr>
          <w:p w14:paraId="1690F397" w14:textId="68D2A7E4" w:rsidR="006F76F7" w:rsidRPr="00E029D3" w:rsidRDefault="006F76F7" w:rsidP="006F76F7">
            <w:pPr>
              <w:spacing w:before="0" w:after="0" w:line="240" w:lineRule="auto"/>
              <w:jc w:val="right"/>
              <w:rPr>
                <w:rFonts w:eastAsia="Times New Roman"/>
                <w:b/>
                <w:bCs/>
                <w:color w:val="000000"/>
                <w:sz w:val="24"/>
                <w:lang w:eastAsia="en-US"/>
              </w:rPr>
            </w:pPr>
            <w:r>
              <w:rPr>
                <w:b/>
                <w:bCs/>
                <w:color w:val="000000"/>
              </w:rPr>
              <w:t>300</w:t>
            </w:r>
          </w:p>
        </w:tc>
        <w:tc>
          <w:tcPr>
            <w:tcW w:w="1880" w:type="dxa"/>
            <w:tcBorders>
              <w:top w:val="nil"/>
              <w:left w:val="nil"/>
              <w:bottom w:val="single" w:sz="4" w:space="0" w:color="auto"/>
              <w:right w:val="single" w:sz="4" w:space="0" w:color="auto"/>
            </w:tcBorders>
            <w:shd w:val="clear" w:color="auto" w:fill="auto"/>
            <w:noWrap/>
            <w:vAlign w:val="center"/>
            <w:hideMark/>
          </w:tcPr>
          <w:p w14:paraId="51DDAA77" w14:textId="77777777" w:rsidR="006F76F7" w:rsidRPr="00E029D3" w:rsidRDefault="006F76F7" w:rsidP="006F76F7">
            <w:pPr>
              <w:spacing w:before="0" w:after="0" w:line="240" w:lineRule="auto"/>
              <w:rPr>
                <w:rFonts w:eastAsia="Times New Roman"/>
                <w:color w:val="000000"/>
                <w:sz w:val="22"/>
                <w:szCs w:val="22"/>
                <w:lang w:eastAsia="en-US"/>
              </w:rPr>
            </w:pPr>
            <w:r w:rsidRPr="00E029D3">
              <w:rPr>
                <w:rFonts w:eastAsia="Times New Roman"/>
                <w:color w:val="000000"/>
                <w:sz w:val="22"/>
                <w:szCs w:val="22"/>
                <w:lang w:eastAsia="en-US"/>
              </w:rPr>
              <w:t> </w:t>
            </w:r>
          </w:p>
        </w:tc>
      </w:tr>
      <w:tr w:rsidR="006F76F7" w:rsidRPr="00E029D3" w14:paraId="75EB98D8" w14:textId="77777777" w:rsidTr="006F76F7">
        <w:trPr>
          <w:trHeight w:val="555"/>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497BD187"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3</w:t>
            </w:r>
          </w:p>
        </w:tc>
        <w:tc>
          <w:tcPr>
            <w:tcW w:w="4600" w:type="dxa"/>
            <w:tcBorders>
              <w:top w:val="nil"/>
              <w:left w:val="nil"/>
              <w:bottom w:val="single" w:sz="4" w:space="0" w:color="auto"/>
              <w:right w:val="single" w:sz="4" w:space="0" w:color="auto"/>
            </w:tcBorders>
            <w:shd w:val="clear" w:color="auto" w:fill="auto"/>
            <w:vAlign w:val="center"/>
            <w:hideMark/>
          </w:tcPr>
          <w:p w14:paraId="2E21F538"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Tính điểm UUCP</w:t>
            </w:r>
          </w:p>
        </w:tc>
        <w:tc>
          <w:tcPr>
            <w:tcW w:w="2658" w:type="dxa"/>
            <w:tcBorders>
              <w:top w:val="nil"/>
              <w:left w:val="nil"/>
              <w:bottom w:val="single" w:sz="4" w:space="0" w:color="auto"/>
              <w:right w:val="single" w:sz="4" w:space="0" w:color="auto"/>
            </w:tcBorders>
            <w:shd w:val="clear" w:color="000000" w:fill="FFFFFF"/>
            <w:vAlign w:val="center"/>
            <w:hideMark/>
          </w:tcPr>
          <w:p w14:paraId="67C942A1"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UUCP=TAW+TBF</w:t>
            </w:r>
          </w:p>
        </w:tc>
        <w:tc>
          <w:tcPr>
            <w:tcW w:w="2432" w:type="dxa"/>
            <w:tcBorders>
              <w:top w:val="single" w:sz="4" w:space="0" w:color="auto"/>
              <w:left w:val="nil"/>
              <w:bottom w:val="single" w:sz="4" w:space="0" w:color="auto"/>
              <w:right w:val="single" w:sz="4" w:space="0" w:color="auto"/>
            </w:tcBorders>
            <w:shd w:val="clear" w:color="auto" w:fill="auto"/>
            <w:vAlign w:val="center"/>
            <w:hideMark/>
          </w:tcPr>
          <w:p w14:paraId="2F0DF9CC" w14:textId="64B36010" w:rsidR="006F76F7" w:rsidRPr="00E029D3" w:rsidRDefault="006F76F7" w:rsidP="006F76F7">
            <w:pPr>
              <w:spacing w:before="0" w:after="0" w:line="240" w:lineRule="auto"/>
              <w:jc w:val="right"/>
              <w:rPr>
                <w:rFonts w:eastAsia="Times New Roman"/>
                <w:b/>
                <w:bCs/>
                <w:color w:val="000000"/>
                <w:sz w:val="24"/>
                <w:lang w:eastAsia="en-US"/>
              </w:rPr>
            </w:pPr>
            <w:r>
              <w:rPr>
                <w:b/>
                <w:bCs/>
                <w:color w:val="000000"/>
              </w:rPr>
              <w:t>310</w:t>
            </w:r>
          </w:p>
        </w:tc>
        <w:tc>
          <w:tcPr>
            <w:tcW w:w="1880" w:type="dxa"/>
            <w:tcBorders>
              <w:top w:val="nil"/>
              <w:left w:val="nil"/>
              <w:bottom w:val="single" w:sz="4" w:space="0" w:color="auto"/>
              <w:right w:val="single" w:sz="4" w:space="0" w:color="auto"/>
            </w:tcBorders>
            <w:shd w:val="clear" w:color="auto" w:fill="auto"/>
            <w:noWrap/>
            <w:vAlign w:val="center"/>
            <w:hideMark/>
          </w:tcPr>
          <w:p w14:paraId="4634E2BF" w14:textId="77777777" w:rsidR="006F76F7" w:rsidRPr="00E029D3" w:rsidRDefault="006F76F7" w:rsidP="006F76F7">
            <w:pPr>
              <w:spacing w:before="0" w:after="0" w:line="240" w:lineRule="auto"/>
              <w:rPr>
                <w:rFonts w:eastAsia="Times New Roman"/>
                <w:color w:val="000000"/>
                <w:sz w:val="22"/>
                <w:szCs w:val="22"/>
                <w:lang w:eastAsia="en-US"/>
              </w:rPr>
            </w:pPr>
            <w:r w:rsidRPr="00E029D3">
              <w:rPr>
                <w:rFonts w:eastAsia="Times New Roman"/>
                <w:color w:val="000000"/>
                <w:sz w:val="22"/>
                <w:szCs w:val="22"/>
                <w:lang w:eastAsia="en-US"/>
              </w:rPr>
              <w:t> </w:t>
            </w:r>
          </w:p>
        </w:tc>
      </w:tr>
      <w:tr w:rsidR="006F76F7" w:rsidRPr="00E029D3" w14:paraId="624AABDD" w14:textId="77777777" w:rsidTr="006F76F7">
        <w:trPr>
          <w:trHeight w:val="54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6A53800A"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4</w:t>
            </w:r>
          </w:p>
        </w:tc>
        <w:tc>
          <w:tcPr>
            <w:tcW w:w="4600" w:type="dxa"/>
            <w:tcBorders>
              <w:top w:val="nil"/>
              <w:left w:val="nil"/>
              <w:bottom w:val="single" w:sz="4" w:space="0" w:color="auto"/>
              <w:right w:val="single" w:sz="4" w:space="0" w:color="auto"/>
            </w:tcBorders>
            <w:shd w:val="clear" w:color="auto" w:fill="auto"/>
            <w:vAlign w:val="center"/>
            <w:hideMark/>
          </w:tcPr>
          <w:p w14:paraId="2063FD4A"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Hệ số phức tạp KT-CN (TCF)</w:t>
            </w:r>
          </w:p>
        </w:tc>
        <w:tc>
          <w:tcPr>
            <w:tcW w:w="2658" w:type="dxa"/>
            <w:tcBorders>
              <w:top w:val="nil"/>
              <w:left w:val="nil"/>
              <w:bottom w:val="single" w:sz="4" w:space="0" w:color="auto"/>
              <w:right w:val="single" w:sz="4" w:space="0" w:color="auto"/>
            </w:tcBorders>
            <w:shd w:val="clear" w:color="000000" w:fill="FFFFFF"/>
            <w:vAlign w:val="center"/>
            <w:hideMark/>
          </w:tcPr>
          <w:p w14:paraId="36F8CAD0"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TCF=0.6+(0.01*TFW)</w:t>
            </w:r>
          </w:p>
        </w:tc>
        <w:tc>
          <w:tcPr>
            <w:tcW w:w="2432" w:type="dxa"/>
            <w:tcBorders>
              <w:top w:val="nil"/>
              <w:left w:val="nil"/>
              <w:bottom w:val="single" w:sz="4" w:space="0" w:color="auto"/>
              <w:right w:val="single" w:sz="4" w:space="0" w:color="auto"/>
            </w:tcBorders>
            <w:shd w:val="clear" w:color="auto" w:fill="auto"/>
            <w:vAlign w:val="center"/>
            <w:hideMark/>
          </w:tcPr>
          <w:p w14:paraId="0189599E" w14:textId="5488FB44" w:rsidR="006F76F7" w:rsidRPr="00E029D3" w:rsidRDefault="006F76F7" w:rsidP="006F76F7">
            <w:pPr>
              <w:spacing w:before="0" w:after="0" w:line="240" w:lineRule="auto"/>
              <w:jc w:val="right"/>
              <w:rPr>
                <w:rFonts w:eastAsia="Times New Roman"/>
                <w:b/>
                <w:bCs/>
                <w:color w:val="000000"/>
                <w:sz w:val="24"/>
                <w:lang w:eastAsia="en-US"/>
              </w:rPr>
            </w:pPr>
            <w:r>
              <w:rPr>
                <w:b/>
                <w:bCs/>
                <w:color w:val="000000"/>
              </w:rPr>
              <w:t>1.05</w:t>
            </w:r>
          </w:p>
        </w:tc>
        <w:tc>
          <w:tcPr>
            <w:tcW w:w="1880" w:type="dxa"/>
            <w:tcBorders>
              <w:top w:val="nil"/>
              <w:left w:val="nil"/>
              <w:bottom w:val="single" w:sz="4" w:space="0" w:color="auto"/>
              <w:right w:val="single" w:sz="4" w:space="0" w:color="auto"/>
            </w:tcBorders>
            <w:shd w:val="clear" w:color="auto" w:fill="auto"/>
            <w:noWrap/>
            <w:vAlign w:val="center"/>
            <w:hideMark/>
          </w:tcPr>
          <w:p w14:paraId="0D3FC3E4" w14:textId="77777777" w:rsidR="006F76F7" w:rsidRPr="00E029D3" w:rsidRDefault="006F76F7" w:rsidP="006F76F7">
            <w:pPr>
              <w:spacing w:before="0" w:after="0" w:line="240" w:lineRule="auto"/>
              <w:rPr>
                <w:rFonts w:eastAsia="Times New Roman"/>
                <w:color w:val="000000"/>
                <w:sz w:val="22"/>
                <w:szCs w:val="22"/>
                <w:lang w:eastAsia="en-US"/>
              </w:rPr>
            </w:pPr>
            <w:r w:rsidRPr="00E029D3">
              <w:rPr>
                <w:rFonts w:eastAsia="Times New Roman"/>
                <w:color w:val="000000"/>
                <w:sz w:val="22"/>
                <w:szCs w:val="22"/>
                <w:lang w:eastAsia="en-US"/>
              </w:rPr>
              <w:t> </w:t>
            </w:r>
          </w:p>
        </w:tc>
      </w:tr>
      <w:tr w:rsidR="006F76F7" w:rsidRPr="00E029D3" w14:paraId="23BE3BDB" w14:textId="77777777" w:rsidTr="006F76F7">
        <w:trPr>
          <w:trHeight w:val="57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65B01ECD"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5</w:t>
            </w:r>
          </w:p>
        </w:tc>
        <w:tc>
          <w:tcPr>
            <w:tcW w:w="4600" w:type="dxa"/>
            <w:tcBorders>
              <w:top w:val="nil"/>
              <w:left w:val="nil"/>
              <w:bottom w:val="single" w:sz="4" w:space="0" w:color="auto"/>
              <w:right w:val="single" w:sz="4" w:space="0" w:color="auto"/>
            </w:tcBorders>
            <w:shd w:val="clear" w:color="auto" w:fill="auto"/>
            <w:vAlign w:val="center"/>
            <w:hideMark/>
          </w:tcPr>
          <w:p w14:paraId="309A9B01"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Hệ số phức tạp về môi trường (EF)</w:t>
            </w:r>
          </w:p>
        </w:tc>
        <w:tc>
          <w:tcPr>
            <w:tcW w:w="2658" w:type="dxa"/>
            <w:tcBorders>
              <w:top w:val="nil"/>
              <w:left w:val="nil"/>
              <w:bottom w:val="single" w:sz="4" w:space="0" w:color="auto"/>
              <w:right w:val="single" w:sz="4" w:space="0" w:color="auto"/>
            </w:tcBorders>
            <w:shd w:val="clear" w:color="000000" w:fill="FFFFFF"/>
            <w:vAlign w:val="center"/>
            <w:hideMark/>
          </w:tcPr>
          <w:p w14:paraId="36394ADB"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1.4+(-0.03*EFW)</w:t>
            </w:r>
          </w:p>
        </w:tc>
        <w:tc>
          <w:tcPr>
            <w:tcW w:w="2432" w:type="dxa"/>
            <w:tcBorders>
              <w:top w:val="nil"/>
              <w:left w:val="nil"/>
              <w:bottom w:val="single" w:sz="4" w:space="0" w:color="auto"/>
              <w:right w:val="single" w:sz="4" w:space="0" w:color="auto"/>
            </w:tcBorders>
            <w:shd w:val="clear" w:color="auto" w:fill="auto"/>
            <w:vAlign w:val="center"/>
            <w:hideMark/>
          </w:tcPr>
          <w:p w14:paraId="4EF99710" w14:textId="25D80426" w:rsidR="006F76F7" w:rsidRPr="00E029D3" w:rsidRDefault="006F76F7" w:rsidP="006F76F7">
            <w:pPr>
              <w:spacing w:before="0" w:after="0" w:line="240" w:lineRule="auto"/>
              <w:jc w:val="right"/>
              <w:rPr>
                <w:rFonts w:eastAsia="Times New Roman"/>
                <w:b/>
                <w:bCs/>
                <w:color w:val="000000"/>
                <w:sz w:val="24"/>
                <w:lang w:eastAsia="en-US"/>
              </w:rPr>
            </w:pPr>
            <w:r>
              <w:rPr>
                <w:b/>
                <w:bCs/>
                <w:color w:val="000000"/>
              </w:rPr>
              <w:t>1.14</w:t>
            </w:r>
          </w:p>
        </w:tc>
        <w:tc>
          <w:tcPr>
            <w:tcW w:w="1880" w:type="dxa"/>
            <w:tcBorders>
              <w:top w:val="nil"/>
              <w:left w:val="nil"/>
              <w:bottom w:val="single" w:sz="4" w:space="0" w:color="auto"/>
              <w:right w:val="single" w:sz="4" w:space="0" w:color="auto"/>
            </w:tcBorders>
            <w:shd w:val="clear" w:color="auto" w:fill="auto"/>
            <w:noWrap/>
            <w:vAlign w:val="center"/>
            <w:hideMark/>
          </w:tcPr>
          <w:p w14:paraId="5825230B" w14:textId="77777777" w:rsidR="006F76F7" w:rsidRPr="00E029D3" w:rsidRDefault="006F76F7" w:rsidP="006F76F7">
            <w:pPr>
              <w:spacing w:before="0" w:after="0" w:line="240" w:lineRule="auto"/>
              <w:rPr>
                <w:rFonts w:eastAsia="Times New Roman"/>
                <w:color w:val="000000"/>
                <w:sz w:val="22"/>
                <w:szCs w:val="22"/>
                <w:lang w:eastAsia="en-US"/>
              </w:rPr>
            </w:pPr>
            <w:r w:rsidRPr="00E029D3">
              <w:rPr>
                <w:rFonts w:eastAsia="Times New Roman"/>
                <w:color w:val="000000"/>
                <w:sz w:val="22"/>
                <w:szCs w:val="22"/>
                <w:lang w:eastAsia="en-US"/>
              </w:rPr>
              <w:t> </w:t>
            </w:r>
          </w:p>
        </w:tc>
      </w:tr>
      <w:tr w:rsidR="006F76F7" w:rsidRPr="00E029D3" w14:paraId="71908D7D" w14:textId="77777777" w:rsidTr="006F76F7">
        <w:trPr>
          <w:trHeight w:val="60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540B18C0"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6</w:t>
            </w:r>
          </w:p>
        </w:tc>
        <w:tc>
          <w:tcPr>
            <w:tcW w:w="4600" w:type="dxa"/>
            <w:tcBorders>
              <w:top w:val="nil"/>
              <w:left w:val="nil"/>
              <w:bottom w:val="single" w:sz="4" w:space="0" w:color="auto"/>
              <w:right w:val="single" w:sz="4" w:space="0" w:color="auto"/>
            </w:tcBorders>
            <w:shd w:val="clear" w:color="auto" w:fill="auto"/>
            <w:vAlign w:val="center"/>
            <w:hideMark/>
          </w:tcPr>
          <w:p w14:paraId="48C14F92"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Tính điểm AUCP</w:t>
            </w:r>
          </w:p>
        </w:tc>
        <w:tc>
          <w:tcPr>
            <w:tcW w:w="2658" w:type="dxa"/>
            <w:tcBorders>
              <w:top w:val="nil"/>
              <w:left w:val="nil"/>
              <w:bottom w:val="single" w:sz="4" w:space="0" w:color="auto"/>
              <w:right w:val="single" w:sz="4" w:space="0" w:color="auto"/>
            </w:tcBorders>
            <w:shd w:val="clear" w:color="000000" w:fill="FFFFFF"/>
            <w:vAlign w:val="center"/>
            <w:hideMark/>
          </w:tcPr>
          <w:p w14:paraId="3B167B5E"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AUCP=UUCP*TCF*EF</w:t>
            </w:r>
          </w:p>
        </w:tc>
        <w:tc>
          <w:tcPr>
            <w:tcW w:w="2432" w:type="dxa"/>
            <w:tcBorders>
              <w:top w:val="nil"/>
              <w:left w:val="nil"/>
              <w:bottom w:val="single" w:sz="4" w:space="0" w:color="auto"/>
              <w:right w:val="single" w:sz="4" w:space="0" w:color="auto"/>
            </w:tcBorders>
            <w:shd w:val="clear" w:color="auto" w:fill="auto"/>
            <w:vAlign w:val="center"/>
            <w:hideMark/>
          </w:tcPr>
          <w:p w14:paraId="68878B21" w14:textId="5E4FB768" w:rsidR="006F76F7" w:rsidRPr="00E029D3" w:rsidRDefault="006F76F7" w:rsidP="006F76F7">
            <w:pPr>
              <w:spacing w:before="0" w:after="0" w:line="240" w:lineRule="auto"/>
              <w:jc w:val="right"/>
              <w:rPr>
                <w:rFonts w:eastAsia="Times New Roman"/>
                <w:b/>
                <w:bCs/>
                <w:color w:val="000000"/>
                <w:sz w:val="24"/>
                <w:lang w:eastAsia="en-US"/>
              </w:rPr>
            </w:pPr>
            <w:r>
              <w:rPr>
                <w:b/>
                <w:bCs/>
                <w:color w:val="000000"/>
              </w:rPr>
              <w:t>370.26</w:t>
            </w:r>
          </w:p>
        </w:tc>
        <w:tc>
          <w:tcPr>
            <w:tcW w:w="1880" w:type="dxa"/>
            <w:tcBorders>
              <w:top w:val="nil"/>
              <w:left w:val="nil"/>
              <w:bottom w:val="single" w:sz="4" w:space="0" w:color="auto"/>
              <w:right w:val="single" w:sz="4" w:space="0" w:color="auto"/>
            </w:tcBorders>
            <w:shd w:val="clear" w:color="auto" w:fill="auto"/>
            <w:noWrap/>
            <w:vAlign w:val="center"/>
            <w:hideMark/>
          </w:tcPr>
          <w:p w14:paraId="32F163DB" w14:textId="77777777" w:rsidR="006F76F7" w:rsidRPr="00E029D3" w:rsidRDefault="006F76F7" w:rsidP="006F76F7">
            <w:pPr>
              <w:spacing w:before="0" w:after="0" w:line="240" w:lineRule="auto"/>
              <w:rPr>
                <w:rFonts w:eastAsia="Times New Roman"/>
                <w:color w:val="000000"/>
                <w:sz w:val="22"/>
                <w:szCs w:val="22"/>
                <w:lang w:eastAsia="en-US"/>
              </w:rPr>
            </w:pPr>
            <w:r w:rsidRPr="00E029D3">
              <w:rPr>
                <w:rFonts w:eastAsia="Times New Roman"/>
                <w:color w:val="000000"/>
                <w:sz w:val="22"/>
                <w:szCs w:val="22"/>
                <w:lang w:eastAsia="en-US"/>
              </w:rPr>
              <w:t> </w:t>
            </w:r>
          </w:p>
        </w:tc>
      </w:tr>
      <w:tr w:rsidR="006F76F7" w:rsidRPr="00E029D3" w14:paraId="50E7307B" w14:textId="77777777" w:rsidTr="006F76F7">
        <w:trPr>
          <w:trHeight w:val="525"/>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5190F8CF" w14:textId="77777777" w:rsidR="006F76F7" w:rsidRPr="00E029D3" w:rsidRDefault="006F76F7" w:rsidP="006F76F7">
            <w:pPr>
              <w:spacing w:before="0" w:after="0" w:line="240" w:lineRule="auto"/>
              <w:rPr>
                <w:rFonts w:eastAsia="Times New Roman"/>
                <w:b/>
                <w:bCs/>
                <w:color w:val="000000"/>
                <w:sz w:val="24"/>
                <w:lang w:eastAsia="en-US"/>
              </w:rPr>
            </w:pPr>
            <w:r w:rsidRPr="00E029D3">
              <w:rPr>
                <w:rFonts w:eastAsia="Times New Roman"/>
                <w:b/>
                <w:bCs/>
                <w:color w:val="000000"/>
                <w:sz w:val="24"/>
                <w:lang w:eastAsia="en-US"/>
              </w:rPr>
              <w:t>II</w:t>
            </w:r>
          </w:p>
        </w:tc>
        <w:tc>
          <w:tcPr>
            <w:tcW w:w="4600" w:type="dxa"/>
            <w:tcBorders>
              <w:top w:val="nil"/>
              <w:left w:val="nil"/>
              <w:bottom w:val="single" w:sz="4" w:space="0" w:color="auto"/>
              <w:right w:val="single" w:sz="4" w:space="0" w:color="auto"/>
            </w:tcBorders>
            <w:shd w:val="clear" w:color="auto" w:fill="auto"/>
            <w:vAlign w:val="center"/>
            <w:hideMark/>
          </w:tcPr>
          <w:p w14:paraId="41A5F58A" w14:textId="77777777" w:rsidR="006F76F7" w:rsidRPr="00E029D3" w:rsidRDefault="006F76F7" w:rsidP="006F76F7">
            <w:pPr>
              <w:spacing w:before="0" w:after="0" w:line="240" w:lineRule="auto"/>
              <w:rPr>
                <w:rFonts w:eastAsia="Times New Roman"/>
                <w:b/>
                <w:bCs/>
                <w:color w:val="000000"/>
                <w:sz w:val="24"/>
                <w:lang w:eastAsia="en-US"/>
              </w:rPr>
            </w:pPr>
            <w:r w:rsidRPr="00E029D3">
              <w:rPr>
                <w:rFonts w:eastAsia="Times New Roman"/>
                <w:b/>
                <w:bCs/>
                <w:color w:val="000000"/>
                <w:sz w:val="24"/>
                <w:lang w:eastAsia="en-US"/>
              </w:rPr>
              <w:t>Nội suy thời gian lao động (P)</w:t>
            </w:r>
          </w:p>
        </w:tc>
        <w:tc>
          <w:tcPr>
            <w:tcW w:w="2658" w:type="dxa"/>
            <w:tcBorders>
              <w:top w:val="nil"/>
              <w:left w:val="nil"/>
              <w:bottom w:val="single" w:sz="4" w:space="0" w:color="auto"/>
              <w:right w:val="single" w:sz="4" w:space="0" w:color="auto"/>
            </w:tcBorders>
            <w:shd w:val="clear" w:color="000000" w:fill="FFFFFF"/>
            <w:vAlign w:val="center"/>
            <w:hideMark/>
          </w:tcPr>
          <w:p w14:paraId="16C98EE5"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P=người/giờ/AUCP</w:t>
            </w:r>
          </w:p>
        </w:tc>
        <w:tc>
          <w:tcPr>
            <w:tcW w:w="2432" w:type="dxa"/>
            <w:tcBorders>
              <w:top w:val="nil"/>
              <w:left w:val="nil"/>
              <w:bottom w:val="single" w:sz="4" w:space="0" w:color="auto"/>
              <w:right w:val="single" w:sz="4" w:space="0" w:color="auto"/>
            </w:tcBorders>
            <w:shd w:val="clear" w:color="auto" w:fill="auto"/>
            <w:vAlign w:val="center"/>
            <w:hideMark/>
          </w:tcPr>
          <w:p w14:paraId="4D7B9FE9" w14:textId="1E5993C7" w:rsidR="006F76F7" w:rsidRPr="00E029D3" w:rsidRDefault="006F76F7" w:rsidP="006F76F7">
            <w:pPr>
              <w:spacing w:before="0" w:after="0" w:line="240" w:lineRule="auto"/>
              <w:jc w:val="right"/>
              <w:rPr>
                <w:rFonts w:eastAsia="Times New Roman"/>
                <w:b/>
                <w:bCs/>
                <w:color w:val="000000"/>
                <w:sz w:val="24"/>
                <w:lang w:eastAsia="en-US"/>
              </w:rPr>
            </w:pPr>
            <w:r>
              <w:rPr>
                <w:b/>
                <w:bCs/>
                <w:color w:val="000000"/>
              </w:rPr>
              <w:t>32.00</w:t>
            </w:r>
          </w:p>
        </w:tc>
        <w:tc>
          <w:tcPr>
            <w:tcW w:w="1880" w:type="dxa"/>
            <w:tcBorders>
              <w:top w:val="nil"/>
              <w:left w:val="nil"/>
              <w:bottom w:val="single" w:sz="4" w:space="0" w:color="auto"/>
              <w:right w:val="single" w:sz="4" w:space="0" w:color="auto"/>
            </w:tcBorders>
            <w:shd w:val="clear" w:color="auto" w:fill="auto"/>
            <w:noWrap/>
            <w:vAlign w:val="center"/>
            <w:hideMark/>
          </w:tcPr>
          <w:p w14:paraId="1AB29ABE" w14:textId="77777777" w:rsidR="006F76F7" w:rsidRPr="00E029D3" w:rsidRDefault="006F76F7" w:rsidP="006F76F7">
            <w:pPr>
              <w:spacing w:before="0" w:after="0" w:line="240" w:lineRule="auto"/>
              <w:rPr>
                <w:rFonts w:eastAsia="Times New Roman"/>
                <w:color w:val="000000"/>
                <w:sz w:val="22"/>
                <w:szCs w:val="22"/>
                <w:lang w:eastAsia="en-US"/>
              </w:rPr>
            </w:pPr>
            <w:r w:rsidRPr="00E029D3">
              <w:rPr>
                <w:rFonts w:eastAsia="Times New Roman"/>
                <w:color w:val="000000"/>
                <w:sz w:val="22"/>
                <w:szCs w:val="22"/>
                <w:lang w:eastAsia="en-US"/>
              </w:rPr>
              <w:t> </w:t>
            </w:r>
          </w:p>
        </w:tc>
      </w:tr>
      <w:tr w:rsidR="006F76F7" w:rsidRPr="00E029D3" w14:paraId="172127F8" w14:textId="77777777" w:rsidTr="006F76F7">
        <w:trPr>
          <w:trHeight w:val="525"/>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503BC722" w14:textId="77777777" w:rsidR="006F76F7" w:rsidRPr="00E029D3" w:rsidRDefault="006F76F7" w:rsidP="006F76F7">
            <w:pPr>
              <w:spacing w:before="0" w:after="0" w:line="240" w:lineRule="auto"/>
              <w:rPr>
                <w:rFonts w:eastAsia="Times New Roman"/>
                <w:b/>
                <w:bCs/>
                <w:color w:val="000000"/>
                <w:sz w:val="24"/>
                <w:lang w:eastAsia="en-US"/>
              </w:rPr>
            </w:pPr>
            <w:r w:rsidRPr="00E029D3">
              <w:rPr>
                <w:rFonts w:eastAsia="Times New Roman"/>
                <w:b/>
                <w:bCs/>
                <w:color w:val="000000"/>
                <w:sz w:val="24"/>
                <w:lang w:eastAsia="en-US"/>
              </w:rPr>
              <w:t>III</w:t>
            </w:r>
          </w:p>
        </w:tc>
        <w:tc>
          <w:tcPr>
            <w:tcW w:w="4600" w:type="dxa"/>
            <w:tcBorders>
              <w:top w:val="nil"/>
              <w:left w:val="nil"/>
              <w:bottom w:val="single" w:sz="4" w:space="0" w:color="auto"/>
              <w:right w:val="single" w:sz="4" w:space="0" w:color="auto"/>
            </w:tcBorders>
            <w:shd w:val="clear" w:color="auto" w:fill="auto"/>
            <w:vAlign w:val="center"/>
            <w:hideMark/>
          </w:tcPr>
          <w:p w14:paraId="20534523" w14:textId="77777777" w:rsidR="006F76F7" w:rsidRPr="00E029D3" w:rsidRDefault="006F76F7" w:rsidP="006F76F7">
            <w:pPr>
              <w:spacing w:before="0" w:after="0" w:line="240" w:lineRule="auto"/>
              <w:rPr>
                <w:rFonts w:eastAsia="Times New Roman"/>
                <w:b/>
                <w:bCs/>
                <w:color w:val="000000"/>
                <w:sz w:val="24"/>
                <w:lang w:eastAsia="en-US"/>
              </w:rPr>
            </w:pPr>
            <w:r w:rsidRPr="00E029D3">
              <w:rPr>
                <w:rFonts w:eastAsia="Times New Roman"/>
                <w:b/>
                <w:bCs/>
                <w:color w:val="000000"/>
                <w:sz w:val="24"/>
                <w:lang w:eastAsia="en-US"/>
              </w:rPr>
              <w:t>Giá trị nỗ lực thực tế (E)</w:t>
            </w:r>
          </w:p>
        </w:tc>
        <w:tc>
          <w:tcPr>
            <w:tcW w:w="2658" w:type="dxa"/>
            <w:tcBorders>
              <w:top w:val="nil"/>
              <w:left w:val="nil"/>
              <w:bottom w:val="single" w:sz="4" w:space="0" w:color="auto"/>
              <w:right w:val="single" w:sz="4" w:space="0" w:color="auto"/>
            </w:tcBorders>
            <w:shd w:val="clear" w:color="000000" w:fill="FFFFFF"/>
            <w:vAlign w:val="center"/>
            <w:hideMark/>
          </w:tcPr>
          <w:p w14:paraId="359004C4"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E=10/6*AUCP</w:t>
            </w:r>
          </w:p>
        </w:tc>
        <w:tc>
          <w:tcPr>
            <w:tcW w:w="2432" w:type="dxa"/>
            <w:tcBorders>
              <w:top w:val="nil"/>
              <w:left w:val="nil"/>
              <w:bottom w:val="single" w:sz="4" w:space="0" w:color="auto"/>
              <w:right w:val="single" w:sz="4" w:space="0" w:color="auto"/>
            </w:tcBorders>
            <w:shd w:val="clear" w:color="auto" w:fill="auto"/>
            <w:vAlign w:val="center"/>
            <w:hideMark/>
          </w:tcPr>
          <w:p w14:paraId="71139DC1" w14:textId="7001A786" w:rsidR="006F76F7" w:rsidRPr="00E029D3" w:rsidRDefault="006F76F7" w:rsidP="006F76F7">
            <w:pPr>
              <w:spacing w:before="0" w:after="0" w:line="240" w:lineRule="auto"/>
              <w:jc w:val="right"/>
              <w:rPr>
                <w:rFonts w:eastAsia="Times New Roman"/>
                <w:b/>
                <w:bCs/>
                <w:color w:val="000000"/>
                <w:sz w:val="24"/>
                <w:lang w:eastAsia="en-US"/>
              </w:rPr>
            </w:pPr>
            <w:r>
              <w:rPr>
                <w:b/>
                <w:bCs/>
                <w:color w:val="000000"/>
              </w:rPr>
              <w:t>617.09</w:t>
            </w:r>
          </w:p>
        </w:tc>
        <w:tc>
          <w:tcPr>
            <w:tcW w:w="1880" w:type="dxa"/>
            <w:tcBorders>
              <w:top w:val="nil"/>
              <w:left w:val="nil"/>
              <w:bottom w:val="single" w:sz="4" w:space="0" w:color="auto"/>
              <w:right w:val="single" w:sz="4" w:space="0" w:color="auto"/>
            </w:tcBorders>
            <w:shd w:val="clear" w:color="auto" w:fill="auto"/>
            <w:noWrap/>
            <w:vAlign w:val="center"/>
            <w:hideMark/>
          </w:tcPr>
          <w:p w14:paraId="1897EB0E" w14:textId="77777777" w:rsidR="006F76F7" w:rsidRPr="00E029D3" w:rsidRDefault="006F76F7" w:rsidP="006F76F7">
            <w:pPr>
              <w:spacing w:before="0" w:after="0" w:line="240" w:lineRule="auto"/>
              <w:rPr>
                <w:rFonts w:eastAsia="Times New Roman"/>
                <w:color w:val="000000"/>
                <w:sz w:val="22"/>
                <w:szCs w:val="22"/>
                <w:lang w:eastAsia="en-US"/>
              </w:rPr>
            </w:pPr>
            <w:r w:rsidRPr="00E029D3">
              <w:rPr>
                <w:rFonts w:eastAsia="Times New Roman"/>
                <w:color w:val="000000"/>
                <w:sz w:val="22"/>
                <w:szCs w:val="22"/>
                <w:lang w:eastAsia="en-US"/>
              </w:rPr>
              <w:t> </w:t>
            </w:r>
          </w:p>
        </w:tc>
      </w:tr>
      <w:tr w:rsidR="006F76F7" w:rsidRPr="00E029D3" w14:paraId="32AD9219" w14:textId="77777777" w:rsidTr="006F76F7">
        <w:trPr>
          <w:trHeight w:val="615"/>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6E070B31" w14:textId="77777777" w:rsidR="006F76F7" w:rsidRPr="00E029D3" w:rsidRDefault="006F76F7" w:rsidP="006F76F7">
            <w:pPr>
              <w:spacing w:before="0" w:after="0" w:line="240" w:lineRule="auto"/>
              <w:rPr>
                <w:rFonts w:eastAsia="Times New Roman"/>
                <w:b/>
                <w:bCs/>
                <w:color w:val="000000"/>
                <w:sz w:val="24"/>
                <w:lang w:eastAsia="en-US"/>
              </w:rPr>
            </w:pPr>
            <w:r w:rsidRPr="00E029D3">
              <w:rPr>
                <w:rFonts w:eastAsia="Times New Roman"/>
                <w:b/>
                <w:bCs/>
                <w:color w:val="000000"/>
                <w:sz w:val="24"/>
                <w:lang w:eastAsia="en-US"/>
              </w:rPr>
              <w:t>IV</w:t>
            </w:r>
          </w:p>
        </w:tc>
        <w:tc>
          <w:tcPr>
            <w:tcW w:w="4600" w:type="dxa"/>
            <w:tcBorders>
              <w:top w:val="nil"/>
              <w:left w:val="nil"/>
              <w:bottom w:val="single" w:sz="4" w:space="0" w:color="auto"/>
              <w:right w:val="single" w:sz="4" w:space="0" w:color="auto"/>
            </w:tcBorders>
            <w:shd w:val="clear" w:color="auto" w:fill="auto"/>
            <w:vAlign w:val="center"/>
            <w:hideMark/>
          </w:tcPr>
          <w:p w14:paraId="1F453630" w14:textId="77777777" w:rsidR="006F76F7" w:rsidRPr="00E029D3" w:rsidRDefault="006F76F7" w:rsidP="006F76F7">
            <w:pPr>
              <w:spacing w:before="0" w:after="0" w:line="240" w:lineRule="auto"/>
              <w:rPr>
                <w:rFonts w:eastAsia="Times New Roman"/>
                <w:b/>
                <w:bCs/>
                <w:color w:val="000000"/>
                <w:sz w:val="24"/>
                <w:lang w:eastAsia="en-US"/>
              </w:rPr>
            </w:pPr>
            <w:r w:rsidRPr="00E029D3">
              <w:rPr>
                <w:rFonts w:eastAsia="Times New Roman"/>
                <w:b/>
                <w:bCs/>
                <w:color w:val="000000"/>
                <w:sz w:val="24"/>
                <w:lang w:eastAsia="en-US"/>
              </w:rPr>
              <w:t>Mức lương lao động bình quân (H)</w:t>
            </w:r>
          </w:p>
        </w:tc>
        <w:tc>
          <w:tcPr>
            <w:tcW w:w="2658" w:type="dxa"/>
            <w:tcBorders>
              <w:top w:val="nil"/>
              <w:left w:val="nil"/>
              <w:bottom w:val="single" w:sz="4" w:space="0" w:color="auto"/>
              <w:right w:val="single" w:sz="4" w:space="0" w:color="auto"/>
            </w:tcBorders>
            <w:shd w:val="clear" w:color="000000" w:fill="FFFFFF"/>
            <w:vAlign w:val="center"/>
            <w:hideMark/>
          </w:tcPr>
          <w:p w14:paraId="3D3C8BC1"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H=người/giờ</w:t>
            </w:r>
          </w:p>
        </w:tc>
        <w:tc>
          <w:tcPr>
            <w:tcW w:w="2432" w:type="dxa"/>
            <w:tcBorders>
              <w:top w:val="nil"/>
              <w:left w:val="nil"/>
              <w:bottom w:val="single" w:sz="4" w:space="0" w:color="auto"/>
              <w:right w:val="single" w:sz="4" w:space="0" w:color="auto"/>
            </w:tcBorders>
            <w:shd w:val="clear" w:color="000000" w:fill="969696"/>
            <w:vAlign w:val="center"/>
            <w:hideMark/>
          </w:tcPr>
          <w:p w14:paraId="56CA4D6B" w14:textId="1FEAA80F" w:rsidR="006F76F7" w:rsidRPr="00E029D3" w:rsidRDefault="006F76F7" w:rsidP="006F76F7">
            <w:pPr>
              <w:spacing w:before="0" w:after="0" w:line="240" w:lineRule="auto"/>
              <w:jc w:val="right"/>
              <w:rPr>
                <w:rFonts w:eastAsia="Times New Roman"/>
                <w:b/>
                <w:bCs/>
                <w:color w:val="000000"/>
                <w:sz w:val="24"/>
                <w:lang w:eastAsia="en-US"/>
              </w:rPr>
            </w:pPr>
            <w:r>
              <w:rPr>
                <w:b/>
                <w:bCs/>
                <w:color w:val="000000"/>
              </w:rPr>
              <w:t>37,415.00</w:t>
            </w:r>
          </w:p>
        </w:tc>
        <w:tc>
          <w:tcPr>
            <w:tcW w:w="1880" w:type="dxa"/>
            <w:tcBorders>
              <w:top w:val="nil"/>
              <w:left w:val="nil"/>
              <w:bottom w:val="single" w:sz="4" w:space="0" w:color="auto"/>
              <w:right w:val="single" w:sz="4" w:space="0" w:color="auto"/>
            </w:tcBorders>
            <w:shd w:val="clear" w:color="auto" w:fill="auto"/>
            <w:vAlign w:val="center"/>
            <w:hideMark/>
          </w:tcPr>
          <w:p w14:paraId="2A08E7B3" w14:textId="77777777" w:rsidR="006F76F7" w:rsidRPr="00E029D3" w:rsidRDefault="006F76F7" w:rsidP="006F76F7">
            <w:pPr>
              <w:spacing w:before="0" w:after="0" w:line="240" w:lineRule="auto"/>
              <w:jc w:val="center"/>
              <w:rPr>
                <w:rFonts w:eastAsia="Times New Roman"/>
                <w:color w:val="000000"/>
                <w:sz w:val="22"/>
                <w:szCs w:val="22"/>
                <w:lang w:eastAsia="en-US"/>
              </w:rPr>
            </w:pPr>
            <w:r w:rsidRPr="00E029D3">
              <w:rPr>
                <w:rFonts w:eastAsia="Times New Roman"/>
                <w:color w:val="000000"/>
                <w:sz w:val="22"/>
                <w:szCs w:val="22"/>
                <w:lang w:eastAsia="en-US"/>
              </w:rPr>
              <w:t> </w:t>
            </w:r>
          </w:p>
        </w:tc>
      </w:tr>
      <w:tr w:rsidR="006F76F7" w:rsidRPr="00E029D3" w14:paraId="73437107" w14:textId="77777777" w:rsidTr="006F76F7">
        <w:trPr>
          <w:trHeight w:val="540"/>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47CA9B47" w14:textId="77777777" w:rsidR="006F76F7" w:rsidRPr="00E029D3" w:rsidRDefault="006F76F7" w:rsidP="006F76F7">
            <w:pPr>
              <w:spacing w:before="0" w:after="0" w:line="240" w:lineRule="auto"/>
              <w:rPr>
                <w:rFonts w:eastAsia="Times New Roman"/>
                <w:b/>
                <w:bCs/>
                <w:color w:val="000000"/>
                <w:sz w:val="24"/>
                <w:lang w:eastAsia="en-US"/>
              </w:rPr>
            </w:pPr>
            <w:r w:rsidRPr="00E029D3">
              <w:rPr>
                <w:rFonts w:eastAsia="Times New Roman"/>
                <w:b/>
                <w:bCs/>
                <w:color w:val="000000"/>
                <w:sz w:val="24"/>
                <w:lang w:eastAsia="en-US"/>
              </w:rPr>
              <w:t>V</w:t>
            </w:r>
          </w:p>
        </w:tc>
        <w:tc>
          <w:tcPr>
            <w:tcW w:w="4600" w:type="dxa"/>
            <w:tcBorders>
              <w:top w:val="nil"/>
              <w:left w:val="nil"/>
              <w:bottom w:val="single" w:sz="4" w:space="0" w:color="auto"/>
              <w:right w:val="single" w:sz="4" w:space="0" w:color="auto"/>
            </w:tcBorders>
            <w:shd w:val="clear" w:color="auto" w:fill="auto"/>
            <w:vAlign w:val="center"/>
            <w:hideMark/>
          </w:tcPr>
          <w:p w14:paraId="42B3D699" w14:textId="77777777" w:rsidR="006F76F7" w:rsidRPr="00E029D3" w:rsidRDefault="006F76F7" w:rsidP="006F76F7">
            <w:pPr>
              <w:spacing w:before="0" w:after="0" w:line="240" w:lineRule="auto"/>
              <w:rPr>
                <w:rFonts w:eastAsia="Times New Roman"/>
                <w:b/>
                <w:bCs/>
                <w:color w:val="000000"/>
                <w:sz w:val="24"/>
                <w:lang w:eastAsia="en-US"/>
              </w:rPr>
            </w:pPr>
            <w:r w:rsidRPr="00E029D3">
              <w:rPr>
                <w:rFonts w:eastAsia="Times New Roman"/>
                <w:b/>
                <w:bCs/>
                <w:color w:val="000000"/>
                <w:sz w:val="24"/>
                <w:lang w:eastAsia="en-US"/>
              </w:rPr>
              <w:t>Định giá phần mềm nội bộ (G)</w:t>
            </w:r>
          </w:p>
        </w:tc>
        <w:tc>
          <w:tcPr>
            <w:tcW w:w="2658" w:type="dxa"/>
            <w:tcBorders>
              <w:top w:val="nil"/>
              <w:left w:val="nil"/>
              <w:bottom w:val="single" w:sz="4" w:space="0" w:color="auto"/>
              <w:right w:val="single" w:sz="4" w:space="0" w:color="auto"/>
            </w:tcBorders>
            <w:shd w:val="clear" w:color="000000" w:fill="FFFFFF"/>
            <w:vAlign w:val="center"/>
            <w:hideMark/>
          </w:tcPr>
          <w:p w14:paraId="083C8354" w14:textId="77777777" w:rsidR="006F76F7" w:rsidRPr="00E029D3" w:rsidRDefault="006F76F7" w:rsidP="006F76F7">
            <w:pPr>
              <w:spacing w:before="0" w:after="0" w:line="240" w:lineRule="auto"/>
              <w:rPr>
                <w:rFonts w:eastAsia="Times New Roman"/>
                <w:color w:val="000000"/>
                <w:sz w:val="24"/>
                <w:lang w:eastAsia="en-US"/>
              </w:rPr>
            </w:pPr>
            <w:r w:rsidRPr="00E029D3">
              <w:rPr>
                <w:rFonts w:eastAsia="Times New Roman"/>
                <w:color w:val="000000"/>
                <w:sz w:val="24"/>
                <w:lang w:eastAsia="en-US"/>
              </w:rPr>
              <w:t>G=1.4*E*P*H</w:t>
            </w:r>
          </w:p>
        </w:tc>
        <w:tc>
          <w:tcPr>
            <w:tcW w:w="2432" w:type="dxa"/>
            <w:tcBorders>
              <w:top w:val="nil"/>
              <w:left w:val="nil"/>
              <w:bottom w:val="single" w:sz="4" w:space="0" w:color="auto"/>
              <w:right w:val="single" w:sz="4" w:space="0" w:color="auto"/>
            </w:tcBorders>
            <w:shd w:val="clear" w:color="auto" w:fill="auto"/>
            <w:vAlign w:val="center"/>
            <w:hideMark/>
          </w:tcPr>
          <w:p w14:paraId="1486D588" w14:textId="515693A7" w:rsidR="006F76F7" w:rsidRPr="00E029D3" w:rsidRDefault="006F76F7" w:rsidP="006F76F7">
            <w:pPr>
              <w:spacing w:before="0" w:after="0" w:line="240" w:lineRule="auto"/>
              <w:jc w:val="right"/>
              <w:rPr>
                <w:rFonts w:eastAsia="Times New Roman"/>
                <w:b/>
                <w:bCs/>
                <w:color w:val="FF0000"/>
                <w:sz w:val="28"/>
                <w:szCs w:val="28"/>
                <w:lang w:eastAsia="en-US"/>
              </w:rPr>
            </w:pPr>
            <w:r>
              <w:rPr>
                <w:b/>
                <w:bCs/>
                <w:color w:val="FF0000"/>
                <w:sz w:val="28"/>
                <w:szCs w:val="28"/>
              </w:rPr>
              <w:t>1,034,367,607.00</w:t>
            </w:r>
          </w:p>
        </w:tc>
        <w:tc>
          <w:tcPr>
            <w:tcW w:w="1880" w:type="dxa"/>
            <w:tcBorders>
              <w:top w:val="nil"/>
              <w:left w:val="nil"/>
              <w:bottom w:val="single" w:sz="4" w:space="0" w:color="auto"/>
              <w:right w:val="single" w:sz="4" w:space="0" w:color="auto"/>
            </w:tcBorders>
            <w:shd w:val="clear" w:color="auto" w:fill="auto"/>
            <w:noWrap/>
            <w:vAlign w:val="center"/>
            <w:hideMark/>
          </w:tcPr>
          <w:p w14:paraId="13BA75BC" w14:textId="77777777" w:rsidR="006F76F7" w:rsidRPr="00E029D3" w:rsidRDefault="006F76F7" w:rsidP="006F76F7">
            <w:pPr>
              <w:spacing w:before="0" w:after="0" w:line="240" w:lineRule="auto"/>
              <w:jc w:val="center"/>
              <w:rPr>
                <w:rFonts w:eastAsia="Times New Roman"/>
                <w:color w:val="000000"/>
                <w:sz w:val="22"/>
                <w:szCs w:val="22"/>
                <w:lang w:eastAsia="en-US"/>
              </w:rPr>
            </w:pPr>
            <w:r w:rsidRPr="00E029D3">
              <w:rPr>
                <w:rFonts w:eastAsia="Times New Roman"/>
                <w:color w:val="000000"/>
                <w:sz w:val="22"/>
                <w:szCs w:val="22"/>
                <w:lang w:eastAsia="en-US"/>
              </w:rPr>
              <w:t>đồng</w:t>
            </w:r>
          </w:p>
        </w:tc>
      </w:tr>
    </w:tbl>
    <w:p w14:paraId="45E0333F" w14:textId="77777777" w:rsidR="00C66D7F" w:rsidRDefault="00C66D7F" w:rsidP="00C66D7F">
      <w:pPr>
        <w:rPr>
          <w:rFonts w:eastAsia="SimSun"/>
          <w:szCs w:val="26"/>
          <w:lang w:eastAsia="zh-CN"/>
        </w:rPr>
      </w:pPr>
      <w:r>
        <w:br w:type="page"/>
      </w:r>
    </w:p>
    <w:p w14:paraId="04B21ABF" w14:textId="532ECFA1" w:rsidR="00061EDB" w:rsidRPr="00FF7B39" w:rsidRDefault="00E72624" w:rsidP="00061EDB">
      <w:pPr>
        <w:pStyle w:val="Heading5"/>
        <w:numPr>
          <w:ilvl w:val="4"/>
          <w:numId w:val="1"/>
        </w:numPr>
        <w:spacing w:before="120" w:after="120"/>
      </w:pPr>
      <w:r w:rsidRPr="00FF7B39">
        <w:lastRenderedPageBreak/>
        <w:tab/>
      </w:r>
      <w:bookmarkStart w:id="917" w:name="_Toc439339490"/>
      <w:r w:rsidR="00061EDB" w:rsidRPr="00FF7B39">
        <w:t>Bảng tính chi tiết chi phí tiền lương và lao động bình quân</w:t>
      </w:r>
      <w:bookmarkEnd w:id="917"/>
    </w:p>
    <w:p w14:paraId="3FB8BF52" w14:textId="0859871A" w:rsidR="00061EDB" w:rsidRPr="00FF7B39" w:rsidRDefault="00061EDB">
      <w:pPr>
        <w:spacing w:before="0" w:after="0" w:line="240" w:lineRule="auto"/>
        <w:rPr>
          <w:rFonts w:eastAsia="SimSun"/>
          <w:b/>
          <w:bCs/>
          <w:i/>
          <w:iCs/>
          <w:szCs w:val="26"/>
          <w:lang w:eastAsia="zh-CN"/>
        </w:rPr>
      </w:pPr>
    </w:p>
    <w:tbl>
      <w:tblPr>
        <w:tblW w:w="13420" w:type="dxa"/>
        <w:jc w:val="center"/>
        <w:tblLook w:val="04A0" w:firstRow="1" w:lastRow="0" w:firstColumn="1" w:lastColumn="0" w:noHBand="0" w:noVBand="1"/>
      </w:tblPr>
      <w:tblGrid>
        <w:gridCol w:w="1080"/>
        <w:gridCol w:w="3700"/>
        <w:gridCol w:w="1840"/>
        <w:gridCol w:w="3280"/>
        <w:gridCol w:w="3520"/>
      </w:tblGrid>
      <w:tr w:rsidR="00425BFD" w:rsidRPr="00FF7B39" w14:paraId="55A41AB2" w14:textId="77777777" w:rsidTr="00A13247">
        <w:trPr>
          <w:trHeight w:val="660"/>
          <w:jc w:val="center"/>
        </w:trPr>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FA9BA1" w14:textId="77777777" w:rsidR="00425BFD" w:rsidRPr="00FF7B39" w:rsidRDefault="00425BFD" w:rsidP="00A13247">
            <w:pPr>
              <w:spacing w:before="0" w:after="0" w:line="240" w:lineRule="auto"/>
              <w:jc w:val="center"/>
              <w:rPr>
                <w:rFonts w:eastAsia="Times New Roman"/>
                <w:b/>
                <w:bCs/>
                <w:szCs w:val="26"/>
                <w:lang w:eastAsia="en-US"/>
              </w:rPr>
            </w:pPr>
            <w:r w:rsidRPr="00FF7B39">
              <w:rPr>
                <w:rFonts w:eastAsia="Times New Roman"/>
                <w:b/>
                <w:bCs/>
                <w:szCs w:val="26"/>
                <w:lang w:eastAsia="en-US"/>
              </w:rPr>
              <w:t>TT</w:t>
            </w:r>
          </w:p>
        </w:tc>
        <w:tc>
          <w:tcPr>
            <w:tcW w:w="3700" w:type="dxa"/>
            <w:tcBorders>
              <w:top w:val="single" w:sz="4" w:space="0" w:color="auto"/>
              <w:left w:val="nil"/>
              <w:bottom w:val="single" w:sz="4" w:space="0" w:color="auto"/>
              <w:right w:val="single" w:sz="4" w:space="0" w:color="auto"/>
            </w:tcBorders>
            <w:shd w:val="clear" w:color="auto" w:fill="auto"/>
            <w:vAlign w:val="center"/>
            <w:hideMark/>
          </w:tcPr>
          <w:p w14:paraId="4B312031" w14:textId="77777777" w:rsidR="00425BFD" w:rsidRPr="00FF7B39" w:rsidRDefault="00425BFD" w:rsidP="00A13247">
            <w:pPr>
              <w:spacing w:before="0" w:after="0" w:line="240" w:lineRule="auto"/>
              <w:jc w:val="center"/>
              <w:rPr>
                <w:rFonts w:eastAsia="Times New Roman"/>
                <w:b/>
                <w:bCs/>
                <w:szCs w:val="26"/>
                <w:lang w:eastAsia="en-US"/>
              </w:rPr>
            </w:pPr>
            <w:r w:rsidRPr="00FF7B39">
              <w:rPr>
                <w:rFonts w:eastAsia="Times New Roman"/>
                <w:b/>
                <w:bCs/>
                <w:szCs w:val="26"/>
                <w:lang w:eastAsia="en-US"/>
              </w:rPr>
              <w:t>Tiêu chí xác định</w:t>
            </w:r>
          </w:p>
        </w:tc>
        <w:tc>
          <w:tcPr>
            <w:tcW w:w="1840" w:type="dxa"/>
            <w:tcBorders>
              <w:top w:val="single" w:sz="4" w:space="0" w:color="auto"/>
              <w:left w:val="nil"/>
              <w:bottom w:val="single" w:sz="4" w:space="0" w:color="auto"/>
              <w:right w:val="single" w:sz="4" w:space="0" w:color="auto"/>
            </w:tcBorders>
            <w:shd w:val="clear" w:color="auto" w:fill="auto"/>
            <w:vAlign w:val="center"/>
            <w:hideMark/>
          </w:tcPr>
          <w:p w14:paraId="36ACD430" w14:textId="77777777" w:rsidR="00425BFD" w:rsidRPr="00FF7B39" w:rsidRDefault="00425BFD" w:rsidP="00A13247">
            <w:pPr>
              <w:spacing w:before="0" w:after="0" w:line="240" w:lineRule="auto"/>
              <w:jc w:val="center"/>
              <w:rPr>
                <w:rFonts w:eastAsia="Times New Roman"/>
                <w:b/>
                <w:bCs/>
                <w:szCs w:val="26"/>
                <w:lang w:eastAsia="en-US"/>
              </w:rPr>
            </w:pPr>
            <w:r w:rsidRPr="00FF7B39">
              <w:rPr>
                <w:rFonts w:eastAsia="Times New Roman"/>
                <w:b/>
                <w:bCs/>
                <w:szCs w:val="26"/>
                <w:lang w:eastAsia="en-US"/>
              </w:rPr>
              <w:t>Tỷ lệ/ hệ số xác định</w:t>
            </w:r>
          </w:p>
        </w:tc>
        <w:tc>
          <w:tcPr>
            <w:tcW w:w="3280" w:type="dxa"/>
            <w:tcBorders>
              <w:top w:val="single" w:sz="4" w:space="0" w:color="auto"/>
              <w:left w:val="nil"/>
              <w:bottom w:val="single" w:sz="4" w:space="0" w:color="auto"/>
              <w:right w:val="single" w:sz="4" w:space="0" w:color="auto"/>
            </w:tcBorders>
            <w:shd w:val="clear" w:color="auto" w:fill="auto"/>
            <w:vAlign w:val="center"/>
            <w:hideMark/>
          </w:tcPr>
          <w:p w14:paraId="1F550DDB" w14:textId="77777777" w:rsidR="00425BFD" w:rsidRPr="00FF7B39" w:rsidRDefault="00425BFD" w:rsidP="00A13247">
            <w:pPr>
              <w:spacing w:before="0" w:after="0" w:line="240" w:lineRule="auto"/>
              <w:jc w:val="center"/>
              <w:rPr>
                <w:rFonts w:eastAsia="Times New Roman"/>
                <w:b/>
                <w:bCs/>
                <w:szCs w:val="26"/>
                <w:lang w:eastAsia="en-US"/>
              </w:rPr>
            </w:pPr>
            <w:r w:rsidRPr="00FF7B39">
              <w:rPr>
                <w:rFonts w:eastAsia="Times New Roman"/>
                <w:b/>
                <w:bCs/>
                <w:szCs w:val="26"/>
                <w:lang w:eastAsia="en-US"/>
              </w:rPr>
              <w:t xml:space="preserve"> Giá trị </w:t>
            </w:r>
            <w:r w:rsidRPr="00FF7B39">
              <w:rPr>
                <w:rFonts w:eastAsia="Times New Roman"/>
                <w:b/>
                <w:bCs/>
                <w:szCs w:val="26"/>
                <w:lang w:eastAsia="en-US"/>
              </w:rPr>
              <w:br/>
              <w:t xml:space="preserve">đồng) </w:t>
            </w:r>
          </w:p>
        </w:tc>
        <w:tc>
          <w:tcPr>
            <w:tcW w:w="3520" w:type="dxa"/>
            <w:tcBorders>
              <w:top w:val="single" w:sz="4" w:space="0" w:color="auto"/>
              <w:left w:val="nil"/>
              <w:bottom w:val="single" w:sz="4" w:space="0" w:color="auto"/>
              <w:right w:val="single" w:sz="4" w:space="0" w:color="auto"/>
            </w:tcBorders>
            <w:shd w:val="clear" w:color="auto" w:fill="auto"/>
            <w:vAlign w:val="center"/>
            <w:hideMark/>
          </w:tcPr>
          <w:p w14:paraId="1D014AED" w14:textId="77777777" w:rsidR="00425BFD" w:rsidRPr="00FF7B39" w:rsidRDefault="00425BFD" w:rsidP="00A13247">
            <w:pPr>
              <w:spacing w:before="0" w:after="0" w:line="240" w:lineRule="auto"/>
              <w:jc w:val="center"/>
              <w:rPr>
                <w:rFonts w:eastAsia="Times New Roman"/>
                <w:b/>
                <w:bCs/>
                <w:szCs w:val="26"/>
                <w:lang w:eastAsia="en-US"/>
              </w:rPr>
            </w:pPr>
            <w:r w:rsidRPr="00FF7B39">
              <w:rPr>
                <w:rFonts w:eastAsia="Times New Roman"/>
                <w:b/>
                <w:bCs/>
                <w:szCs w:val="26"/>
                <w:lang w:eastAsia="en-US"/>
              </w:rPr>
              <w:t xml:space="preserve"> Ghi chú </w:t>
            </w:r>
          </w:p>
        </w:tc>
      </w:tr>
      <w:tr w:rsidR="00425BFD" w:rsidRPr="00FF7B39" w14:paraId="013739EC" w14:textId="77777777" w:rsidTr="00A13247">
        <w:trPr>
          <w:trHeight w:val="630"/>
          <w:jc w:val="center"/>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13A10C23" w14:textId="77777777" w:rsidR="00425BFD" w:rsidRPr="00FF7B39" w:rsidRDefault="00425BFD" w:rsidP="00A13247">
            <w:pPr>
              <w:spacing w:before="0" w:after="0" w:line="240" w:lineRule="auto"/>
              <w:jc w:val="center"/>
              <w:rPr>
                <w:rFonts w:eastAsia="Times New Roman"/>
                <w:szCs w:val="26"/>
                <w:lang w:eastAsia="en-US"/>
              </w:rPr>
            </w:pPr>
            <w:r w:rsidRPr="00FF7B39">
              <w:rPr>
                <w:rFonts w:eastAsia="Times New Roman"/>
                <w:szCs w:val="26"/>
                <w:lang w:eastAsia="en-US"/>
              </w:rPr>
              <w:t>1</w:t>
            </w:r>
          </w:p>
        </w:tc>
        <w:tc>
          <w:tcPr>
            <w:tcW w:w="3700" w:type="dxa"/>
            <w:tcBorders>
              <w:top w:val="nil"/>
              <w:left w:val="nil"/>
              <w:bottom w:val="single" w:sz="4" w:space="0" w:color="auto"/>
              <w:right w:val="single" w:sz="4" w:space="0" w:color="auto"/>
            </w:tcBorders>
            <w:shd w:val="clear" w:color="auto" w:fill="auto"/>
            <w:vAlign w:val="center"/>
            <w:hideMark/>
          </w:tcPr>
          <w:p w14:paraId="245B5CA7" w14:textId="77777777" w:rsidR="00425BFD" w:rsidRPr="00FF7B39" w:rsidRDefault="00425BFD" w:rsidP="00A13247">
            <w:pPr>
              <w:spacing w:before="0" w:after="0" w:line="240" w:lineRule="auto"/>
              <w:rPr>
                <w:rFonts w:eastAsia="Times New Roman"/>
                <w:szCs w:val="26"/>
                <w:lang w:eastAsia="en-US"/>
              </w:rPr>
            </w:pPr>
            <w:r w:rsidRPr="00FF7B39">
              <w:rPr>
                <w:rFonts w:eastAsia="Times New Roman"/>
                <w:szCs w:val="26"/>
                <w:lang w:eastAsia="en-US"/>
              </w:rPr>
              <w:t>Mức lương tối thiểu vùng (vùng I)</w:t>
            </w:r>
          </w:p>
        </w:tc>
        <w:tc>
          <w:tcPr>
            <w:tcW w:w="1840" w:type="dxa"/>
            <w:tcBorders>
              <w:top w:val="nil"/>
              <w:left w:val="nil"/>
              <w:bottom w:val="single" w:sz="4" w:space="0" w:color="auto"/>
              <w:right w:val="single" w:sz="4" w:space="0" w:color="auto"/>
            </w:tcBorders>
            <w:shd w:val="clear" w:color="auto" w:fill="auto"/>
            <w:vAlign w:val="center"/>
            <w:hideMark/>
          </w:tcPr>
          <w:p w14:paraId="5FFE4683" w14:textId="77777777" w:rsidR="00425BFD" w:rsidRPr="00FF7B39" w:rsidRDefault="00425BFD" w:rsidP="00A13247">
            <w:pPr>
              <w:spacing w:before="0" w:after="0" w:line="240" w:lineRule="auto"/>
              <w:rPr>
                <w:rFonts w:eastAsia="Times New Roman"/>
                <w:szCs w:val="26"/>
                <w:lang w:eastAsia="en-US"/>
              </w:rPr>
            </w:pPr>
            <w:r>
              <w:rPr>
                <w:color w:val="000000"/>
                <w:szCs w:val="26"/>
              </w:rPr>
              <w:t> </w:t>
            </w:r>
          </w:p>
        </w:tc>
        <w:tc>
          <w:tcPr>
            <w:tcW w:w="3280" w:type="dxa"/>
            <w:tcBorders>
              <w:top w:val="nil"/>
              <w:left w:val="nil"/>
              <w:bottom w:val="single" w:sz="4" w:space="0" w:color="auto"/>
              <w:right w:val="single" w:sz="4" w:space="0" w:color="auto"/>
            </w:tcBorders>
            <w:shd w:val="clear" w:color="auto" w:fill="auto"/>
            <w:vAlign w:val="center"/>
            <w:hideMark/>
          </w:tcPr>
          <w:p w14:paraId="38E3F33F" w14:textId="77777777" w:rsidR="00425BFD" w:rsidRPr="00FF7B39" w:rsidRDefault="00425BFD" w:rsidP="00A13247">
            <w:pPr>
              <w:spacing w:before="0" w:after="0" w:line="240" w:lineRule="auto"/>
              <w:jc w:val="center"/>
              <w:rPr>
                <w:rFonts w:eastAsia="Times New Roman"/>
                <w:szCs w:val="26"/>
                <w:lang w:eastAsia="en-US"/>
              </w:rPr>
            </w:pPr>
            <w:r>
              <w:rPr>
                <w:color w:val="000000"/>
                <w:szCs w:val="26"/>
              </w:rPr>
              <w:t xml:space="preserve">                           4.180.000 </w:t>
            </w:r>
          </w:p>
        </w:tc>
        <w:tc>
          <w:tcPr>
            <w:tcW w:w="3520" w:type="dxa"/>
            <w:tcBorders>
              <w:top w:val="nil"/>
              <w:left w:val="nil"/>
              <w:bottom w:val="single" w:sz="4" w:space="0" w:color="auto"/>
              <w:right w:val="single" w:sz="4" w:space="0" w:color="auto"/>
            </w:tcBorders>
            <w:shd w:val="clear" w:color="auto" w:fill="auto"/>
            <w:vAlign w:val="center"/>
            <w:hideMark/>
          </w:tcPr>
          <w:p w14:paraId="1BF781B2" w14:textId="77777777" w:rsidR="00425BFD" w:rsidRPr="00FF7B39" w:rsidRDefault="00425BFD" w:rsidP="00A13247">
            <w:pPr>
              <w:spacing w:before="0" w:after="0" w:line="240" w:lineRule="auto"/>
              <w:rPr>
                <w:rFonts w:eastAsia="Times New Roman"/>
                <w:szCs w:val="26"/>
                <w:lang w:eastAsia="en-US"/>
              </w:rPr>
            </w:pPr>
            <w:r>
              <w:rPr>
                <w:color w:val="000000"/>
                <w:szCs w:val="26"/>
              </w:rPr>
              <w:t xml:space="preserve"> Nghị định 157/2018/NĐ-CP </w:t>
            </w:r>
          </w:p>
        </w:tc>
      </w:tr>
      <w:tr w:rsidR="00425BFD" w:rsidRPr="00FF7B39" w14:paraId="6BB8E924" w14:textId="77777777" w:rsidTr="00A13247">
        <w:trPr>
          <w:trHeight w:val="690"/>
          <w:jc w:val="center"/>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3EB5C550" w14:textId="77777777" w:rsidR="00425BFD" w:rsidRPr="00FF7B39" w:rsidRDefault="00425BFD" w:rsidP="00A13247">
            <w:pPr>
              <w:spacing w:before="0" w:after="0" w:line="240" w:lineRule="auto"/>
              <w:jc w:val="center"/>
              <w:rPr>
                <w:rFonts w:eastAsia="Times New Roman"/>
                <w:szCs w:val="26"/>
                <w:lang w:eastAsia="en-US"/>
              </w:rPr>
            </w:pPr>
            <w:r w:rsidRPr="00FF7B39">
              <w:rPr>
                <w:rFonts w:eastAsia="Times New Roman"/>
                <w:szCs w:val="26"/>
                <w:lang w:eastAsia="en-US"/>
              </w:rPr>
              <w:t>2</w:t>
            </w:r>
          </w:p>
        </w:tc>
        <w:tc>
          <w:tcPr>
            <w:tcW w:w="3700" w:type="dxa"/>
            <w:tcBorders>
              <w:top w:val="nil"/>
              <w:left w:val="nil"/>
              <w:bottom w:val="single" w:sz="4" w:space="0" w:color="auto"/>
              <w:right w:val="single" w:sz="4" w:space="0" w:color="auto"/>
            </w:tcBorders>
            <w:shd w:val="clear" w:color="auto" w:fill="auto"/>
            <w:vAlign w:val="center"/>
            <w:hideMark/>
          </w:tcPr>
          <w:p w14:paraId="5E5F58D7" w14:textId="77777777" w:rsidR="00425BFD" w:rsidRPr="00FF7B39" w:rsidRDefault="00425BFD" w:rsidP="00A13247">
            <w:pPr>
              <w:spacing w:before="0" w:after="0" w:line="240" w:lineRule="auto"/>
              <w:rPr>
                <w:rFonts w:eastAsia="Times New Roman"/>
                <w:szCs w:val="26"/>
                <w:lang w:eastAsia="en-US"/>
              </w:rPr>
            </w:pPr>
            <w:r w:rsidRPr="00FF7B39">
              <w:rPr>
                <w:rFonts w:eastAsia="Times New Roman"/>
                <w:szCs w:val="26"/>
                <w:lang w:eastAsia="en-US"/>
              </w:rPr>
              <w:t>Lao động đã qua đào tạo</w:t>
            </w:r>
          </w:p>
        </w:tc>
        <w:tc>
          <w:tcPr>
            <w:tcW w:w="1840" w:type="dxa"/>
            <w:tcBorders>
              <w:top w:val="nil"/>
              <w:left w:val="nil"/>
              <w:bottom w:val="single" w:sz="4" w:space="0" w:color="auto"/>
              <w:right w:val="single" w:sz="4" w:space="0" w:color="auto"/>
            </w:tcBorders>
            <w:shd w:val="clear" w:color="auto" w:fill="auto"/>
            <w:vAlign w:val="center"/>
            <w:hideMark/>
          </w:tcPr>
          <w:p w14:paraId="0AE0200D" w14:textId="77777777" w:rsidR="00425BFD" w:rsidRPr="00FF7B39" w:rsidRDefault="00425BFD" w:rsidP="00A13247">
            <w:pPr>
              <w:spacing w:before="0" w:after="0" w:line="240" w:lineRule="auto"/>
              <w:jc w:val="center"/>
              <w:rPr>
                <w:rFonts w:eastAsia="Times New Roman"/>
                <w:szCs w:val="26"/>
                <w:lang w:eastAsia="en-US"/>
              </w:rPr>
            </w:pPr>
            <w:r>
              <w:rPr>
                <w:color w:val="000000"/>
                <w:szCs w:val="26"/>
              </w:rPr>
              <w:t>7%*</w:t>
            </w:r>
          </w:p>
        </w:tc>
        <w:tc>
          <w:tcPr>
            <w:tcW w:w="3280" w:type="dxa"/>
            <w:tcBorders>
              <w:top w:val="nil"/>
              <w:left w:val="nil"/>
              <w:bottom w:val="single" w:sz="4" w:space="0" w:color="auto"/>
              <w:right w:val="single" w:sz="4" w:space="0" w:color="auto"/>
            </w:tcBorders>
            <w:shd w:val="clear" w:color="auto" w:fill="auto"/>
            <w:vAlign w:val="center"/>
            <w:hideMark/>
          </w:tcPr>
          <w:p w14:paraId="533A546F" w14:textId="77777777" w:rsidR="00425BFD" w:rsidRPr="00FF7B39" w:rsidRDefault="00425BFD" w:rsidP="00A13247">
            <w:pPr>
              <w:spacing w:before="0" w:after="0" w:line="240" w:lineRule="auto"/>
              <w:jc w:val="center"/>
              <w:rPr>
                <w:rFonts w:eastAsia="Times New Roman"/>
                <w:szCs w:val="26"/>
                <w:lang w:eastAsia="en-US"/>
              </w:rPr>
            </w:pPr>
            <w:r>
              <w:rPr>
                <w:color w:val="000000"/>
                <w:szCs w:val="26"/>
              </w:rPr>
              <w:t xml:space="preserve">                              292.600 </w:t>
            </w:r>
          </w:p>
        </w:tc>
        <w:tc>
          <w:tcPr>
            <w:tcW w:w="3520" w:type="dxa"/>
            <w:tcBorders>
              <w:top w:val="nil"/>
              <w:left w:val="nil"/>
              <w:bottom w:val="single" w:sz="4" w:space="0" w:color="auto"/>
              <w:right w:val="single" w:sz="4" w:space="0" w:color="auto"/>
            </w:tcBorders>
            <w:shd w:val="clear" w:color="auto" w:fill="auto"/>
            <w:vAlign w:val="center"/>
            <w:hideMark/>
          </w:tcPr>
          <w:p w14:paraId="7FC60BA0" w14:textId="77777777" w:rsidR="00425BFD" w:rsidRPr="00FF7B39" w:rsidRDefault="00425BFD" w:rsidP="00A13247">
            <w:pPr>
              <w:spacing w:before="0" w:after="0" w:line="240" w:lineRule="auto"/>
              <w:rPr>
                <w:rFonts w:eastAsia="Times New Roman"/>
                <w:szCs w:val="26"/>
                <w:lang w:eastAsia="en-US"/>
              </w:rPr>
            </w:pPr>
            <w:r>
              <w:rPr>
                <w:color w:val="000000"/>
                <w:szCs w:val="26"/>
              </w:rPr>
              <w:t xml:space="preserve"> NĐ 49/2013/NĐ-CP </w:t>
            </w:r>
          </w:p>
        </w:tc>
      </w:tr>
      <w:tr w:rsidR="00425BFD" w:rsidRPr="00FF7B39" w14:paraId="69A09A5C" w14:textId="77777777" w:rsidTr="00A13247">
        <w:trPr>
          <w:trHeight w:val="1920"/>
          <w:jc w:val="center"/>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2FD4F933" w14:textId="77777777" w:rsidR="00425BFD" w:rsidRPr="00FF7B39" w:rsidRDefault="00425BFD" w:rsidP="00A13247">
            <w:pPr>
              <w:spacing w:before="0" w:after="0" w:line="240" w:lineRule="auto"/>
              <w:jc w:val="center"/>
              <w:rPr>
                <w:rFonts w:eastAsia="Times New Roman"/>
                <w:szCs w:val="26"/>
                <w:lang w:eastAsia="en-US"/>
              </w:rPr>
            </w:pPr>
            <w:r w:rsidRPr="00FF7B39">
              <w:rPr>
                <w:rFonts w:eastAsia="Times New Roman"/>
                <w:szCs w:val="26"/>
                <w:lang w:eastAsia="en-US"/>
              </w:rPr>
              <w:t>3</w:t>
            </w:r>
          </w:p>
        </w:tc>
        <w:tc>
          <w:tcPr>
            <w:tcW w:w="3700" w:type="dxa"/>
            <w:tcBorders>
              <w:top w:val="nil"/>
              <w:left w:val="nil"/>
              <w:bottom w:val="single" w:sz="4" w:space="0" w:color="auto"/>
              <w:right w:val="single" w:sz="4" w:space="0" w:color="auto"/>
            </w:tcBorders>
            <w:shd w:val="clear" w:color="auto" w:fill="auto"/>
            <w:vAlign w:val="center"/>
            <w:hideMark/>
          </w:tcPr>
          <w:p w14:paraId="1868DB64" w14:textId="77777777" w:rsidR="00425BFD" w:rsidRPr="00FF7B39" w:rsidRDefault="00425BFD" w:rsidP="00A13247">
            <w:pPr>
              <w:spacing w:before="0" w:after="0" w:line="240" w:lineRule="auto"/>
              <w:rPr>
                <w:rFonts w:eastAsia="Times New Roman"/>
                <w:szCs w:val="26"/>
                <w:lang w:eastAsia="en-US"/>
              </w:rPr>
            </w:pPr>
            <w:r w:rsidRPr="00FF7B39">
              <w:rPr>
                <w:rFonts w:eastAsia="Times New Roman"/>
                <w:szCs w:val="26"/>
                <w:lang w:eastAsia="en-US"/>
              </w:rPr>
              <w:t>Hệ số lương</w:t>
            </w:r>
          </w:p>
        </w:tc>
        <w:tc>
          <w:tcPr>
            <w:tcW w:w="1840" w:type="dxa"/>
            <w:tcBorders>
              <w:top w:val="nil"/>
              <w:left w:val="nil"/>
              <w:bottom w:val="single" w:sz="4" w:space="0" w:color="auto"/>
              <w:right w:val="single" w:sz="4" w:space="0" w:color="auto"/>
            </w:tcBorders>
            <w:shd w:val="clear" w:color="auto" w:fill="auto"/>
            <w:vAlign w:val="center"/>
            <w:hideMark/>
          </w:tcPr>
          <w:p w14:paraId="09B55835" w14:textId="77777777" w:rsidR="00425BFD" w:rsidRPr="00FF7B39" w:rsidRDefault="00425BFD" w:rsidP="00A13247">
            <w:pPr>
              <w:spacing w:before="0" w:after="0" w:line="240" w:lineRule="auto"/>
              <w:jc w:val="center"/>
              <w:rPr>
                <w:rFonts w:eastAsia="Times New Roman"/>
                <w:szCs w:val="26"/>
                <w:lang w:eastAsia="en-US"/>
              </w:rPr>
            </w:pPr>
            <w:r>
              <w:rPr>
                <w:color w:val="000000"/>
                <w:szCs w:val="26"/>
              </w:rPr>
              <w:t>1,5</w:t>
            </w:r>
          </w:p>
        </w:tc>
        <w:tc>
          <w:tcPr>
            <w:tcW w:w="3280" w:type="dxa"/>
            <w:tcBorders>
              <w:top w:val="nil"/>
              <w:left w:val="nil"/>
              <w:bottom w:val="single" w:sz="4" w:space="0" w:color="auto"/>
              <w:right w:val="single" w:sz="4" w:space="0" w:color="auto"/>
            </w:tcBorders>
            <w:shd w:val="clear" w:color="auto" w:fill="auto"/>
            <w:vAlign w:val="center"/>
            <w:hideMark/>
          </w:tcPr>
          <w:p w14:paraId="0D05AAAB" w14:textId="77777777" w:rsidR="00425BFD" w:rsidRPr="00FF7B39" w:rsidRDefault="00425BFD" w:rsidP="00A13247">
            <w:pPr>
              <w:spacing w:before="0" w:after="0" w:line="240" w:lineRule="auto"/>
              <w:jc w:val="center"/>
              <w:rPr>
                <w:rFonts w:eastAsia="Times New Roman"/>
                <w:szCs w:val="26"/>
                <w:lang w:eastAsia="en-US"/>
              </w:rPr>
            </w:pPr>
            <w:r>
              <w:rPr>
                <w:color w:val="000000"/>
                <w:szCs w:val="26"/>
              </w:rPr>
              <w:t xml:space="preserve">                           6.708.900 </w:t>
            </w:r>
          </w:p>
        </w:tc>
        <w:tc>
          <w:tcPr>
            <w:tcW w:w="3520" w:type="dxa"/>
            <w:tcBorders>
              <w:top w:val="nil"/>
              <w:left w:val="nil"/>
              <w:bottom w:val="single" w:sz="4" w:space="0" w:color="auto"/>
              <w:right w:val="single" w:sz="4" w:space="0" w:color="auto"/>
            </w:tcBorders>
            <w:shd w:val="clear" w:color="auto" w:fill="auto"/>
            <w:vAlign w:val="center"/>
            <w:hideMark/>
          </w:tcPr>
          <w:p w14:paraId="2D712B8D" w14:textId="77777777" w:rsidR="00425BFD" w:rsidRPr="00FF7B39" w:rsidRDefault="00425BFD" w:rsidP="00A13247">
            <w:pPr>
              <w:spacing w:before="0" w:after="0" w:line="240" w:lineRule="auto"/>
              <w:rPr>
                <w:rFonts w:eastAsia="Times New Roman"/>
                <w:szCs w:val="26"/>
                <w:lang w:eastAsia="en-US"/>
              </w:rPr>
            </w:pPr>
            <w:r>
              <w:rPr>
                <w:color w:val="000000"/>
                <w:szCs w:val="26"/>
              </w:rPr>
              <w:t xml:space="preserve"> Thông tư số 17/2015/TT-BLĐTBXH ngày 22/4/2015 (tính mức thấp nhất gấp 1,5 lần so với mức lương thấp nhất để phù hợp với bảng hệ số tác động môi trường, nhóm làm việc) </w:t>
            </w:r>
          </w:p>
        </w:tc>
      </w:tr>
      <w:tr w:rsidR="00425BFD" w:rsidRPr="00FF7B39" w14:paraId="3052146D" w14:textId="77777777" w:rsidTr="00A13247">
        <w:trPr>
          <w:trHeight w:val="735"/>
          <w:jc w:val="center"/>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514EA8F7" w14:textId="77777777" w:rsidR="00425BFD" w:rsidRPr="00FF7B39" w:rsidRDefault="00425BFD" w:rsidP="00A13247">
            <w:pPr>
              <w:spacing w:before="0" w:after="0" w:line="240" w:lineRule="auto"/>
              <w:jc w:val="center"/>
              <w:rPr>
                <w:rFonts w:eastAsia="Times New Roman"/>
                <w:szCs w:val="26"/>
                <w:lang w:eastAsia="en-US"/>
              </w:rPr>
            </w:pPr>
            <w:r w:rsidRPr="00FF7B39">
              <w:rPr>
                <w:rFonts w:eastAsia="Times New Roman"/>
                <w:szCs w:val="26"/>
                <w:lang w:eastAsia="en-US"/>
              </w:rPr>
              <w:t>4</w:t>
            </w:r>
          </w:p>
        </w:tc>
        <w:tc>
          <w:tcPr>
            <w:tcW w:w="3700" w:type="dxa"/>
            <w:tcBorders>
              <w:top w:val="nil"/>
              <w:left w:val="nil"/>
              <w:bottom w:val="single" w:sz="4" w:space="0" w:color="auto"/>
              <w:right w:val="single" w:sz="4" w:space="0" w:color="auto"/>
            </w:tcBorders>
            <w:shd w:val="clear" w:color="auto" w:fill="auto"/>
            <w:vAlign w:val="center"/>
            <w:hideMark/>
          </w:tcPr>
          <w:p w14:paraId="51B4FB00" w14:textId="77777777" w:rsidR="00425BFD" w:rsidRPr="00FF7B39" w:rsidRDefault="00425BFD" w:rsidP="00A13247">
            <w:pPr>
              <w:spacing w:before="0" w:after="0" w:line="240" w:lineRule="auto"/>
              <w:rPr>
                <w:rFonts w:eastAsia="Times New Roman"/>
                <w:szCs w:val="26"/>
                <w:lang w:eastAsia="en-US"/>
              </w:rPr>
            </w:pPr>
            <w:r w:rsidRPr="00FF7B39">
              <w:rPr>
                <w:rFonts w:eastAsia="Times New Roman"/>
                <w:szCs w:val="26"/>
                <w:lang w:eastAsia="en-US"/>
              </w:rPr>
              <w:t xml:space="preserve">Phụ cấp + khoán TT </w:t>
            </w:r>
          </w:p>
        </w:tc>
        <w:tc>
          <w:tcPr>
            <w:tcW w:w="1840" w:type="dxa"/>
            <w:tcBorders>
              <w:top w:val="nil"/>
              <w:left w:val="nil"/>
              <w:bottom w:val="single" w:sz="4" w:space="0" w:color="auto"/>
              <w:right w:val="single" w:sz="4" w:space="0" w:color="auto"/>
            </w:tcBorders>
            <w:shd w:val="clear" w:color="auto" w:fill="auto"/>
            <w:vAlign w:val="center"/>
            <w:hideMark/>
          </w:tcPr>
          <w:p w14:paraId="270DFEBA" w14:textId="77777777" w:rsidR="00425BFD" w:rsidRPr="00FF7B39" w:rsidRDefault="00425BFD" w:rsidP="00A13247">
            <w:pPr>
              <w:spacing w:before="0" w:after="0" w:line="240" w:lineRule="auto"/>
              <w:jc w:val="center"/>
              <w:rPr>
                <w:rFonts w:eastAsia="Times New Roman"/>
                <w:szCs w:val="26"/>
                <w:lang w:eastAsia="en-US"/>
              </w:rPr>
            </w:pPr>
            <w:r>
              <w:rPr>
                <w:color w:val="000000"/>
                <w:szCs w:val="26"/>
              </w:rPr>
              <w:t>16%</w:t>
            </w:r>
          </w:p>
        </w:tc>
        <w:tc>
          <w:tcPr>
            <w:tcW w:w="3280" w:type="dxa"/>
            <w:tcBorders>
              <w:top w:val="nil"/>
              <w:left w:val="nil"/>
              <w:bottom w:val="single" w:sz="4" w:space="0" w:color="auto"/>
              <w:right w:val="single" w:sz="4" w:space="0" w:color="auto"/>
            </w:tcBorders>
            <w:shd w:val="clear" w:color="auto" w:fill="auto"/>
            <w:vAlign w:val="center"/>
            <w:hideMark/>
          </w:tcPr>
          <w:p w14:paraId="5EF1E33C" w14:textId="77777777" w:rsidR="00425BFD" w:rsidRPr="00FF7B39" w:rsidRDefault="00425BFD" w:rsidP="00A13247">
            <w:pPr>
              <w:spacing w:before="0" w:after="0" w:line="240" w:lineRule="auto"/>
              <w:jc w:val="center"/>
              <w:rPr>
                <w:rFonts w:eastAsia="Times New Roman"/>
                <w:szCs w:val="26"/>
                <w:lang w:eastAsia="en-US"/>
              </w:rPr>
            </w:pPr>
            <w:r>
              <w:rPr>
                <w:color w:val="000000"/>
                <w:szCs w:val="26"/>
              </w:rPr>
              <w:t xml:space="preserve">                           1.073.424 </w:t>
            </w:r>
          </w:p>
        </w:tc>
        <w:tc>
          <w:tcPr>
            <w:tcW w:w="3520" w:type="dxa"/>
            <w:tcBorders>
              <w:top w:val="nil"/>
              <w:left w:val="nil"/>
              <w:bottom w:val="single" w:sz="4" w:space="0" w:color="auto"/>
              <w:right w:val="single" w:sz="4" w:space="0" w:color="auto"/>
            </w:tcBorders>
            <w:shd w:val="clear" w:color="auto" w:fill="auto"/>
            <w:vAlign w:val="center"/>
            <w:hideMark/>
          </w:tcPr>
          <w:p w14:paraId="00A76172" w14:textId="77777777" w:rsidR="00425BFD" w:rsidRPr="00FF7B39" w:rsidRDefault="00425BFD" w:rsidP="00A13247">
            <w:pPr>
              <w:spacing w:before="0" w:after="0" w:line="240" w:lineRule="auto"/>
              <w:rPr>
                <w:rFonts w:eastAsia="Times New Roman"/>
                <w:szCs w:val="26"/>
                <w:lang w:eastAsia="en-US"/>
              </w:rPr>
            </w:pPr>
            <w:r>
              <w:rPr>
                <w:color w:val="000000"/>
                <w:szCs w:val="26"/>
              </w:rPr>
              <w:t xml:space="preserve"> Công văn 2589/BTTTT-ƯDCNTT ngày 24/8/2011 </w:t>
            </w:r>
          </w:p>
        </w:tc>
      </w:tr>
      <w:tr w:rsidR="00425BFD" w:rsidRPr="00FF7B39" w14:paraId="48E3C4B8" w14:textId="77777777" w:rsidTr="00A13247">
        <w:trPr>
          <w:trHeight w:val="570"/>
          <w:jc w:val="center"/>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57E67469" w14:textId="77777777" w:rsidR="00425BFD" w:rsidRPr="00FF7B39" w:rsidRDefault="00425BFD" w:rsidP="00A13247">
            <w:pPr>
              <w:spacing w:before="0" w:after="0" w:line="240" w:lineRule="auto"/>
              <w:jc w:val="center"/>
              <w:rPr>
                <w:rFonts w:eastAsia="Times New Roman"/>
                <w:szCs w:val="26"/>
                <w:lang w:eastAsia="en-US"/>
              </w:rPr>
            </w:pPr>
            <w:r w:rsidRPr="00FF7B39">
              <w:rPr>
                <w:rFonts w:eastAsia="Times New Roman"/>
                <w:szCs w:val="26"/>
                <w:lang w:eastAsia="en-US"/>
              </w:rPr>
              <w:t>5</w:t>
            </w:r>
          </w:p>
        </w:tc>
        <w:tc>
          <w:tcPr>
            <w:tcW w:w="3700" w:type="dxa"/>
            <w:tcBorders>
              <w:top w:val="nil"/>
              <w:left w:val="nil"/>
              <w:bottom w:val="single" w:sz="4" w:space="0" w:color="auto"/>
              <w:right w:val="single" w:sz="4" w:space="0" w:color="auto"/>
            </w:tcBorders>
            <w:shd w:val="clear" w:color="auto" w:fill="auto"/>
            <w:vAlign w:val="center"/>
            <w:hideMark/>
          </w:tcPr>
          <w:p w14:paraId="3F0CCB2E" w14:textId="77777777" w:rsidR="00425BFD" w:rsidRPr="00FF7B39" w:rsidRDefault="00425BFD" w:rsidP="00A13247">
            <w:pPr>
              <w:spacing w:before="0" w:after="0" w:line="240" w:lineRule="auto"/>
              <w:rPr>
                <w:rFonts w:eastAsia="Times New Roman"/>
                <w:szCs w:val="26"/>
                <w:lang w:eastAsia="en-US"/>
              </w:rPr>
            </w:pPr>
            <w:r w:rsidRPr="00FF7B39">
              <w:rPr>
                <w:rFonts w:eastAsia="Times New Roman"/>
                <w:szCs w:val="26"/>
                <w:lang w:eastAsia="en-US"/>
              </w:rPr>
              <w:t>Mức lương lao động/Tháng</w:t>
            </w:r>
          </w:p>
        </w:tc>
        <w:tc>
          <w:tcPr>
            <w:tcW w:w="1840" w:type="dxa"/>
            <w:tcBorders>
              <w:top w:val="nil"/>
              <w:left w:val="nil"/>
              <w:bottom w:val="single" w:sz="4" w:space="0" w:color="auto"/>
              <w:right w:val="single" w:sz="4" w:space="0" w:color="auto"/>
            </w:tcBorders>
            <w:shd w:val="clear" w:color="auto" w:fill="auto"/>
            <w:vAlign w:val="center"/>
            <w:hideMark/>
          </w:tcPr>
          <w:p w14:paraId="68DB7C93" w14:textId="77777777" w:rsidR="00425BFD" w:rsidRPr="00FF7B39" w:rsidRDefault="00425BFD" w:rsidP="00A13247">
            <w:pPr>
              <w:spacing w:before="0" w:after="0" w:line="240" w:lineRule="auto"/>
              <w:jc w:val="center"/>
              <w:rPr>
                <w:rFonts w:eastAsia="Times New Roman"/>
                <w:szCs w:val="26"/>
                <w:lang w:eastAsia="en-US"/>
              </w:rPr>
            </w:pPr>
            <w:r>
              <w:rPr>
                <w:color w:val="000000"/>
                <w:szCs w:val="26"/>
              </w:rPr>
              <w:t> </w:t>
            </w:r>
          </w:p>
        </w:tc>
        <w:tc>
          <w:tcPr>
            <w:tcW w:w="3280" w:type="dxa"/>
            <w:tcBorders>
              <w:top w:val="nil"/>
              <w:left w:val="nil"/>
              <w:bottom w:val="single" w:sz="4" w:space="0" w:color="auto"/>
              <w:right w:val="single" w:sz="4" w:space="0" w:color="auto"/>
            </w:tcBorders>
            <w:shd w:val="clear" w:color="auto" w:fill="auto"/>
            <w:vAlign w:val="center"/>
            <w:hideMark/>
          </w:tcPr>
          <w:p w14:paraId="4746FD93" w14:textId="77777777" w:rsidR="00425BFD" w:rsidRPr="00FF7B39" w:rsidRDefault="00425BFD" w:rsidP="00A13247">
            <w:pPr>
              <w:spacing w:before="0" w:after="0" w:line="240" w:lineRule="auto"/>
              <w:rPr>
                <w:rFonts w:eastAsia="Times New Roman"/>
                <w:szCs w:val="26"/>
                <w:lang w:eastAsia="en-US"/>
              </w:rPr>
            </w:pPr>
            <w:r>
              <w:rPr>
                <w:color w:val="000000"/>
                <w:szCs w:val="26"/>
              </w:rPr>
              <w:t xml:space="preserve">                           7.782.324 </w:t>
            </w:r>
          </w:p>
        </w:tc>
        <w:tc>
          <w:tcPr>
            <w:tcW w:w="3520" w:type="dxa"/>
            <w:tcBorders>
              <w:top w:val="nil"/>
              <w:left w:val="nil"/>
              <w:bottom w:val="single" w:sz="4" w:space="0" w:color="auto"/>
              <w:right w:val="single" w:sz="4" w:space="0" w:color="auto"/>
            </w:tcBorders>
            <w:shd w:val="clear" w:color="auto" w:fill="auto"/>
            <w:vAlign w:val="center"/>
            <w:hideMark/>
          </w:tcPr>
          <w:p w14:paraId="097AD902" w14:textId="77777777" w:rsidR="00425BFD" w:rsidRPr="00FF7B39" w:rsidRDefault="00425BFD" w:rsidP="00A13247">
            <w:pPr>
              <w:spacing w:before="0" w:after="0" w:line="240" w:lineRule="auto"/>
              <w:rPr>
                <w:rFonts w:eastAsia="Times New Roman"/>
                <w:b/>
                <w:bCs/>
                <w:szCs w:val="26"/>
                <w:lang w:eastAsia="en-US"/>
              </w:rPr>
            </w:pPr>
            <w:r>
              <w:rPr>
                <w:b/>
                <w:bCs/>
                <w:color w:val="000000"/>
                <w:szCs w:val="26"/>
              </w:rPr>
              <w:t> </w:t>
            </w:r>
          </w:p>
        </w:tc>
      </w:tr>
      <w:tr w:rsidR="00425BFD" w:rsidRPr="00FF7B39" w14:paraId="557BF858" w14:textId="77777777" w:rsidTr="00A13247">
        <w:trPr>
          <w:trHeight w:val="585"/>
          <w:jc w:val="center"/>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64FE9A03" w14:textId="77777777" w:rsidR="00425BFD" w:rsidRPr="00FF7B39" w:rsidRDefault="00425BFD" w:rsidP="00A13247">
            <w:pPr>
              <w:spacing w:before="0" w:after="0" w:line="240" w:lineRule="auto"/>
              <w:jc w:val="center"/>
              <w:rPr>
                <w:rFonts w:eastAsia="Times New Roman"/>
                <w:szCs w:val="26"/>
                <w:lang w:eastAsia="en-US"/>
              </w:rPr>
            </w:pPr>
            <w:r w:rsidRPr="00FF7B39">
              <w:rPr>
                <w:rFonts w:eastAsia="Times New Roman"/>
                <w:szCs w:val="26"/>
                <w:lang w:eastAsia="en-US"/>
              </w:rPr>
              <w:t>6</w:t>
            </w:r>
          </w:p>
        </w:tc>
        <w:tc>
          <w:tcPr>
            <w:tcW w:w="3700" w:type="dxa"/>
            <w:tcBorders>
              <w:top w:val="nil"/>
              <w:left w:val="nil"/>
              <w:bottom w:val="single" w:sz="4" w:space="0" w:color="auto"/>
              <w:right w:val="single" w:sz="4" w:space="0" w:color="auto"/>
            </w:tcBorders>
            <w:shd w:val="clear" w:color="auto" w:fill="auto"/>
            <w:vAlign w:val="center"/>
            <w:hideMark/>
          </w:tcPr>
          <w:p w14:paraId="166756C2" w14:textId="77777777" w:rsidR="00425BFD" w:rsidRPr="00FF7B39" w:rsidRDefault="00425BFD" w:rsidP="00A13247">
            <w:pPr>
              <w:spacing w:before="0" w:after="0" w:line="240" w:lineRule="auto"/>
              <w:rPr>
                <w:rFonts w:eastAsia="Times New Roman"/>
                <w:szCs w:val="26"/>
                <w:lang w:eastAsia="en-US"/>
              </w:rPr>
            </w:pPr>
            <w:r w:rsidRPr="00FF7B39">
              <w:rPr>
                <w:rFonts w:eastAsia="Times New Roman"/>
                <w:szCs w:val="26"/>
                <w:lang w:eastAsia="en-US"/>
              </w:rPr>
              <w:t>Mức lương lao động/Ngày</w:t>
            </w:r>
          </w:p>
        </w:tc>
        <w:tc>
          <w:tcPr>
            <w:tcW w:w="1840" w:type="dxa"/>
            <w:tcBorders>
              <w:top w:val="nil"/>
              <w:left w:val="nil"/>
              <w:bottom w:val="single" w:sz="4" w:space="0" w:color="auto"/>
              <w:right w:val="single" w:sz="4" w:space="0" w:color="auto"/>
            </w:tcBorders>
            <w:shd w:val="clear" w:color="auto" w:fill="auto"/>
            <w:vAlign w:val="center"/>
            <w:hideMark/>
          </w:tcPr>
          <w:p w14:paraId="15781903" w14:textId="77777777" w:rsidR="00425BFD" w:rsidRPr="00FF7B39" w:rsidRDefault="00425BFD" w:rsidP="00A13247">
            <w:pPr>
              <w:spacing w:before="0" w:after="0" w:line="240" w:lineRule="auto"/>
              <w:jc w:val="center"/>
              <w:rPr>
                <w:rFonts w:eastAsia="Times New Roman"/>
                <w:szCs w:val="26"/>
                <w:lang w:eastAsia="en-US"/>
              </w:rPr>
            </w:pPr>
            <w:r>
              <w:rPr>
                <w:color w:val="000000"/>
                <w:szCs w:val="26"/>
              </w:rPr>
              <w:t>26</w:t>
            </w:r>
          </w:p>
        </w:tc>
        <w:tc>
          <w:tcPr>
            <w:tcW w:w="3280" w:type="dxa"/>
            <w:tcBorders>
              <w:top w:val="nil"/>
              <w:left w:val="nil"/>
              <w:bottom w:val="single" w:sz="4" w:space="0" w:color="auto"/>
              <w:right w:val="single" w:sz="4" w:space="0" w:color="auto"/>
            </w:tcBorders>
            <w:shd w:val="clear" w:color="auto" w:fill="auto"/>
            <w:vAlign w:val="center"/>
            <w:hideMark/>
          </w:tcPr>
          <w:p w14:paraId="3B6434F9" w14:textId="77777777" w:rsidR="00425BFD" w:rsidRPr="00FF7B39" w:rsidRDefault="00425BFD" w:rsidP="00A13247">
            <w:pPr>
              <w:spacing w:before="0" w:after="0" w:line="240" w:lineRule="auto"/>
              <w:rPr>
                <w:rFonts w:eastAsia="Times New Roman"/>
                <w:szCs w:val="26"/>
                <w:lang w:eastAsia="en-US"/>
              </w:rPr>
            </w:pPr>
            <w:r>
              <w:rPr>
                <w:color w:val="000000"/>
                <w:szCs w:val="26"/>
              </w:rPr>
              <w:t xml:space="preserve">                         299.320,15 </w:t>
            </w:r>
          </w:p>
        </w:tc>
        <w:tc>
          <w:tcPr>
            <w:tcW w:w="3520" w:type="dxa"/>
            <w:tcBorders>
              <w:top w:val="nil"/>
              <w:left w:val="nil"/>
              <w:bottom w:val="single" w:sz="4" w:space="0" w:color="auto"/>
              <w:right w:val="single" w:sz="4" w:space="0" w:color="auto"/>
            </w:tcBorders>
            <w:shd w:val="clear" w:color="auto" w:fill="auto"/>
            <w:vAlign w:val="center"/>
            <w:hideMark/>
          </w:tcPr>
          <w:p w14:paraId="0E5106BB" w14:textId="77777777" w:rsidR="00425BFD" w:rsidRPr="00FF7B39" w:rsidRDefault="00425BFD" w:rsidP="00A13247">
            <w:pPr>
              <w:spacing w:before="0" w:after="0" w:line="240" w:lineRule="auto"/>
              <w:rPr>
                <w:rFonts w:eastAsia="Times New Roman"/>
                <w:szCs w:val="26"/>
                <w:lang w:eastAsia="en-US"/>
              </w:rPr>
            </w:pPr>
            <w:r>
              <w:rPr>
                <w:color w:val="000000"/>
                <w:szCs w:val="26"/>
              </w:rPr>
              <w:t xml:space="preserve"> 26 ngày công/tháng </w:t>
            </w:r>
          </w:p>
        </w:tc>
      </w:tr>
      <w:tr w:rsidR="00425BFD" w:rsidRPr="00FF7B39" w14:paraId="1B5D6831" w14:textId="77777777" w:rsidTr="00A13247">
        <w:trPr>
          <w:trHeight w:val="630"/>
          <w:jc w:val="center"/>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0FF31B98" w14:textId="77777777" w:rsidR="00425BFD" w:rsidRPr="00FF7B39" w:rsidRDefault="00425BFD" w:rsidP="00A13247">
            <w:pPr>
              <w:spacing w:before="0" w:after="0" w:line="240" w:lineRule="auto"/>
              <w:jc w:val="center"/>
              <w:rPr>
                <w:rFonts w:eastAsia="Times New Roman"/>
                <w:szCs w:val="26"/>
                <w:lang w:eastAsia="en-US"/>
              </w:rPr>
            </w:pPr>
            <w:r w:rsidRPr="00FF7B39">
              <w:rPr>
                <w:rFonts w:eastAsia="Times New Roman"/>
                <w:szCs w:val="26"/>
                <w:lang w:eastAsia="en-US"/>
              </w:rPr>
              <w:t>7</w:t>
            </w:r>
          </w:p>
        </w:tc>
        <w:tc>
          <w:tcPr>
            <w:tcW w:w="3700" w:type="dxa"/>
            <w:tcBorders>
              <w:top w:val="nil"/>
              <w:left w:val="nil"/>
              <w:bottom w:val="single" w:sz="4" w:space="0" w:color="auto"/>
              <w:right w:val="single" w:sz="4" w:space="0" w:color="auto"/>
            </w:tcBorders>
            <w:shd w:val="clear" w:color="auto" w:fill="auto"/>
            <w:vAlign w:val="center"/>
            <w:hideMark/>
          </w:tcPr>
          <w:p w14:paraId="7C763E9A" w14:textId="77777777" w:rsidR="00425BFD" w:rsidRPr="00FF7B39" w:rsidRDefault="00425BFD" w:rsidP="00A13247">
            <w:pPr>
              <w:spacing w:before="0" w:after="0" w:line="240" w:lineRule="auto"/>
              <w:rPr>
                <w:rFonts w:eastAsia="Times New Roman"/>
                <w:b/>
                <w:bCs/>
                <w:szCs w:val="26"/>
                <w:lang w:eastAsia="en-US"/>
              </w:rPr>
            </w:pPr>
            <w:r w:rsidRPr="00FF7B39">
              <w:rPr>
                <w:rFonts w:eastAsia="Times New Roman"/>
                <w:b/>
                <w:bCs/>
                <w:szCs w:val="26"/>
                <w:lang w:eastAsia="en-US"/>
              </w:rPr>
              <w:t>Mức lương lao động/Giờ</w:t>
            </w:r>
          </w:p>
        </w:tc>
        <w:tc>
          <w:tcPr>
            <w:tcW w:w="1840" w:type="dxa"/>
            <w:tcBorders>
              <w:top w:val="nil"/>
              <w:left w:val="nil"/>
              <w:bottom w:val="single" w:sz="4" w:space="0" w:color="auto"/>
              <w:right w:val="single" w:sz="4" w:space="0" w:color="auto"/>
            </w:tcBorders>
            <w:shd w:val="clear" w:color="auto" w:fill="auto"/>
            <w:vAlign w:val="center"/>
            <w:hideMark/>
          </w:tcPr>
          <w:p w14:paraId="5F4C9679" w14:textId="77777777" w:rsidR="00425BFD" w:rsidRPr="00FF7B39" w:rsidRDefault="00425BFD" w:rsidP="00A13247">
            <w:pPr>
              <w:spacing w:before="0" w:after="0" w:line="240" w:lineRule="auto"/>
              <w:jc w:val="center"/>
              <w:rPr>
                <w:rFonts w:eastAsia="Times New Roman"/>
                <w:b/>
                <w:bCs/>
                <w:szCs w:val="26"/>
                <w:lang w:eastAsia="en-US"/>
              </w:rPr>
            </w:pPr>
            <w:r>
              <w:rPr>
                <w:b/>
                <w:bCs/>
                <w:color w:val="000000"/>
                <w:szCs w:val="26"/>
              </w:rPr>
              <w:t>8</w:t>
            </w:r>
          </w:p>
        </w:tc>
        <w:tc>
          <w:tcPr>
            <w:tcW w:w="3280" w:type="dxa"/>
            <w:tcBorders>
              <w:top w:val="nil"/>
              <w:left w:val="nil"/>
              <w:bottom w:val="single" w:sz="4" w:space="0" w:color="auto"/>
              <w:right w:val="single" w:sz="4" w:space="0" w:color="auto"/>
            </w:tcBorders>
            <w:shd w:val="clear" w:color="auto" w:fill="auto"/>
            <w:vAlign w:val="center"/>
            <w:hideMark/>
          </w:tcPr>
          <w:p w14:paraId="18359BF7" w14:textId="77777777" w:rsidR="00425BFD" w:rsidRPr="00FF7B39" w:rsidRDefault="00425BFD" w:rsidP="00A13247">
            <w:pPr>
              <w:spacing w:before="0" w:after="0" w:line="240" w:lineRule="auto"/>
              <w:rPr>
                <w:rFonts w:eastAsia="Times New Roman"/>
                <w:b/>
                <w:bCs/>
                <w:szCs w:val="26"/>
                <w:lang w:eastAsia="en-US"/>
              </w:rPr>
            </w:pPr>
            <w:r>
              <w:rPr>
                <w:b/>
                <w:bCs/>
                <w:color w:val="000000"/>
                <w:szCs w:val="26"/>
              </w:rPr>
              <w:t xml:space="preserve">                                 37.415 </w:t>
            </w:r>
          </w:p>
        </w:tc>
        <w:tc>
          <w:tcPr>
            <w:tcW w:w="3520" w:type="dxa"/>
            <w:tcBorders>
              <w:top w:val="nil"/>
              <w:left w:val="nil"/>
              <w:bottom w:val="single" w:sz="4" w:space="0" w:color="auto"/>
              <w:right w:val="single" w:sz="4" w:space="0" w:color="auto"/>
            </w:tcBorders>
            <w:shd w:val="clear" w:color="auto" w:fill="auto"/>
            <w:vAlign w:val="center"/>
            <w:hideMark/>
          </w:tcPr>
          <w:p w14:paraId="5BAD1DCF" w14:textId="77777777" w:rsidR="00425BFD" w:rsidRPr="00FF7B39" w:rsidRDefault="00425BFD" w:rsidP="00A13247">
            <w:pPr>
              <w:spacing w:before="0" w:after="0" w:line="240" w:lineRule="auto"/>
              <w:rPr>
                <w:rFonts w:eastAsia="Times New Roman"/>
                <w:szCs w:val="26"/>
                <w:lang w:eastAsia="en-US"/>
              </w:rPr>
            </w:pPr>
            <w:r>
              <w:rPr>
                <w:color w:val="000000"/>
                <w:szCs w:val="26"/>
              </w:rPr>
              <w:t xml:space="preserve"> 8 giờ công/ngày </w:t>
            </w:r>
          </w:p>
        </w:tc>
      </w:tr>
    </w:tbl>
    <w:p w14:paraId="42A7E1E0" w14:textId="77777777" w:rsidR="00061EDB" w:rsidRPr="00FF7B39" w:rsidRDefault="00061EDB" w:rsidP="00061EDB"/>
    <w:p w14:paraId="36D96387" w14:textId="77777777" w:rsidR="00C66D7F" w:rsidRDefault="00C66D7F" w:rsidP="00564098">
      <w:pPr>
        <w:pStyle w:val="Heading2"/>
        <w:sectPr w:rsidR="00C66D7F" w:rsidSect="00E6133C">
          <w:pgSz w:w="16840" w:h="11907" w:orient="landscape" w:code="9"/>
          <w:pgMar w:top="1701" w:right="1440" w:bottom="1134" w:left="1440" w:header="720" w:footer="720" w:gutter="0"/>
          <w:cols w:space="720"/>
          <w:docGrid w:linePitch="360"/>
        </w:sectPr>
      </w:pPr>
    </w:p>
    <w:p w14:paraId="4D8B728D" w14:textId="32064D8A" w:rsidR="00564098" w:rsidRDefault="00564098" w:rsidP="00564098">
      <w:pPr>
        <w:pStyle w:val="Heading2"/>
      </w:pPr>
      <w:bookmarkStart w:id="918" w:name="_Toc14772033"/>
      <w:r w:rsidRPr="00FF7B39">
        <w:lastRenderedPageBreak/>
        <w:t>Dự kiến tiến độ thực hiện</w:t>
      </w:r>
      <w:bookmarkEnd w:id="918"/>
    </w:p>
    <w:tbl>
      <w:tblPr>
        <w:tblW w:w="49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780"/>
        <w:gridCol w:w="5014"/>
        <w:gridCol w:w="3234"/>
      </w:tblGrid>
      <w:tr w:rsidR="00935F43" w14:paraId="725EB082" w14:textId="77777777" w:rsidTr="00935F43">
        <w:trPr>
          <w:trHeight w:val="20"/>
        </w:trPr>
        <w:tc>
          <w:tcPr>
            <w:tcW w:w="432" w:type="pct"/>
            <w:tcBorders>
              <w:top w:val="single" w:sz="4" w:space="0" w:color="auto"/>
              <w:left w:val="single" w:sz="4" w:space="0" w:color="auto"/>
              <w:bottom w:val="single" w:sz="4" w:space="0" w:color="auto"/>
              <w:right w:val="single" w:sz="4" w:space="0" w:color="auto"/>
            </w:tcBorders>
            <w:shd w:val="clear" w:color="auto" w:fill="538135"/>
            <w:tcMar>
              <w:top w:w="72" w:type="dxa"/>
              <w:left w:w="144" w:type="dxa"/>
              <w:bottom w:w="72" w:type="dxa"/>
              <w:right w:w="144" w:type="dxa"/>
            </w:tcMar>
            <w:hideMark/>
          </w:tcPr>
          <w:p w14:paraId="25793E12" w14:textId="77777777" w:rsidR="00935F43" w:rsidRDefault="00935F43">
            <w:pPr>
              <w:jc w:val="center"/>
              <w:textAlignment w:val="baseline"/>
              <w:rPr>
                <w:color w:val="FFFFFF"/>
                <w:szCs w:val="26"/>
                <w:lang w:eastAsia="vi-VN"/>
              </w:rPr>
            </w:pPr>
            <w:r>
              <w:rPr>
                <w:rFonts w:eastAsia="MS PGothic"/>
                <w:b/>
                <w:bCs/>
                <w:color w:val="FFFFFF"/>
                <w:kern w:val="24"/>
                <w:szCs w:val="26"/>
              </w:rPr>
              <w:t>STT</w:t>
            </w:r>
          </w:p>
        </w:tc>
        <w:tc>
          <w:tcPr>
            <w:tcW w:w="2777" w:type="pct"/>
            <w:tcBorders>
              <w:top w:val="single" w:sz="4" w:space="0" w:color="auto"/>
              <w:left w:val="single" w:sz="4" w:space="0" w:color="auto"/>
              <w:bottom w:val="single" w:sz="4" w:space="0" w:color="auto"/>
              <w:right w:val="single" w:sz="4" w:space="0" w:color="auto"/>
            </w:tcBorders>
            <w:shd w:val="clear" w:color="auto" w:fill="538135"/>
            <w:tcMar>
              <w:top w:w="72" w:type="dxa"/>
              <w:left w:w="144" w:type="dxa"/>
              <w:bottom w:w="72" w:type="dxa"/>
              <w:right w:w="144" w:type="dxa"/>
            </w:tcMar>
            <w:hideMark/>
          </w:tcPr>
          <w:p w14:paraId="374F05B7" w14:textId="77777777" w:rsidR="00935F43" w:rsidRDefault="00935F43">
            <w:pPr>
              <w:jc w:val="center"/>
              <w:textAlignment w:val="baseline"/>
              <w:rPr>
                <w:color w:val="FFFFFF"/>
                <w:szCs w:val="26"/>
                <w:lang w:eastAsia="vi-VN"/>
              </w:rPr>
            </w:pPr>
            <w:r>
              <w:rPr>
                <w:rFonts w:eastAsia="MS PGothic"/>
                <w:b/>
                <w:bCs/>
                <w:color w:val="FFFFFF"/>
                <w:kern w:val="24"/>
                <w:szCs w:val="26"/>
              </w:rPr>
              <w:t>Nội dung công việc</w:t>
            </w:r>
          </w:p>
        </w:tc>
        <w:tc>
          <w:tcPr>
            <w:tcW w:w="1791" w:type="pct"/>
            <w:tcBorders>
              <w:top w:val="single" w:sz="4" w:space="0" w:color="auto"/>
              <w:left w:val="single" w:sz="4" w:space="0" w:color="auto"/>
              <w:bottom w:val="single" w:sz="4" w:space="0" w:color="auto"/>
              <w:right w:val="single" w:sz="4" w:space="0" w:color="auto"/>
            </w:tcBorders>
            <w:shd w:val="clear" w:color="auto" w:fill="538135"/>
            <w:tcMar>
              <w:top w:w="72" w:type="dxa"/>
              <w:left w:w="144" w:type="dxa"/>
              <w:bottom w:w="72" w:type="dxa"/>
              <w:right w:w="144" w:type="dxa"/>
            </w:tcMar>
            <w:hideMark/>
          </w:tcPr>
          <w:p w14:paraId="6D9B1AC4" w14:textId="77777777" w:rsidR="00935F43" w:rsidRDefault="00935F43">
            <w:pPr>
              <w:jc w:val="center"/>
              <w:textAlignment w:val="baseline"/>
              <w:rPr>
                <w:color w:val="FFFFFF"/>
                <w:szCs w:val="26"/>
                <w:lang w:eastAsia="vi-VN"/>
              </w:rPr>
            </w:pPr>
            <w:r>
              <w:rPr>
                <w:rFonts w:eastAsia="MS PGothic"/>
                <w:b/>
                <w:bCs/>
                <w:color w:val="FFFFFF"/>
                <w:kern w:val="24"/>
                <w:szCs w:val="26"/>
              </w:rPr>
              <w:t>Ghi chú</w:t>
            </w:r>
          </w:p>
        </w:tc>
      </w:tr>
      <w:tr w:rsidR="00935F43" w14:paraId="57733381" w14:textId="77777777" w:rsidTr="00935F43">
        <w:trPr>
          <w:trHeight w:val="20"/>
        </w:trPr>
        <w:tc>
          <w:tcPr>
            <w:tcW w:w="432" w:type="pct"/>
            <w:tcBorders>
              <w:top w:val="single" w:sz="4" w:space="0" w:color="auto"/>
              <w:left w:val="single" w:sz="4" w:space="0" w:color="auto"/>
              <w:bottom w:val="single" w:sz="4" w:space="0" w:color="auto"/>
              <w:right w:val="single" w:sz="4" w:space="0" w:color="auto"/>
            </w:tcBorders>
            <w:shd w:val="clear" w:color="auto" w:fill="E2EFD9"/>
            <w:tcMar>
              <w:top w:w="72" w:type="dxa"/>
              <w:left w:w="144" w:type="dxa"/>
              <w:bottom w:w="72" w:type="dxa"/>
              <w:right w:w="144" w:type="dxa"/>
            </w:tcMar>
            <w:hideMark/>
          </w:tcPr>
          <w:p w14:paraId="35A66D3A" w14:textId="77777777" w:rsidR="00935F43" w:rsidRDefault="00935F43">
            <w:pPr>
              <w:jc w:val="center"/>
              <w:textAlignment w:val="baseline"/>
              <w:rPr>
                <w:szCs w:val="26"/>
                <w:lang w:eastAsia="vi-VN"/>
              </w:rPr>
            </w:pPr>
            <w:r>
              <w:rPr>
                <w:rFonts w:eastAsia="MS PGothic"/>
                <w:b/>
                <w:bCs/>
                <w:kern w:val="24"/>
                <w:szCs w:val="26"/>
              </w:rPr>
              <w:t>I</w:t>
            </w:r>
          </w:p>
        </w:tc>
        <w:tc>
          <w:tcPr>
            <w:tcW w:w="2777" w:type="pct"/>
            <w:tcBorders>
              <w:top w:val="single" w:sz="4" w:space="0" w:color="auto"/>
              <w:left w:val="single" w:sz="4" w:space="0" w:color="auto"/>
              <w:bottom w:val="single" w:sz="4" w:space="0" w:color="auto"/>
              <w:right w:val="single" w:sz="4" w:space="0" w:color="auto"/>
            </w:tcBorders>
            <w:shd w:val="clear" w:color="auto" w:fill="E2EFD9"/>
            <w:tcMar>
              <w:top w:w="72" w:type="dxa"/>
              <w:left w:w="144" w:type="dxa"/>
              <w:bottom w:w="72" w:type="dxa"/>
              <w:right w:w="144" w:type="dxa"/>
            </w:tcMar>
            <w:hideMark/>
          </w:tcPr>
          <w:p w14:paraId="4CB9299A" w14:textId="77777777" w:rsidR="00935F43" w:rsidRDefault="00935F43">
            <w:pPr>
              <w:textAlignment w:val="baseline"/>
              <w:rPr>
                <w:szCs w:val="26"/>
                <w:lang w:eastAsia="vi-VN"/>
              </w:rPr>
            </w:pPr>
            <w:r>
              <w:rPr>
                <w:rFonts w:eastAsia="MS PGothic"/>
                <w:b/>
                <w:bCs/>
                <w:kern w:val="24"/>
                <w:szCs w:val="26"/>
                <w:lang w:val="vi-VN"/>
              </w:rPr>
              <w:t>Giai đoạn chuẩn bị đầu tư</w:t>
            </w:r>
          </w:p>
        </w:tc>
        <w:tc>
          <w:tcPr>
            <w:tcW w:w="1791" w:type="pct"/>
            <w:tcBorders>
              <w:top w:val="single" w:sz="4" w:space="0" w:color="auto"/>
              <w:left w:val="single" w:sz="4" w:space="0" w:color="auto"/>
              <w:bottom w:val="single" w:sz="4" w:space="0" w:color="auto"/>
              <w:right w:val="single" w:sz="4" w:space="0" w:color="auto"/>
            </w:tcBorders>
            <w:shd w:val="clear" w:color="auto" w:fill="E2EFD9"/>
            <w:tcMar>
              <w:top w:w="72" w:type="dxa"/>
              <w:left w:w="144" w:type="dxa"/>
              <w:bottom w:w="72" w:type="dxa"/>
              <w:right w:w="144" w:type="dxa"/>
            </w:tcMar>
            <w:hideMark/>
          </w:tcPr>
          <w:p w14:paraId="767DE97C" w14:textId="77777777" w:rsidR="00935F43" w:rsidRDefault="00935F43">
            <w:pPr>
              <w:textAlignment w:val="baseline"/>
              <w:rPr>
                <w:szCs w:val="26"/>
                <w:lang w:eastAsia="vi-VN"/>
              </w:rPr>
            </w:pPr>
            <w:r>
              <w:rPr>
                <w:rFonts w:eastAsia="MS PGothic"/>
                <w:b/>
                <w:bCs/>
                <w:kern w:val="24"/>
                <w:szCs w:val="26"/>
              </w:rPr>
              <w:t xml:space="preserve">Khoảng 20 ngày </w:t>
            </w:r>
          </w:p>
        </w:tc>
      </w:tr>
      <w:tr w:rsidR="00935F43" w14:paraId="789735F1" w14:textId="77777777" w:rsidTr="00935F43">
        <w:trPr>
          <w:trHeight w:val="20"/>
        </w:trPr>
        <w:tc>
          <w:tcPr>
            <w:tcW w:w="432"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hideMark/>
          </w:tcPr>
          <w:p w14:paraId="798BC6A2" w14:textId="77777777" w:rsidR="00935F43" w:rsidRDefault="00935F43">
            <w:pPr>
              <w:jc w:val="center"/>
              <w:textAlignment w:val="baseline"/>
              <w:rPr>
                <w:szCs w:val="26"/>
                <w:lang w:eastAsia="vi-VN"/>
              </w:rPr>
            </w:pPr>
            <w:r>
              <w:rPr>
                <w:rFonts w:eastAsia="MS PGothic"/>
                <w:kern w:val="24"/>
                <w:szCs w:val="26"/>
              </w:rPr>
              <w:t>1</w:t>
            </w:r>
          </w:p>
        </w:tc>
        <w:tc>
          <w:tcPr>
            <w:tcW w:w="2777"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hideMark/>
          </w:tcPr>
          <w:p w14:paraId="02502ED7" w14:textId="77777777" w:rsidR="00935F43" w:rsidRDefault="00935F43">
            <w:pPr>
              <w:textAlignment w:val="baseline"/>
              <w:rPr>
                <w:szCs w:val="26"/>
                <w:lang w:eastAsia="vi-VN"/>
              </w:rPr>
            </w:pPr>
            <w:r>
              <w:rPr>
                <w:rFonts w:eastAsia="MS PGothic"/>
                <w:kern w:val="24"/>
                <w:szCs w:val="26"/>
              </w:rPr>
              <w:t>Lập Đề cương và dự toán chi tiết</w:t>
            </w:r>
          </w:p>
        </w:tc>
        <w:tc>
          <w:tcPr>
            <w:tcW w:w="1791"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hideMark/>
          </w:tcPr>
          <w:p w14:paraId="5921967E" w14:textId="77777777" w:rsidR="00935F43" w:rsidRDefault="00935F43">
            <w:pPr>
              <w:textAlignment w:val="baseline"/>
              <w:rPr>
                <w:szCs w:val="26"/>
                <w:lang w:eastAsia="vi-VN"/>
              </w:rPr>
            </w:pPr>
            <w:r>
              <w:rPr>
                <w:rFonts w:eastAsia="MS PGothic"/>
                <w:i/>
                <w:iCs/>
                <w:kern w:val="24"/>
                <w:szCs w:val="26"/>
              </w:rPr>
              <w:t>Đang thực hiện</w:t>
            </w:r>
          </w:p>
        </w:tc>
      </w:tr>
      <w:tr w:rsidR="00935F43" w14:paraId="55D3780B" w14:textId="77777777" w:rsidTr="00935F43">
        <w:trPr>
          <w:trHeight w:val="20"/>
        </w:trPr>
        <w:tc>
          <w:tcPr>
            <w:tcW w:w="432"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hideMark/>
          </w:tcPr>
          <w:p w14:paraId="5BFD4B0C" w14:textId="77777777" w:rsidR="00935F43" w:rsidRDefault="00935F43">
            <w:pPr>
              <w:jc w:val="center"/>
              <w:textAlignment w:val="baseline"/>
              <w:rPr>
                <w:szCs w:val="26"/>
                <w:lang w:eastAsia="vi-VN"/>
              </w:rPr>
            </w:pPr>
            <w:r>
              <w:rPr>
                <w:rFonts w:eastAsia="MS PGothic"/>
                <w:kern w:val="24"/>
                <w:szCs w:val="26"/>
              </w:rPr>
              <w:t>2</w:t>
            </w:r>
          </w:p>
        </w:tc>
        <w:tc>
          <w:tcPr>
            <w:tcW w:w="2777"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hideMark/>
          </w:tcPr>
          <w:p w14:paraId="1F34E5CD" w14:textId="77777777" w:rsidR="00935F43" w:rsidRDefault="00935F43">
            <w:pPr>
              <w:textAlignment w:val="baseline"/>
              <w:rPr>
                <w:szCs w:val="26"/>
                <w:lang w:eastAsia="vi-VN"/>
              </w:rPr>
            </w:pPr>
            <w:r>
              <w:rPr>
                <w:rFonts w:eastAsia="MS PGothic"/>
                <w:kern w:val="24"/>
                <w:szCs w:val="26"/>
              </w:rPr>
              <w:t>Thẩm định và phê duyệt Đề cương và dự toán chi tiết</w:t>
            </w:r>
          </w:p>
        </w:tc>
        <w:tc>
          <w:tcPr>
            <w:tcW w:w="1791"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hideMark/>
          </w:tcPr>
          <w:p w14:paraId="4B60A62A" w14:textId="77777777" w:rsidR="00935F43" w:rsidRDefault="00935F43">
            <w:pPr>
              <w:rPr>
                <w:color w:val="FF0000"/>
                <w:szCs w:val="26"/>
                <w:lang w:eastAsia="vi-VN"/>
              </w:rPr>
            </w:pPr>
            <w:r>
              <w:rPr>
                <w:color w:val="FF0000"/>
                <w:szCs w:val="26"/>
              </w:rPr>
              <w:t>5 ngày</w:t>
            </w:r>
          </w:p>
        </w:tc>
      </w:tr>
      <w:tr w:rsidR="00935F43" w14:paraId="425BDB76" w14:textId="77777777" w:rsidTr="00935F43">
        <w:trPr>
          <w:trHeight w:val="20"/>
        </w:trPr>
        <w:tc>
          <w:tcPr>
            <w:tcW w:w="432" w:type="pct"/>
            <w:tcBorders>
              <w:top w:val="single" w:sz="4" w:space="0" w:color="auto"/>
              <w:left w:val="single" w:sz="4" w:space="0" w:color="auto"/>
              <w:bottom w:val="single" w:sz="4" w:space="0" w:color="auto"/>
              <w:right w:val="single" w:sz="4" w:space="0" w:color="auto"/>
            </w:tcBorders>
            <w:shd w:val="clear" w:color="auto" w:fill="E2EFD9"/>
            <w:tcMar>
              <w:top w:w="72" w:type="dxa"/>
              <w:left w:w="144" w:type="dxa"/>
              <w:bottom w:w="72" w:type="dxa"/>
              <w:right w:w="144" w:type="dxa"/>
            </w:tcMar>
            <w:hideMark/>
          </w:tcPr>
          <w:p w14:paraId="2CB10F38" w14:textId="77777777" w:rsidR="00935F43" w:rsidRDefault="00935F43">
            <w:pPr>
              <w:jc w:val="center"/>
              <w:textAlignment w:val="baseline"/>
              <w:rPr>
                <w:szCs w:val="26"/>
                <w:lang w:eastAsia="vi-VN"/>
              </w:rPr>
            </w:pPr>
            <w:r>
              <w:rPr>
                <w:rFonts w:eastAsia="MS PGothic"/>
                <w:b/>
                <w:bCs/>
                <w:kern w:val="24"/>
                <w:szCs w:val="26"/>
              </w:rPr>
              <w:t>II</w:t>
            </w:r>
          </w:p>
        </w:tc>
        <w:tc>
          <w:tcPr>
            <w:tcW w:w="2777" w:type="pct"/>
            <w:tcBorders>
              <w:top w:val="single" w:sz="4" w:space="0" w:color="auto"/>
              <w:left w:val="single" w:sz="4" w:space="0" w:color="auto"/>
              <w:bottom w:val="single" w:sz="4" w:space="0" w:color="auto"/>
              <w:right w:val="single" w:sz="4" w:space="0" w:color="auto"/>
            </w:tcBorders>
            <w:shd w:val="clear" w:color="auto" w:fill="E2EFD9"/>
            <w:tcMar>
              <w:top w:w="72" w:type="dxa"/>
              <w:left w:w="144" w:type="dxa"/>
              <w:bottom w:w="72" w:type="dxa"/>
              <w:right w:w="144" w:type="dxa"/>
            </w:tcMar>
            <w:hideMark/>
          </w:tcPr>
          <w:p w14:paraId="1FA1AD4A" w14:textId="77777777" w:rsidR="00935F43" w:rsidRDefault="00935F43">
            <w:pPr>
              <w:textAlignment w:val="baseline"/>
              <w:rPr>
                <w:szCs w:val="26"/>
                <w:lang w:eastAsia="vi-VN"/>
              </w:rPr>
            </w:pPr>
            <w:r>
              <w:rPr>
                <w:rFonts w:eastAsia="MS PGothic"/>
                <w:b/>
                <w:bCs/>
                <w:kern w:val="24"/>
                <w:szCs w:val="26"/>
                <w:lang w:val="vi-VN"/>
              </w:rPr>
              <w:t xml:space="preserve">Giai đoạn </w:t>
            </w:r>
            <w:r>
              <w:rPr>
                <w:rFonts w:eastAsia="MS PGothic"/>
                <w:b/>
                <w:bCs/>
                <w:kern w:val="24"/>
                <w:szCs w:val="26"/>
              </w:rPr>
              <w:t>thực hiện</w:t>
            </w:r>
            <w:r>
              <w:rPr>
                <w:rFonts w:eastAsia="MS PGothic"/>
                <w:b/>
                <w:bCs/>
                <w:kern w:val="24"/>
                <w:szCs w:val="26"/>
                <w:lang w:val="vi-VN"/>
              </w:rPr>
              <w:t xml:space="preserve"> đầu tư</w:t>
            </w:r>
          </w:p>
        </w:tc>
        <w:tc>
          <w:tcPr>
            <w:tcW w:w="1791" w:type="pct"/>
            <w:tcBorders>
              <w:top w:val="single" w:sz="4" w:space="0" w:color="auto"/>
              <w:left w:val="single" w:sz="4" w:space="0" w:color="auto"/>
              <w:bottom w:val="single" w:sz="4" w:space="0" w:color="auto"/>
              <w:right w:val="single" w:sz="4" w:space="0" w:color="auto"/>
            </w:tcBorders>
            <w:shd w:val="clear" w:color="auto" w:fill="E2EFD9"/>
            <w:tcMar>
              <w:top w:w="72" w:type="dxa"/>
              <w:left w:w="144" w:type="dxa"/>
              <w:bottom w:w="72" w:type="dxa"/>
              <w:right w:w="144" w:type="dxa"/>
            </w:tcMar>
            <w:hideMark/>
          </w:tcPr>
          <w:p w14:paraId="1881B079" w14:textId="77777777" w:rsidR="00935F43" w:rsidRDefault="00935F43">
            <w:pPr>
              <w:textAlignment w:val="baseline"/>
              <w:rPr>
                <w:szCs w:val="26"/>
                <w:lang w:eastAsia="vi-VN"/>
              </w:rPr>
            </w:pPr>
            <w:r>
              <w:rPr>
                <w:rFonts w:eastAsia="MS PGothic"/>
                <w:b/>
                <w:bCs/>
                <w:kern w:val="24"/>
                <w:szCs w:val="26"/>
              </w:rPr>
              <w:t>Khoảng 250 ngày</w:t>
            </w:r>
          </w:p>
        </w:tc>
      </w:tr>
      <w:tr w:rsidR="00935F43" w14:paraId="23C77DCE" w14:textId="77777777" w:rsidTr="00935F43">
        <w:trPr>
          <w:trHeight w:val="20"/>
        </w:trPr>
        <w:tc>
          <w:tcPr>
            <w:tcW w:w="432"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hideMark/>
          </w:tcPr>
          <w:p w14:paraId="58FF1EF9" w14:textId="77777777" w:rsidR="00935F43" w:rsidRDefault="00935F43">
            <w:pPr>
              <w:jc w:val="center"/>
              <w:textAlignment w:val="baseline"/>
              <w:rPr>
                <w:szCs w:val="26"/>
                <w:lang w:eastAsia="vi-VN"/>
              </w:rPr>
            </w:pPr>
            <w:r>
              <w:rPr>
                <w:rFonts w:eastAsia="MS PGothic"/>
                <w:kern w:val="24"/>
                <w:szCs w:val="26"/>
              </w:rPr>
              <w:t>1</w:t>
            </w:r>
          </w:p>
        </w:tc>
        <w:tc>
          <w:tcPr>
            <w:tcW w:w="2777"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hideMark/>
          </w:tcPr>
          <w:p w14:paraId="4E541FE1" w14:textId="77777777" w:rsidR="00935F43" w:rsidRDefault="00935F43">
            <w:pPr>
              <w:textAlignment w:val="baseline"/>
              <w:rPr>
                <w:szCs w:val="26"/>
                <w:lang w:eastAsia="vi-VN"/>
              </w:rPr>
            </w:pPr>
            <w:r>
              <w:rPr>
                <w:rFonts w:eastAsia="MS PGothic"/>
                <w:kern w:val="24"/>
                <w:szCs w:val="26"/>
              </w:rPr>
              <w:t xml:space="preserve">Lập, phê duyệt kế hoạch đấu thầu </w:t>
            </w:r>
          </w:p>
        </w:tc>
        <w:tc>
          <w:tcPr>
            <w:tcW w:w="1791"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hideMark/>
          </w:tcPr>
          <w:p w14:paraId="0C57EA63" w14:textId="77777777" w:rsidR="00935F43" w:rsidRDefault="00935F43">
            <w:pPr>
              <w:textAlignment w:val="baseline"/>
              <w:rPr>
                <w:color w:val="FF0000"/>
                <w:szCs w:val="26"/>
                <w:lang w:eastAsia="vi-VN"/>
              </w:rPr>
            </w:pPr>
            <w:r>
              <w:rPr>
                <w:rFonts w:eastAsia="MS PGothic"/>
                <w:color w:val="FF0000"/>
                <w:kern w:val="24"/>
                <w:szCs w:val="26"/>
              </w:rPr>
              <w:t>Khoảng 5 ngày</w:t>
            </w:r>
          </w:p>
        </w:tc>
      </w:tr>
      <w:tr w:rsidR="00935F43" w14:paraId="279E7FCC" w14:textId="77777777" w:rsidTr="00935F43">
        <w:trPr>
          <w:trHeight w:val="20"/>
        </w:trPr>
        <w:tc>
          <w:tcPr>
            <w:tcW w:w="432"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hideMark/>
          </w:tcPr>
          <w:p w14:paraId="37321743" w14:textId="77777777" w:rsidR="00935F43" w:rsidRDefault="00935F43">
            <w:pPr>
              <w:jc w:val="center"/>
              <w:textAlignment w:val="baseline"/>
              <w:rPr>
                <w:szCs w:val="26"/>
                <w:lang w:eastAsia="vi-VN"/>
              </w:rPr>
            </w:pPr>
            <w:r>
              <w:rPr>
                <w:rFonts w:eastAsia="MS PGothic"/>
                <w:kern w:val="24"/>
                <w:szCs w:val="26"/>
              </w:rPr>
              <w:t>2</w:t>
            </w:r>
          </w:p>
        </w:tc>
        <w:tc>
          <w:tcPr>
            <w:tcW w:w="2777"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hideMark/>
          </w:tcPr>
          <w:p w14:paraId="17B32D80" w14:textId="77777777" w:rsidR="00935F43" w:rsidRDefault="00935F43">
            <w:pPr>
              <w:textAlignment w:val="baseline"/>
              <w:rPr>
                <w:szCs w:val="26"/>
                <w:lang w:eastAsia="vi-VN"/>
              </w:rPr>
            </w:pPr>
            <w:r>
              <w:rPr>
                <w:rFonts w:eastAsia="MS PGothic"/>
                <w:kern w:val="24"/>
                <w:szCs w:val="26"/>
              </w:rPr>
              <w:t>Lựa chọn nhà thầu</w:t>
            </w:r>
          </w:p>
        </w:tc>
        <w:tc>
          <w:tcPr>
            <w:tcW w:w="1791" w:type="pct"/>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hideMark/>
          </w:tcPr>
          <w:p w14:paraId="4FE537E7" w14:textId="77777777" w:rsidR="00935F43" w:rsidRDefault="00935F43">
            <w:pPr>
              <w:rPr>
                <w:color w:val="FF0000"/>
                <w:szCs w:val="26"/>
                <w:lang w:eastAsia="vi-VN"/>
              </w:rPr>
            </w:pPr>
            <w:r>
              <w:rPr>
                <w:rFonts w:eastAsia="MS PGothic"/>
                <w:color w:val="FF0000"/>
                <w:kern w:val="24"/>
                <w:szCs w:val="26"/>
              </w:rPr>
              <w:t>Khoảng 5 ngày</w:t>
            </w:r>
          </w:p>
        </w:tc>
      </w:tr>
      <w:tr w:rsidR="00935F43" w14:paraId="236E6F4A" w14:textId="77777777" w:rsidTr="00935F43">
        <w:trPr>
          <w:trHeight w:val="20"/>
        </w:trPr>
        <w:tc>
          <w:tcPr>
            <w:tcW w:w="432"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hideMark/>
          </w:tcPr>
          <w:p w14:paraId="069977A6" w14:textId="77777777" w:rsidR="00935F43" w:rsidRDefault="00935F43">
            <w:pPr>
              <w:jc w:val="center"/>
              <w:textAlignment w:val="baseline"/>
              <w:rPr>
                <w:szCs w:val="26"/>
                <w:lang w:eastAsia="vi-VN"/>
              </w:rPr>
            </w:pPr>
            <w:r>
              <w:rPr>
                <w:rFonts w:eastAsia="MS PGothic"/>
                <w:kern w:val="24"/>
                <w:szCs w:val="26"/>
              </w:rPr>
              <w:t>3</w:t>
            </w:r>
          </w:p>
        </w:tc>
        <w:tc>
          <w:tcPr>
            <w:tcW w:w="2777"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hideMark/>
          </w:tcPr>
          <w:p w14:paraId="488FDA2B" w14:textId="77777777" w:rsidR="00935F43" w:rsidRDefault="00935F43">
            <w:pPr>
              <w:textAlignment w:val="baseline"/>
              <w:rPr>
                <w:rFonts w:eastAsia="MS PGothic"/>
                <w:kern w:val="24"/>
                <w:szCs w:val="26"/>
                <w:lang w:eastAsia="vi-VN"/>
              </w:rPr>
            </w:pPr>
            <w:r>
              <w:rPr>
                <w:rFonts w:eastAsia="MS PGothic"/>
                <w:kern w:val="24"/>
                <w:szCs w:val="26"/>
              </w:rPr>
              <w:t>Thiết kế, xây dựng hệ thống phần mềm</w:t>
            </w:r>
          </w:p>
        </w:tc>
        <w:tc>
          <w:tcPr>
            <w:tcW w:w="1791" w:type="pct"/>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hideMark/>
          </w:tcPr>
          <w:p w14:paraId="51B18CAB" w14:textId="77777777" w:rsidR="00935F43" w:rsidRDefault="00935F43">
            <w:pPr>
              <w:rPr>
                <w:szCs w:val="26"/>
                <w:lang w:eastAsia="vi-VN"/>
              </w:rPr>
            </w:pPr>
            <w:r>
              <w:rPr>
                <w:rFonts w:eastAsia="MS PGothic"/>
                <w:kern w:val="24"/>
                <w:szCs w:val="26"/>
              </w:rPr>
              <w:t>Khoảng 180 ngày</w:t>
            </w:r>
          </w:p>
        </w:tc>
      </w:tr>
      <w:tr w:rsidR="00935F43" w14:paraId="7C1AD140" w14:textId="77777777" w:rsidTr="00935F43">
        <w:trPr>
          <w:trHeight w:val="20"/>
        </w:trPr>
        <w:tc>
          <w:tcPr>
            <w:tcW w:w="432"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hideMark/>
          </w:tcPr>
          <w:p w14:paraId="5EB02453" w14:textId="77777777" w:rsidR="00935F43" w:rsidRDefault="00935F43">
            <w:pPr>
              <w:jc w:val="center"/>
              <w:textAlignment w:val="baseline"/>
              <w:rPr>
                <w:szCs w:val="26"/>
                <w:lang w:eastAsia="vi-VN"/>
              </w:rPr>
            </w:pPr>
            <w:r>
              <w:rPr>
                <w:rFonts w:eastAsia="MS PGothic"/>
                <w:kern w:val="24"/>
                <w:szCs w:val="26"/>
              </w:rPr>
              <w:t>4</w:t>
            </w:r>
          </w:p>
        </w:tc>
        <w:tc>
          <w:tcPr>
            <w:tcW w:w="2777"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hideMark/>
          </w:tcPr>
          <w:p w14:paraId="266E7811" w14:textId="77777777" w:rsidR="00935F43" w:rsidRDefault="00935F43">
            <w:pPr>
              <w:textAlignment w:val="baseline"/>
              <w:rPr>
                <w:szCs w:val="26"/>
                <w:lang w:eastAsia="vi-VN"/>
              </w:rPr>
            </w:pPr>
            <w:r>
              <w:rPr>
                <w:rFonts w:eastAsia="MS PGothic"/>
                <w:kern w:val="24"/>
                <w:szCs w:val="26"/>
              </w:rPr>
              <w:t>Cài đặt hệ thống, đào tạo, hướng dẫn sử dụng và chuyển giao công nghệ</w:t>
            </w:r>
          </w:p>
        </w:tc>
        <w:tc>
          <w:tcPr>
            <w:tcW w:w="1791" w:type="pct"/>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hideMark/>
          </w:tcPr>
          <w:p w14:paraId="7700FDF0" w14:textId="77777777" w:rsidR="00935F43" w:rsidRDefault="00935F43">
            <w:pPr>
              <w:rPr>
                <w:szCs w:val="26"/>
                <w:lang w:eastAsia="vi-VN"/>
              </w:rPr>
            </w:pPr>
            <w:r>
              <w:rPr>
                <w:rFonts w:eastAsia="MS PGothic"/>
                <w:kern w:val="24"/>
                <w:szCs w:val="26"/>
              </w:rPr>
              <w:t>Khoảng 10 ngày</w:t>
            </w:r>
          </w:p>
        </w:tc>
      </w:tr>
      <w:tr w:rsidR="00935F43" w14:paraId="17B685E6" w14:textId="77777777" w:rsidTr="00935F43">
        <w:trPr>
          <w:trHeight w:val="20"/>
        </w:trPr>
        <w:tc>
          <w:tcPr>
            <w:tcW w:w="432" w:type="pct"/>
            <w:tcBorders>
              <w:top w:val="single" w:sz="4" w:space="0" w:color="auto"/>
              <w:left w:val="single" w:sz="4" w:space="0" w:color="auto"/>
              <w:bottom w:val="single" w:sz="4" w:space="0" w:color="auto"/>
              <w:right w:val="single" w:sz="4" w:space="0" w:color="auto"/>
            </w:tcBorders>
            <w:shd w:val="clear" w:color="auto" w:fill="E2EFD9"/>
            <w:tcMar>
              <w:top w:w="72" w:type="dxa"/>
              <w:left w:w="144" w:type="dxa"/>
              <w:bottom w:w="72" w:type="dxa"/>
              <w:right w:w="144" w:type="dxa"/>
            </w:tcMar>
            <w:hideMark/>
          </w:tcPr>
          <w:p w14:paraId="2BDA8833" w14:textId="77777777" w:rsidR="00935F43" w:rsidRDefault="00935F43">
            <w:pPr>
              <w:jc w:val="center"/>
              <w:textAlignment w:val="baseline"/>
              <w:rPr>
                <w:szCs w:val="26"/>
                <w:lang w:eastAsia="vi-VN"/>
              </w:rPr>
            </w:pPr>
            <w:r>
              <w:rPr>
                <w:rFonts w:eastAsia="MS PGothic"/>
                <w:b/>
                <w:bCs/>
                <w:kern w:val="24"/>
                <w:szCs w:val="26"/>
              </w:rPr>
              <w:t>III</w:t>
            </w:r>
          </w:p>
        </w:tc>
        <w:tc>
          <w:tcPr>
            <w:tcW w:w="2777" w:type="pct"/>
            <w:tcBorders>
              <w:top w:val="single" w:sz="4" w:space="0" w:color="auto"/>
              <w:left w:val="single" w:sz="4" w:space="0" w:color="auto"/>
              <w:bottom w:val="single" w:sz="4" w:space="0" w:color="auto"/>
              <w:right w:val="single" w:sz="4" w:space="0" w:color="auto"/>
            </w:tcBorders>
            <w:shd w:val="clear" w:color="auto" w:fill="E2EFD9"/>
            <w:tcMar>
              <w:top w:w="72" w:type="dxa"/>
              <w:left w:w="144" w:type="dxa"/>
              <w:bottom w:w="72" w:type="dxa"/>
              <w:right w:w="144" w:type="dxa"/>
            </w:tcMar>
            <w:hideMark/>
          </w:tcPr>
          <w:p w14:paraId="79A7E16B" w14:textId="77777777" w:rsidR="00935F43" w:rsidRDefault="00935F43">
            <w:pPr>
              <w:textAlignment w:val="baseline"/>
              <w:rPr>
                <w:szCs w:val="26"/>
                <w:lang w:eastAsia="vi-VN"/>
              </w:rPr>
            </w:pPr>
            <w:r>
              <w:rPr>
                <w:rFonts w:eastAsia="MS PGothic"/>
                <w:b/>
                <w:bCs/>
                <w:kern w:val="24"/>
                <w:szCs w:val="26"/>
                <w:lang w:val="vi-VN"/>
              </w:rPr>
              <w:t xml:space="preserve">Giai đoạn </w:t>
            </w:r>
            <w:r>
              <w:rPr>
                <w:rFonts w:eastAsia="MS PGothic"/>
                <w:b/>
                <w:bCs/>
                <w:kern w:val="24"/>
                <w:szCs w:val="26"/>
              </w:rPr>
              <w:t>kết thúc</w:t>
            </w:r>
            <w:r>
              <w:rPr>
                <w:rFonts w:eastAsia="MS PGothic"/>
                <w:b/>
                <w:bCs/>
                <w:kern w:val="24"/>
                <w:szCs w:val="26"/>
                <w:lang w:val="vi-VN"/>
              </w:rPr>
              <w:t xml:space="preserve"> đầu tư</w:t>
            </w:r>
          </w:p>
        </w:tc>
        <w:tc>
          <w:tcPr>
            <w:tcW w:w="1791" w:type="pct"/>
            <w:tcBorders>
              <w:top w:val="single" w:sz="4" w:space="0" w:color="auto"/>
              <w:left w:val="single" w:sz="4" w:space="0" w:color="auto"/>
              <w:bottom w:val="single" w:sz="4" w:space="0" w:color="auto"/>
              <w:right w:val="single" w:sz="4" w:space="0" w:color="auto"/>
            </w:tcBorders>
            <w:shd w:val="clear" w:color="auto" w:fill="E2EFD9"/>
            <w:tcMar>
              <w:top w:w="72" w:type="dxa"/>
              <w:left w:w="144" w:type="dxa"/>
              <w:bottom w:w="72" w:type="dxa"/>
              <w:right w:w="144" w:type="dxa"/>
            </w:tcMar>
            <w:hideMark/>
          </w:tcPr>
          <w:p w14:paraId="387FBE5B" w14:textId="77777777" w:rsidR="00935F43" w:rsidRDefault="00935F43">
            <w:pPr>
              <w:textAlignment w:val="baseline"/>
              <w:rPr>
                <w:szCs w:val="26"/>
                <w:lang w:eastAsia="vi-VN"/>
              </w:rPr>
            </w:pPr>
            <w:r>
              <w:rPr>
                <w:rFonts w:eastAsia="MS PGothic"/>
                <w:b/>
                <w:bCs/>
                <w:kern w:val="24"/>
                <w:szCs w:val="26"/>
              </w:rPr>
              <w:t>Khoảng 10 ngày</w:t>
            </w:r>
          </w:p>
        </w:tc>
      </w:tr>
      <w:tr w:rsidR="00935F43" w14:paraId="53E15D3B" w14:textId="77777777" w:rsidTr="00935F43">
        <w:trPr>
          <w:trHeight w:val="20"/>
        </w:trPr>
        <w:tc>
          <w:tcPr>
            <w:tcW w:w="432"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hideMark/>
          </w:tcPr>
          <w:p w14:paraId="503B7E0E" w14:textId="77777777" w:rsidR="00935F43" w:rsidRDefault="00935F43">
            <w:pPr>
              <w:jc w:val="center"/>
              <w:textAlignment w:val="baseline"/>
              <w:rPr>
                <w:szCs w:val="26"/>
                <w:lang w:eastAsia="vi-VN"/>
              </w:rPr>
            </w:pPr>
            <w:r>
              <w:rPr>
                <w:szCs w:val="26"/>
              </w:rPr>
              <w:t>1</w:t>
            </w:r>
          </w:p>
        </w:tc>
        <w:tc>
          <w:tcPr>
            <w:tcW w:w="2777"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hideMark/>
          </w:tcPr>
          <w:p w14:paraId="155FAD17" w14:textId="77777777" w:rsidR="00935F43" w:rsidRDefault="00935F43">
            <w:pPr>
              <w:textAlignment w:val="baseline"/>
              <w:rPr>
                <w:szCs w:val="26"/>
                <w:lang w:eastAsia="vi-VN"/>
              </w:rPr>
            </w:pPr>
            <w:r>
              <w:rPr>
                <w:rFonts w:eastAsia="MS PGothic"/>
                <w:kern w:val="24"/>
                <w:szCs w:val="26"/>
              </w:rPr>
              <w:t>Thực hiện các thủ tục kiểm tra và nghiệm thu dự án, hỗ trợ sau vận hành</w:t>
            </w:r>
          </w:p>
        </w:tc>
        <w:tc>
          <w:tcPr>
            <w:tcW w:w="1791" w:type="pct"/>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hideMark/>
          </w:tcPr>
          <w:p w14:paraId="12800235" w14:textId="77777777" w:rsidR="00935F43" w:rsidRDefault="00935F43">
            <w:pPr>
              <w:rPr>
                <w:szCs w:val="26"/>
                <w:lang w:eastAsia="vi-VN"/>
              </w:rPr>
            </w:pPr>
            <w:r>
              <w:rPr>
                <w:rFonts w:eastAsia="MS PGothic"/>
                <w:kern w:val="24"/>
                <w:szCs w:val="26"/>
              </w:rPr>
              <w:t xml:space="preserve"> Khoảng 10 ngày</w:t>
            </w:r>
          </w:p>
        </w:tc>
      </w:tr>
    </w:tbl>
    <w:p w14:paraId="5D2415D8" w14:textId="2C2ECDD6" w:rsidR="00564098" w:rsidRPr="00FF7B39" w:rsidRDefault="00564098" w:rsidP="00564098">
      <w:pPr>
        <w:pStyle w:val="Heading2"/>
      </w:pPr>
      <w:bookmarkStart w:id="919" w:name="_Toc14772034"/>
      <w:r w:rsidRPr="00FF7B39">
        <w:t>Phương án tổ chức thực hiện, đưa vào vận hành khai thác</w:t>
      </w:r>
      <w:bookmarkEnd w:id="919"/>
    </w:p>
    <w:p w14:paraId="7826561D" w14:textId="77777777" w:rsidR="00B709E5" w:rsidRPr="00DC6C60" w:rsidRDefault="00B709E5" w:rsidP="00B709E5">
      <w:pPr>
        <w:pStyle w:val="Heading2"/>
        <w:tabs>
          <w:tab w:val="num" w:pos="1069"/>
        </w:tabs>
        <w:spacing w:before="120" w:after="0" w:line="240" w:lineRule="auto"/>
        <w:ind w:left="0" w:firstLine="709"/>
        <w:rPr>
          <w:color w:val="000000" w:themeColor="text1"/>
        </w:rPr>
      </w:pPr>
      <w:bookmarkStart w:id="920" w:name="_Toc137867111"/>
      <w:bookmarkStart w:id="921" w:name="_Toc308768957"/>
      <w:bookmarkStart w:id="922" w:name="_Toc308770546"/>
      <w:bookmarkStart w:id="923" w:name="_Toc417294709"/>
      <w:bookmarkStart w:id="924" w:name="_Toc444870784"/>
      <w:bookmarkStart w:id="925" w:name="_Toc450214057"/>
      <w:bookmarkStart w:id="926" w:name="_Toc14772035"/>
      <w:r w:rsidRPr="00DC6C60">
        <w:rPr>
          <w:color w:val="000000" w:themeColor="text1"/>
        </w:rPr>
        <w:t>Tổ chức bộ máy triển khai</w:t>
      </w:r>
      <w:bookmarkEnd w:id="920"/>
      <w:bookmarkEnd w:id="921"/>
      <w:bookmarkEnd w:id="922"/>
      <w:bookmarkEnd w:id="923"/>
      <w:bookmarkEnd w:id="924"/>
      <w:bookmarkEnd w:id="925"/>
      <w:bookmarkEnd w:id="926"/>
    </w:p>
    <w:p w14:paraId="71C2831B" w14:textId="77777777" w:rsidR="00B709E5" w:rsidRPr="00DC6C60" w:rsidRDefault="00B709E5" w:rsidP="00B709E5">
      <w:pPr>
        <w:spacing w:line="240" w:lineRule="auto"/>
        <w:ind w:left="720"/>
        <w:rPr>
          <w:color w:val="000000" w:themeColor="text1"/>
          <w:sz w:val="28"/>
          <w:szCs w:val="28"/>
        </w:rPr>
      </w:pPr>
      <w:r w:rsidRPr="00DC6C60">
        <w:rPr>
          <w:color w:val="000000" w:themeColor="text1"/>
          <w:sz w:val="28"/>
          <w:szCs w:val="28"/>
        </w:rPr>
        <w:t>Mô hình tổ chức thực hiện tiểu đề án đề xuất như sau:</w:t>
      </w:r>
    </w:p>
    <w:p w14:paraId="4E2C844A" w14:textId="1F6999B7" w:rsidR="00B709E5" w:rsidRPr="00DC6C60" w:rsidRDefault="00B709E5" w:rsidP="00B709E5">
      <w:pPr>
        <w:spacing w:line="240" w:lineRule="auto"/>
        <w:rPr>
          <w:color w:val="000000" w:themeColor="text1"/>
          <w:sz w:val="28"/>
          <w:szCs w:val="28"/>
        </w:rPr>
      </w:pPr>
      <w:r>
        <w:rPr>
          <w:noProof/>
          <w:color w:val="000000" w:themeColor="text1"/>
          <w:sz w:val="28"/>
          <w:szCs w:val="28"/>
          <w:lang w:eastAsia="en-US"/>
        </w:rPr>
        <w:lastRenderedPageBreak/>
        <mc:AlternateContent>
          <mc:Choice Requires="wpc">
            <w:drawing>
              <wp:inline distT="0" distB="0" distL="0" distR="0" wp14:anchorId="12336A6E" wp14:editId="369F7C20">
                <wp:extent cx="5647690" cy="3070860"/>
                <wp:effectExtent l="0" t="0" r="0" b="0"/>
                <wp:docPr id="36" name="Canvas 3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5" name="Rectangle 96"/>
                        <wps:cNvSpPr>
                          <a:spLocks noChangeArrowheads="1"/>
                        </wps:cNvSpPr>
                        <wps:spPr bwMode="auto">
                          <a:xfrm>
                            <a:off x="1143018" y="293306"/>
                            <a:ext cx="3343253" cy="534110"/>
                          </a:xfrm>
                          <a:prstGeom prst="rect">
                            <a:avLst/>
                          </a:prstGeom>
                          <a:solidFill>
                            <a:schemeClr val="accent6">
                              <a:lumMod val="100000"/>
                              <a:lumOff val="0"/>
                            </a:schemeClr>
                          </a:solidFill>
                          <a:ln w="38100">
                            <a:solidFill>
                              <a:schemeClr val="lt1">
                                <a:lumMod val="95000"/>
                                <a:lumOff val="0"/>
                              </a:schemeClr>
                            </a:solidFill>
                            <a:miter lim="800000"/>
                            <a:headEnd/>
                            <a:tailEnd/>
                          </a:ln>
                          <a:effectLst>
                            <a:outerShdw dist="28398" dir="3806097" algn="ctr" rotWithShape="0">
                              <a:schemeClr val="accent6">
                                <a:lumMod val="50000"/>
                                <a:lumOff val="0"/>
                                <a:alpha val="50000"/>
                              </a:schemeClr>
                            </a:outerShdw>
                          </a:effectLst>
                        </wps:spPr>
                        <wps:txbx>
                          <w:txbxContent>
                            <w:p w14:paraId="222646C5" w14:textId="77777777" w:rsidR="00CE5B56" w:rsidRPr="00FB2A7D" w:rsidRDefault="00CE5B56" w:rsidP="00B709E5">
                              <w:pPr>
                                <w:jc w:val="center"/>
                                <w:rPr>
                                  <w:b/>
                                </w:rPr>
                              </w:pPr>
                              <w:r>
                                <w:rPr>
                                  <w:b/>
                                </w:rPr>
                                <w:t>BAN QUẢN LÝ DỰ ÁN</w:t>
                              </w:r>
                            </w:p>
                          </w:txbxContent>
                        </wps:txbx>
                        <wps:bodyPr rot="0" vert="horz" wrap="square" lIns="91440" tIns="45720" rIns="91440" bIns="45720" anchor="t" anchorCtr="0" upright="1">
                          <a:noAutofit/>
                        </wps:bodyPr>
                      </wps:wsp>
                      <wps:wsp>
                        <wps:cNvPr id="26" name="Rectangle 97"/>
                        <wps:cNvSpPr>
                          <a:spLocks noChangeArrowheads="1"/>
                        </wps:cNvSpPr>
                        <wps:spPr bwMode="auto">
                          <a:xfrm>
                            <a:off x="695911" y="1496029"/>
                            <a:ext cx="868114" cy="1247824"/>
                          </a:xfrm>
                          <a:prstGeom prst="rect">
                            <a:avLst/>
                          </a:prstGeom>
                          <a:solidFill>
                            <a:schemeClr val="lt1">
                              <a:lumMod val="100000"/>
                              <a:lumOff val="0"/>
                            </a:schemeClr>
                          </a:solidFill>
                          <a:ln w="63500" cmpd="thickThin">
                            <a:solidFill>
                              <a:schemeClr val="accent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175CA42" w14:textId="77777777" w:rsidR="00CE5B56" w:rsidRPr="00FB2A7D" w:rsidRDefault="00CE5B56" w:rsidP="00B709E5">
                              <w:pPr>
                                <w:rPr>
                                  <w:b/>
                                </w:rPr>
                              </w:pPr>
                              <w:r w:rsidRPr="00FB2A7D">
                                <w:rPr>
                                  <w:b/>
                                </w:rPr>
                                <w:t>Chủ đầu tư</w:t>
                              </w:r>
                            </w:p>
                          </w:txbxContent>
                        </wps:txbx>
                        <wps:bodyPr rot="0" vert="horz" wrap="square" lIns="91440" tIns="45720" rIns="91440" bIns="45720" anchor="t" anchorCtr="0" upright="1">
                          <a:noAutofit/>
                        </wps:bodyPr>
                      </wps:wsp>
                      <wps:wsp>
                        <wps:cNvPr id="27" name="Rectangle 98"/>
                        <wps:cNvSpPr>
                          <a:spLocks noChangeArrowheads="1"/>
                        </wps:cNvSpPr>
                        <wps:spPr bwMode="auto">
                          <a:xfrm>
                            <a:off x="2515240" y="1486529"/>
                            <a:ext cx="868014" cy="1266225"/>
                          </a:xfrm>
                          <a:prstGeom prst="rect">
                            <a:avLst/>
                          </a:prstGeom>
                          <a:solidFill>
                            <a:schemeClr val="lt1">
                              <a:lumMod val="100000"/>
                              <a:lumOff val="0"/>
                            </a:schemeClr>
                          </a:solidFill>
                          <a:ln w="63500" cmpd="thickThin">
                            <a:solidFill>
                              <a:schemeClr val="accent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EDD25E3" w14:textId="77777777" w:rsidR="00CE5B56" w:rsidRPr="00FB2A7D" w:rsidRDefault="00CE5B56" w:rsidP="00B709E5">
                              <w:pPr>
                                <w:rPr>
                                  <w:b/>
                                </w:rPr>
                              </w:pPr>
                              <w:r w:rsidRPr="00FB2A7D">
                                <w:rPr>
                                  <w:b/>
                                </w:rPr>
                                <w:t>Tổ Kiểm soát chất lượng</w:t>
                              </w:r>
                            </w:p>
                          </w:txbxContent>
                        </wps:txbx>
                        <wps:bodyPr rot="0" vert="horz" wrap="square" lIns="91440" tIns="45720" rIns="91440" bIns="45720" anchor="t" anchorCtr="0" upright="1">
                          <a:noAutofit/>
                        </wps:bodyPr>
                      </wps:wsp>
                      <wps:wsp>
                        <wps:cNvPr id="28" name="Rectangle 99"/>
                        <wps:cNvSpPr>
                          <a:spLocks noChangeArrowheads="1"/>
                        </wps:cNvSpPr>
                        <wps:spPr bwMode="auto">
                          <a:xfrm>
                            <a:off x="4286868" y="1457928"/>
                            <a:ext cx="868114" cy="1304925"/>
                          </a:xfrm>
                          <a:prstGeom prst="rect">
                            <a:avLst/>
                          </a:prstGeom>
                          <a:solidFill>
                            <a:schemeClr val="lt1">
                              <a:lumMod val="100000"/>
                              <a:lumOff val="0"/>
                            </a:schemeClr>
                          </a:solidFill>
                          <a:ln w="63500" cmpd="thickThin">
                            <a:solidFill>
                              <a:schemeClr val="accent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5033C1F" w14:textId="77777777" w:rsidR="00CE5B56" w:rsidRPr="00FB2A7D" w:rsidRDefault="00CE5B56" w:rsidP="00B709E5">
                              <w:pPr>
                                <w:rPr>
                                  <w:b/>
                                </w:rPr>
                              </w:pPr>
                              <w:r w:rsidRPr="00FB2A7D">
                                <w:rPr>
                                  <w:b/>
                                </w:rPr>
                                <w:t>Nhà thầu</w:t>
                              </w:r>
                            </w:p>
                          </w:txbxContent>
                        </wps:txbx>
                        <wps:bodyPr rot="0" vert="horz" wrap="square" lIns="91440" tIns="45720" rIns="91440" bIns="45720" anchor="t" anchorCtr="0" upright="1">
                          <a:noAutofit/>
                        </wps:bodyPr>
                      </wps:wsp>
                      <wps:wsp>
                        <wps:cNvPr id="29" name="AutoShape 100"/>
                        <wps:cNvSpPr>
                          <a:spLocks noChangeArrowheads="1"/>
                        </wps:cNvSpPr>
                        <wps:spPr bwMode="auto">
                          <a:xfrm>
                            <a:off x="1630026" y="2303745"/>
                            <a:ext cx="818513" cy="152403"/>
                          </a:xfrm>
                          <a:prstGeom prst="rightArrow">
                            <a:avLst>
                              <a:gd name="adj1" fmla="val 50000"/>
                              <a:gd name="adj2" fmla="val 134268"/>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0" name="AutoShape 101"/>
                        <wps:cNvSpPr>
                          <a:spLocks noChangeArrowheads="1"/>
                        </wps:cNvSpPr>
                        <wps:spPr bwMode="auto">
                          <a:xfrm>
                            <a:off x="3420155" y="2303745"/>
                            <a:ext cx="819113" cy="152403"/>
                          </a:xfrm>
                          <a:prstGeom prst="rightArrow">
                            <a:avLst>
                              <a:gd name="adj1" fmla="val 50000"/>
                              <a:gd name="adj2" fmla="val 1343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1" name="AutoShape 102"/>
                        <wps:cNvSpPr>
                          <a:spLocks noChangeArrowheads="1"/>
                        </wps:cNvSpPr>
                        <wps:spPr bwMode="auto">
                          <a:xfrm flipH="1">
                            <a:off x="1601426" y="1617932"/>
                            <a:ext cx="818513" cy="152403"/>
                          </a:xfrm>
                          <a:prstGeom prst="rightArrow">
                            <a:avLst>
                              <a:gd name="adj1" fmla="val 50000"/>
                              <a:gd name="adj2" fmla="val 134268"/>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2" name="AutoShape 103"/>
                        <wps:cNvSpPr>
                          <a:spLocks noChangeArrowheads="1"/>
                        </wps:cNvSpPr>
                        <wps:spPr bwMode="auto">
                          <a:xfrm flipH="1">
                            <a:off x="3411254" y="1608431"/>
                            <a:ext cx="818513" cy="152403"/>
                          </a:xfrm>
                          <a:prstGeom prst="rightArrow">
                            <a:avLst>
                              <a:gd name="adj1" fmla="val 50000"/>
                              <a:gd name="adj2" fmla="val 134268"/>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3" name="AutoShape 104"/>
                        <wps:cNvCnPr>
                          <a:cxnSpLocks noChangeShapeType="1"/>
                        </wps:cNvCnPr>
                        <wps:spPr bwMode="auto">
                          <a:xfrm flipH="1">
                            <a:off x="1130318" y="846417"/>
                            <a:ext cx="1684627" cy="61791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AutoShape 105"/>
                        <wps:cNvCnPr>
                          <a:cxnSpLocks noChangeShapeType="1"/>
                        </wps:cNvCnPr>
                        <wps:spPr bwMode="auto">
                          <a:xfrm>
                            <a:off x="2814945" y="846417"/>
                            <a:ext cx="134602" cy="60831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 name="AutoShape 106"/>
                        <wps:cNvCnPr>
                          <a:cxnSpLocks noChangeShapeType="1"/>
                        </wps:cNvCnPr>
                        <wps:spPr bwMode="auto">
                          <a:xfrm>
                            <a:off x="2814945" y="846417"/>
                            <a:ext cx="1906330" cy="57981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12336A6E" id="Canvas 36" o:spid="_x0000_s1026" editas="canvas" style="width:444.7pt;height:241.8pt;mso-position-horizontal-relative:char;mso-position-vertical-relative:line" coordsize="56476,30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">
                <v:shape id="_x0000_s1027" type="#_x0000_t75" style="position:absolute;width:56476;height:30708;visibility:visible;mso-wrap-style:square">
                  <v:fill o:detectmouseclick="t"/>
                  <v:path o:connecttype="none"/>
                </v:shape>
                <v:rect id="Rectangle 96" o:spid="_x0000_s1028" style="position:absolute;left:11430;top:2933;width:33432;height:5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" fillcolor="#70ad47 [3209]" strokecolor="#f2f2f2 [3041]" strokeweight="3pt">
                  <v:shadow on="t" color="#375623 [1609]" opacity=".5" offset="1pt"/>
                  <v:textbox>
                    <w:txbxContent>
                      <w:p w14:paraId="222646C5" w14:textId="77777777" w:rsidR="00CE5B56" w:rsidRPr="00FB2A7D" w:rsidRDefault="00CE5B56" w:rsidP="00B709E5">
                        <w:pPr>
                          <w:jc w:val="center"/>
                          <w:rPr>
                            <w:b/>
                          </w:rPr>
                        </w:pPr>
                        <w:r>
                          <w:rPr>
                            <w:b/>
                          </w:rPr>
                          <w:t>BAN QUẢN LÝ DỰ ÁN</w:t>
                        </w:r>
                      </w:p>
                    </w:txbxContent>
                  </v:textbox>
                </v:rect>
                <v:rect id="Rectangle 97" o:spid="_x0000_s1029" style="position:absolute;left:6959;top:14960;width:8681;height:12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" fillcolor="white [3201]" strokecolor="#5b9bd5 [3204]" strokeweight="5pt">
                  <v:stroke linestyle="thickThin"/>
                  <v:shadow color="#868686"/>
                  <v:textbox>
                    <w:txbxContent>
                      <w:p w14:paraId="3175CA42" w14:textId="77777777" w:rsidR="00CE5B56" w:rsidRPr="00FB2A7D" w:rsidRDefault="00CE5B56" w:rsidP="00B709E5">
                        <w:pPr>
                          <w:rPr>
                            <w:b/>
                          </w:rPr>
                        </w:pPr>
                        <w:r w:rsidRPr="00FB2A7D">
                          <w:rPr>
                            <w:b/>
                          </w:rPr>
                          <w:t>Chủ đầu tư</w:t>
                        </w:r>
                      </w:p>
                    </w:txbxContent>
                  </v:textbox>
                </v:rect>
                <v:rect id="Rectangle 98" o:spid="_x0000_s1030" style="position:absolute;left:25152;top:14865;width:8680;height:12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" fillcolor="white [3201]" strokecolor="#5b9bd5 [3204]" strokeweight="5pt">
                  <v:stroke linestyle="thickThin"/>
                  <v:shadow color="#868686"/>
                  <v:textbox>
                    <w:txbxContent>
                      <w:p w14:paraId="0EDD25E3" w14:textId="77777777" w:rsidR="00CE5B56" w:rsidRPr="00FB2A7D" w:rsidRDefault="00CE5B56" w:rsidP="00B709E5">
                        <w:pPr>
                          <w:rPr>
                            <w:b/>
                          </w:rPr>
                        </w:pPr>
                        <w:r w:rsidRPr="00FB2A7D">
                          <w:rPr>
                            <w:b/>
                          </w:rPr>
                          <w:t>Tổ Kiểm soát chất lượng</w:t>
                        </w:r>
                      </w:p>
                    </w:txbxContent>
                  </v:textbox>
                </v:rect>
                <v:rect id="Rectangle 99" o:spid="_x0000_s1031" style="position:absolute;left:42868;top:14579;width:8681;height:13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" fillcolor="white [3201]" strokecolor="#5b9bd5 [3204]" strokeweight="5pt">
                  <v:stroke linestyle="thickThin"/>
                  <v:shadow color="#868686"/>
                  <v:textbox>
                    <w:txbxContent>
                      <w:p w14:paraId="55033C1F" w14:textId="77777777" w:rsidR="00CE5B56" w:rsidRPr="00FB2A7D" w:rsidRDefault="00CE5B56" w:rsidP="00B709E5">
                        <w:pPr>
                          <w:rPr>
                            <w:b/>
                          </w:rPr>
                        </w:pPr>
                        <w:r w:rsidRPr="00FB2A7D">
                          <w:rPr>
                            <w:b/>
                          </w:rPr>
                          <w:t>Nhà thầu</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00" o:spid="_x0000_s1032" type="#_x0000_t13" style="position:absolute;left:16300;top:23037;width:818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"/>
                <v:shape id="AutoShape 101" o:spid="_x0000_s1033" type="#_x0000_t13" style="position:absolute;left:34201;top:23037;width:819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"/>
                <v:shape id="AutoShape 102" o:spid="_x0000_s1034" type="#_x0000_t13" style="position:absolute;left:16014;top:16179;width:8185;height:1524;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"/>
                <v:shape id="AutoShape 103" o:spid="_x0000_s1035" type="#_x0000_t13" style="position:absolute;left:34112;top:16084;width:8185;height:1524;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"/>
                <v:shapetype id="_x0000_t32" coordsize="21600,21600" o:spt="32" o:oned="t" path="m,l21600,21600e" filled="f">
                  <v:path arrowok="t" fillok="f" o:connecttype="none"/>
                  <o:lock v:ext="edit" shapetype="t"/>
                </v:shapetype>
                <v:shape id="AutoShape 104" o:spid="_x0000_s1036" type="#_x0000_t32" style="position:absolute;left:11303;top:8464;width:16846;height:617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">
                  <v:stroke endarrow="block"/>
                </v:shape>
                <v:shape id="AutoShape 105" o:spid="_x0000_s1037" type="#_x0000_t32" style="position:absolute;left:28149;top:8464;width:1346;height:60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">
                  <v:stroke endarrow="block"/>
                </v:shape>
                <v:shape id="AutoShape 106" o:spid="_x0000_s1038" type="#_x0000_t32" style="position:absolute;left:28149;top:8464;width:19063;height:57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">
                  <v:stroke endarrow="block"/>
                </v:shape>
                <w10:anchorlock/>
              </v:group>
            </w:pict>
          </mc:Fallback>
        </mc:AlternateContent>
      </w:r>
    </w:p>
    <w:p w14:paraId="1CDBF0DD" w14:textId="77777777" w:rsidR="00B709E5" w:rsidRPr="00DC6C60" w:rsidRDefault="00B709E5" w:rsidP="00B709E5">
      <w:pPr>
        <w:pStyle w:val="Heading2"/>
        <w:tabs>
          <w:tab w:val="num" w:pos="1069"/>
        </w:tabs>
        <w:spacing w:before="120" w:after="0" w:line="240" w:lineRule="auto"/>
        <w:ind w:left="0" w:firstLine="709"/>
        <w:rPr>
          <w:color w:val="000000" w:themeColor="text1"/>
        </w:rPr>
      </w:pPr>
      <w:bookmarkStart w:id="927" w:name="_Toc367712428"/>
      <w:bookmarkStart w:id="928" w:name="_Toc442271091"/>
      <w:bookmarkStart w:id="929" w:name="_Toc444870785"/>
      <w:bookmarkStart w:id="930" w:name="_Toc450214058"/>
      <w:bookmarkStart w:id="931" w:name="_Toc14772036"/>
      <w:r w:rsidRPr="00DC6C60">
        <w:rPr>
          <w:color w:val="000000" w:themeColor="text1"/>
        </w:rPr>
        <w:t>Phương pháp phát triển hệ thống thông tin</w:t>
      </w:r>
      <w:bookmarkEnd w:id="927"/>
      <w:bookmarkEnd w:id="928"/>
      <w:bookmarkEnd w:id="929"/>
      <w:bookmarkEnd w:id="930"/>
      <w:bookmarkEnd w:id="931"/>
    </w:p>
    <w:p w14:paraId="3CB409EE" w14:textId="77777777" w:rsidR="00B709E5" w:rsidRPr="00DC6C60" w:rsidRDefault="00B709E5" w:rsidP="00B709E5">
      <w:pPr>
        <w:spacing w:line="240" w:lineRule="auto"/>
        <w:ind w:firstLine="709"/>
        <w:rPr>
          <w:color w:val="000000" w:themeColor="text1"/>
          <w:sz w:val="28"/>
          <w:szCs w:val="28"/>
        </w:rPr>
      </w:pPr>
      <w:r w:rsidRPr="00DC6C60">
        <w:rPr>
          <w:color w:val="000000" w:themeColor="text1"/>
          <w:sz w:val="28"/>
          <w:szCs w:val="28"/>
        </w:rPr>
        <w:t>Đề xuất phương pháp luận thực hiện dự án theo chu trình sau:</w:t>
      </w:r>
    </w:p>
    <w:p w14:paraId="61EDB96A" w14:textId="77777777" w:rsidR="00B709E5" w:rsidRPr="00DC6C60" w:rsidRDefault="00B709E5" w:rsidP="00B709E5">
      <w:pPr>
        <w:spacing w:line="240" w:lineRule="auto"/>
        <w:ind w:firstLine="709"/>
        <w:jc w:val="center"/>
        <w:rPr>
          <w:color w:val="000000" w:themeColor="text1"/>
          <w:sz w:val="28"/>
          <w:szCs w:val="28"/>
        </w:rPr>
      </w:pPr>
      <w:r w:rsidRPr="00DC6C60">
        <w:rPr>
          <w:noProof/>
          <w:color w:val="000000" w:themeColor="text1"/>
          <w:sz w:val="28"/>
          <w:szCs w:val="28"/>
          <w:lang w:eastAsia="en-US"/>
        </w:rPr>
        <w:drawing>
          <wp:inline distT="0" distB="0" distL="0" distR="0" wp14:anchorId="3CE0A283" wp14:editId="10C753EF">
            <wp:extent cx="5034915" cy="3206115"/>
            <wp:effectExtent l="0" t="0" r="0" b="0"/>
            <wp:docPr id="24" name="Picture 21" descr="PhuongphapluanQ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huongphapluanQLDA"/>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34915" cy="3206115"/>
                    </a:xfrm>
                    <a:prstGeom prst="rect">
                      <a:avLst/>
                    </a:prstGeom>
                    <a:noFill/>
                    <a:ln>
                      <a:noFill/>
                    </a:ln>
                  </pic:spPr>
                </pic:pic>
              </a:graphicData>
            </a:graphic>
          </wp:inline>
        </w:drawing>
      </w:r>
    </w:p>
    <w:p w14:paraId="77EEFC0F" w14:textId="77777777" w:rsidR="00B709E5" w:rsidRPr="00DC6C60" w:rsidRDefault="00B709E5" w:rsidP="00B709E5">
      <w:pPr>
        <w:spacing w:line="240" w:lineRule="auto"/>
        <w:jc w:val="both"/>
        <w:rPr>
          <w:color w:val="000000" w:themeColor="text1"/>
          <w:sz w:val="28"/>
          <w:szCs w:val="28"/>
        </w:rPr>
      </w:pPr>
      <w:r w:rsidRPr="00DC6C60">
        <w:rPr>
          <w:color w:val="000000" w:themeColor="text1"/>
          <w:sz w:val="28"/>
          <w:szCs w:val="28"/>
        </w:rPr>
        <w:tab/>
        <w:t>Về tổng thể dự án Xây dựng trang thông tin đăng ký khoản vay nợ được chia thành 06 giai đoạn nhỏ gọi là các stages. Mục tiêu của việc chia thành các giai đoạn nhỏ là để dễ dàng hơn trong việc lập kế hoạch và kiểm soát tiến độ. Tại mỗi giai đoạn đều có kế hoạch chi tiết của giai đoạn và tổng kết giai đoạn khi kết thúc giai đoạn.</w:t>
      </w:r>
    </w:p>
    <w:p w14:paraId="2648C283" w14:textId="77777777" w:rsidR="00B709E5" w:rsidRPr="00DC6C60" w:rsidRDefault="00B709E5" w:rsidP="00B709E5">
      <w:pPr>
        <w:keepNext/>
        <w:numPr>
          <w:ilvl w:val="0"/>
          <w:numId w:val="47"/>
        </w:numPr>
        <w:spacing w:after="0" w:line="240" w:lineRule="auto"/>
        <w:jc w:val="both"/>
        <w:rPr>
          <w:color w:val="000000" w:themeColor="text1"/>
          <w:sz w:val="28"/>
          <w:szCs w:val="28"/>
          <w:lang w:val="da-DK"/>
        </w:rPr>
      </w:pPr>
      <w:r w:rsidRPr="00DC6C60">
        <w:rPr>
          <w:color w:val="000000" w:themeColor="text1"/>
          <w:sz w:val="28"/>
          <w:szCs w:val="28"/>
          <w:lang w:val="da-DK"/>
        </w:rPr>
        <w:t xml:space="preserve">Trong giai đoạn đầu khởi động dự án (initiation) ban quản lý dự án làm việc với đối tác để xác nhận mục tiêu, phạm vi và các yêu cầu tổng thể của dự án. </w:t>
      </w:r>
      <w:r w:rsidRPr="00DC6C60">
        <w:rPr>
          <w:color w:val="000000" w:themeColor="text1"/>
          <w:sz w:val="28"/>
          <w:szCs w:val="28"/>
          <w:lang w:val="da-DK"/>
        </w:rPr>
        <w:lastRenderedPageBreak/>
        <w:t>Trong giai đoạn này hai bên cũng thống nhất tổ chức dự án và phương thức phối hợp thực hiện.</w:t>
      </w:r>
    </w:p>
    <w:p w14:paraId="505AE731" w14:textId="77777777" w:rsidR="00B709E5" w:rsidRPr="00DC6C60" w:rsidRDefault="00B709E5" w:rsidP="00B709E5">
      <w:pPr>
        <w:keepNext/>
        <w:numPr>
          <w:ilvl w:val="0"/>
          <w:numId w:val="47"/>
        </w:numPr>
        <w:spacing w:after="0" w:line="240" w:lineRule="auto"/>
        <w:jc w:val="both"/>
        <w:rPr>
          <w:color w:val="000000" w:themeColor="text1"/>
          <w:sz w:val="28"/>
          <w:szCs w:val="28"/>
          <w:lang w:val="da-DK"/>
        </w:rPr>
      </w:pPr>
      <w:r w:rsidRPr="00DC6C60">
        <w:rPr>
          <w:color w:val="000000" w:themeColor="text1"/>
          <w:sz w:val="28"/>
          <w:szCs w:val="28"/>
          <w:lang w:val="da-DK"/>
        </w:rPr>
        <w:t xml:space="preserve">Trong giai đoạn phân tích yêu cầu (definition), dựa trên các quy trình nghiệp vụ về hệ thống </w:t>
      </w:r>
      <w:r>
        <w:rPr>
          <w:color w:val="000000" w:themeColor="text1"/>
          <w:sz w:val="28"/>
          <w:szCs w:val="28"/>
          <w:lang w:val="da-DK"/>
        </w:rPr>
        <w:t>Trang thông tin đăng ký khoản vay nợ</w:t>
      </w:r>
      <w:r w:rsidRPr="00DC6C60">
        <w:rPr>
          <w:color w:val="000000" w:themeColor="text1"/>
          <w:sz w:val="28"/>
          <w:szCs w:val="28"/>
          <w:lang w:val="da-DK"/>
        </w:rPr>
        <w:t xml:space="preserve"> đối tác phát triển sẽ phối hợp với Bên A phân tích và xác định danh sách các yêu cầu đối với hệ thống ứng dụng để lập nên báo cáo về phân tích yêu cầu NSD. </w:t>
      </w:r>
    </w:p>
    <w:p w14:paraId="4A642734" w14:textId="77777777" w:rsidR="00B709E5" w:rsidRPr="00DC6C60" w:rsidRDefault="00B709E5" w:rsidP="00B709E5">
      <w:pPr>
        <w:keepNext/>
        <w:numPr>
          <w:ilvl w:val="0"/>
          <w:numId w:val="47"/>
        </w:numPr>
        <w:spacing w:after="0" w:line="240" w:lineRule="auto"/>
        <w:jc w:val="both"/>
        <w:rPr>
          <w:color w:val="000000" w:themeColor="text1"/>
          <w:sz w:val="28"/>
          <w:szCs w:val="28"/>
          <w:lang w:val="da-DK"/>
        </w:rPr>
      </w:pPr>
      <w:r w:rsidRPr="00DC6C60">
        <w:rPr>
          <w:color w:val="000000" w:themeColor="text1"/>
          <w:sz w:val="28"/>
          <w:szCs w:val="28"/>
          <w:lang w:val="da-DK"/>
        </w:rPr>
        <w:t xml:space="preserve">Trong giai đoạn thiết kế hệ thống (solution). đối tác phát triển sẽ phải đề xuất kiến trúc ứng dụng, thiết kế cơ sở dữ liệu và xây dựng quy trình triển khai hệ thống. </w:t>
      </w:r>
    </w:p>
    <w:p w14:paraId="7F40DF03" w14:textId="77777777" w:rsidR="00B709E5" w:rsidRPr="00DC6C60" w:rsidRDefault="00B709E5" w:rsidP="00B709E5">
      <w:pPr>
        <w:keepNext/>
        <w:numPr>
          <w:ilvl w:val="0"/>
          <w:numId w:val="47"/>
        </w:numPr>
        <w:spacing w:after="0" w:line="240" w:lineRule="auto"/>
        <w:jc w:val="both"/>
        <w:rPr>
          <w:color w:val="000000" w:themeColor="text1"/>
          <w:sz w:val="28"/>
          <w:szCs w:val="28"/>
          <w:lang w:val="da-DK"/>
        </w:rPr>
      </w:pPr>
      <w:r w:rsidRPr="00DC6C60">
        <w:rPr>
          <w:color w:val="000000" w:themeColor="text1"/>
          <w:sz w:val="28"/>
          <w:szCs w:val="28"/>
          <w:lang w:val="da-DK"/>
        </w:rPr>
        <w:t>Trong giai đoạn xây dựng (construction), đối tác phát triển sẽ xây dựng các ứng dụng. kiểm tra ứng dụng và đề xuất quy trình triển khai.</w:t>
      </w:r>
    </w:p>
    <w:p w14:paraId="76B87038" w14:textId="77777777" w:rsidR="00B709E5" w:rsidRPr="00DC6C60" w:rsidRDefault="00B709E5" w:rsidP="00B709E5">
      <w:pPr>
        <w:keepNext/>
        <w:numPr>
          <w:ilvl w:val="0"/>
          <w:numId w:val="47"/>
        </w:numPr>
        <w:spacing w:after="0" w:line="240" w:lineRule="auto"/>
        <w:jc w:val="both"/>
        <w:rPr>
          <w:color w:val="000000" w:themeColor="text1"/>
          <w:sz w:val="28"/>
          <w:szCs w:val="28"/>
          <w:lang w:val="da-DK"/>
        </w:rPr>
      </w:pPr>
      <w:r w:rsidRPr="00DC6C60">
        <w:rPr>
          <w:color w:val="000000" w:themeColor="text1"/>
          <w:sz w:val="28"/>
          <w:szCs w:val="28"/>
          <w:lang w:val="da-DK"/>
        </w:rPr>
        <w:t>Trong giai đoạn chuyển giao (transition), đối tác phát triển sẽ thực hiện chuyển giao hệ thống, phối hợp với cán bộ Bên A để kiểm tra hệ thống và thực hiện triển khai thí điểm.</w:t>
      </w:r>
    </w:p>
    <w:p w14:paraId="1CB61765" w14:textId="77777777" w:rsidR="00B709E5" w:rsidRPr="00DC6C60" w:rsidRDefault="00B709E5" w:rsidP="00B709E5">
      <w:pPr>
        <w:spacing w:line="240" w:lineRule="auto"/>
        <w:ind w:firstLine="720"/>
        <w:jc w:val="both"/>
        <w:rPr>
          <w:color w:val="000000" w:themeColor="text1"/>
          <w:sz w:val="28"/>
          <w:szCs w:val="28"/>
          <w:lang w:val="lv-LV"/>
        </w:rPr>
      </w:pPr>
      <w:r w:rsidRPr="00DC6C60">
        <w:rPr>
          <w:color w:val="000000" w:themeColor="text1"/>
          <w:sz w:val="28"/>
          <w:szCs w:val="28"/>
          <w:lang w:val="lv-LV"/>
        </w:rPr>
        <w:t>Thông thường kết thúc một giai đoạn dự án đối tác phát tỉển sẽ phải bàn giao cho Bên A một số sản phẩm hoàn chỉnh, tuy nhiên để Bên A sớm nhận được các sản phẩm của dự án trong mỗi giai đoạn đối tác phát triển nên bàn giao các sản phẩm trung gian (iterations). Các sản phẩm trung gian này là một sản phẩm hoàn chỉnh nhưng phạm vi hoặc các tính năng của nó có thể ít hơn so với sản phẩm cuối cùng được bàn giao. Công việc này sẽ giúp hạn chế bớt rủi ro trong quá trình thực hiện dự án. vì Bên A không phải đợi đến khi sản phẩm hoàn chỉnh mới nhận được sản phẩm mà có thể nhận được từng phần của sản phẩm để đưa ra các đề xuất của mình.</w:t>
      </w:r>
    </w:p>
    <w:p w14:paraId="4F9AEDBF" w14:textId="10AC4BB2" w:rsidR="00935F43" w:rsidRPr="00DC6C60" w:rsidRDefault="00B709E5" w:rsidP="00B709E5">
      <w:pPr>
        <w:keepNext/>
        <w:widowControl w:val="0"/>
        <w:numPr>
          <w:ilvl w:val="0"/>
          <w:numId w:val="47"/>
        </w:numPr>
        <w:spacing w:after="0" w:line="240" w:lineRule="auto"/>
        <w:jc w:val="both"/>
        <w:rPr>
          <w:bCs/>
          <w:iCs/>
          <w:color w:val="000000" w:themeColor="text1"/>
          <w:sz w:val="28"/>
          <w:szCs w:val="28"/>
          <w:lang w:val="da-DK"/>
        </w:rPr>
      </w:pPr>
      <w:r w:rsidRPr="00DC6C60">
        <w:rPr>
          <w:color w:val="000000" w:themeColor="text1"/>
          <w:sz w:val="28"/>
          <w:szCs w:val="28"/>
          <w:lang w:val="lv-LV"/>
        </w:rPr>
        <w:t>Với chu trình sản xuất như trên giúp dự án vừa kiểm soát được chặt chẽ tiến độ, vừa tận dụng được nguồn lực do có thể tiến hành nhiều công việc đồng thời, vừa hạn chế được rủi ro thông qua việc xây dựng các phiên bản trung gian đây sẽ chính là các yếu tố quan trọng để hoàn thành công việc đúng hạn</w:t>
      </w:r>
    </w:p>
    <w:p w14:paraId="727F5B56" w14:textId="58F6F192" w:rsidR="00B34D6B" w:rsidRDefault="003A4445" w:rsidP="00B34D6B">
      <w:pPr>
        <w:pStyle w:val="Heading2"/>
        <w:rPr>
          <w:color w:val="000000" w:themeColor="text1"/>
          <w:lang w:val="da-DK"/>
        </w:rPr>
      </w:pPr>
      <w:bookmarkStart w:id="932" w:name="_Toc14772037"/>
      <w:r w:rsidRPr="003A4445">
        <w:rPr>
          <w:color w:val="000000" w:themeColor="text1"/>
          <w:lang w:val="da-DK"/>
        </w:rPr>
        <w:t>T</w:t>
      </w:r>
      <w:r w:rsidR="00935F43" w:rsidRPr="003A4445">
        <w:rPr>
          <w:color w:val="000000" w:themeColor="text1"/>
          <w:lang w:val="da-DK"/>
        </w:rPr>
        <w:t>ổ chức thực hiện</w:t>
      </w:r>
      <w:bookmarkEnd w:id="932"/>
    </w:p>
    <w:p w14:paraId="2137C142" w14:textId="71C673D6" w:rsidR="003A4445" w:rsidRPr="00DC6C60" w:rsidRDefault="003A4445" w:rsidP="003A4445">
      <w:pPr>
        <w:keepNext/>
        <w:numPr>
          <w:ilvl w:val="0"/>
          <w:numId w:val="47"/>
        </w:numPr>
        <w:spacing w:after="0" w:line="240" w:lineRule="auto"/>
        <w:jc w:val="both"/>
        <w:rPr>
          <w:bCs/>
          <w:iCs/>
          <w:color w:val="000000" w:themeColor="text1"/>
          <w:sz w:val="28"/>
          <w:szCs w:val="28"/>
          <w:lang w:val="da-DK"/>
        </w:rPr>
      </w:pPr>
      <w:r w:rsidRPr="00DC6C60">
        <w:rPr>
          <w:color w:val="000000" w:themeColor="text1"/>
          <w:sz w:val="28"/>
          <w:szCs w:val="28"/>
          <w:lang w:val="da-DK"/>
        </w:rPr>
        <w:t xml:space="preserve">Chủ đầu tư: </w:t>
      </w:r>
      <w:r w:rsidR="008214B7">
        <w:rPr>
          <w:color w:val="000000" w:themeColor="text1"/>
          <w:sz w:val="28"/>
          <w:szCs w:val="28"/>
          <w:lang w:val="da-DK"/>
        </w:rPr>
        <w:t>Sở Giao dịch Chứng khoán Thành phố Hồ Chính Minh</w:t>
      </w:r>
      <w:r w:rsidRPr="00DC6C60">
        <w:rPr>
          <w:color w:val="000000" w:themeColor="text1"/>
          <w:sz w:val="28"/>
          <w:szCs w:val="28"/>
          <w:lang w:val="da-DK"/>
        </w:rPr>
        <w:t>.</w:t>
      </w:r>
    </w:p>
    <w:p w14:paraId="72FDB75F" w14:textId="77777777" w:rsidR="003A4445" w:rsidRPr="00DC6C60" w:rsidRDefault="003A4445" w:rsidP="003A4445">
      <w:pPr>
        <w:keepNext/>
        <w:numPr>
          <w:ilvl w:val="0"/>
          <w:numId w:val="47"/>
        </w:numPr>
        <w:spacing w:after="0" w:line="240" w:lineRule="auto"/>
        <w:jc w:val="both"/>
        <w:rPr>
          <w:bCs/>
          <w:iCs/>
          <w:color w:val="000000" w:themeColor="text1"/>
          <w:sz w:val="28"/>
          <w:szCs w:val="28"/>
          <w:lang w:val="da-DK"/>
        </w:rPr>
      </w:pPr>
      <w:r w:rsidRPr="00DC6C60">
        <w:rPr>
          <w:color w:val="000000" w:themeColor="text1"/>
          <w:sz w:val="28"/>
          <w:szCs w:val="28"/>
          <w:lang w:val="da-DK"/>
        </w:rPr>
        <w:t>Chủ đầu tư trực tiếp quản lý dự án.</w:t>
      </w:r>
    </w:p>
    <w:p w14:paraId="0A70B2C6" w14:textId="77777777" w:rsidR="003A4445" w:rsidRPr="00DC6C60" w:rsidRDefault="003A4445" w:rsidP="003A4445">
      <w:pPr>
        <w:keepNext/>
        <w:numPr>
          <w:ilvl w:val="0"/>
          <w:numId w:val="47"/>
        </w:numPr>
        <w:spacing w:after="0" w:line="240" w:lineRule="auto"/>
        <w:jc w:val="both"/>
        <w:rPr>
          <w:bCs/>
          <w:iCs/>
          <w:color w:val="000000" w:themeColor="text1"/>
          <w:sz w:val="28"/>
          <w:szCs w:val="28"/>
          <w:lang w:val="da-DK"/>
        </w:rPr>
      </w:pPr>
      <w:r w:rsidRPr="00DC6C60">
        <w:rPr>
          <w:color w:val="000000" w:themeColor="text1"/>
          <w:sz w:val="28"/>
          <w:szCs w:val="28"/>
          <w:lang w:val="da-DK"/>
        </w:rPr>
        <w:t>Đấu thầu lựa chọn nhà thầu thực hiện.</w:t>
      </w:r>
    </w:p>
    <w:p w14:paraId="208701C4" w14:textId="77777777" w:rsidR="003A4445" w:rsidRPr="00DC6C60" w:rsidRDefault="003A4445" w:rsidP="003A4445">
      <w:pPr>
        <w:keepNext/>
        <w:widowControl w:val="0"/>
        <w:numPr>
          <w:ilvl w:val="0"/>
          <w:numId w:val="47"/>
        </w:numPr>
        <w:spacing w:after="0" w:line="240" w:lineRule="auto"/>
        <w:jc w:val="both"/>
        <w:rPr>
          <w:bCs/>
          <w:iCs/>
          <w:color w:val="000000" w:themeColor="text1"/>
          <w:sz w:val="28"/>
          <w:szCs w:val="28"/>
          <w:lang w:val="da-DK"/>
        </w:rPr>
      </w:pPr>
      <w:r w:rsidRPr="00DC6C60">
        <w:rPr>
          <w:color w:val="000000" w:themeColor="text1"/>
          <w:sz w:val="28"/>
          <w:szCs w:val="28"/>
          <w:lang w:val="da-DK"/>
        </w:rPr>
        <w:t>Các phần công việc còn lại do chủ đầu tư tự thực hiện.</w:t>
      </w:r>
    </w:p>
    <w:p w14:paraId="073F449C" w14:textId="0C1E6229" w:rsidR="003A4445" w:rsidRDefault="003A4445" w:rsidP="003A4445">
      <w:pPr>
        <w:pStyle w:val="Heading2"/>
        <w:rPr>
          <w:color w:val="000000" w:themeColor="text1"/>
        </w:rPr>
      </w:pPr>
      <w:bookmarkStart w:id="933" w:name="_Toc14772038"/>
      <w:r>
        <w:rPr>
          <w:color w:val="000000" w:themeColor="text1"/>
        </w:rPr>
        <w:t>Kết luận và kiến nghị</w:t>
      </w:r>
      <w:bookmarkEnd w:id="933"/>
    </w:p>
    <w:p w14:paraId="54D7902D" w14:textId="74DE2347" w:rsidR="0045271D" w:rsidRPr="00C40371" w:rsidRDefault="0045271D" w:rsidP="0045271D">
      <w:pPr>
        <w:pStyle w:val="BodyText"/>
        <w:rPr>
          <w:sz w:val="30"/>
          <w:lang w:val="da-DK" w:eastAsia="zh-CN"/>
        </w:rPr>
      </w:pPr>
      <w:r w:rsidRPr="00C40371">
        <w:rPr>
          <w:bCs/>
          <w:iCs/>
          <w:szCs w:val="26"/>
        </w:rPr>
        <w:t xml:space="preserve">Căn cứ sự cần thiết phải mua sắm, xây dựng </w:t>
      </w:r>
      <w:r w:rsidRPr="00C40371">
        <w:rPr>
          <w:color w:val="000000" w:themeColor="text1"/>
          <w:lang w:val="nb-NO"/>
        </w:rPr>
        <w:t>phần mềm</w:t>
      </w:r>
      <w:r w:rsidRPr="00C40371">
        <w:rPr>
          <w:bCs/>
          <w:iCs/>
          <w:szCs w:val="26"/>
        </w:rPr>
        <w:t xml:space="preserve"> Đấu giá và Book Building nêu trên, Tổ giúp việc mua sắm phần mềm kính trình Phó Tổng Giám </w:t>
      </w:r>
      <w:r w:rsidRPr="00C40371">
        <w:rPr>
          <w:bCs/>
          <w:iCs/>
          <w:szCs w:val="26"/>
        </w:rPr>
        <w:lastRenderedPageBreak/>
        <w:t xml:space="preserve">đốc phê duyệt Đề cương và dự toán chi tiết để có thể nhanh chóng triển khai việc mua sắm </w:t>
      </w:r>
      <w:r w:rsidRPr="00C40371">
        <w:rPr>
          <w:color w:val="000000" w:themeColor="text1"/>
          <w:lang w:val="nb-NO"/>
        </w:rPr>
        <w:t>phần mềm</w:t>
      </w:r>
      <w:r w:rsidRPr="00C40371">
        <w:rPr>
          <w:bCs/>
          <w:iCs/>
          <w:szCs w:val="26"/>
        </w:rPr>
        <w:t xml:space="preserve"> đúng tiến độ./.</w:t>
      </w:r>
    </w:p>
    <w:sectPr w:rsidR="0045271D" w:rsidRPr="00C40371" w:rsidSect="00C66D7F">
      <w:pgSz w:w="11907" w:h="16840" w:code="9"/>
      <w:pgMar w:top="1440" w:right="1134" w:bottom="1440"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Le Van Tai" w:date="2019-07-05T13:55:00Z" w:initials="LVT">
    <w:p w14:paraId="33377F86" w14:textId="011911E7" w:rsidR="00CE5B56" w:rsidRDefault="00CE5B56">
      <w:pPr>
        <w:pStyle w:val="CommentText"/>
      </w:pPr>
      <w:r>
        <w:rPr>
          <w:rStyle w:val="CommentReference"/>
        </w:rPr>
        <w:annotationRef/>
      </w:r>
      <w:r>
        <w:t>Đổi thành “Đề cương và dự toán chi tiết”</w:t>
      </w:r>
    </w:p>
  </w:comment>
  <w:comment w:id="6" w:author="Le Van Tai" w:date="2019-07-05T13:56:00Z" w:initials="LVT">
    <w:p w14:paraId="0699FACE" w14:textId="2D535B36" w:rsidR="00CE5B56" w:rsidRDefault="00CE5B56">
      <w:pPr>
        <w:pStyle w:val="CommentText"/>
      </w:pPr>
      <w:r>
        <w:rPr>
          <w:rStyle w:val="CommentReference"/>
        </w:rPr>
        <w:annotationRef/>
      </w:r>
      <w:r>
        <w:t>21/2019/TT-BTC</w:t>
      </w:r>
    </w:p>
  </w:comment>
  <w:comment w:id="16" w:author="Banh Le Van Anh" w:date="2019-07-09T16:05:00Z" w:initials="BLVA">
    <w:p w14:paraId="40948D60" w14:textId="55F753A0" w:rsidR="00CE5B56" w:rsidRDefault="00CE5B56">
      <w:pPr>
        <w:pStyle w:val="CommentText"/>
      </w:pPr>
      <w:r>
        <w:rPr>
          <w:rStyle w:val="CommentReference"/>
        </w:rPr>
        <w:annotationRef/>
      </w:r>
      <w:r>
        <w:t>Phần sự cần thiết phải đầu tư Hose sẽ sửa</w:t>
      </w:r>
    </w:p>
  </w:comment>
  <w:comment w:id="20" w:author="Le Van Tai" w:date="2019-07-05T14:03:00Z" w:initials="LVT">
    <w:p w14:paraId="713F39C3" w14:textId="149FF160" w:rsidR="00CE5B56" w:rsidRDefault="00CE5B56">
      <w:pPr>
        <w:pStyle w:val="CommentText"/>
      </w:pPr>
      <w:r>
        <w:rPr>
          <w:rStyle w:val="CommentReference"/>
        </w:rPr>
        <w:annotationRef/>
      </w:r>
      <w:r>
        <w:t>Bỏ</w:t>
      </w:r>
    </w:p>
  </w:comment>
  <w:comment w:id="21" w:author="Le Van Tai" w:date="2019-07-05T14:06:00Z" w:initials="LVT">
    <w:p w14:paraId="1BCFFBDD" w14:textId="283DD1E4" w:rsidR="00CE5B56" w:rsidRDefault="00CE5B56">
      <w:pPr>
        <w:pStyle w:val="CommentText"/>
      </w:pPr>
      <w:r>
        <w:rPr>
          <w:rStyle w:val="CommentReference"/>
        </w:rPr>
        <w:annotationRef/>
      </w:r>
      <w:r>
        <w:t>Thay đổi theo tờ trình HĐQT mới</w:t>
      </w:r>
    </w:p>
  </w:comment>
  <w:comment w:id="22" w:author="Le Van Tai" w:date="2019-07-05T14:07:00Z" w:initials="LVT">
    <w:p w14:paraId="3A00E612" w14:textId="36581064" w:rsidR="00CE5B56" w:rsidRDefault="00CE5B56">
      <w:pPr>
        <w:pStyle w:val="CommentText"/>
      </w:pPr>
      <w:r>
        <w:rPr>
          <w:rStyle w:val="CommentReference"/>
        </w:rPr>
        <w:annotationRef/>
      </w:r>
      <w:r>
        <w:t>Thay đổi theo tờ trình HĐQT mới</w:t>
      </w:r>
    </w:p>
  </w:comment>
  <w:comment w:id="29" w:author="Le Van Tai" w:date="2019-07-09T15:58:00Z" w:initials="LVT">
    <w:p w14:paraId="5A8EEE9C" w14:textId="09E108B6" w:rsidR="00CE5B56" w:rsidRDefault="00CE5B56">
      <w:pPr>
        <w:pStyle w:val="CommentText"/>
      </w:pPr>
      <w:r>
        <w:rPr>
          <w:rStyle w:val="CommentReference"/>
        </w:rPr>
        <w:annotationRef/>
      </w:r>
      <w:r>
        <w:t xml:space="preserve"> </w:t>
      </w:r>
      <w:r>
        <w:rPr>
          <w:color w:val="000000"/>
          <w:sz w:val="26"/>
          <w:szCs w:val="26"/>
        </w:rPr>
        <w:t>Cần chế độ cảnh báo, hiển thị thông báo khi cần thì high light, rõ ràng để người quản trị và người sử dụng thấy rõ</w:t>
      </w:r>
    </w:p>
  </w:comment>
  <w:comment w:id="30" w:author="Le Van Tai" w:date="2019-07-09T11:32:00Z" w:initials="LVT">
    <w:p w14:paraId="1145F7DA" w14:textId="29524397" w:rsidR="00CE5B56" w:rsidRDefault="00CE5B56">
      <w:pPr>
        <w:pStyle w:val="CommentText"/>
      </w:pPr>
      <w:r>
        <w:rPr>
          <w:rStyle w:val="CommentReference"/>
        </w:rPr>
        <w:annotationRef/>
      </w:r>
      <w:r>
        <w:t xml:space="preserve"> Bổ sung dùng chung cho book building</w:t>
      </w:r>
    </w:p>
  </w:comment>
  <w:comment w:id="36" w:author="Banh Le Van Anh" w:date="2019-07-09T16:10:00Z" w:initials="BLVA">
    <w:p w14:paraId="53F7BF69" w14:textId="45BEB6B8" w:rsidR="00CE5B56" w:rsidRDefault="00CE5B56">
      <w:pPr>
        <w:pStyle w:val="CommentText"/>
      </w:pPr>
      <w:r>
        <w:rPr>
          <w:rStyle w:val="CommentReference"/>
        </w:rPr>
        <w:annotationRef/>
      </w:r>
      <w:r>
        <w:t xml:space="preserve"> Theo comment của IT: cần chi tiết theo email của anh Thắng</w:t>
      </w:r>
    </w:p>
  </w:comment>
  <w:comment w:id="50" w:author="Le Van Tai" w:date="2019-07-08T10:24:00Z" w:initials="LVT">
    <w:p w14:paraId="75B94E1E" w14:textId="53D4E2E2" w:rsidR="00CE5B56" w:rsidRDefault="00CE5B56" w:rsidP="009374DE">
      <w:pPr>
        <w:pStyle w:val="BodyText"/>
        <w:rPr>
          <w:lang w:eastAsia="zh-CN"/>
        </w:rPr>
      </w:pPr>
      <w:r>
        <w:rPr>
          <w:rStyle w:val="CommentReference"/>
        </w:rPr>
        <w:annotationRef/>
      </w:r>
      <w:r>
        <w:t xml:space="preserve">Bổ sung quản lý theo </w:t>
      </w:r>
      <w:r>
        <w:rPr>
          <w:lang w:eastAsia="zh-CN"/>
        </w:rPr>
        <w:t>Quản lý tiến trình, tạm dựng, hủy từng đợt đấu giá/ book building.</w:t>
      </w:r>
      <w:r>
        <w:rPr>
          <w:rStyle w:val="CommentReference"/>
          <w:rFonts w:eastAsia="Times New Roman"/>
          <w:lang w:eastAsia="en-US"/>
        </w:rPr>
        <w:annotationRef/>
      </w:r>
    </w:p>
    <w:p w14:paraId="761BE6A9" w14:textId="4D30217E" w:rsidR="00CE5B56" w:rsidRDefault="00CE5B56">
      <w:pPr>
        <w:pStyle w:val="CommentText"/>
      </w:pPr>
      <w:r>
        <w:t>Việc quản lý tiền trình đấu giá và book building được thực hiện tại chức năng thuộc từng phân hệ hoặc thực hiện tại chức năng quản trị hệ thống.</w:t>
      </w:r>
    </w:p>
  </w:comment>
  <w:comment w:id="51" w:author="Le Van Tai" w:date="2019-07-08T11:19:00Z" w:initials="LVT">
    <w:p w14:paraId="1832941C" w14:textId="2E99EDBC" w:rsidR="00CE5B56" w:rsidRDefault="00CE5B56">
      <w:pPr>
        <w:pStyle w:val="CommentText"/>
      </w:pPr>
      <w:r>
        <w:rPr>
          <w:rStyle w:val="CommentReference"/>
        </w:rPr>
        <w:annotationRef/>
      </w:r>
      <w:r>
        <w:t xml:space="preserve"> Bổ sung</w:t>
      </w:r>
    </w:p>
  </w:comment>
  <w:comment w:id="57" w:author="Le Van Tai" w:date="2019-07-09T15:53:00Z" w:initials="LVT">
    <w:p w14:paraId="29B38992" w14:textId="55312CC2" w:rsidR="00CE5B56" w:rsidRDefault="00CE5B56">
      <w:pPr>
        <w:pStyle w:val="CommentText"/>
      </w:pPr>
      <w:r>
        <w:rPr>
          <w:rStyle w:val="CommentReference"/>
        </w:rPr>
        <w:annotationRef/>
      </w:r>
      <w:r>
        <w:t xml:space="preserve"> Em bổ sung thêm hình thức đấu giá là chào bán cạnh tranh theo Văn bản hướng dẫn của BTC. Chào bán cạnh tranh là phương thức bán tiếp của Đợt cổ phần hóa hoặc thoái vốn không thành công hoặc chưa bán hết. Với quy trình và phương thức giống đấu giá.</w:t>
      </w:r>
    </w:p>
  </w:comment>
  <w:comment w:id="58" w:author="Le Van Tai" w:date="2019-07-05T14:16:00Z" w:initials="LVT">
    <w:p w14:paraId="688FAFE2" w14:textId="77777777" w:rsidR="00CE5B56" w:rsidRDefault="00CE5B56">
      <w:pPr>
        <w:pStyle w:val="CommentText"/>
      </w:pPr>
      <w:r>
        <w:rPr>
          <w:rStyle w:val="CommentReference"/>
        </w:rPr>
        <w:annotationRef/>
      </w:r>
      <w:r>
        <w:t xml:space="preserve"> Đấu giá thông thường</w:t>
      </w:r>
    </w:p>
    <w:p w14:paraId="426531B2" w14:textId="77777777" w:rsidR="00CE5B56" w:rsidRDefault="00CE5B56">
      <w:pPr>
        <w:pStyle w:val="CommentText"/>
      </w:pPr>
      <w:r>
        <w:t xml:space="preserve"> Đấu giá trọn lô</w:t>
      </w:r>
    </w:p>
    <w:p w14:paraId="5FD7516E" w14:textId="77777777" w:rsidR="00CE5B56" w:rsidRDefault="00CE5B56">
      <w:pPr>
        <w:pStyle w:val="CommentText"/>
      </w:pPr>
      <w:r>
        <w:t xml:space="preserve"> Đấu giá trọn lô tối thiểu</w:t>
      </w:r>
    </w:p>
    <w:p w14:paraId="3EBD70C0" w14:textId="77777777" w:rsidR="00CE5B56" w:rsidRDefault="00CE5B56">
      <w:pPr>
        <w:pStyle w:val="CommentText"/>
      </w:pPr>
      <w:r>
        <w:t xml:space="preserve"> Đấu giá giửa NĐT chiến lược (theo Quy chế mẫu 584/QĐ-UBCK)</w:t>
      </w:r>
    </w:p>
    <w:p w14:paraId="48743554" w14:textId="5A007029" w:rsidR="00CE5B56" w:rsidRDefault="00CE5B56">
      <w:pPr>
        <w:pStyle w:val="CommentText"/>
      </w:pPr>
      <w:r>
        <w:t xml:space="preserve"> Chào bán cạnh tranh – là hình thức chào bán tiếp SL cổ phần chưa bán hết của cuộc đấu giá trước.</w:t>
      </w:r>
    </w:p>
  </w:comment>
  <w:comment w:id="60" w:author="Le Van Tai" w:date="2019-07-05T14:27:00Z" w:initials="LVT">
    <w:p w14:paraId="6635BE47" w14:textId="4E3FFFFF" w:rsidR="00CE5B56" w:rsidRDefault="00CE5B56">
      <w:pPr>
        <w:pStyle w:val="CommentText"/>
      </w:pPr>
      <w:r>
        <w:rPr>
          <w:rStyle w:val="CommentReference"/>
        </w:rPr>
        <w:annotationRef/>
      </w:r>
      <w:r>
        <w:t>21/2019/TT-BTC</w:t>
      </w:r>
    </w:p>
  </w:comment>
  <w:comment w:id="61" w:author="Le Van Tai" w:date="2019-07-09T15:04:00Z" w:initials="LVT">
    <w:p w14:paraId="26E2FC76" w14:textId="3E0D7A95" w:rsidR="00CE5B56" w:rsidRDefault="00CE5B56">
      <w:pPr>
        <w:pStyle w:val="CommentText"/>
      </w:pPr>
      <w:r>
        <w:rPr>
          <w:rStyle w:val="CommentReference"/>
        </w:rPr>
        <w:annotationRef/>
      </w:r>
      <w:r>
        <w:t xml:space="preserve"> Cẩn bổ sung danh sách báo cáo, gồm chi tiết định dạng kết xuất.</w:t>
      </w:r>
    </w:p>
  </w:comment>
  <w:comment w:id="62" w:author="Le Van Tai" w:date="2019-07-09T15:52:00Z" w:initials="LVT">
    <w:p w14:paraId="32F53859" w14:textId="7A40F994" w:rsidR="00CE5B56" w:rsidRDefault="00CE5B56">
      <w:pPr>
        <w:pStyle w:val="CommentText"/>
      </w:pPr>
      <w:r>
        <w:rPr>
          <w:rStyle w:val="CommentReference"/>
        </w:rPr>
        <w:annotationRef/>
      </w:r>
      <w:r>
        <w:t xml:space="preserve"> Bổ sung</w:t>
      </w:r>
    </w:p>
  </w:comment>
  <w:comment w:id="66" w:author="Le Van Tai" w:date="2019-07-05T14:27:00Z" w:initials="LVT">
    <w:p w14:paraId="084CC670" w14:textId="3515DC5C" w:rsidR="00CE5B56" w:rsidRDefault="00CE5B56">
      <w:pPr>
        <w:pStyle w:val="CommentText"/>
      </w:pPr>
      <w:r>
        <w:rPr>
          <w:rStyle w:val="CommentReference"/>
        </w:rPr>
        <w:annotationRef/>
      </w:r>
      <w:r>
        <w:t>Theo quy trình tại Hose: Đối chiếu lệnh thuộc Cán bộ nghiệp vụ, đề nghị điều chỉnh cho phù hợp</w:t>
      </w:r>
    </w:p>
  </w:comment>
  <w:comment w:id="68" w:author="Le Van Tai" w:date="2019-07-09T15:28:00Z" w:initials="LVT">
    <w:p w14:paraId="7E14ECC4" w14:textId="267ABF1D" w:rsidR="00CE5B56" w:rsidRDefault="00CE5B56">
      <w:pPr>
        <w:pStyle w:val="CommentText"/>
      </w:pPr>
      <w:r>
        <w:rPr>
          <w:rStyle w:val="CommentReference"/>
        </w:rPr>
        <w:annotationRef/>
      </w:r>
      <w:r>
        <w:t xml:space="preserve"> Kết thúc đăng ký</w:t>
      </w:r>
    </w:p>
  </w:comment>
  <w:comment w:id="71" w:author="Le Van Tai" w:date="2019-07-09T15:17:00Z" w:initials="LVT">
    <w:p w14:paraId="681F9650" w14:textId="23B02BC5" w:rsidR="00CE5B56" w:rsidRDefault="00CE5B56">
      <w:pPr>
        <w:pStyle w:val="CommentText"/>
      </w:pPr>
      <w:r>
        <w:rPr>
          <w:rStyle w:val="CommentReference"/>
        </w:rPr>
        <w:annotationRef/>
      </w:r>
      <w:r>
        <w:t xml:space="preserve"> Bổ sung cho thống nhất với quy trình</w:t>
      </w:r>
    </w:p>
  </w:comment>
  <w:comment w:id="72" w:author="Banh Le Van Anh" w:date="2019-07-09T16:41:00Z" w:initials="BLVA">
    <w:p w14:paraId="3F5EDC36" w14:textId="0211405C" w:rsidR="00CE5B56" w:rsidRDefault="00CE5B56">
      <w:pPr>
        <w:pStyle w:val="CommentText"/>
      </w:pPr>
      <w:r>
        <w:rPr>
          <w:rStyle w:val="CommentReference"/>
        </w:rPr>
        <w:annotationRef/>
      </w:r>
      <w:r>
        <w:t>Bổ sung mô tả chi tiết</w:t>
      </w:r>
    </w:p>
  </w:comment>
  <w:comment w:id="77" w:author="Le Van Tai" w:date="2019-07-05T15:13:00Z" w:initials="LVT">
    <w:p w14:paraId="182BEFA3" w14:textId="18265F9F" w:rsidR="00CE5B56" w:rsidRDefault="00CE5B56">
      <w:pPr>
        <w:pStyle w:val="CommentText"/>
      </w:pPr>
      <w:r>
        <w:rPr>
          <w:rStyle w:val="CommentReference"/>
        </w:rPr>
        <w:annotationRef/>
      </w:r>
      <w:r>
        <w:t xml:space="preserve"> Thành viên chỉ xem và kết xuất thông tin nhà đầu tư đăng ký tại thành viên đó.</w:t>
      </w:r>
    </w:p>
  </w:comment>
  <w:comment w:id="913" w:author="Banh Le Van Anh" w:date="2019-07-09T16:43:00Z" w:initials="BLVA">
    <w:p w14:paraId="2F1DA2CE" w14:textId="2EFB535D" w:rsidR="00CE5B56" w:rsidRDefault="00CE5B56">
      <w:pPr>
        <w:pStyle w:val="CommentText"/>
      </w:pPr>
      <w:r>
        <w:rPr>
          <w:rStyle w:val="CommentReference"/>
        </w:rPr>
        <w:annotationRef/>
      </w:r>
      <w:r>
        <w:t>Đề nghị Kế toán xem lại</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3377F86" w15:done="0"/>
  <w15:commentEx w15:paraId="0699FACE" w15:done="0"/>
  <w15:commentEx w15:paraId="40948D60" w15:done="0"/>
  <w15:commentEx w15:paraId="713F39C3" w15:done="0"/>
  <w15:commentEx w15:paraId="1BCFFBDD" w15:done="0"/>
  <w15:commentEx w15:paraId="3A00E612" w15:done="0"/>
  <w15:commentEx w15:paraId="5A8EEE9C" w15:done="0"/>
  <w15:commentEx w15:paraId="1145F7DA" w15:done="0"/>
  <w15:commentEx w15:paraId="53F7BF69" w15:done="0"/>
  <w15:commentEx w15:paraId="761BE6A9" w15:done="0"/>
  <w15:commentEx w15:paraId="1832941C" w15:done="0"/>
  <w15:commentEx w15:paraId="29B38992" w15:done="0"/>
  <w15:commentEx w15:paraId="48743554" w15:done="0"/>
  <w15:commentEx w15:paraId="6635BE47" w15:done="0"/>
  <w15:commentEx w15:paraId="26E2FC76" w15:done="0"/>
  <w15:commentEx w15:paraId="32F53859" w15:done="0"/>
  <w15:commentEx w15:paraId="084CC670" w15:done="0"/>
  <w15:commentEx w15:paraId="7E14ECC4" w15:done="0"/>
  <w15:commentEx w15:paraId="681F9650" w15:done="0"/>
  <w15:commentEx w15:paraId="3F5EDC36" w15:done="0"/>
  <w15:commentEx w15:paraId="182BEFA3" w15:done="0"/>
  <w15:commentEx w15:paraId="2F1DA2C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3377F86" w16cid:durableId="20C9D542"/>
  <w16cid:commentId w16cid:paraId="0699FACE" w16cid:durableId="20C9D57D"/>
  <w16cid:commentId w16cid:paraId="40948D60" w16cid:durableId="20CF39AD"/>
  <w16cid:commentId w16cid:paraId="713F39C3" w16cid:durableId="20C9D732"/>
  <w16cid:commentId w16cid:paraId="1BCFFBDD" w16cid:durableId="20C9D7EA"/>
  <w16cid:commentId w16cid:paraId="3A00E612" w16cid:durableId="20C9D831"/>
  <w16cid:commentId w16cid:paraId="5A8EEE9C" w16cid:durableId="20CF3831"/>
  <w16cid:commentId w16cid:paraId="1145F7DA" w16cid:durableId="20CEF9BE"/>
  <w16cid:commentId w16cid:paraId="53F7BF69" w16cid:durableId="20CF3AE1"/>
  <w16cid:commentId w16cid:paraId="761BE6A9" w16cid:durableId="20CD985D"/>
  <w16cid:commentId w16cid:paraId="1832941C" w16cid:durableId="20CDA53E"/>
  <w16cid:commentId w16cid:paraId="29B38992" w16cid:durableId="20CF3715"/>
  <w16cid:commentId w16cid:paraId="48743554" w16cid:durableId="20C9DA48"/>
  <w16cid:commentId w16cid:paraId="6635BE47" w16cid:durableId="20C9DCC3"/>
  <w16cid:commentId w16cid:paraId="26E2FC76" w16cid:durableId="20CF2B71"/>
  <w16cid:commentId w16cid:paraId="32F53859" w16cid:durableId="20CF36C0"/>
  <w16cid:commentId w16cid:paraId="084CC670" w16cid:durableId="20C9DCDF"/>
  <w16cid:commentId w16cid:paraId="7E14ECC4" w16cid:durableId="20CF3129"/>
  <w16cid:commentId w16cid:paraId="681F9650" w16cid:durableId="20CF2E8C"/>
  <w16cid:commentId w16cid:paraId="3F5EDC36" w16cid:durableId="20CF422E"/>
  <w16cid:commentId w16cid:paraId="182BEFA3" w16cid:durableId="20C9E7AE"/>
  <w16cid:commentId w16cid:paraId="2F1DA2CE" w16cid:durableId="20CF42C1"/>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318E7B" w14:textId="77777777" w:rsidR="00B44606" w:rsidRDefault="00B44606">
      <w:r>
        <w:separator/>
      </w:r>
    </w:p>
  </w:endnote>
  <w:endnote w:type="continuationSeparator" w:id="0">
    <w:p w14:paraId="77550CC1" w14:textId="77777777" w:rsidR="00B44606" w:rsidRDefault="00B446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I-Times">
    <w:altName w:val="Times New Roman"/>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HelvetIns">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HelvetInsH">
    <w:panose1 w:val="020B7200000000000000"/>
    <w:charset w:val="00"/>
    <w:family w:val="swiss"/>
    <w:pitch w:val="variable"/>
    <w:sig w:usb0="00000003" w:usb1="00000000" w:usb2="00000000" w:usb3="00000000" w:csb0="00000001" w:csb1="00000000"/>
  </w:font>
  <w:font w:name=".VnCourier New">
    <w:panose1 w:val="02027200000000000000"/>
    <w:charset w:val="00"/>
    <w:family w:val="roman"/>
    <w:pitch w:val="variable"/>
    <w:sig w:usb0="00000003" w:usb1="00000000" w:usb2="00000000" w:usb3="00000000" w:csb0="00000001" w:csb1="00000000"/>
  </w:font>
  <w:font w:name=".VnSouthern">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Time">
    <w:altName w:val="Arial"/>
    <w:panose1 w:val="00000000000000000000"/>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VnArialH">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743FA8" w14:textId="1FAAAE3F" w:rsidR="00CE5B56" w:rsidRDefault="00CE5B56" w:rsidP="00E4543C">
    <w:pPr>
      <w:jc w:val="right"/>
    </w:pPr>
    <w:r w:rsidRPr="000F7375">
      <w:rPr>
        <w:rStyle w:val="PageNumber"/>
      </w:rPr>
      <w:tab/>
    </w:r>
    <w:r>
      <w:rPr>
        <w:rStyle w:val="PageNumber"/>
      </w:rPr>
      <w:t xml:space="preserve">   </w:t>
    </w:r>
    <w:r w:rsidRPr="00304D21">
      <w:rPr>
        <w:rStyle w:val="PageNumber"/>
      </w:rPr>
      <w:t xml:space="preserve"> </w:t>
    </w:r>
    <w:r w:rsidRPr="00304D21">
      <w:rPr>
        <w:rStyle w:val="PageNumber"/>
      </w:rPr>
      <w:fldChar w:fldCharType="begin"/>
    </w:r>
    <w:r w:rsidRPr="00304D21">
      <w:rPr>
        <w:rStyle w:val="PageNumber"/>
      </w:rPr>
      <w:instrText xml:space="preserve"> PAGE </w:instrText>
    </w:r>
    <w:r w:rsidRPr="00304D21">
      <w:rPr>
        <w:rStyle w:val="PageNumber"/>
      </w:rPr>
      <w:fldChar w:fldCharType="separate"/>
    </w:r>
    <w:r w:rsidR="00787F69">
      <w:rPr>
        <w:rStyle w:val="PageNumber"/>
        <w:noProof/>
      </w:rPr>
      <w:t>224</w:t>
    </w:r>
    <w:r w:rsidRPr="00304D21">
      <w:rPr>
        <w:rStyle w:val="PageNumber"/>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52539B" w14:textId="77777777" w:rsidR="00B44606" w:rsidRDefault="00B44606">
      <w:r>
        <w:separator/>
      </w:r>
    </w:p>
  </w:footnote>
  <w:footnote w:type="continuationSeparator" w:id="0">
    <w:p w14:paraId="753E9E72" w14:textId="77777777" w:rsidR="00B44606" w:rsidRDefault="00B4460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968F72" w14:textId="35D1A795" w:rsidR="00CE5B56" w:rsidRPr="00995621" w:rsidRDefault="00CE5B56" w:rsidP="00995621">
    <w:pPr>
      <w:rPr>
        <w:b/>
        <w:i/>
        <w:sz w:val="24"/>
      </w:rPr>
    </w:pPr>
    <w:r w:rsidRPr="00995621">
      <w:rPr>
        <w:b/>
        <w:i/>
        <w:sz w:val="24"/>
      </w:rPr>
      <w:t>Đề cương dự toán chi tiết dự án “</w:t>
    </w:r>
    <w:r>
      <w:rPr>
        <w:rFonts w:asciiTheme="majorHAnsi" w:hAnsiTheme="majorHAnsi" w:cstheme="majorHAnsi"/>
        <w:b/>
        <w:i/>
        <w:sz w:val="24"/>
      </w:rPr>
      <w:t>Phần mềm đấu giá và Book Building</w:t>
    </w:r>
    <w:r w:rsidRPr="00995621">
      <w:rPr>
        <w:b/>
        <w:i/>
        <w:sz w:val="24"/>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23616"/>
    <w:multiLevelType w:val="singleLevel"/>
    <w:tmpl w:val="CD4C557A"/>
    <w:lvl w:ilvl="0">
      <w:start w:val="1"/>
      <w:numFmt w:val="bullet"/>
      <w:pStyle w:val="Ghichu"/>
      <w:lvlText w:val="+"/>
      <w:lvlJc w:val="left"/>
      <w:pPr>
        <w:tabs>
          <w:tab w:val="num" w:pos="0"/>
        </w:tabs>
        <w:ind w:left="785" w:hanging="360"/>
      </w:pPr>
      <w:rPr>
        <w:rFonts w:ascii="Times New Roman" w:hAnsi="Times New Roman" w:hint="default"/>
      </w:rPr>
    </w:lvl>
  </w:abstractNum>
  <w:abstractNum w:abstractNumId="1" w15:restartNumberingAfterBreak="0">
    <w:nsid w:val="01357871"/>
    <w:multiLevelType w:val="hybridMultilevel"/>
    <w:tmpl w:val="634E2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00711E"/>
    <w:multiLevelType w:val="hybridMultilevel"/>
    <w:tmpl w:val="43FA4DA6"/>
    <w:lvl w:ilvl="0" w:tplc="25BA9D6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AB28B9"/>
    <w:multiLevelType w:val="hybridMultilevel"/>
    <w:tmpl w:val="43FA4DA6"/>
    <w:lvl w:ilvl="0" w:tplc="25BA9D6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406BD1"/>
    <w:multiLevelType w:val="singleLevel"/>
    <w:tmpl w:val="6168612C"/>
    <w:lvl w:ilvl="0">
      <w:start w:val="1"/>
      <w:numFmt w:val="bullet"/>
      <w:pStyle w:val="Bullet3"/>
      <w:lvlText w:val=""/>
      <w:lvlJc w:val="left"/>
      <w:pPr>
        <w:tabs>
          <w:tab w:val="num" w:pos="360"/>
        </w:tabs>
        <w:ind w:left="360" w:hanging="360"/>
      </w:pPr>
      <w:rPr>
        <w:rFonts w:ascii="Symbol" w:hAnsi="Symbol" w:hint="default"/>
      </w:rPr>
    </w:lvl>
  </w:abstractNum>
  <w:abstractNum w:abstractNumId="5" w15:restartNumberingAfterBreak="0">
    <w:nsid w:val="07492B8D"/>
    <w:multiLevelType w:val="hybridMultilevel"/>
    <w:tmpl w:val="15D4EAA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7E913A8"/>
    <w:multiLevelType w:val="hybridMultilevel"/>
    <w:tmpl w:val="8DC896B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8FC5820"/>
    <w:multiLevelType w:val="hybridMultilevel"/>
    <w:tmpl w:val="43FA4DA6"/>
    <w:lvl w:ilvl="0" w:tplc="25BA9D6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0F29C0"/>
    <w:multiLevelType w:val="hybridMultilevel"/>
    <w:tmpl w:val="DDCA44C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9187C85"/>
    <w:multiLevelType w:val="hybridMultilevel"/>
    <w:tmpl w:val="8012B46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F404E42"/>
    <w:multiLevelType w:val="hybridMultilevel"/>
    <w:tmpl w:val="43FA4DA6"/>
    <w:lvl w:ilvl="0" w:tplc="25BA9D6C">
      <w:start w:val="1"/>
      <w:numFmt w:val="decimal"/>
      <w:lvlText w:val="%1"/>
      <w:lvlJc w:val="center"/>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4E58FA"/>
    <w:multiLevelType w:val="hybridMultilevel"/>
    <w:tmpl w:val="5048555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2B841D5"/>
    <w:multiLevelType w:val="singleLevel"/>
    <w:tmpl w:val="8AD4866A"/>
    <w:lvl w:ilvl="0">
      <w:start w:val="1"/>
      <w:numFmt w:val="decimal"/>
      <w:pStyle w:val="Reference"/>
      <w:lvlText w:val="[R%1]"/>
      <w:lvlJc w:val="left"/>
      <w:pPr>
        <w:tabs>
          <w:tab w:val="num" w:pos="1004"/>
        </w:tabs>
        <w:ind w:left="1004" w:hanging="720"/>
      </w:pPr>
      <w:rPr>
        <w:rFonts w:hint="default"/>
      </w:rPr>
    </w:lvl>
  </w:abstractNum>
  <w:abstractNum w:abstractNumId="13" w15:restartNumberingAfterBreak="0">
    <w:nsid w:val="12CE21E9"/>
    <w:multiLevelType w:val="hybridMultilevel"/>
    <w:tmpl w:val="411C238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3E73029"/>
    <w:multiLevelType w:val="multilevel"/>
    <w:tmpl w:val="5538B984"/>
    <w:lvl w:ilvl="0">
      <w:start w:val="1"/>
      <w:numFmt w:val="upperLetter"/>
      <w:pStyle w:val="Annex1"/>
      <w:suff w:val="space"/>
      <w:lvlText w:val="Phụ lục %1."/>
      <w:lvlJc w:val="left"/>
      <w:pPr>
        <w:ind w:left="0" w:firstLine="0"/>
      </w:pPr>
      <w:rPr>
        <w:rFonts w:hint="default"/>
      </w:rPr>
    </w:lvl>
    <w:lvl w:ilvl="1">
      <w:start w:val="1"/>
      <w:numFmt w:val="decimal"/>
      <w:pStyle w:val="Annex2"/>
      <w:suff w:val="space"/>
      <w:lvlText w:val="%1.%2."/>
      <w:lvlJc w:val="left"/>
      <w:pPr>
        <w:ind w:left="0" w:firstLine="0"/>
      </w:pPr>
      <w:rPr>
        <w:rFonts w:hint="default"/>
      </w:rPr>
    </w:lvl>
    <w:lvl w:ilvl="2">
      <w:start w:val="1"/>
      <w:numFmt w:val="decimal"/>
      <w:pStyle w:val="Annex3"/>
      <w:suff w:val="space"/>
      <w:lvlText w:val="%1.%2.%3."/>
      <w:lvlJc w:val="left"/>
      <w:pPr>
        <w:ind w:left="0" w:firstLine="0"/>
      </w:pPr>
      <w:rPr>
        <w:rFonts w:hint="default"/>
      </w:rPr>
    </w:lvl>
    <w:lvl w:ilvl="3">
      <w:start w:val="1"/>
      <w:numFmt w:val="none"/>
      <w:suff w:val="space"/>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18D42B92"/>
    <w:multiLevelType w:val="hybridMultilevel"/>
    <w:tmpl w:val="43FA4DA6"/>
    <w:lvl w:ilvl="0" w:tplc="25BA9D6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8FA76A0"/>
    <w:multiLevelType w:val="hybridMultilevel"/>
    <w:tmpl w:val="7C3A1A34"/>
    <w:lvl w:ilvl="0" w:tplc="8A986CBE">
      <w:numFmt w:val="bullet"/>
      <w:lvlText w:val="-"/>
      <w:lvlJc w:val="left"/>
      <w:pPr>
        <w:ind w:left="1077" w:hanging="360"/>
      </w:pPr>
      <w:rPr>
        <w:rFonts w:ascii="Calibri" w:eastAsia="Times New Roman" w:hAnsi="Calibri" w:cs="Calibri" w:hint="default"/>
      </w:rPr>
    </w:lvl>
    <w:lvl w:ilvl="1" w:tplc="04090003">
      <w:start w:val="1"/>
      <w:numFmt w:val="bullet"/>
      <w:lvlText w:val="o"/>
      <w:lvlJc w:val="left"/>
      <w:pPr>
        <w:ind w:left="1797" w:hanging="360"/>
      </w:pPr>
      <w:rPr>
        <w:rFonts w:ascii="Courier New" w:hAnsi="Courier New" w:cs="Courier New" w:hint="default"/>
      </w:rPr>
    </w:lvl>
    <w:lvl w:ilvl="2" w:tplc="04090005">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7" w15:restartNumberingAfterBreak="0">
    <w:nsid w:val="1A014D89"/>
    <w:multiLevelType w:val="hybridMultilevel"/>
    <w:tmpl w:val="71CC3A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A4E622E"/>
    <w:multiLevelType w:val="hybridMultilevel"/>
    <w:tmpl w:val="D8B658F2"/>
    <w:lvl w:ilvl="0" w:tplc="04090005">
      <w:start w:val="1"/>
      <w:numFmt w:val="bullet"/>
      <w:pStyle w:val="Indent"/>
      <w:lvlText w:val=""/>
      <w:lvlJc w:val="left"/>
      <w:pPr>
        <w:ind w:left="1080" w:hanging="360"/>
      </w:pPr>
      <w:rPr>
        <w:rFonts w:ascii="Symbol" w:hAnsi="Symbol" w:hint="default"/>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3"/>
      <w:numFmt w:val="bullet"/>
      <w:lvlText w:val="-"/>
      <w:lvlJc w:val="left"/>
      <w:pPr>
        <w:tabs>
          <w:tab w:val="num" w:pos="2160"/>
        </w:tabs>
        <w:ind w:left="2160" w:hanging="360"/>
      </w:pPr>
      <w:rPr>
        <w:rFonts w:ascii="Times New Roman" w:eastAsia="Times New Roman" w:hAnsi="Times New Roman" w:cs="Times New Roman"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A6F3E0C"/>
    <w:multiLevelType w:val="hybridMultilevel"/>
    <w:tmpl w:val="985ECD76"/>
    <w:lvl w:ilvl="0" w:tplc="47AE34E8">
      <w:start w:val="1"/>
      <w:numFmt w:val="bullet"/>
      <w:pStyle w:val="Bullet2CT1"/>
      <w:lvlText w:val="o"/>
      <w:lvlJc w:val="left"/>
      <w:pPr>
        <w:tabs>
          <w:tab w:val="num" w:pos="720"/>
        </w:tabs>
        <w:ind w:left="720" w:hanging="360"/>
      </w:pPr>
      <w:rPr>
        <w:rFonts w:ascii="Courier New" w:hAnsi="Courier New" w:hint="default"/>
      </w:rPr>
    </w:lvl>
    <w:lvl w:ilvl="1" w:tplc="1BAAA5BC" w:tentative="1">
      <w:start w:val="1"/>
      <w:numFmt w:val="bullet"/>
      <w:lvlText w:val="o"/>
      <w:lvlJc w:val="left"/>
      <w:pPr>
        <w:tabs>
          <w:tab w:val="num" w:pos="1440"/>
        </w:tabs>
        <w:ind w:left="1440" w:hanging="360"/>
      </w:pPr>
      <w:rPr>
        <w:rFonts w:ascii="Courier New" w:hAnsi="Courier New" w:hint="default"/>
      </w:rPr>
    </w:lvl>
    <w:lvl w:ilvl="2" w:tplc="B5ACF528" w:tentative="1">
      <w:start w:val="1"/>
      <w:numFmt w:val="bullet"/>
      <w:lvlText w:val=""/>
      <w:lvlJc w:val="left"/>
      <w:pPr>
        <w:tabs>
          <w:tab w:val="num" w:pos="2160"/>
        </w:tabs>
        <w:ind w:left="2160" w:hanging="360"/>
      </w:pPr>
      <w:rPr>
        <w:rFonts w:ascii="Wingdings" w:hAnsi="Wingdings" w:hint="default"/>
      </w:rPr>
    </w:lvl>
    <w:lvl w:ilvl="3" w:tplc="87880D34" w:tentative="1">
      <w:start w:val="1"/>
      <w:numFmt w:val="bullet"/>
      <w:lvlText w:val=""/>
      <w:lvlJc w:val="left"/>
      <w:pPr>
        <w:tabs>
          <w:tab w:val="num" w:pos="2880"/>
        </w:tabs>
        <w:ind w:left="2880" w:hanging="360"/>
      </w:pPr>
      <w:rPr>
        <w:rFonts w:ascii="Symbol" w:hAnsi="Symbol" w:hint="default"/>
      </w:rPr>
    </w:lvl>
    <w:lvl w:ilvl="4" w:tplc="D526AF3A" w:tentative="1">
      <w:start w:val="1"/>
      <w:numFmt w:val="bullet"/>
      <w:lvlText w:val="o"/>
      <w:lvlJc w:val="left"/>
      <w:pPr>
        <w:tabs>
          <w:tab w:val="num" w:pos="3600"/>
        </w:tabs>
        <w:ind w:left="3600" w:hanging="360"/>
      </w:pPr>
      <w:rPr>
        <w:rFonts w:ascii="Courier New" w:hAnsi="Courier New" w:hint="default"/>
      </w:rPr>
    </w:lvl>
    <w:lvl w:ilvl="5" w:tplc="F6EEAD76" w:tentative="1">
      <w:start w:val="1"/>
      <w:numFmt w:val="bullet"/>
      <w:lvlText w:val=""/>
      <w:lvlJc w:val="left"/>
      <w:pPr>
        <w:tabs>
          <w:tab w:val="num" w:pos="4320"/>
        </w:tabs>
        <w:ind w:left="4320" w:hanging="360"/>
      </w:pPr>
      <w:rPr>
        <w:rFonts w:ascii="Wingdings" w:hAnsi="Wingdings" w:hint="default"/>
      </w:rPr>
    </w:lvl>
    <w:lvl w:ilvl="6" w:tplc="23887A9C" w:tentative="1">
      <w:start w:val="1"/>
      <w:numFmt w:val="bullet"/>
      <w:lvlText w:val=""/>
      <w:lvlJc w:val="left"/>
      <w:pPr>
        <w:tabs>
          <w:tab w:val="num" w:pos="5040"/>
        </w:tabs>
        <w:ind w:left="5040" w:hanging="360"/>
      </w:pPr>
      <w:rPr>
        <w:rFonts w:ascii="Symbol" w:hAnsi="Symbol" w:hint="default"/>
      </w:rPr>
    </w:lvl>
    <w:lvl w:ilvl="7" w:tplc="303E2174" w:tentative="1">
      <w:start w:val="1"/>
      <w:numFmt w:val="bullet"/>
      <w:lvlText w:val="o"/>
      <w:lvlJc w:val="left"/>
      <w:pPr>
        <w:tabs>
          <w:tab w:val="num" w:pos="5760"/>
        </w:tabs>
        <w:ind w:left="5760" w:hanging="360"/>
      </w:pPr>
      <w:rPr>
        <w:rFonts w:ascii="Courier New" w:hAnsi="Courier New" w:hint="default"/>
      </w:rPr>
    </w:lvl>
    <w:lvl w:ilvl="8" w:tplc="EA545CC4"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B1E1295"/>
    <w:multiLevelType w:val="hybridMultilevel"/>
    <w:tmpl w:val="43FA4DA6"/>
    <w:lvl w:ilvl="0" w:tplc="25BA9D6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82268D"/>
    <w:multiLevelType w:val="hybridMultilevel"/>
    <w:tmpl w:val="43FA4DA6"/>
    <w:lvl w:ilvl="0" w:tplc="25BA9D6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D45640"/>
    <w:multiLevelType w:val="hybridMultilevel"/>
    <w:tmpl w:val="3E34DA1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F13635E"/>
    <w:multiLevelType w:val="multilevel"/>
    <w:tmpl w:val="0409001D"/>
    <w:styleLink w:val="Style1"/>
    <w:lvl w:ilvl="0">
      <w:start w:val="1"/>
      <w:numFmt w:val="upp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1FAC4447"/>
    <w:multiLevelType w:val="hybridMultilevel"/>
    <w:tmpl w:val="43FA4DA6"/>
    <w:lvl w:ilvl="0" w:tplc="25BA9D6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5782564"/>
    <w:multiLevelType w:val="hybridMultilevel"/>
    <w:tmpl w:val="D39A5C58"/>
    <w:lvl w:ilvl="0" w:tplc="25BA9D6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7471406"/>
    <w:multiLevelType w:val="hybridMultilevel"/>
    <w:tmpl w:val="DE1ED730"/>
    <w:name w:val="WW8StyleNum3"/>
    <w:lvl w:ilvl="0" w:tplc="FFFFFFFF">
      <w:start w:val="1"/>
      <w:numFmt w:val="bullet"/>
      <w:pStyle w:val="Stylebullet"/>
      <w:lvlText w:val=""/>
      <w:lvlJc w:val="left"/>
      <w:pPr>
        <w:tabs>
          <w:tab w:val="num" w:pos="792"/>
        </w:tabs>
        <w:ind w:left="792" w:hanging="432"/>
      </w:pPr>
      <w:rPr>
        <w:rFonts w:ascii="Symbol" w:hAnsi="Symbol" w:hint="default"/>
      </w:rPr>
    </w:lvl>
    <w:lvl w:ilvl="1" w:tplc="FFFFFFFF">
      <w:start w:val="1"/>
      <w:numFmt w:val="bullet"/>
      <w:lvlText w:val="o"/>
      <w:lvlJc w:val="left"/>
      <w:pPr>
        <w:tabs>
          <w:tab w:val="num" w:pos="1944"/>
        </w:tabs>
        <w:ind w:left="1944" w:hanging="360"/>
      </w:pPr>
      <w:rPr>
        <w:rFonts w:ascii="Courier New" w:hAnsi="Courier New" w:hint="default"/>
      </w:rPr>
    </w:lvl>
    <w:lvl w:ilvl="2" w:tplc="FFFFFFFF">
      <w:start w:val="1"/>
      <w:numFmt w:val="bullet"/>
      <w:lvlText w:val=""/>
      <w:lvlJc w:val="left"/>
      <w:pPr>
        <w:tabs>
          <w:tab w:val="num" w:pos="2664"/>
        </w:tabs>
        <w:ind w:left="2664" w:hanging="360"/>
      </w:pPr>
      <w:rPr>
        <w:rFonts w:ascii="Wingdings" w:hAnsi="Wingdings" w:hint="default"/>
      </w:rPr>
    </w:lvl>
    <w:lvl w:ilvl="3" w:tplc="FFFFFFFF">
      <w:start w:val="1"/>
      <w:numFmt w:val="bullet"/>
      <w:lvlText w:val=""/>
      <w:lvlJc w:val="left"/>
      <w:pPr>
        <w:tabs>
          <w:tab w:val="num" w:pos="3384"/>
        </w:tabs>
        <w:ind w:left="3384" w:hanging="360"/>
      </w:pPr>
      <w:rPr>
        <w:rFonts w:ascii="Symbol" w:hAnsi="Symbol" w:hint="default"/>
      </w:rPr>
    </w:lvl>
    <w:lvl w:ilvl="4" w:tplc="FFFFFFFF">
      <w:start w:val="1"/>
      <w:numFmt w:val="bullet"/>
      <w:lvlText w:val="o"/>
      <w:lvlJc w:val="left"/>
      <w:pPr>
        <w:tabs>
          <w:tab w:val="num" w:pos="4104"/>
        </w:tabs>
        <w:ind w:left="4104" w:hanging="360"/>
      </w:pPr>
      <w:rPr>
        <w:rFonts w:ascii="Courier New" w:hAnsi="Courier New" w:hint="default"/>
      </w:rPr>
    </w:lvl>
    <w:lvl w:ilvl="5" w:tplc="FFFFFFFF">
      <w:start w:val="1"/>
      <w:numFmt w:val="bullet"/>
      <w:lvlText w:val=""/>
      <w:lvlJc w:val="left"/>
      <w:pPr>
        <w:tabs>
          <w:tab w:val="num" w:pos="4824"/>
        </w:tabs>
        <w:ind w:left="4824" w:hanging="360"/>
      </w:pPr>
      <w:rPr>
        <w:rFonts w:ascii="Wingdings" w:hAnsi="Wingdings" w:hint="default"/>
      </w:rPr>
    </w:lvl>
    <w:lvl w:ilvl="6" w:tplc="FFFFFFFF">
      <w:start w:val="1"/>
      <w:numFmt w:val="bullet"/>
      <w:lvlText w:val=""/>
      <w:lvlJc w:val="left"/>
      <w:pPr>
        <w:tabs>
          <w:tab w:val="num" w:pos="5544"/>
        </w:tabs>
        <w:ind w:left="5544" w:hanging="360"/>
      </w:pPr>
      <w:rPr>
        <w:rFonts w:ascii="Symbol" w:hAnsi="Symbol" w:hint="default"/>
      </w:rPr>
    </w:lvl>
    <w:lvl w:ilvl="7" w:tplc="FFFFFFFF">
      <w:start w:val="1"/>
      <w:numFmt w:val="bullet"/>
      <w:lvlText w:val="o"/>
      <w:lvlJc w:val="left"/>
      <w:pPr>
        <w:tabs>
          <w:tab w:val="num" w:pos="6264"/>
        </w:tabs>
        <w:ind w:left="6264" w:hanging="360"/>
      </w:pPr>
      <w:rPr>
        <w:rFonts w:ascii="Courier New" w:hAnsi="Courier New" w:hint="default"/>
      </w:rPr>
    </w:lvl>
    <w:lvl w:ilvl="8" w:tplc="FFFFFFFF">
      <w:start w:val="1"/>
      <w:numFmt w:val="bullet"/>
      <w:lvlText w:val=""/>
      <w:lvlJc w:val="left"/>
      <w:pPr>
        <w:tabs>
          <w:tab w:val="num" w:pos="6984"/>
        </w:tabs>
        <w:ind w:left="6984" w:hanging="360"/>
      </w:pPr>
      <w:rPr>
        <w:rFonts w:ascii="Wingdings" w:hAnsi="Wingdings" w:hint="default"/>
      </w:rPr>
    </w:lvl>
  </w:abstractNum>
  <w:abstractNum w:abstractNumId="27" w15:restartNumberingAfterBreak="0">
    <w:nsid w:val="27A778BC"/>
    <w:multiLevelType w:val="singleLevel"/>
    <w:tmpl w:val="E488EB96"/>
    <w:lvl w:ilvl="0">
      <w:numFmt w:val="bullet"/>
      <w:pStyle w:val="Indent2"/>
      <w:lvlText w:val="-"/>
      <w:lvlJc w:val="left"/>
      <w:pPr>
        <w:tabs>
          <w:tab w:val="num" w:pos="1494"/>
        </w:tabs>
        <w:ind w:left="1491" w:hanging="357"/>
      </w:pPr>
      <w:rPr>
        <w:rFonts w:ascii="Times New Roman" w:hAnsi="Times New Roman" w:hint="default"/>
      </w:rPr>
    </w:lvl>
  </w:abstractNum>
  <w:abstractNum w:abstractNumId="28" w15:restartNumberingAfterBreak="0">
    <w:nsid w:val="28155DB6"/>
    <w:multiLevelType w:val="hybridMultilevel"/>
    <w:tmpl w:val="43FA4DA6"/>
    <w:lvl w:ilvl="0" w:tplc="25BA9D6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83D7882"/>
    <w:multiLevelType w:val="hybridMultilevel"/>
    <w:tmpl w:val="43FA4DA6"/>
    <w:lvl w:ilvl="0" w:tplc="25BA9D6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92B0A57"/>
    <w:multiLevelType w:val="hybridMultilevel"/>
    <w:tmpl w:val="AD507DE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9AA1536"/>
    <w:multiLevelType w:val="hybridMultilevel"/>
    <w:tmpl w:val="ED0443B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2A163927"/>
    <w:multiLevelType w:val="hybridMultilevel"/>
    <w:tmpl w:val="B3D8DE7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2CCE1D94"/>
    <w:multiLevelType w:val="hybridMultilevel"/>
    <w:tmpl w:val="4B42815E"/>
    <w:lvl w:ilvl="0" w:tplc="756E8E72">
      <w:start w:val="1"/>
      <w:numFmt w:val="bullet"/>
      <w:pStyle w:val="ListBullet2"/>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2D9975B5"/>
    <w:multiLevelType w:val="hybridMultilevel"/>
    <w:tmpl w:val="DA84A3DE"/>
    <w:lvl w:ilvl="0" w:tplc="76FAB74E">
      <w:start w:val="1"/>
      <w:numFmt w:val="bullet"/>
      <w:pStyle w:val="ListDash"/>
      <w:lvlText w:val="–"/>
      <w:lvlJc w:val="left"/>
      <w:pPr>
        <w:tabs>
          <w:tab w:val="num" w:pos="357"/>
        </w:tabs>
        <w:ind w:left="720" w:hanging="363"/>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2FC85669"/>
    <w:multiLevelType w:val="hybridMultilevel"/>
    <w:tmpl w:val="74F8C3E4"/>
    <w:lvl w:ilvl="0" w:tplc="027A5292">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FF7589F"/>
    <w:multiLevelType w:val="hybridMultilevel"/>
    <w:tmpl w:val="2ED88C1C"/>
    <w:lvl w:ilvl="0" w:tplc="0C683914">
      <w:start w:val="1"/>
      <w:numFmt w:val="bullet"/>
      <w:pStyle w:val="Mucvidu"/>
      <w:lvlText w:val="○"/>
      <w:lvlJc w:val="left"/>
      <w:pPr>
        <w:tabs>
          <w:tab w:val="num" w:pos="1080"/>
        </w:tabs>
        <w:ind w:left="108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0183891"/>
    <w:multiLevelType w:val="hybridMultilevel"/>
    <w:tmpl w:val="89D40F0A"/>
    <w:lvl w:ilvl="0" w:tplc="0409000D">
      <w:start w:val="1"/>
      <w:numFmt w:val="decimal"/>
      <w:pStyle w:val="IndentNumber"/>
      <w:lvlText w:val="%1."/>
      <w:lvlJc w:val="left"/>
      <w:pPr>
        <w:tabs>
          <w:tab w:val="num" w:pos="720"/>
        </w:tabs>
        <w:ind w:left="720" w:hanging="360"/>
      </w:pPr>
      <w:rPr>
        <w:rFonts w:hint="default"/>
      </w:rPr>
    </w:lvl>
    <w:lvl w:ilvl="1" w:tplc="04090003">
      <w:start w:val="1"/>
      <w:numFmt w:val="lowerLetter"/>
      <w:lvlText w:val="%2."/>
      <w:lvlJc w:val="left"/>
      <w:pPr>
        <w:tabs>
          <w:tab w:val="num" w:pos="1440"/>
        </w:tabs>
        <w:ind w:left="1440" w:hanging="360"/>
      </w:pPr>
    </w:lvl>
    <w:lvl w:ilvl="2" w:tplc="04090005">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8" w15:restartNumberingAfterBreak="0">
    <w:nsid w:val="316525C2"/>
    <w:multiLevelType w:val="hybridMultilevel"/>
    <w:tmpl w:val="95C410EC"/>
    <w:lvl w:ilvl="0" w:tplc="0409000D">
      <w:numFmt w:val="bullet"/>
      <w:lvlText w:val=""/>
      <w:lvlJc w:val="left"/>
      <w:pPr>
        <w:tabs>
          <w:tab w:val="num" w:pos="360"/>
        </w:tabs>
        <w:ind w:left="360" w:hanging="360"/>
      </w:pPr>
      <w:rPr>
        <w:rFonts w:ascii="Symbol" w:eastAsia="Times New Roman" w:hAnsi="Symbol" w:hint="default"/>
      </w:rPr>
    </w:lvl>
    <w:lvl w:ilvl="1" w:tplc="04090003">
      <w:start w:val="1"/>
      <w:numFmt w:val="bullet"/>
      <w:pStyle w:val="Nomal"/>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31AA153B"/>
    <w:multiLevelType w:val="hybridMultilevel"/>
    <w:tmpl w:val="7FDCAFD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33BA2192"/>
    <w:multiLevelType w:val="hybridMultilevel"/>
    <w:tmpl w:val="D39A5C58"/>
    <w:lvl w:ilvl="0" w:tplc="25BA9D6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5DE3D86"/>
    <w:multiLevelType w:val="singleLevel"/>
    <w:tmpl w:val="36D2A7B8"/>
    <w:lvl w:ilvl="0">
      <w:start w:val="1"/>
      <w:numFmt w:val="decimal"/>
      <w:pStyle w:val="Sodo"/>
      <w:lvlText w:val="H×nh %1: "/>
      <w:lvlJc w:val="left"/>
      <w:pPr>
        <w:tabs>
          <w:tab w:val="num" w:pos="1080"/>
        </w:tabs>
        <w:ind w:left="1080" w:hanging="1080"/>
      </w:pPr>
      <w:rPr>
        <w:rFonts w:cs="Times New Roman"/>
        <w:b w:val="0"/>
        <w:i w:val="0"/>
        <w:u w:val="single"/>
      </w:rPr>
    </w:lvl>
  </w:abstractNum>
  <w:abstractNum w:abstractNumId="42" w15:restartNumberingAfterBreak="0">
    <w:nsid w:val="36E07E2F"/>
    <w:multiLevelType w:val="hybridMultilevel"/>
    <w:tmpl w:val="D226A098"/>
    <w:lvl w:ilvl="0" w:tplc="04090017">
      <w:numFmt w:val="bullet"/>
      <w:lvlText w:val="-"/>
      <w:lvlJc w:val="left"/>
      <w:pPr>
        <w:tabs>
          <w:tab w:val="num" w:pos="1080"/>
        </w:tabs>
        <w:ind w:firstLine="720"/>
      </w:pPr>
      <w:rPr>
        <w:rFonts w:ascii="Times New Roman" w:eastAsia="Times New Roman" w:hAnsi="Times New Roman" w:hint="default"/>
      </w:rPr>
    </w:lvl>
    <w:lvl w:ilvl="1" w:tplc="04090005">
      <w:start w:val="1"/>
      <w:numFmt w:val="bullet"/>
      <w:lvlText w:val="+"/>
      <w:lvlJc w:val="left"/>
      <w:pPr>
        <w:tabs>
          <w:tab w:val="num" w:pos="1420"/>
        </w:tabs>
        <w:ind w:left="1420" w:hanging="340"/>
      </w:pPr>
      <w:rPr>
        <w:rFonts w:ascii="Times New Roman" w:hAnsi="Times New Roman" w:hint="default"/>
      </w:rPr>
    </w:lvl>
    <w:lvl w:ilvl="2" w:tplc="04090003">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37573C11"/>
    <w:multiLevelType w:val="multilevel"/>
    <w:tmpl w:val="06FE9F54"/>
    <w:styleLink w:val="a"/>
    <w:lvl w:ilvl="0">
      <w:start w:val="1"/>
      <w:numFmt w:val="lowerLetter"/>
      <w:lvlText w:val="%1)"/>
      <w:lvlJc w:val="left"/>
      <w:pPr>
        <w:tabs>
          <w:tab w:val="num" w:pos="800"/>
        </w:tabs>
        <w:ind w:left="800" w:hanging="400"/>
      </w:pPr>
      <w:rPr>
        <w:rFonts w:eastAsia="Arial"/>
        <w:sz w:val="22"/>
        <w:szCs w:val="22"/>
      </w:rPr>
    </w:lvl>
    <w:lvl w:ilvl="1">
      <w:start w:val="1"/>
      <w:numFmt w:val="bullet"/>
      <w:lvlText w:val=""/>
      <w:lvlJc w:val="left"/>
      <w:pPr>
        <w:tabs>
          <w:tab w:val="num" w:pos="1200"/>
        </w:tabs>
        <w:ind w:left="1200" w:hanging="400"/>
      </w:pPr>
      <w:rPr>
        <w:rFonts w:ascii="Wingdings" w:hAnsi="Wingdings" w:hint="default"/>
      </w:rPr>
    </w:lvl>
    <w:lvl w:ilvl="2">
      <w:start w:val="1"/>
      <w:numFmt w:val="bullet"/>
      <w:lvlText w:val=""/>
      <w:lvlJc w:val="left"/>
      <w:pPr>
        <w:tabs>
          <w:tab w:val="num" w:pos="1600"/>
        </w:tabs>
        <w:ind w:left="1600" w:hanging="400"/>
      </w:pPr>
      <w:rPr>
        <w:rFonts w:ascii="Wingdings" w:hAnsi="Wingdings" w:hint="default"/>
      </w:rPr>
    </w:lvl>
    <w:lvl w:ilvl="3">
      <w:start w:val="1"/>
      <w:numFmt w:val="bullet"/>
      <w:lvlText w:val=""/>
      <w:lvlJc w:val="left"/>
      <w:pPr>
        <w:tabs>
          <w:tab w:val="num" w:pos="2000"/>
        </w:tabs>
        <w:ind w:left="2000" w:hanging="400"/>
      </w:pPr>
      <w:rPr>
        <w:rFonts w:ascii="Wingdings" w:hAnsi="Wingdings" w:hint="default"/>
      </w:rPr>
    </w:lvl>
    <w:lvl w:ilvl="4">
      <w:start w:val="1"/>
      <w:numFmt w:val="bullet"/>
      <w:lvlText w:val=""/>
      <w:lvlJc w:val="left"/>
      <w:pPr>
        <w:tabs>
          <w:tab w:val="num" w:pos="2400"/>
        </w:tabs>
        <w:ind w:left="2400" w:hanging="400"/>
      </w:pPr>
      <w:rPr>
        <w:rFonts w:ascii="Wingdings" w:hAnsi="Wingdings" w:hint="default"/>
      </w:rPr>
    </w:lvl>
    <w:lvl w:ilvl="5">
      <w:start w:val="1"/>
      <w:numFmt w:val="bullet"/>
      <w:lvlText w:val=""/>
      <w:lvlJc w:val="left"/>
      <w:pPr>
        <w:tabs>
          <w:tab w:val="num" w:pos="2800"/>
        </w:tabs>
        <w:ind w:left="2800" w:hanging="400"/>
      </w:pPr>
      <w:rPr>
        <w:rFonts w:ascii="Wingdings" w:hAnsi="Wingdings" w:hint="default"/>
      </w:rPr>
    </w:lvl>
    <w:lvl w:ilvl="6">
      <w:start w:val="1"/>
      <w:numFmt w:val="bullet"/>
      <w:lvlText w:val=""/>
      <w:lvlJc w:val="left"/>
      <w:pPr>
        <w:tabs>
          <w:tab w:val="num" w:pos="3200"/>
        </w:tabs>
        <w:ind w:left="3200" w:hanging="400"/>
      </w:pPr>
      <w:rPr>
        <w:rFonts w:ascii="Wingdings" w:hAnsi="Wingdings" w:hint="default"/>
      </w:rPr>
    </w:lvl>
    <w:lvl w:ilvl="7">
      <w:start w:val="1"/>
      <w:numFmt w:val="bullet"/>
      <w:lvlText w:val=""/>
      <w:lvlJc w:val="left"/>
      <w:pPr>
        <w:tabs>
          <w:tab w:val="num" w:pos="3600"/>
        </w:tabs>
        <w:ind w:left="3600" w:hanging="400"/>
      </w:pPr>
      <w:rPr>
        <w:rFonts w:ascii="Wingdings" w:hAnsi="Wingdings" w:hint="default"/>
      </w:rPr>
    </w:lvl>
    <w:lvl w:ilvl="8">
      <w:start w:val="1"/>
      <w:numFmt w:val="bullet"/>
      <w:lvlText w:val=""/>
      <w:lvlJc w:val="left"/>
      <w:pPr>
        <w:tabs>
          <w:tab w:val="num" w:pos="4000"/>
        </w:tabs>
        <w:ind w:left="4000" w:hanging="400"/>
      </w:pPr>
      <w:rPr>
        <w:rFonts w:ascii="Wingdings" w:hAnsi="Wingdings" w:hint="default"/>
      </w:rPr>
    </w:lvl>
  </w:abstractNum>
  <w:abstractNum w:abstractNumId="44" w15:restartNumberingAfterBreak="0">
    <w:nsid w:val="375D3A6F"/>
    <w:multiLevelType w:val="multilevel"/>
    <w:tmpl w:val="E3CC944A"/>
    <w:lvl w:ilvl="0">
      <w:start w:val="1"/>
      <w:numFmt w:val="decimal"/>
      <w:pStyle w:val="TableNumber"/>
      <w:suff w:val="space"/>
      <w:lvlText w:val="%1."/>
      <w:lvlJc w:val="left"/>
      <w:pPr>
        <w:ind w:left="852" w:hanging="284"/>
      </w:pPr>
      <w:rPr>
        <w:rFonts w:ascii="Times New Roman" w:hAnsi="Times New Roman" w:hint="default"/>
        <w:sz w:val="24"/>
        <w:szCs w:val="24"/>
      </w:rPr>
    </w:lvl>
    <w:lvl w:ilvl="1">
      <w:start w:val="1"/>
      <w:numFmt w:val="lowerLetter"/>
      <w:suff w:val="space"/>
      <w:lvlText w:val="%2."/>
      <w:lvlJc w:val="left"/>
      <w:pPr>
        <w:ind w:left="567" w:hanging="283"/>
      </w:pPr>
      <w:rPr>
        <w:rFonts w:hint="default"/>
      </w:rPr>
    </w:lvl>
    <w:lvl w:ilvl="2">
      <w:start w:val="1"/>
      <w:numFmt w:val="lowerRoman"/>
      <w:suff w:val="space"/>
      <w:lvlText w:val="%3."/>
      <w:lvlJc w:val="left"/>
      <w:pPr>
        <w:ind w:left="851" w:hanging="284"/>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5" w15:restartNumberingAfterBreak="0">
    <w:nsid w:val="381533D9"/>
    <w:multiLevelType w:val="hybridMultilevel"/>
    <w:tmpl w:val="D39A5C58"/>
    <w:lvl w:ilvl="0" w:tplc="25BA9D6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8CD4D69"/>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3B904070"/>
    <w:multiLevelType w:val="hybridMultilevel"/>
    <w:tmpl w:val="72F6E90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BD764C3"/>
    <w:multiLevelType w:val="hybridMultilevel"/>
    <w:tmpl w:val="D39A5C58"/>
    <w:lvl w:ilvl="0" w:tplc="25BA9D6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CD91283"/>
    <w:multiLevelType w:val="multilevel"/>
    <w:tmpl w:val="8D8CDED8"/>
    <w:lvl w:ilvl="0">
      <w:start w:val="1"/>
      <w:numFmt w:val="decimal"/>
      <w:pStyle w:val="List"/>
      <w:lvlText w:val="%1"/>
      <w:lvlJc w:val="left"/>
      <w:pPr>
        <w:tabs>
          <w:tab w:val="num" w:pos="357"/>
        </w:tabs>
        <w:ind w:left="720" w:hanging="363"/>
      </w:pPr>
      <w:rPr>
        <w:rFonts w:hint="default"/>
      </w:rPr>
    </w:lvl>
    <w:lvl w:ilvl="1">
      <w:start w:val="1"/>
      <w:numFmt w:val="decimal"/>
      <w:pStyle w:val="List"/>
      <w:suff w:val="space"/>
      <w:lvlText w:val="%2."/>
      <w:lvlJc w:val="left"/>
      <w:pPr>
        <w:ind w:left="720" w:hanging="363"/>
      </w:pPr>
      <w:rPr>
        <w:rFonts w:hint="default"/>
      </w:rPr>
    </w:lvl>
    <w:lvl w:ilvl="2">
      <w:start w:val="1"/>
      <w:numFmt w:val="lowerLetter"/>
      <w:pStyle w:val="List2"/>
      <w:suff w:val="space"/>
      <w:lvlText w:val="%3."/>
      <w:lvlJc w:val="left"/>
      <w:pPr>
        <w:ind w:left="1077" w:hanging="357"/>
      </w:pPr>
      <w:rPr>
        <w:rFonts w:hint="default"/>
      </w:rPr>
    </w:lvl>
    <w:lvl w:ilvl="3">
      <w:start w:val="1"/>
      <w:numFmt w:val="lowerRoman"/>
      <w:pStyle w:val="List3"/>
      <w:suff w:val="space"/>
      <w:lvlText w:val="%4."/>
      <w:lvlJc w:val="left"/>
      <w:pPr>
        <w:ind w:left="1440" w:hanging="363"/>
      </w:pPr>
      <w:rPr>
        <w:rFonts w:hint="default"/>
      </w:rPr>
    </w:lvl>
    <w:lvl w:ilvl="4">
      <w:start w:val="1"/>
      <w:numFmt w:val="lowerLetter"/>
      <w:pStyle w:val="List4"/>
      <w:suff w:val="space"/>
      <w:lvlText w:val="(%5)"/>
      <w:lvlJc w:val="left"/>
      <w:pPr>
        <w:ind w:left="1797" w:hanging="357"/>
      </w:pPr>
      <w:rPr>
        <w:rFonts w:hint="default"/>
      </w:rPr>
    </w:lvl>
    <w:lvl w:ilvl="5">
      <w:start w:val="1"/>
      <w:numFmt w:val="lowerRoman"/>
      <w:pStyle w:val="List5"/>
      <w:suff w:val="space"/>
      <w:lvlText w:val="(%6)"/>
      <w:lvlJc w:val="left"/>
      <w:pPr>
        <w:ind w:left="2160" w:hanging="363"/>
      </w:pPr>
      <w:rPr>
        <w:rFonts w:hint="default"/>
      </w:rPr>
    </w:lvl>
    <w:lvl w:ilvl="6">
      <w:start w:val="1"/>
      <w:numFmt w:val="decimal"/>
      <w:lvlText w:val="%7."/>
      <w:lvlJc w:val="left"/>
      <w:pPr>
        <w:tabs>
          <w:tab w:val="num" w:pos="2160"/>
        </w:tabs>
        <w:ind w:left="2517" w:hanging="357"/>
      </w:pPr>
      <w:rPr>
        <w:rFonts w:hint="default"/>
      </w:rPr>
    </w:lvl>
    <w:lvl w:ilvl="7">
      <w:start w:val="1"/>
      <w:numFmt w:val="lowerLetter"/>
      <w:lvlText w:val="%8."/>
      <w:lvlJc w:val="left"/>
      <w:pPr>
        <w:tabs>
          <w:tab w:val="num" w:pos="2517"/>
        </w:tabs>
        <w:ind w:left="2880" w:hanging="363"/>
      </w:pPr>
      <w:rPr>
        <w:rFonts w:hint="default"/>
      </w:rPr>
    </w:lvl>
    <w:lvl w:ilvl="8">
      <w:start w:val="1"/>
      <w:numFmt w:val="lowerRoman"/>
      <w:lvlText w:val="%9."/>
      <w:lvlJc w:val="left"/>
      <w:pPr>
        <w:tabs>
          <w:tab w:val="num" w:pos="2880"/>
        </w:tabs>
        <w:ind w:left="3238" w:hanging="358"/>
      </w:pPr>
      <w:rPr>
        <w:rFonts w:hint="default"/>
      </w:rPr>
    </w:lvl>
  </w:abstractNum>
  <w:abstractNum w:abstractNumId="50" w15:restartNumberingAfterBreak="0">
    <w:nsid w:val="3CD922D9"/>
    <w:multiLevelType w:val="singleLevel"/>
    <w:tmpl w:val="34FE54F8"/>
    <w:lvl w:ilvl="0">
      <w:start w:val="1"/>
      <w:numFmt w:val="bullet"/>
      <w:pStyle w:val="Bullet4-QLT"/>
      <w:lvlText w:val=""/>
      <w:lvlJc w:val="left"/>
      <w:pPr>
        <w:tabs>
          <w:tab w:val="num" w:pos="1152"/>
        </w:tabs>
        <w:ind w:left="1152" w:hanging="360"/>
      </w:pPr>
      <w:rPr>
        <w:rFonts w:ascii="Wingdings" w:hAnsi="Wingdings" w:hint="default"/>
        <w:sz w:val="16"/>
      </w:rPr>
    </w:lvl>
  </w:abstractNum>
  <w:abstractNum w:abstractNumId="51" w15:restartNumberingAfterBreak="0">
    <w:nsid w:val="3DDE26AC"/>
    <w:multiLevelType w:val="hybridMultilevel"/>
    <w:tmpl w:val="43FA4DA6"/>
    <w:lvl w:ilvl="0" w:tplc="25BA9D6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FE3316D"/>
    <w:multiLevelType w:val="hybridMultilevel"/>
    <w:tmpl w:val="186AFB2E"/>
    <w:lvl w:ilvl="0" w:tplc="9630414E">
      <w:numFmt w:val="bullet"/>
      <w:pStyle w:val="tvs-bullet0"/>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0BC36E2"/>
    <w:multiLevelType w:val="hybridMultilevel"/>
    <w:tmpl w:val="43FA4DA6"/>
    <w:lvl w:ilvl="0" w:tplc="25BA9D6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1563C00"/>
    <w:multiLevelType w:val="singleLevel"/>
    <w:tmpl w:val="88467CBC"/>
    <w:lvl w:ilvl="0">
      <w:start w:val="1"/>
      <w:numFmt w:val="bullet"/>
      <w:pStyle w:val="Bullet2"/>
      <w:lvlText w:val=""/>
      <w:lvlJc w:val="left"/>
      <w:pPr>
        <w:tabs>
          <w:tab w:val="num" w:pos="360"/>
        </w:tabs>
        <w:ind w:left="360" w:hanging="360"/>
      </w:pPr>
      <w:rPr>
        <w:rFonts w:ascii="Wingdings" w:hAnsi="Wingdings" w:hint="default"/>
      </w:rPr>
    </w:lvl>
  </w:abstractNum>
  <w:abstractNum w:abstractNumId="55" w15:restartNumberingAfterBreak="0">
    <w:nsid w:val="41D71EF1"/>
    <w:multiLevelType w:val="hybridMultilevel"/>
    <w:tmpl w:val="23D88FA6"/>
    <w:lvl w:ilvl="0" w:tplc="FFA2AE06">
      <w:start w:val="1"/>
      <w:numFmt w:val="bullet"/>
      <w:pStyle w:val="SymcParaListBullet2"/>
      <w:lvlText w:val="o"/>
      <w:lvlJc w:val="left"/>
      <w:pPr>
        <w:tabs>
          <w:tab w:val="num" w:pos="1080"/>
        </w:tabs>
        <w:ind w:left="1080" w:hanging="360"/>
      </w:pPr>
      <w:rPr>
        <w:rFonts w:ascii="Courier New" w:hAnsi="Courier New" w:hint="default"/>
      </w:rPr>
    </w:lvl>
    <w:lvl w:ilvl="1" w:tplc="A42835A8">
      <w:start w:val="1"/>
      <w:numFmt w:val="bullet"/>
      <w:lvlText w:val="o"/>
      <w:lvlJc w:val="left"/>
      <w:pPr>
        <w:tabs>
          <w:tab w:val="num" w:pos="1800"/>
        </w:tabs>
        <w:ind w:left="1800" w:hanging="360"/>
      </w:pPr>
      <w:rPr>
        <w:rFonts w:ascii="Courier New" w:hAnsi="Courier New" w:hint="default"/>
      </w:rPr>
    </w:lvl>
    <w:lvl w:ilvl="2" w:tplc="DC14A4E6" w:tentative="1">
      <w:start w:val="1"/>
      <w:numFmt w:val="bullet"/>
      <w:lvlText w:val=""/>
      <w:lvlJc w:val="left"/>
      <w:pPr>
        <w:tabs>
          <w:tab w:val="num" w:pos="2520"/>
        </w:tabs>
        <w:ind w:left="2520" w:hanging="360"/>
      </w:pPr>
      <w:rPr>
        <w:rFonts w:ascii="Wingdings" w:hAnsi="Wingdings" w:hint="default"/>
      </w:rPr>
    </w:lvl>
    <w:lvl w:ilvl="3" w:tplc="B8AC4414" w:tentative="1">
      <w:start w:val="1"/>
      <w:numFmt w:val="bullet"/>
      <w:lvlText w:val=""/>
      <w:lvlJc w:val="left"/>
      <w:pPr>
        <w:tabs>
          <w:tab w:val="num" w:pos="3240"/>
        </w:tabs>
        <w:ind w:left="3240" w:hanging="360"/>
      </w:pPr>
      <w:rPr>
        <w:rFonts w:ascii="Symbol" w:hAnsi="Symbol" w:hint="default"/>
      </w:rPr>
    </w:lvl>
    <w:lvl w:ilvl="4" w:tplc="26225184" w:tentative="1">
      <w:start w:val="1"/>
      <w:numFmt w:val="bullet"/>
      <w:lvlText w:val="o"/>
      <w:lvlJc w:val="left"/>
      <w:pPr>
        <w:tabs>
          <w:tab w:val="num" w:pos="3960"/>
        </w:tabs>
        <w:ind w:left="3960" w:hanging="360"/>
      </w:pPr>
      <w:rPr>
        <w:rFonts w:ascii="Courier New" w:hAnsi="Courier New" w:hint="default"/>
      </w:rPr>
    </w:lvl>
    <w:lvl w:ilvl="5" w:tplc="AE601CB4" w:tentative="1">
      <w:start w:val="1"/>
      <w:numFmt w:val="bullet"/>
      <w:lvlText w:val=""/>
      <w:lvlJc w:val="left"/>
      <w:pPr>
        <w:tabs>
          <w:tab w:val="num" w:pos="4680"/>
        </w:tabs>
        <w:ind w:left="4680" w:hanging="360"/>
      </w:pPr>
      <w:rPr>
        <w:rFonts w:ascii="Wingdings" w:hAnsi="Wingdings" w:hint="default"/>
      </w:rPr>
    </w:lvl>
    <w:lvl w:ilvl="6" w:tplc="A55888DC" w:tentative="1">
      <w:start w:val="1"/>
      <w:numFmt w:val="bullet"/>
      <w:lvlText w:val=""/>
      <w:lvlJc w:val="left"/>
      <w:pPr>
        <w:tabs>
          <w:tab w:val="num" w:pos="5400"/>
        </w:tabs>
        <w:ind w:left="5400" w:hanging="360"/>
      </w:pPr>
      <w:rPr>
        <w:rFonts w:ascii="Symbol" w:hAnsi="Symbol" w:hint="default"/>
      </w:rPr>
    </w:lvl>
    <w:lvl w:ilvl="7" w:tplc="021EAB74" w:tentative="1">
      <w:start w:val="1"/>
      <w:numFmt w:val="bullet"/>
      <w:lvlText w:val="o"/>
      <w:lvlJc w:val="left"/>
      <w:pPr>
        <w:tabs>
          <w:tab w:val="num" w:pos="6120"/>
        </w:tabs>
        <w:ind w:left="6120" w:hanging="360"/>
      </w:pPr>
      <w:rPr>
        <w:rFonts w:ascii="Courier New" w:hAnsi="Courier New" w:hint="default"/>
      </w:rPr>
    </w:lvl>
    <w:lvl w:ilvl="8" w:tplc="FAE009D6" w:tentative="1">
      <w:start w:val="1"/>
      <w:numFmt w:val="bullet"/>
      <w:lvlText w:val=""/>
      <w:lvlJc w:val="left"/>
      <w:pPr>
        <w:tabs>
          <w:tab w:val="num" w:pos="6840"/>
        </w:tabs>
        <w:ind w:left="6840" w:hanging="360"/>
      </w:pPr>
      <w:rPr>
        <w:rFonts w:ascii="Wingdings" w:hAnsi="Wingdings" w:hint="default"/>
      </w:rPr>
    </w:lvl>
  </w:abstractNum>
  <w:abstractNum w:abstractNumId="56" w15:restartNumberingAfterBreak="0">
    <w:nsid w:val="41EC3E0C"/>
    <w:multiLevelType w:val="hybridMultilevel"/>
    <w:tmpl w:val="15687D1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42BF57F7"/>
    <w:multiLevelType w:val="singleLevel"/>
    <w:tmpl w:val="65F27F34"/>
    <w:lvl w:ilvl="0">
      <w:start w:val="1"/>
      <w:numFmt w:val="none"/>
      <w:pStyle w:val="Note"/>
      <w:lvlText w:val="CHÚ Ý -"/>
      <w:lvlJc w:val="left"/>
      <w:pPr>
        <w:tabs>
          <w:tab w:val="num" w:pos="357"/>
        </w:tabs>
        <w:ind w:left="357" w:firstLine="0"/>
      </w:pPr>
      <w:rPr>
        <w:rFonts w:hint="default"/>
        <w:b/>
        <w:i w:val="0"/>
      </w:rPr>
    </w:lvl>
  </w:abstractNum>
  <w:abstractNum w:abstractNumId="58" w15:restartNumberingAfterBreak="0">
    <w:nsid w:val="436240A1"/>
    <w:multiLevelType w:val="hybridMultilevel"/>
    <w:tmpl w:val="6600799A"/>
    <w:lvl w:ilvl="0" w:tplc="A870705A">
      <w:start w:val="1"/>
      <w:numFmt w:val="bullet"/>
      <w:pStyle w:val="ListParagraph"/>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9" w15:restartNumberingAfterBreak="0">
    <w:nsid w:val="43721E33"/>
    <w:multiLevelType w:val="hybridMultilevel"/>
    <w:tmpl w:val="E0026860"/>
    <w:lvl w:ilvl="0" w:tplc="1010AC30">
      <w:start w:val="1"/>
      <w:numFmt w:val="bullet"/>
      <w:pStyle w:val="Style13"/>
      <w:lvlText w:val=""/>
      <w:lvlJc w:val="left"/>
      <w:pPr>
        <w:ind w:left="1080" w:hanging="360"/>
      </w:pPr>
      <w:rPr>
        <w:rFonts w:ascii="Wingdings" w:hAnsi="Wingdings"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60" w15:restartNumberingAfterBreak="0">
    <w:nsid w:val="454951C5"/>
    <w:multiLevelType w:val="hybridMultilevel"/>
    <w:tmpl w:val="65B2F6B4"/>
    <w:lvl w:ilvl="0" w:tplc="1EB66BA0">
      <w:start w:val="1"/>
      <w:numFmt w:val="upperRoman"/>
      <w:pStyle w:val="StyleHeading1TimesNewRoman"/>
      <w:lvlText w:val="%1."/>
      <w:lvlJc w:val="left"/>
      <w:pPr>
        <w:tabs>
          <w:tab w:val="num" w:pos="720"/>
        </w:tabs>
        <w:ind w:left="720" w:hanging="360"/>
      </w:pPr>
      <w:rPr>
        <w:rFonts w:cs="Times New Roman" w:hint="default"/>
      </w:rPr>
    </w:lvl>
    <w:lvl w:ilvl="1" w:tplc="3BA82996">
      <w:start w:val="1"/>
      <w:numFmt w:val="decimal"/>
      <w:lvlText w:val="%2."/>
      <w:lvlJc w:val="left"/>
      <w:pPr>
        <w:tabs>
          <w:tab w:val="num" w:pos="1440"/>
        </w:tabs>
        <w:ind w:left="1440" w:hanging="360"/>
      </w:pPr>
      <w:rPr>
        <w:rFonts w:cs="Times New Roman" w:hint="default"/>
      </w:rPr>
    </w:lvl>
    <w:lvl w:ilvl="2" w:tplc="C83C2CFE" w:tentative="1">
      <w:start w:val="1"/>
      <w:numFmt w:val="lowerRoman"/>
      <w:lvlText w:val="%3."/>
      <w:lvlJc w:val="right"/>
      <w:pPr>
        <w:tabs>
          <w:tab w:val="num" w:pos="2160"/>
        </w:tabs>
        <w:ind w:left="2160" w:hanging="180"/>
      </w:pPr>
      <w:rPr>
        <w:rFonts w:cs="Times New Roman"/>
      </w:rPr>
    </w:lvl>
    <w:lvl w:ilvl="3" w:tplc="600E8E38" w:tentative="1">
      <w:start w:val="1"/>
      <w:numFmt w:val="decimal"/>
      <w:lvlText w:val="%4."/>
      <w:lvlJc w:val="left"/>
      <w:pPr>
        <w:tabs>
          <w:tab w:val="num" w:pos="2880"/>
        </w:tabs>
        <w:ind w:left="2880" w:hanging="360"/>
      </w:pPr>
      <w:rPr>
        <w:rFonts w:cs="Times New Roman"/>
      </w:rPr>
    </w:lvl>
    <w:lvl w:ilvl="4" w:tplc="63C058A0" w:tentative="1">
      <w:start w:val="1"/>
      <w:numFmt w:val="lowerLetter"/>
      <w:lvlText w:val="%5."/>
      <w:lvlJc w:val="left"/>
      <w:pPr>
        <w:tabs>
          <w:tab w:val="num" w:pos="3600"/>
        </w:tabs>
        <w:ind w:left="3600" w:hanging="360"/>
      </w:pPr>
      <w:rPr>
        <w:rFonts w:cs="Times New Roman"/>
      </w:rPr>
    </w:lvl>
    <w:lvl w:ilvl="5" w:tplc="5EDC77EA" w:tentative="1">
      <w:start w:val="1"/>
      <w:numFmt w:val="lowerRoman"/>
      <w:lvlText w:val="%6."/>
      <w:lvlJc w:val="right"/>
      <w:pPr>
        <w:tabs>
          <w:tab w:val="num" w:pos="4320"/>
        </w:tabs>
        <w:ind w:left="4320" w:hanging="180"/>
      </w:pPr>
      <w:rPr>
        <w:rFonts w:cs="Times New Roman"/>
      </w:rPr>
    </w:lvl>
    <w:lvl w:ilvl="6" w:tplc="B5843A7C" w:tentative="1">
      <w:start w:val="1"/>
      <w:numFmt w:val="decimal"/>
      <w:lvlText w:val="%7."/>
      <w:lvlJc w:val="left"/>
      <w:pPr>
        <w:tabs>
          <w:tab w:val="num" w:pos="5040"/>
        </w:tabs>
        <w:ind w:left="5040" w:hanging="360"/>
      </w:pPr>
      <w:rPr>
        <w:rFonts w:cs="Times New Roman"/>
      </w:rPr>
    </w:lvl>
    <w:lvl w:ilvl="7" w:tplc="F32A27AE" w:tentative="1">
      <w:start w:val="1"/>
      <w:numFmt w:val="lowerLetter"/>
      <w:lvlText w:val="%8."/>
      <w:lvlJc w:val="left"/>
      <w:pPr>
        <w:tabs>
          <w:tab w:val="num" w:pos="5760"/>
        </w:tabs>
        <w:ind w:left="5760" w:hanging="360"/>
      </w:pPr>
      <w:rPr>
        <w:rFonts w:cs="Times New Roman"/>
      </w:rPr>
    </w:lvl>
    <w:lvl w:ilvl="8" w:tplc="B6928BB4" w:tentative="1">
      <w:start w:val="1"/>
      <w:numFmt w:val="lowerRoman"/>
      <w:lvlText w:val="%9."/>
      <w:lvlJc w:val="right"/>
      <w:pPr>
        <w:tabs>
          <w:tab w:val="num" w:pos="6480"/>
        </w:tabs>
        <w:ind w:left="6480" w:hanging="180"/>
      </w:pPr>
      <w:rPr>
        <w:rFonts w:cs="Times New Roman"/>
      </w:rPr>
    </w:lvl>
  </w:abstractNum>
  <w:abstractNum w:abstractNumId="61" w15:restartNumberingAfterBreak="0">
    <w:nsid w:val="45EA59C0"/>
    <w:multiLevelType w:val="hybridMultilevel"/>
    <w:tmpl w:val="D2B85E52"/>
    <w:lvl w:ilvl="0" w:tplc="04090003">
      <w:start w:val="1"/>
      <w:numFmt w:val="bullet"/>
      <w:lvlText w:val="o"/>
      <w:lvlJc w:val="left"/>
      <w:pPr>
        <w:ind w:left="1797" w:hanging="360"/>
      </w:pPr>
      <w:rPr>
        <w:rFonts w:ascii="Courier New" w:hAnsi="Courier New" w:cs="Courier New"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62" w15:restartNumberingAfterBreak="0">
    <w:nsid w:val="46795444"/>
    <w:multiLevelType w:val="hybridMultilevel"/>
    <w:tmpl w:val="E864C7F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46AB48D6"/>
    <w:multiLevelType w:val="hybridMultilevel"/>
    <w:tmpl w:val="03B6967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478A3346"/>
    <w:multiLevelType w:val="hybridMultilevel"/>
    <w:tmpl w:val="4F18C656"/>
    <w:lvl w:ilvl="0" w:tplc="6B5AD59E">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87E60E1"/>
    <w:multiLevelType w:val="singleLevel"/>
    <w:tmpl w:val="B4280B0E"/>
    <w:lvl w:ilvl="0">
      <w:start w:val="1"/>
      <w:numFmt w:val="decimal"/>
      <w:pStyle w:val="BoldItalic"/>
      <w:lvlText w:val="%1."/>
      <w:lvlJc w:val="left"/>
      <w:pPr>
        <w:tabs>
          <w:tab w:val="num" w:pos="360"/>
        </w:tabs>
        <w:ind w:left="360" w:hanging="360"/>
      </w:pPr>
      <w:rPr>
        <w:rFonts w:cs="Times New Roman" w:hint="default"/>
      </w:rPr>
    </w:lvl>
  </w:abstractNum>
  <w:abstractNum w:abstractNumId="66" w15:restartNumberingAfterBreak="0">
    <w:nsid w:val="48D714C3"/>
    <w:multiLevelType w:val="hybridMultilevel"/>
    <w:tmpl w:val="6730F65E"/>
    <w:lvl w:ilvl="0" w:tplc="91086F4A">
      <w:numFmt w:val="bullet"/>
      <w:lvlText w:val="-"/>
      <w:lvlJc w:val="left"/>
      <w:pPr>
        <w:ind w:left="1077" w:hanging="360"/>
      </w:pPr>
      <w:rPr>
        <w:rFonts w:ascii="Calibri" w:eastAsia="Times New Roman" w:hAnsi="Calibri" w:cs="Calibri" w:hint="default"/>
      </w:rPr>
    </w:lvl>
    <w:lvl w:ilvl="1" w:tplc="04090003">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67" w15:restartNumberingAfterBreak="0">
    <w:nsid w:val="49D533D7"/>
    <w:multiLevelType w:val="hybridMultilevel"/>
    <w:tmpl w:val="018A6D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4B385913"/>
    <w:multiLevelType w:val="hybridMultilevel"/>
    <w:tmpl w:val="0540AF3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4B571B58"/>
    <w:multiLevelType w:val="hybridMultilevel"/>
    <w:tmpl w:val="43FA4DA6"/>
    <w:lvl w:ilvl="0" w:tplc="25BA9D6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C650788"/>
    <w:multiLevelType w:val="hybridMultilevel"/>
    <w:tmpl w:val="3DB81D8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4DBE29DE"/>
    <w:multiLevelType w:val="hybridMultilevel"/>
    <w:tmpl w:val="D39A5C58"/>
    <w:lvl w:ilvl="0" w:tplc="25BA9D6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06B6EB0"/>
    <w:multiLevelType w:val="hybridMultilevel"/>
    <w:tmpl w:val="56D0F4E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51AB4D17"/>
    <w:multiLevelType w:val="hybridMultilevel"/>
    <w:tmpl w:val="7D32798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528D3B1F"/>
    <w:multiLevelType w:val="hybridMultilevel"/>
    <w:tmpl w:val="43FA4DA6"/>
    <w:lvl w:ilvl="0" w:tplc="25BA9D6C">
      <w:start w:val="1"/>
      <w:numFmt w:val="decimal"/>
      <w:lvlText w:val="%1"/>
      <w:lvlJc w:val="center"/>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9502D58"/>
    <w:multiLevelType w:val="hybridMultilevel"/>
    <w:tmpl w:val="70C6CDE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59C806B7"/>
    <w:multiLevelType w:val="hybridMultilevel"/>
    <w:tmpl w:val="43FA4DA6"/>
    <w:lvl w:ilvl="0" w:tplc="25BA9D6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A36128B"/>
    <w:multiLevelType w:val="hybridMultilevel"/>
    <w:tmpl w:val="D39A5C58"/>
    <w:lvl w:ilvl="0" w:tplc="25BA9D6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E301614"/>
    <w:multiLevelType w:val="hybridMultilevel"/>
    <w:tmpl w:val="C76C1074"/>
    <w:lvl w:ilvl="0" w:tplc="BF5830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F4F366A"/>
    <w:multiLevelType w:val="singleLevel"/>
    <w:tmpl w:val="45203704"/>
    <w:lvl w:ilvl="0">
      <w:start w:val="1"/>
      <w:numFmt w:val="decimal"/>
      <w:pStyle w:val="Table"/>
      <w:lvlText w:val="B¶ng %1:"/>
      <w:lvlJc w:val="left"/>
      <w:pPr>
        <w:tabs>
          <w:tab w:val="num" w:pos="1080"/>
        </w:tabs>
      </w:pPr>
      <w:rPr>
        <w:rFonts w:ascii=".VnTime" w:hAnsi=".VnTime" w:cs="Times New Roman" w:hint="default"/>
        <w:sz w:val="24"/>
      </w:rPr>
    </w:lvl>
  </w:abstractNum>
  <w:abstractNum w:abstractNumId="80" w15:restartNumberingAfterBreak="0">
    <w:nsid w:val="602F380E"/>
    <w:multiLevelType w:val="hybridMultilevel"/>
    <w:tmpl w:val="73C249B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6135006D"/>
    <w:multiLevelType w:val="hybridMultilevel"/>
    <w:tmpl w:val="43FA4DA6"/>
    <w:lvl w:ilvl="0" w:tplc="25BA9D6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20D5BC9"/>
    <w:multiLevelType w:val="hybridMultilevel"/>
    <w:tmpl w:val="D39A5C58"/>
    <w:lvl w:ilvl="0" w:tplc="25BA9D6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3324695"/>
    <w:multiLevelType w:val="hybridMultilevel"/>
    <w:tmpl w:val="1902EAB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63A61FF0"/>
    <w:multiLevelType w:val="hybridMultilevel"/>
    <w:tmpl w:val="43FA4DA6"/>
    <w:lvl w:ilvl="0" w:tplc="25BA9D6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4B42B86"/>
    <w:multiLevelType w:val="multilevel"/>
    <w:tmpl w:val="978AF050"/>
    <w:styleLink w:val="Style2"/>
    <w:lvl w:ilvl="0">
      <w:start w:val="1"/>
      <w:numFmt w:val="upperRoman"/>
      <w:lvlText w:val="%1. "/>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6" w15:restartNumberingAfterBreak="0">
    <w:nsid w:val="66272B30"/>
    <w:multiLevelType w:val="hybridMultilevel"/>
    <w:tmpl w:val="F8EE7F3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68293EE5"/>
    <w:multiLevelType w:val="singleLevel"/>
    <w:tmpl w:val="64581308"/>
    <w:lvl w:ilvl="0">
      <w:start w:val="1"/>
      <w:numFmt w:val="bullet"/>
      <w:pStyle w:val="StyleHeading2TimesNewRomanNotItalic"/>
      <w:lvlText w:val=""/>
      <w:lvlJc w:val="left"/>
      <w:pPr>
        <w:tabs>
          <w:tab w:val="num" w:pos="360"/>
        </w:tabs>
        <w:ind w:left="360" w:hanging="360"/>
      </w:pPr>
      <w:rPr>
        <w:rFonts w:ascii="Wingdings" w:hAnsi="Wingdings" w:hint="default"/>
      </w:rPr>
    </w:lvl>
  </w:abstractNum>
  <w:abstractNum w:abstractNumId="88" w15:restartNumberingAfterBreak="0">
    <w:nsid w:val="684164ED"/>
    <w:multiLevelType w:val="hybridMultilevel"/>
    <w:tmpl w:val="43FA4DA6"/>
    <w:lvl w:ilvl="0" w:tplc="25BA9D6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8C172A0"/>
    <w:multiLevelType w:val="hybridMultilevel"/>
    <w:tmpl w:val="43FA4DA6"/>
    <w:lvl w:ilvl="0" w:tplc="25BA9D6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96D453B"/>
    <w:multiLevelType w:val="hybridMultilevel"/>
    <w:tmpl w:val="9BCA2166"/>
    <w:lvl w:ilvl="0" w:tplc="B476C76A">
      <w:start w:val="1"/>
      <w:numFmt w:val="bullet"/>
      <w:pStyle w:val="CommentTex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C04324F"/>
    <w:multiLevelType w:val="hybridMultilevel"/>
    <w:tmpl w:val="43FA4DA6"/>
    <w:lvl w:ilvl="0" w:tplc="25BA9D6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0ED1455"/>
    <w:multiLevelType w:val="multilevel"/>
    <w:tmpl w:val="188E7DEA"/>
    <w:lvl w:ilvl="0">
      <w:start w:val="1"/>
      <w:numFmt w:val="bullet"/>
      <w:pStyle w:val="TableBullet"/>
      <w:suff w:val="space"/>
      <w:lvlText w:val=""/>
      <w:lvlJc w:val="left"/>
      <w:pPr>
        <w:ind w:left="284" w:hanging="284"/>
      </w:pPr>
      <w:rPr>
        <w:rFonts w:ascii="Wingdings" w:hAnsi="Wingdings" w:hint="default"/>
        <w:sz w:val="18"/>
      </w:rPr>
    </w:lvl>
    <w:lvl w:ilvl="1">
      <w:start w:val="1"/>
      <w:numFmt w:val="bullet"/>
      <w:suff w:val="space"/>
      <w:lvlText w:val="o"/>
      <w:lvlJc w:val="left"/>
      <w:pPr>
        <w:ind w:left="567" w:hanging="283"/>
      </w:pPr>
      <w:rPr>
        <w:rFonts w:ascii="Courier New" w:hAnsi="Courier New" w:hint="default"/>
      </w:rPr>
    </w:lvl>
    <w:lvl w:ilvl="2">
      <w:start w:val="1"/>
      <w:numFmt w:val="bullet"/>
      <w:suff w:val="space"/>
      <w:lvlText w:val=""/>
      <w:lvlJc w:val="left"/>
      <w:pPr>
        <w:ind w:left="851" w:hanging="284"/>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71E47D1E"/>
    <w:multiLevelType w:val="hybridMultilevel"/>
    <w:tmpl w:val="5F9C5F68"/>
    <w:lvl w:ilvl="0" w:tplc="04090003">
      <w:start w:val="1"/>
      <w:numFmt w:val="bullet"/>
      <w:lvlText w:val="o"/>
      <w:lvlJc w:val="left"/>
      <w:pPr>
        <w:ind w:left="1502" w:hanging="360"/>
      </w:pPr>
      <w:rPr>
        <w:rFonts w:ascii="Courier New" w:hAnsi="Courier New" w:cs="Courier New" w:hint="default"/>
      </w:rPr>
    </w:lvl>
    <w:lvl w:ilvl="1" w:tplc="04090003" w:tentative="1">
      <w:start w:val="1"/>
      <w:numFmt w:val="bullet"/>
      <w:lvlText w:val="o"/>
      <w:lvlJc w:val="left"/>
      <w:pPr>
        <w:ind w:left="2222" w:hanging="360"/>
      </w:pPr>
      <w:rPr>
        <w:rFonts w:ascii="Courier New" w:hAnsi="Courier New" w:cs="Courier New" w:hint="default"/>
      </w:rPr>
    </w:lvl>
    <w:lvl w:ilvl="2" w:tplc="04090005" w:tentative="1">
      <w:start w:val="1"/>
      <w:numFmt w:val="bullet"/>
      <w:lvlText w:val=""/>
      <w:lvlJc w:val="left"/>
      <w:pPr>
        <w:ind w:left="2942" w:hanging="360"/>
      </w:pPr>
      <w:rPr>
        <w:rFonts w:ascii="Wingdings" w:hAnsi="Wingdings" w:hint="default"/>
      </w:rPr>
    </w:lvl>
    <w:lvl w:ilvl="3" w:tplc="04090001" w:tentative="1">
      <w:start w:val="1"/>
      <w:numFmt w:val="bullet"/>
      <w:lvlText w:val=""/>
      <w:lvlJc w:val="left"/>
      <w:pPr>
        <w:ind w:left="3662" w:hanging="360"/>
      </w:pPr>
      <w:rPr>
        <w:rFonts w:ascii="Symbol" w:hAnsi="Symbol" w:hint="default"/>
      </w:rPr>
    </w:lvl>
    <w:lvl w:ilvl="4" w:tplc="04090003" w:tentative="1">
      <w:start w:val="1"/>
      <w:numFmt w:val="bullet"/>
      <w:lvlText w:val="o"/>
      <w:lvlJc w:val="left"/>
      <w:pPr>
        <w:ind w:left="4382" w:hanging="360"/>
      </w:pPr>
      <w:rPr>
        <w:rFonts w:ascii="Courier New" w:hAnsi="Courier New" w:cs="Courier New" w:hint="default"/>
      </w:rPr>
    </w:lvl>
    <w:lvl w:ilvl="5" w:tplc="04090005" w:tentative="1">
      <w:start w:val="1"/>
      <w:numFmt w:val="bullet"/>
      <w:lvlText w:val=""/>
      <w:lvlJc w:val="left"/>
      <w:pPr>
        <w:ind w:left="5102" w:hanging="360"/>
      </w:pPr>
      <w:rPr>
        <w:rFonts w:ascii="Wingdings" w:hAnsi="Wingdings" w:hint="default"/>
      </w:rPr>
    </w:lvl>
    <w:lvl w:ilvl="6" w:tplc="04090001" w:tentative="1">
      <w:start w:val="1"/>
      <w:numFmt w:val="bullet"/>
      <w:lvlText w:val=""/>
      <w:lvlJc w:val="left"/>
      <w:pPr>
        <w:ind w:left="5822" w:hanging="360"/>
      </w:pPr>
      <w:rPr>
        <w:rFonts w:ascii="Symbol" w:hAnsi="Symbol" w:hint="default"/>
      </w:rPr>
    </w:lvl>
    <w:lvl w:ilvl="7" w:tplc="04090003" w:tentative="1">
      <w:start w:val="1"/>
      <w:numFmt w:val="bullet"/>
      <w:lvlText w:val="o"/>
      <w:lvlJc w:val="left"/>
      <w:pPr>
        <w:ind w:left="6542" w:hanging="360"/>
      </w:pPr>
      <w:rPr>
        <w:rFonts w:ascii="Courier New" w:hAnsi="Courier New" w:cs="Courier New" w:hint="default"/>
      </w:rPr>
    </w:lvl>
    <w:lvl w:ilvl="8" w:tplc="04090005" w:tentative="1">
      <w:start w:val="1"/>
      <w:numFmt w:val="bullet"/>
      <w:lvlText w:val=""/>
      <w:lvlJc w:val="left"/>
      <w:pPr>
        <w:ind w:left="7262" w:hanging="360"/>
      </w:pPr>
      <w:rPr>
        <w:rFonts w:ascii="Wingdings" w:hAnsi="Wingdings" w:hint="default"/>
      </w:rPr>
    </w:lvl>
  </w:abstractNum>
  <w:abstractNum w:abstractNumId="94" w15:restartNumberingAfterBreak="0">
    <w:nsid w:val="73240580"/>
    <w:multiLevelType w:val="hybridMultilevel"/>
    <w:tmpl w:val="43FA4DA6"/>
    <w:lvl w:ilvl="0" w:tplc="25BA9D6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4EA7FA3"/>
    <w:multiLevelType w:val="hybridMultilevel"/>
    <w:tmpl w:val="D878FB8E"/>
    <w:lvl w:ilvl="0" w:tplc="767872C8">
      <w:numFmt w:val="bullet"/>
      <w:pStyle w:val="ListBullet11"/>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4F65BEF"/>
    <w:multiLevelType w:val="hybridMultilevel"/>
    <w:tmpl w:val="D39A5C58"/>
    <w:lvl w:ilvl="0" w:tplc="25BA9D6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517552E"/>
    <w:multiLevelType w:val="hybridMultilevel"/>
    <w:tmpl w:val="58CC09C8"/>
    <w:lvl w:ilvl="0" w:tplc="A456E6AC">
      <w:start w:val="1"/>
      <w:numFmt w:val="bullet"/>
      <w:pStyle w:val="Minus1"/>
      <w:lvlText w:val="-"/>
      <w:lvlJc w:val="left"/>
      <w:pPr>
        <w:tabs>
          <w:tab w:val="num" w:pos="360"/>
        </w:tabs>
        <w:ind w:left="360" w:hanging="360"/>
      </w:pPr>
      <w:rPr>
        <w:rFonts w:ascii="VNI-Times" w:hAnsi="VNI-Times" w:hint="default"/>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5191E04"/>
    <w:multiLevelType w:val="multilevel"/>
    <w:tmpl w:val="315600FC"/>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9" w15:restartNumberingAfterBreak="0">
    <w:nsid w:val="77C755CE"/>
    <w:multiLevelType w:val="singleLevel"/>
    <w:tmpl w:val="C7D48C28"/>
    <w:lvl w:ilvl="0">
      <w:start w:val="1"/>
      <w:numFmt w:val="bullet"/>
      <w:pStyle w:val="UserBullet1"/>
      <w:lvlText w:val=""/>
      <w:lvlJc w:val="left"/>
      <w:pPr>
        <w:tabs>
          <w:tab w:val="num" w:pos="360"/>
        </w:tabs>
        <w:ind w:left="360" w:hanging="360"/>
      </w:pPr>
      <w:rPr>
        <w:rFonts w:ascii="Symbol" w:hAnsi="Symbol" w:hint="default"/>
        <w:sz w:val="16"/>
      </w:rPr>
    </w:lvl>
  </w:abstractNum>
  <w:abstractNum w:abstractNumId="100" w15:restartNumberingAfterBreak="0">
    <w:nsid w:val="78261A1E"/>
    <w:multiLevelType w:val="hybridMultilevel"/>
    <w:tmpl w:val="43FA4DA6"/>
    <w:lvl w:ilvl="0" w:tplc="25BA9D6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8CC7131"/>
    <w:multiLevelType w:val="hybridMultilevel"/>
    <w:tmpl w:val="60D6620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7A833C2A"/>
    <w:multiLevelType w:val="multilevel"/>
    <w:tmpl w:val="13A0293C"/>
    <w:lvl w:ilvl="0">
      <w:start w:val="1"/>
      <w:numFmt w:val="decimal"/>
      <w:pStyle w:val="Heading1"/>
      <w:suff w:val="space"/>
      <w:lvlText w:val="PHẦN %1."/>
      <w:lvlJc w:val="left"/>
      <w:pPr>
        <w:ind w:left="357" w:hanging="357"/>
      </w:pPr>
      <w:rPr>
        <w:rFonts w:ascii="Times New Roman" w:hAnsi="Times New Roman" w:hint="default"/>
        <w:sz w:val="32"/>
        <w:szCs w:val="36"/>
      </w:rPr>
    </w:lvl>
    <w:lvl w:ilvl="1">
      <w:start w:val="1"/>
      <w:numFmt w:val="upperRoman"/>
      <w:pStyle w:val="Heading2"/>
      <w:suff w:val="space"/>
      <w:lvlText w:val="%2."/>
      <w:lvlJc w:val="left"/>
      <w:pPr>
        <w:ind w:left="357" w:hanging="357"/>
      </w:pPr>
      <w:rPr>
        <w:rFonts w:hint="default"/>
        <w:i w:val="0"/>
      </w:rPr>
    </w:lvl>
    <w:lvl w:ilvl="2">
      <w:start w:val="1"/>
      <w:numFmt w:val="decimal"/>
      <w:pStyle w:val="Heading3"/>
      <w:suff w:val="space"/>
      <w:lvlText w:val="%3."/>
      <w:lvlJc w:val="left"/>
      <w:pPr>
        <w:ind w:left="357" w:hanging="357"/>
      </w:pPr>
      <w:rPr>
        <w:rFonts w:hint="default"/>
      </w:rPr>
    </w:lvl>
    <w:lvl w:ilvl="3">
      <w:start w:val="1"/>
      <w:numFmt w:val="decimal"/>
      <w:pStyle w:val="Heading4"/>
      <w:suff w:val="space"/>
      <w:lvlText w:val="%3.%4."/>
      <w:lvlJc w:val="left"/>
      <w:pPr>
        <w:ind w:left="357" w:hanging="357"/>
      </w:pPr>
      <w:rPr>
        <w:rFonts w:hint="default"/>
      </w:rPr>
    </w:lvl>
    <w:lvl w:ilvl="4">
      <w:start w:val="1"/>
      <w:numFmt w:val="decimal"/>
      <w:pStyle w:val="Heading5"/>
      <w:suff w:val="space"/>
      <w:lvlText w:val="%3.%4.%5."/>
      <w:lvlJc w:val="left"/>
      <w:pPr>
        <w:ind w:left="357" w:hanging="357"/>
      </w:pPr>
      <w:rPr>
        <w:rFonts w:hint="default"/>
      </w:rPr>
    </w:lvl>
    <w:lvl w:ilvl="5">
      <w:start w:val="1"/>
      <w:numFmt w:val="decimal"/>
      <w:pStyle w:val="Heading6"/>
      <w:suff w:val="space"/>
      <w:lvlText w:val="%3.%4.%5.%6."/>
      <w:lvlJc w:val="left"/>
      <w:pPr>
        <w:ind w:left="357" w:hanging="357"/>
      </w:pPr>
      <w:rPr>
        <w:rFonts w:hint="default"/>
      </w:rPr>
    </w:lvl>
    <w:lvl w:ilvl="6">
      <w:start w:val="1"/>
      <w:numFmt w:val="decimal"/>
      <w:pStyle w:val="Heading7"/>
      <w:suff w:val="space"/>
      <w:lvlText w:val="%3.%4.%5.%6.%7."/>
      <w:lvlJc w:val="left"/>
      <w:pPr>
        <w:ind w:left="357" w:hanging="357"/>
      </w:pPr>
      <w:rPr>
        <w:rFonts w:hint="default"/>
      </w:rPr>
    </w:lvl>
    <w:lvl w:ilvl="7">
      <w:start w:val="1"/>
      <w:numFmt w:val="decimal"/>
      <w:pStyle w:val="Heading8"/>
      <w:suff w:val="space"/>
      <w:lvlText w:val="%3.%4.%5.%6.%7.%8."/>
      <w:lvlJc w:val="left"/>
      <w:pPr>
        <w:ind w:left="357" w:hanging="357"/>
      </w:pPr>
      <w:rPr>
        <w:rFonts w:hint="default"/>
      </w:rPr>
    </w:lvl>
    <w:lvl w:ilvl="8">
      <w:start w:val="1"/>
      <w:numFmt w:val="decimal"/>
      <w:pStyle w:val="Heading9"/>
      <w:suff w:val="space"/>
      <w:lvlText w:val="%3.%4.%5.%6.%7.%8.%9"/>
      <w:lvlJc w:val="left"/>
      <w:pPr>
        <w:ind w:left="357" w:hanging="357"/>
      </w:pPr>
      <w:rPr>
        <w:rFonts w:hint="default"/>
      </w:rPr>
    </w:lvl>
  </w:abstractNum>
  <w:abstractNum w:abstractNumId="103" w15:restartNumberingAfterBreak="0">
    <w:nsid w:val="7B17019B"/>
    <w:multiLevelType w:val="hybridMultilevel"/>
    <w:tmpl w:val="F74E119A"/>
    <w:lvl w:ilvl="0" w:tplc="91086F4A">
      <w:numFmt w:val="bullet"/>
      <w:pStyle w:val="Norm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B733B6D"/>
    <w:multiLevelType w:val="singleLevel"/>
    <w:tmpl w:val="BEB49AF6"/>
    <w:lvl w:ilvl="0">
      <w:start w:val="1"/>
      <w:numFmt w:val="bullet"/>
      <w:pStyle w:val="Bullet1"/>
      <w:lvlText w:val=""/>
      <w:lvlJc w:val="left"/>
      <w:pPr>
        <w:tabs>
          <w:tab w:val="num" w:pos="360"/>
        </w:tabs>
        <w:ind w:left="360" w:hanging="360"/>
      </w:pPr>
      <w:rPr>
        <w:rFonts w:ascii="Wingdings" w:hAnsi="Wingdings" w:hint="default"/>
        <w:sz w:val="16"/>
      </w:rPr>
    </w:lvl>
  </w:abstractNum>
  <w:abstractNum w:abstractNumId="105" w15:restartNumberingAfterBreak="0">
    <w:nsid w:val="7C2154A5"/>
    <w:multiLevelType w:val="hybridMultilevel"/>
    <w:tmpl w:val="43FA4DA6"/>
    <w:lvl w:ilvl="0" w:tplc="25BA9D6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C523046"/>
    <w:multiLevelType w:val="singleLevel"/>
    <w:tmpl w:val="FFFFFFFF"/>
    <w:lvl w:ilvl="0">
      <w:start w:val="1"/>
      <w:numFmt w:val="bullet"/>
      <w:pStyle w:val="Point"/>
      <w:lvlText w:val=""/>
      <w:legacy w:legacy="1" w:legacySpace="0" w:legacyIndent="360"/>
      <w:lvlJc w:val="left"/>
      <w:pPr>
        <w:ind w:left="360" w:hanging="360"/>
      </w:pPr>
      <w:rPr>
        <w:rFonts w:ascii="Symbol" w:hAnsi="Symbol" w:hint="default"/>
      </w:rPr>
    </w:lvl>
  </w:abstractNum>
  <w:abstractNum w:abstractNumId="107" w15:restartNumberingAfterBreak="0">
    <w:nsid w:val="7EC175A8"/>
    <w:multiLevelType w:val="hybridMultilevel"/>
    <w:tmpl w:val="D39A5C58"/>
    <w:lvl w:ilvl="0" w:tplc="25BA9D6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2"/>
  </w:num>
  <w:num w:numId="2">
    <w:abstractNumId w:val="57"/>
  </w:num>
  <w:num w:numId="3">
    <w:abstractNumId w:val="12"/>
  </w:num>
  <w:num w:numId="4">
    <w:abstractNumId w:val="49"/>
  </w:num>
  <w:num w:numId="5">
    <w:abstractNumId w:val="34"/>
  </w:num>
  <w:num w:numId="6">
    <w:abstractNumId w:val="92"/>
  </w:num>
  <w:num w:numId="7">
    <w:abstractNumId w:val="14"/>
  </w:num>
  <w:num w:numId="8">
    <w:abstractNumId w:val="44"/>
  </w:num>
  <w:num w:numId="9">
    <w:abstractNumId w:val="102"/>
  </w:num>
  <w:num w:numId="10">
    <w:abstractNumId w:val="33"/>
  </w:num>
  <w:num w:numId="11">
    <w:abstractNumId w:val="103"/>
  </w:num>
  <w:num w:numId="12">
    <w:abstractNumId w:val="90"/>
  </w:num>
  <w:num w:numId="13">
    <w:abstractNumId w:val="16"/>
  </w:num>
  <w:num w:numId="14">
    <w:abstractNumId w:val="58"/>
  </w:num>
  <w:num w:numId="15">
    <w:abstractNumId w:val="35"/>
  </w:num>
  <w:num w:numId="16">
    <w:abstractNumId w:val="64"/>
  </w:num>
  <w:num w:numId="17">
    <w:abstractNumId w:val="66"/>
  </w:num>
  <w:num w:numId="18">
    <w:abstractNumId w:val="23"/>
  </w:num>
  <w:num w:numId="19">
    <w:abstractNumId w:val="85"/>
  </w:num>
  <w:num w:numId="20">
    <w:abstractNumId w:val="65"/>
  </w:num>
  <w:num w:numId="21">
    <w:abstractNumId w:val="18"/>
  </w:num>
  <w:num w:numId="22">
    <w:abstractNumId w:val="79"/>
  </w:num>
  <w:num w:numId="23">
    <w:abstractNumId w:val="4"/>
  </w:num>
  <w:num w:numId="24">
    <w:abstractNumId w:val="54"/>
  </w:num>
  <w:num w:numId="25">
    <w:abstractNumId w:val="104"/>
  </w:num>
  <w:num w:numId="26">
    <w:abstractNumId w:val="99"/>
  </w:num>
  <w:num w:numId="27">
    <w:abstractNumId w:val="106"/>
  </w:num>
  <w:num w:numId="28">
    <w:abstractNumId w:val="41"/>
  </w:num>
  <w:num w:numId="29">
    <w:abstractNumId w:val="36"/>
  </w:num>
  <w:num w:numId="30">
    <w:abstractNumId w:val="26"/>
  </w:num>
  <w:num w:numId="31">
    <w:abstractNumId w:val="38"/>
  </w:num>
  <w:num w:numId="32">
    <w:abstractNumId w:val="27"/>
  </w:num>
  <w:num w:numId="33">
    <w:abstractNumId w:val="87"/>
  </w:num>
  <w:num w:numId="34">
    <w:abstractNumId w:val="60"/>
  </w:num>
  <w:num w:numId="35">
    <w:abstractNumId w:val="0"/>
  </w:num>
  <w:num w:numId="36">
    <w:abstractNumId w:val="50"/>
  </w:num>
  <w:num w:numId="37">
    <w:abstractNumId w:val="19"/>
  </w:num>
  <w:num w:numId="38">
    <w:abstractNumId w:val="59"/>
  </w:num>
  <w:num w:numId="39">
    <w:abstractNumId w:val="37"/>
  </w:num>
  <w:num w:numId="40">
    <w:abstractNumId w:val="97"/>
  </w:num>
  <w:num w:numId="41">
    <w:abstractNumId w:val="1"/>
  </w:num>
  <w:num w:numId="42">
    <w:abstractNumId w:val="78"/>
  </w:num>
  <w:num w:numId="43">
    <w:abstractNumId w:val="95"/>
  </w:num>
  <w:num w:numId="44">
    <w:abstractNumId w:val="52"/>
  </w:num>
  <w:num w:numId="45">
    <w:abstractNumId w:val="46"/>
  </w:num>
  <w:num w:numId="46">
    <w:abstractNumId w:val="43"/>
  </w:num>
  <w:num w:numId="47">
    <w:abstractNumId w:val="42"/>
  </w:num>
  <w:num w:numId="48">
    <w:abstractNumId w:val="74"/>
  </w:num>
  <w:num w:numId="49">
    <w:abstractNumId w:val="2"/>
  </w:num>
  <w:num w:numId="50">
    <w:abstractNumId w:val="10"/>
  </w:num>
  <w:num w:numId="51">
    <w:abstractNumId w:val="5"/>
  </w:num>
  <w:num w:numId="52">
    <w:abstractNumId w:val="7"/>
  </w:num>
  <w:num w:numId="53">
    <w:abstractNumId w:val="93"/>
  </w:num>
  <w:num w:numId="54">
    <w:abstractNumId w:val="20"/>
  </w:num>
  <w:num w:numId="55">
    <w:abstractNumId w:val="29"/>
  </w:num>
  <w:num w:numId="56">
    <w:abstractNumId w:val="72"/>
  </w:num>
  <w:num w:numId="57">
    <w:abstractNumId w:val="21"/>
  </w:num>
  <w:num w:numId="58">
    <w:abstractNumId w:val="107"/>
  </w:num>
  <w:num w:numId="59">
    <w:abstractNumId w:val="89"/>
  </w:num>
  <w:num w:numId="60">
    <w:abstractNumId w:val="84"/>
  </w:num>
  <w:num w:numId="61">
    <w:abstractNumId w:val="105"/>
  </w:num>
  <w:num w:numId="62">
    <w:abstractNumId w:val="48"/>
  </w:num>
  <w:num w:numId="63">
    <w:abstractNumId w:val="17"/>
  </w:num>
  <w:num w:numId="64">
    <w:abstractNumId w:val="73"/>
  </w:num>
  <w:num w:numId="65">
    <w:abstractNumId w:val="82"/>
  </w:num>
  <w:num w:numId="66">
    <w:abstractNumId w:val="75"/>
  </w:num>
  <w:num w:numId="67">
    <w:abstractNumId w:val="68"/>
  </w:num>
  <w:num w:numId="68">
    <w:abstractNumId w:val="77"/>
  </w:num>
  <w:num w:numId="69">
    <w:abstractNumId w:val="40"/>
  </w:num>
  <w:num w:numId="70">
    <w:abstractNumId w:val="32"/>
  </w:num>
  <w:num w:numId="71">
    <w:abstractNumId w:val="6"/>
  </w:num>
  <w:num w:numId="72">
    <w:abstractNumId w:val="25"/>
  </w:num>
  <w:num w:numId="73">
    <w:abstractNumId w:val="56"/>
  </w:num>
  <w:num w:numId="74">
    <w:abstractNumId w:val="71"/>
  </w:num>
  <w:num w:numId="75">
    <w:abstractNumId w:val="96"/>
  </w:num>
  <w:num w:numId="76">
    <w:abstractNumId w:val="53"/>
  </w:num>
  <w:num w:numId="77">
    <w:abstractNumId w:val="24"/>
  </w:num>
  <w:num w:numId="78">
    <w:abstractNumId w:val="63"/>
  </w:num>
  <w:num w:numId="79">
    <w:abstractNumId w:val="28"/>
  </w:num>
  <w:num w:numId="80">
    <w:abstractNumId w:val="3"/>
  </w:num>
  <w:num w:numId="81">
    <w:abstractNumId w:val="67"/>
  </w:num>
  <w:num w:numId="82">
    <w:abstractNumId w:val="45"/>
  </w:num>
  <w:num w:numId="83">
    <w:abstractNumId w:val="88"/>
  </w:num>
  <w:num w:numId="84">
    <w:abstractNumId w:val="13"/>
  </w:num>
  <w:num w:numId="85">
    <w:abstractNumId w:val="69"/>
  </w:num>
  <w:num w:numId="86">
    <w:abstractNumId w:val="83"/>
  </w:num>
  <w:num w:numId="87">
    <w:abstractNumId w:val="15"/>
  </w:num>
  <w:num w:numId="88">
    <w:abstractNumId w:val="94"/>
  </w:num>
  <w:num w:numId="89">
    <w:abstractNumId w:val="86"/>
  </w:num>
  <w:num w:numId="90">
    <w:abstractNumId w:val="91"/>
  </w:num>
  <w:num w:numId="91">
    <w:abstractNumId w:val="62"/>
  </w:num>
  <w:num w:numId="92">
    <w:abstractNumId w:val="51"/>
  </w:num>
  <w:num w:numId="93">
    <w:abstractNumId w:val="81"/>
  </w:num>
  <w:num w:numId="94">
    <w:abstractNumId w:val="76"/>
  </w:num>
  <w:num w:numId="95">
    <w:abstractNumId w:val="100"/>
  </w:num>
  <w:num w:numId="96">
    <w:abstractNumId w:val="31"/>
  </w:num>
  <w:num w:numId="97">
    <w:abstractNumId w:val="11"/>
  </w:num>
  <w:num w:numId="98">
    <w:abstractNumId w:val="9"/>
  </w:num>
  <w:num w:numId="99">
    <w:abstractNumId w:val="80"/>
  </w:num>
  <w:num w:numId="100">
    <w:abstractNumId w:val="70"/>
  </w:num>
  <w:num w:numId="101">
    <w:abstractNumId w:val="8"/>
  </w:num>
  <w:num w:numId="102">
    <w:abstractNumId w:val="30"/>
  </w:num>
  <w:num w:numId="103">
    <w:abstractNumId w:val="47"/>
  </w:num>
  <w:num w:numId="104">
    <w:abstractNumId w:val="22"/>
  </w:num>
  <w:num w:numId="105">
    <w:abstractNumId w:val="39"/>
  </w:num>
  <w:num w:numId="106">
    <w:abstractNumId w:val="101"/>
  </w:num>
  <w:num w:numId="107">
    <w:abstractNumId w:val="55"/>
  </w:num>
  <w:num w:numId="108">
    <w:abstractNumId w:val="98"/>
  </w:num>
  <w:num w:numId="109">
    <w:abstractNumId w:val="61"/>
  </w:num>
  <w:numIdMacAtCleanup w:val="109"/>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ucy Lucy">
    <w15:presenceInfo w15:providerId="Windows Live" w15:userId="8320ee512d6c523c"/>
  </w15:person>
  <w15:person w15:author="Le Van Tai">
    <w15:presenceInfo w15:providerId="AD" w15:userId="S-1-5-21-3261459335-1112526016-3083836514-2422"/>
  </w15:person>
  <w15:person w15:author="Banh Le Van Anh">
    <w15:presenceInfo w15:providerId="AD" w15:userId="S-1-5-21-3261459335-1112526016-3083836514-21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doNotDisplayPageBoundaries/>
  <w:embedSystemFonts/>
  <w:hideSpellingErrors/>
  <w:activeWritingStyle w:appName="MSWord" w:lang="en-US" w:vendorID="64" w:dllVersion="6" w:nlCheck="1" w:checkStyle="1"/>
  <w:activeWritingStyle w:appName="MSWord" w:lang="en-US" w:vendorID="64" w:dllVersion="0" w:nlCheck="1" w:checkStyle="0"/>
  <w:activeWritingStyle w:appName="MSWord" w:lang="en-AU" w:vendorID="64" w:dllVersion="6" w:nlCheck="1" w:checkStyle="1"/>
  <w:activeWritingStyle w:appName="MSWord" w:lang="en-US" w:vendorID="64" w:dllVersion="4096" w:nlCheck="1" w:checkStyle="0"/>
  <w:activeWritingStyle w:appName="MSWord" w:lang="en-AU" w:vendorID="64" w:dllVersion="4096" w:nlCheck="1" w:checkStyle="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357"/>
  <w:drawingGridHorizontalSpacing w:val="13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38D"/>
    <w:rsid w:val="0000000D"/>
    <w:rsid w:val="0000036C"/>
    <w:rsid w:val="00003A3F"/>
    <w:rsid w:val="00003E61"/>
    <w:rsid w:val="00004699"/>
    <w:rsid w:val="00004EF0"/>
    <w:rsid w:val="00005EAB"/>
    <w:rsid w:val="00006F82"/>
    <w:rsid w:val="0000706C"/>
    <w:rsid w:val="00007B3B"/>
    <w:rsid w:val="000115F8"/>
    <w:rsid w:val="000116D7"/>
    <w:rsid w:val="00012A68"/>
    <w:rsid w:val="0001410C"/>
    <w:rsid w:val="0001460F"/>
    <w:rsid w:val="0001506C"/>
    <w:rsid w:val="00015841"/>
    <w:rsid w:val="000160F9"/>
    <w:rsid w:val="00016239"/>
    <w:rsid w:val="00016489"/>
    <w:rsid w:val="000204EA"/>
    <w:rsid w:val="000206BF"/>
    <w:rsid w:val="0002085A"/>
    <w:rsid w:val="00021181"/>
    <w:rsid w:val="000218F1"/>
    <w:rsid w:val="000249DA"/>
    <w:rsid w:val="0002573E"/>
    <w:rsid w:val="000263D5"/>
    <w:rsid w:val="000266FE"/>
    <w:rsid w:val="00030FE7"/>
    <w:rsid w:val="00033014"/>
    <w:rsid w:val="00034033"/>
    <w:rsid w:val="00035AB0"/>
    <w:rsid w:val="00035C5A"/>
    <w:rsid w:val="00035E52"/>
    <w:rsid w:val="00036191"/>
    <w:rsid w:val="000365F8"/>
    <w:rsid w:val="000369F5"/>
    <w:rsid w:val="000373BD"/>
    <w:rsid w:val="000377D6"/>
    <w:rsid w:val="00042BEB"/>
    <w:rsid w:val="00043260"/>
    <w:rsid w:val="00043E31"/>
    <w:rsid w:val="00043E34"/>
    <w:rsid w:val="000457A5"/>
    <w:rsid w:val="000469A1"/>
    <w:rsid w:val="00046C35"/>
    <w:rsid w:val="00051C1D"/>
    <w:rsid w:val="0005295C"/>
    <w:rsid w:val="00057316"/>
    <w:rsid w:val="00057A0B"/>
    <w:rsid w:val="00061E7F"/>
    <w:rsid w:val="00061EDB"/>
    <w:rsid w:val="000624A0"/>
    <w:rsid w:val="00063C34"/>
    <w:rsid w:val="000651BC"/>
    <w:rsid w:val="000660E9"/>
    <w:rsid w:val="00067BE0"/>
    <w:rsid w:val="0007143C"/>
    <w:rsid w:val="00072A06"/>
    <w:rsid w:val="00075464"/>
    <w:rsid w:val="0007564D"/>
    <w:rsid w:val="00075E9C"/>
    <w:rsid w:val="000804FF"/>
    <w:rsid w:val="00083B4F"/>
    <w:rsid w:val="0008482B"/>
    <w:rsid w:val="00084B56"/>
    <w:rsid w:val="00084C51"/>
    <w:rsid w:val="000857DC"/>
    <w:rsid w:val="0009161F"/>
    <w:rsid w:val="00091BD2"/>
    <w:rsid w:val="00092C67"/>
    <w:rsid w:val="00092F44"/>
    <w:rsid w:val="00093515"/>
    <w:rsid w:val="00093E24"/>
    <w:rsid w:val="00094BC4"/>
    <w:rsid w:val="00095D59"/>
    <w:rsid w:val="0009629E"/>
    <w:rsid w:val="000A326A"/>
    <w:rsid w:val="000A334C"/>
    <w:rsid w:val="000A405C"/>
    <w:rsid w:val="000A4113"/>
    <w:rsid w:val="000A60F8"/>
    <w:rsid w:val="000A6E50"/>
    <w:rsid w:val="000A7218"/>
    <w:rsid w:val="000A7660"/>
    <w:rsid w:val="000B0CFF"/>
    <w:rsid w:val="000B14E8"/>
    <w:rsid w:val="000B28B1"/>
    <w:rsid w:val="000B5789"/>
    <w:rsid w:val="000B5A6D"/>
    <w:rsid w:val="000B5C78"/>
    <w:rsid w:val="000B6013"/>
    <w:rsid w:val="000B73E4"/>
    <w:rsid w:val="000B7515"/>
    <w:rsid w:val="000C32F0"/>
    <w:rsid w:val="000C427D"/>
    <w:rsid w:val="000C4641"/>
    <w:rsid w:val="000C4F26"/>
    <w:rsid w:val="000C5CB4"/>
    <w:rsid w:val="000C5D56"/>
    <w:rsid w:val="000C63C0"/>
    <w:rsid w:val="000C698E"/>
    <w:rsid w:val="000C7AD0"/>
    <w:rsid w:val="000D04FF"/>
    <w:rsid w:val="000D11C8"/>
    <w:rsid w:val="000D2CBB"/>
    <w:rsid w:val="000D5455"/>
    <w:rsid w:val="000D581A"/>
    <w:rsid w:val="000E0BFA"/>
    <w:rsid w:val="000E1AFF"/>
    <w:rsid w:val="000E2016"/>
    <w:rsid w:val="000E212D"/>
    <w:rsid w:val="000E21F3"/>
    <w:rsid w:val="000E2F4C"/>
    <w:rsid w:val="000E5266"/>
    <w:rsid w:val="000E70BF"/>
    <w:rsid w:val="000E754B"/>
    <w:rsid w:val="000F0262"/>
    <w:rsid w:val="000F0DD3"/>
    <w:rsid w:val="000F1549"/>
    <w:rsid w:val="000F19E1"/>
    <w:rsid w:val="000F3C44"/>
    <w:rsid w:val="000F5316"/>
    <w:rsid w:val="000F69ED"/>
    <w:rsid w:val="000F733F"/>
    <w:rsid w:val="000F7F3E"/>
    <w:rsid w:val="00102ED7"/>
    <w:rsid w:val="00106ABD"/>
    <w:rsid w:val="00106EEA"/>
    <w:rsid w:val="00107724"/>
    <w:rsid w:val="001117A4"/>
    <w:rsid w:val="00111D41"/>
    <w:rsid w:val="00113514"/>
    <w:rsid w:val="00113EC9"/>
    <w:rsid w:val="00116C8D"/>
    <w:rsid w:val="00117A81"/>
    <w:rsid w:val="0012149C"/>
    <w:rsid w:val="0012399A"/>
    <w:rsid w:val="00124557"/>
    <w:rsid w:val="00124578"/>
    <w:rsid w:val="00125FDA"/>
    <w:rsid w:val="001263C9"/>
    <w:rsid w:val="001270AE"/>
    <w:rsid w:val="00131D80"/>
    <w:rsid w:val="00131E95"/>
    <w:rsid w:val="00132709"/>
    <w:rsid w:val="001330CC"/>
    <w:rsid w:val="001335E6"/>
    <w:rsid w:val="00133944"/>
    <w:rsid w:val="00134240"/>
    <w:rsid w:val="0013524A"/>
    <w:rsid w:val="00135FF4"/>
    <w:rsid w:val="00137982"/>
    <w:rsid w:val="00140389"/>
    <w:rsid w:val="0014048C"/>
    <w:rsid w:val="00141053"/>
    <w:rsid w:val="00142065"/>
    <w:rsid w:val="001427F2"/>
    <w:rsid w:val="00143551"/>
    <w:rsid w:val="001435C5"/>
    <w:rsid w:val="00143958"/>
    <w:rsid w:val="00144918"/>
    <w:rsid w:val="001450A6"/>
    <w:rsid w:val="00145FF5"/>
    <w:rsid w:val="00147EDB"/>
    <w:rsid w:val="00150090"/>
    <w:rsid w:val="00150B37"/>
    <w:rsid w:val="00151E4E"/>
    <w:rsid w:val="001524E1"/>
    <w:rsid w:val="00154382"/>
    <w:rsid w:val="0015454D"/>
    <w:rsid w:val="00154FD9"/>
    <w:rsid w:val="00160F50"/>
    <w:rsid w:val="0016192A"/>
    <w:rsid w:val="00162D80"/>
    <w:rsid w:val="001633B1"/>
    <w:rsid w:val="00164A24"/>
    <w:rsid w:val="0016575C"/>
    <w:rsid w:val="00165BA1"/>
    <w:rsid w:val="00165BC0"/>
    <w:rsid w:val="00165BE0"/>
    <w:rsid w:val="00170DB9"/>
    <w:rsid w:val="001717F5"/>
    <w:rsid w:val="0017293C"/>
    <w:rsid w:val="0017375A"/>
    <w:rsid w:val="001769ED"/>
    <w:rsid w:val="00176A28"/>
    <w:rsid w:val="00176E96"/>
    <w:rsid w:val="00176FF2"/>
    <w:rsid w:val="0018245F"/>
    <w:rsid w:val="00182A33"/>
    <w:rsid w:val="00182F40"/>
    <w:rsid w:val="001831B3"/>
    <w:rsid w:val="00184215"/>
    <w:rsid w:val="00184F24"/>
    <w:rsid w:val="00185661"/>
    <w:rsid w:val="00190122"/>
    <w:rsid w:val="001905A3"/>
    <w:rsid w:val="001917C1"/>
    <w:rsid w:val="00192189"/>
    <w:rsid w:val="00192F15"/>
    <w:rsid w:val="00193F88"/>
    <w:rsid w:val="00194BFF"/>
    <w:rsid w:val="00195D24"/>
    <w:rsid w:val="00196C73"/>
    <w:rsid w:val="001A0AA0"/>
    <w:rsid w:val="001A2D51"/>
    <w:rsid w:val="001A3920"/>
    <w:rsid w:val="001A4B99"/>
    <w:rsid w:val="001A4F81"/>
    <w:rsid w:val="001A5C05"/>
    <w:rsid w:val="001A785E"/>
    <w:rsid w:val="001B069F"/>
    <w:rsid w:val="001B1FDD"/>
    <w:rsid w:val="001B22F1"/>
    <w:rsid w:val="001B3722"/>
    <w:rsid w:val="001B4B20"/>
    <w:rsid w:val="001B4C71"/>
    <w:rsid w:val="001B6A71"/>
    <w:rsid w:val="001B779A"/>
    <w:rsid w:val="001C14F8"/>
    <w:rsid w:val="001C1FC5"/>
    <w:rsid w:val="001C39BE"/>
    <w:rsid w:val="001C7238"/>
    <w:rsid w:val="001C7385"/>
    <w:rsid w:val="001C7DD6"/>
    <w:rsid w:val="001D778E"/>
    <w:rsid w:val="001E0307"/>
    <w:rsid w:val="001E27CF"/>
    <w:rsid w:val="001E4840"/>
    <w:rsid w:val="001E4E82"/>
    <w:rsid w:val="001E594E"/>
    <w:rsid w:val="001F02E5"/>
    <w:rsid w:val="001F0450"/>
    <w:rsid w:val="001F1EF7"/>
    <w:rsid w:val="001F5DBA"/>
    <w:rsid w:val="001F6097"/>
    <w:rsid w:val="001F6C05"/>
    <w:rsid w:val="001F6FD9"/>
    <w:rsid w:val="002001D7"/>
    <w:rsid w:val="0020227E"/>
    <w:rsid w:val="002033EC"/>
    <w:rsid w:val="0020464B"/>
    <w:rsid w:val="00206D0F"/>
    <w:rsid w:val="002107E5"/>
    <w:rsid w:val="00210A09"/>
    <w:rsid w:val="00211EAF"/>
    <w:rsid w:val="0021312F"/>
    <w:rsid w:val="0021736A"/>
    <w:rsid w:val="00217848"/>
    <w:rsid w:val="0022104A"/>
    <w:rsid w:val="002210FE"/>
    <w:rsid w:val="002227AB"/>
    <w:rsid w:val="002229AC"/>
    <w:rsid w:val="00223B30"/>
    <w:rsid w:val="00226573"/>
    <w:rsid w:val="00226B2C"/>
    <w:rsid w:val="00226C7F"/>
    <w:rsid w:val="00226CF9"/>
    <w:rsid w:val="00227F3E"/>
    <w:rsid w:val="00230011"/>
    <w:rsid w:val="0023322D"/>
    <w:rsid w:val="002332CC"/>
    <w:rsid w:val="00235647"/>
    <w:rsid w:val="00235E36"/>
    <w:rsid w:val="002364F5"/>
    <w:rsid w:val="00241F22"/>
    <w:rsid w:val="002427DA"/>
    <w:rsid w:val="00242B59"/>
    <w:rsid w:val="002439DB"/>
    <w:rsid w:val="00244969"/>
    <w:rsid w:val="0024581D"/>
    <w:rsid w:val="00246738"/>
    <w:rsid w:val="00246B85"/>
    <w:rsid w:val="00247627"/>
    <w:rsid w:val="00252FA2"/>
    <w:rsid w:val="00254798"/>
    <w:rsid w:val="0025497A"/>
    <w:rsid w:val="00254CB2"/>
    <w:rsid w:val="00254F56"/>
    <w:rsid w:val="00257189"/>
    <w:rsid w:val="002577CD"/>
    <w:rsid w:val="002578EA"/>
    <w:rsid w:val="00260BBD"/>
    <w:rsid w:val="00263B23"/>
    <w:rsid w:val="00264D98"/>
    <w:rsid w:val="0026699C"/>
    <w:rsid w:val="00271271"/>
    <w:rsid w:val="00272513"/>
    <w:rsid w:val="0027275B"/>
    <w:rsid w:val="002731D5"/>
    <w:rsid w:val="00280803"/>
    <w:rsid w:val="00281C35"/>
    <w:rsid w:val="00281E20"/>
    <w:rsid w:val="00282D8E"/>
    <w:rsid w:val="00284AD3"/>
    <w:rsid w:val="00286638"/>
    <w:rsid w:val="00287DD6"/>
    <w:rsid w:val="002916D1"/>
    <w:rsid w:val="002927D6"/>
    <w:rsid w:val="00293193"/>
    <w:rsid w:val="00293BB1"/>
    <w:rsid w:val="002943C0"/>
    <w:rsid w:val="00296C03"/>
    <w:rsid w:val="002A0B52"/>
    <w:rsid w:val="002A591D"/>
    <w:rsid w:val="002A77EB"/>
    <w:rsid w:val="002B01EC"/>
    <w:rsid w:val="002B4159"/>
    <w:rsid w:val="002B77D6"/>
    <w:rsid w:val="002C0313"/>
    <w:rsid w:val="002C0342"/>
    <w:rsid w:val="002C03CB"/>
    <w:rsid w:val="002C2B16"/>
    <w:rsid w:val="002C2E7E"/>
    <w:rsid w:val="002C4E3F"/>
    <w:rsid w:val="002C6DA0"/>
    <w:rsid w:val="002C79F7"/>
    <w:rsid w:val="002C7B4B"/>
    <w:rsid w:val="002D355F"/>
    <w:rsid w:val="002D4688"/>
    <w:rsid w:val="002D53D2"/>
    <w:rsid w:val="002D5D61"/>
    <w:rsid w:val="002D66DF"/>
    <w:rsid w:val="002D7831"/>
    <w:rsid w:val="002D7D21"/>
    <w:rsid w:val="002E0215"/>
    <w:rsid w:val="002E1BBC"/>
    <w:rsid w:val="002E1C66"/>
    <w:rsid w:val="002E273E"/>
    <w:rsid w:val="002E45DD"/>
    <w:rsid w:val="002E4EE3"/>
    <w:rsid w:val="002E5B45"/>
    <w:rsid w:val="002E6083"/>
    <w:rsid w:val="002E6467"/>
    <w:rsid w:val="002F0166"/>
    <w:rsid w:val="002F1FB1"/>
    <w:rsid w:val="002F253C"/>
    <w:rsid w:val="002F3975"/>
    <w:rsid w:val="002F506E"/>
    <w:rsid w:val="002F586D"/>
    <w:rsid w:val="002F6146"/>
    <w:rsid w:val="00300AB7"/>
    <w:rsid w:val="00301384"/>
    <w:rsid w:val="00302D63"/>
    <w:rsid w:val="00303B9F"/>
    <w:rsid w:val="00304D21"/>
    <w:rsid w:val="003053CD"/>
    <w:rsid w:val="00307810"/>
    <w:rsid w:val="00307831"/>
    <w:rsid w:val="00310196"/>
    <w:rsid w:val="003146A9"/>
    <w:rsid w:val="0031602F"/>
    <w:rsid w:val="0031627A"/>
    <w:rsid w:val="003166D3"/>
    <w:rsid w:val="00320630"/>
    <w:rsid w:val="00321CC7"/>
    <w:rsid w:val="00321DC0"/>
    <w:rsid w:val="00321E22"/>
    <w:rsid w:val="00324AEE"/>
    <w:rsid w:val="00325E42"/>
    <w:rsid w:val="00327B0D"/>
    <w:rsid w:val="0033332B"/>
    <w:rsid w:val="00334EE6"/>
    <w:rsid w:val="003358F5"/>
    <w:rsid w:val="0033646D"/>
    <w:rsid w:val="0034088E"/>
    <w:rsid w:val="00340B60"/>
    <w:rsid w:val="00340E82"/>
    <w:rsid w:val="00341ECF"/>
    <w:rsid w:val="0034396A"/>
    <w:rsid w:val="00343F3D"/>
    <w:rsid w:val="00350168"/>
    <w:rsid w:val="003504CE"/>
    <w:rsid w:val="0035100C"/>
    <w:rsid w:val="00351B7B"/>
    <w:rsid w:val="00351C38"/>
    <w:rsid w:val="00354147"/>
    <w:rsid w:val="00355279"/>
    <w:rsid w:val="003557C2"/>
    <w:rsid w:val="003573E8"/>
    <w:rsid w:val="00360680"/>
    <w:rsid w:val="00360E78"/>
    <w:rsid w:val="0036100D"/>
    <w:rsid w:val="003612A1"/>
    <w:rsid w:val="00361EB8"/>
    <w:rsid w:val="003622FB"/>
    <w:rsid w:val="003638C4"/>
    <w:rsid w:val="00365463"/>
    <w:rsid w:val="00366004"/>
    <w:rsid w:val="0037149E"/>
    <w:rsid w:val="00372B91"/>
    <w:rsid w:val="00372E7F"/>
    <w:rsid w:val="0037444A"/>
    <w:rsid w:val="00374C98"/>
    <w:rsid w:val="00375295"/>
    <w:rsid w:val="00375A15"/>
    <w:rsid w:val="00375B91"/>
    <w:rsid w:val="0037794A"/>
    <w:rsid w:val="00377ED3"/>
    <w:rsid w:val="00381F93"/>
    <w:rsid w:val="003820CA"/>
    <w:rsid w:val="00384A37"/>
    <w:rsid w:val="00385008"/>
    <w:rsid w:val="00391035"/>
    <w:rsid w:val="003917EF"/>
    <w:rsid w:val="0039184B"/>
    <w:rsid w:val="00392444"/>
    <w:rsid w:val="00392B82"/>
    <w:rsid w:val="003943B6"/>
    <w:rsid w:val="00395C3E"/>
    <w:rsid w:val="003965A8"/>
    <w:rsid w:val="00396CB2"/>
    <w:rsid w:val="003973F1"/>
    <w:rsid w:val="003A0549"/>
    <w:rsid w:val="003A4445"/>
    <w:rsid w:val="003A4AEB"/>
    <w:rsid w:val="003A5066"/>
    <w:rsid w:val="003A5B07"/>
    <w:rsid w:val="003A5D8E"/>
    <w:rsid w:val="003A5EC9"/>
    <w:rsid w:val="003A6372"/>
    <w:rsid w:val="003A7B1D"/>
    <w:rsid w:val="003B0CFB"/>
    <w:rsid w:val="003B1217"/>
    <w:rsid w:val="003B128A"/>
    <w:rsid w:val="003B2A91"/>
    <w:rsid w:val="003B333E"/>
    <w:rsid w:val="003B5D68"/>
    <w:rsid w:val="003B64F1"/>
    <w:rsid w:val="003B68D0"/>
    <w:rsid w:val="003B72F9"/>
    <w:rsid w:val="003C00B1"/>
    <w:rsid w:val="003C2E46"/>
    <w:rsid w:val="003C5865"/>
    <w:rsid w:val="003C58C9"/>
    <w:rsid w:val="003C5D2C"/>
    <w:rsid w:val="003D05CD"/>
    <w:rsid w:val="003D3986"/>
    <w:rsid w:val="003D4CE9"/>
    <w:rsid w:val="003D6860"/>
    <w:rsid w:val="003D6C06"/>
    <w:rsid w:val="003D6C12"/>
    <w:rsid w:val="003D6F9F"/>
    <w:rsid w:val="003D7DE5"/>
    <w:rsid w:val="003E0878"/>
    <w:rsid w:val="003E0BBE"/>
    <w:rsid w:val="003E0D45"/>
    <w:rsid w:val="003E201E"/>
    <w:rsid w:val="003E3086"/>
    <w:rsid w:val="003E3EF3"/>
    <w:rsid w:val="003E406C"/>
    <w:rsid w:val="003E77C1"/>
    <w:rsid w:val="003F0922"/>
    <w:rsid w:val="003F1DB6"/>
    <w:rsid w:val="003F2471"/>
    <w:rsid w:val="003F3A77"/>
    <w:rsid w:val="003F3E92"/>
    <w:rsid w:val="003F5C23"/>
    <w:rsid w:val="003F6D8A"/>
    <w:rsid w:val="003F6F07"/>
    <w:rsid w:val="003F7964"/>
    <w:rsid w:val="003F79CB"/>
    <w:rsid w:val="003F7BA6"/>
    <w:rsid w:val="004007C1"/>
    <w:rsid w:val="00402F66"/>
    <w:rsid w:val="00403F77"/>
    <w:rsid w:val="00404734"/>
    <w:rsid w:val="00405E4A"/>
    <w:rsid w:val="0040711D"/>
    <w:rsid w:val="004077D5"/>
    <w:rsid w:val="00407834"/>
    <w:rsid w:val="00411AF6"/>
    <w:rsid w:val="00411DCB"/>
    <w:rsid w:val="00411F9D"/>
    <w:rsid w:val="00412FCA"/>
    <w:rsid w:val="00413436"/>
    <w:rsid w:val="00413E4A"/>
    <w:rsid w:val="00414B02"/>
    <w:rsid w:val="00421D7E"/>
    <w:rsid w:val="0042269B"/>
    <w:rsid w:val="00422F02"/>
    <w:rsid w:val="00423B9B"/>
    <w:rsid w:val="004253FD"/>
    <w:rsid w:val="004258C2"/>
    <w:rsid w:val="00425BFD"/>
    <w:rsid w:val="00427F47"/>
    <w:rsid w:val="00427FD5"/>
    <w:rsid w:val="00430186"/>
    <w:rsid w:val="00431640"/>
    <w:rsid w:val="00431DCC"/>
    <w:rsid w:val="00431FD7"/>
    <w:rsid w:val="00432158"/>
    <w:rsid w:val="004328C4"/>
    <w:rsid w:val="00433C81"/>
    <w:rsid w:val="00435010"/>
    <w:rsid w:val="004414D9"/>
    <w:rsid w:val="0044358C"/>
    <w:rsid w:val="00443E73"/>
    <w:rsid w:val="00445272"/>
    <w:rsid w:val="004461DD"/>
    <w:rsid w:val="00446F69"/>
    <w:rsid w:val="00447796"/>
    <w:rsid w:val="00450126"/>
    <w:rsid w:val="00452178"/>
    <w:rsid w:val="0045271D"/>
    <w:rsid w:val="0045308C"/>
    <w:rsid w:val="00453D46"/>
    <w:rsid w:val="0045484E"/>
    <w:rsid w:val="00456AAC"/>
    <w:rsid w:val="004600EB"/>
    <w:rsid w:val="00461355"/>
    <w:rsid w:val="00461F79"/>
    <w:rsid w:val="004622F0"/>
    <w:rsid w:val="00462763"/>
    <w:rsid w:val="00462996"/>
    <w:rsid w:val="00464A70"/>
    <w:rsid w:val="004677EF"/>
    <w:rsid w:val="0047318E"/>
    <w:rsid w:val="00473511"/>
    <w:rsid w:val="004755DB"/>
    <w:rsid w:val="004758D2"/>
    <w:rsid w:val="0048003C"/>
    <w:rsid w:val="004802FD"/>
    <w:rsid w:val="00482213"/>
    <w:rsid w:val="00484BE2"/>
    <w:rsid w:val="00484E1D"/>
    <w:rsid w:val="004866F7"/>
    <w:rsid w:val="00487909"/>
    <w:rsid w:val="004901D0"/>
    <w:rsid w:val="00491D5E"/>
    <w:rsid w:val="00492A76"/>
    <w:rsid w:val="00492FEB"/>
    <w:rsid w:val="00495C54"/>
    <w:rsid w:val="004970BF"/>
    <w:rsid w:val="004A07F5"/>
    <w:rsid w:val="004A43EC"/>
    <w:rsid w:val="004A5FDD"/>
    <w:rsid w:val="004A6B39"/>
    <w:rsid w:val="004B0533"/>
    <w:rsid w:val="004B2E96"/>
    <w:rsid w:val="004B5B8C"/>
    <w:rsid w:val="004B7945"/>
    <w:rsid w:val="004C0725"/>
    <w:rsid w:val="004C1C06"/>
    <w:rsid w:val="004C2DAD"/>
    <w:rsid w:val="004C34B5"/>
    <w:rsid w:val="004C4D29"/>
    <w:rsid w:val="004C4F37"/>
    <w:rsid w:val="004C5708"/>
    <w:rsid w:val="004C60EF"/>
    <w:rsid w:val="004C639D"/>
    <w:rsid w:val="004C6C62"/>
    <w:rsid w:val="004C6CA5"/>
    <w:rsid w:val="004C7421"/>
    <w:rsid w:val="004C7769"/>
    <w:rsid w:val="004D2501"/>
    <w:rsid w:val="004D48B0"/>
    <w:rsid w:val="004D6362"/>
    <w:rsid w:val="004D6747"/>
    <w:rsid w:val="004D736B"/>
    <w:rsid w:val="004E04B5"/>
    <w:rsid w:val="004E2A37"/>
    <w:rsid w:val="004E33E9"/>
    <w:rsid w:val="004E36B7"/>
    <w:rsid w:val="004E4EB8"/>
    <w:rsid w:val="004E6145"/>
    <w:rsid w:val="004E6947"/>
    <w:rsid w:val="004E70C6"/>
    <w:rsid w:val="004F0B82"/>
    <w:rsid w:val="004F441E"/>
    <w:rsid w:val="004F4D27"/>
    <w:rsid w:val="004F6B00"/>
    <w:rsid w:val="004F7649"/>
    <w:rsid w:val="00500EA5"/>
    <w:rsid w:val="005015FB"/>
    <w:rsid w:val="005025C5"/>
    <w:rsid w:val="00502706"/>
    <w:rsid w:val="00503373"/>
    <w:rsid w:val="005037AE"/>
    <w:rsid w:val="00503D78"/>
    <w:rsid w:val="00504635"/>
    <w:rsid w:val="00504A6C"/>
    <w:rsid w:val="005071EB"/>
    <w:rsid w:val="0050798E"/>
    <w:rsid w:val="00510002"/>
    <w:rsid w:val="005101BC"/>
    <w:rsid w:val="005102E9"/>
    <w:rsid w:val="0051176B"/>
    <w:rsid w:val="00514021"/>
    <w:rsid w:val="00515A99"/>
    <w:rsid w:val="00517050"/>
    <w:rsid w:val="00517754"/>
    <w:rsid w:val="00520AED"/>
    <w:rsid w:val="00520F37"/>
    <w:rsid w:val="00522E12"/>
    <w:rsid w:val="005248D2"/>
    <w:rsid w:val="00525E86"/>
    <w:rsid w:val="0052664E"/>
    <w:rsid w:val="005313B7"/>
    <w:rsid w:val="00531B6D"/>
    <w:rsid w:val="00531F9B"/>
    <w:rsid w:val="00533D3B"/>
    <w:rsid w:val="00534A66"/>
    <w:rsid w:val="00534AB5"/>
    <w:rsid w:val="0053639B"/>
    <w:rsid w:val="00536BB6"/>
    <w:rsid w:val="00540438"/>
    <w:rsid w:val="00541C15"/>
    <w:rsid w:val="0054204B"/>
    <w:rsid w:val="00543215"/>
    <w:rsid w:val="005448B9"/>
    <w:rsid w:val="00544976"/>
    <w:rsid w:val="00545048"/>
    <w:rsid w:val="00545817"/>
    <w:rsid w:val="00546B06"/>
    <w:rsid w:val="00546D54"/>
    <w:rsid w:val="00550584"/>
    <w:rsid w:val="00551A68"/>
    <w:rsid w:val="00551F4B"/>
    <w:rsid w:val="00553037"/>
    <w:rsid w:val="00553B1B"/>
    <w:rsid w:val="00556826"/>
    <w:rsid w:val="00557873"/>
    <w:rsid w:val="00560B96"/>
    <w:rsid w:val="005638E0"/>
    <w:rsid w:val="00564098"/>
    <w:rsid w:val="00565626"/>
    <w:rsid w:val="00565684"/>
    <w:rsid w:val="00565E83"/>
    <w:rsid w:val="00566039"/>
    <w:rsid w:val="0056752C"/>
    <w:rsid w:val="0057024B"/>
    <w:rsid w:val="00571C3B"/>
    <w:rsid w:val="00574371"/>
    <w:rsid w:val="005771AC"/>
    <w:rsid w:val="00580636"/>
    <w:rsid w:val="0058152D"/>
    <w:rsid w:val="00583729"/>
    <w:rsid w:val="00587118"/>
    <w:rsid w:val="00587144"/>
    <w:rsid w:val="00590752"/>
    <w:rsid w:val="0059094A"/>
    <w:rsid w:val="0059192C"/>
    <w:rsid w:val="00591F97"/>
    <w:rsid w:val="00592A1B"/>
    <w:rsid w:val="00594DAA"/>
    <w:rsid w:val="0059553D"/>
    <w:rsid w:val="00595B3F"/>
    <w:rsid w:val="00596000"/>
    <w:rsid w:val="00597B9D"/>
    <w:rsid w:val="005A247E"/>
    <w:rsid w:val="005A4114"/>
    <w:rsid w:val="005A5A09"/>
    <w:rsid w:val="005A7D3B"/>
    <w:rsid w:val="005B0504"/>
    <w:rsid w:val="005B0D17"/>
    <w:rsid w:val="005B1087"/>
    <w:rsid w:val="005B2DD7"/>
    <w:rsid w:val="005B45CD"/>
    <w:rsid w:val="005B4812"/>
    <w:rsid w:val="005B53EB"/>
    <w:rsid w:val="005B7A13"/>
    <w:rsid w:val="005B7D27"/>
    <w:rsid w:val="005C0413"/>
    <w:rsid w:val="005C067C"/>
    <w:rsid w:val="005C17CC"/>
    <w:rsid w:val="005C193C"/>
    <w:rsid w:val="005C34BF"/>
    <w:rsid w:val="005C3AA8"/>
    <w:rsid w:val="005C4038"/>
    <w:rsid w:val="005C4301"/>
    <w:rsid w:val="005C65C2"/>
    <w:rsid w:val="005C6643"/>
    <w:rsid w:val="005C6C23"/>
    <w:rsid w:val="005C7539"/>
    <w:rsid w:val="005D3F18"/>
    <w:rsid w:val="005D5B5D"/>
    <w:rsid w:val="005D6C36"/>
    <w:rsid w:val="005E276E"/>
    <w:rsid w:val="005E6824"/>
    <w:rsid w:val="005E707F"/>
    <w:rsid w:val="005F09B0"/>
    <w:rsid w:val="005F28F3"/>
    <w:rsid w:val="005F3B97"/>
    <w:rsid w:val="005F4431"/>
    <w:rsid w:val="005F4D5F"/>
    <w:rsid w:val="005F5667"/>
    <w:rsid w:val="005F59CE"/>
    <w:rsid w:val="005F6C9F"/>
    <w:rsid w:val="005F7D16"/>
    <w:rsid w:val="005F7F95"/>
    <w:rsid w:val="0060358B"/>
    <w:rsid w:val="006042E3"/>
    <w:rsid w:val="0060451C"/>
    <w:rsid w:val="006107CA"/>
    <w:rsid w:val="00610E95"/>
    <w:rsid w:val="00613434"/>
    <w:rsid w:val="00613CC0"/>
    <w:rsid w:val="00620977"/>
    <w:rsid w:val="006216DC"/>
    <w:rsid w:val="00622E3C"/>
    <w:rsid w:val="0062326D"/>
    <w:rsid w:val="00623ECC"/>
    <w:rsid w:val="00624161"/>
    <w:rsid w:val="0062417F"/>
    <w:rsid w:val="0062548B"/>
    <w:rsid w:val="00625FBB"/>
    <w:rsid w:val="00626F21"/>
    <w:rsid w:val="0062785B"/>
    <w:rsid w:val="00627D95"/>
    <w:rsid w:val="006311DA"/>
    <w:rsid w:val="006345A4"/>
    <w:rsid w:val="00640A5A"/>
    <w:rsid w:val="00641A4D"/>
    <w:rsid w:val="00642A9B"/>
    <w:rsid w:val="0064627E"/>
    <w:rsid w:val="00646E7B"/>
    <w:rsid w:val="00647B1F"/>
    <w:rsid w:val="0065064F"/>
    <w:rsid w:val="0065136E"/>
    <w:rsid w:val="0065179F"/>
    <w:rsid w:val="00653BBD"/>
    <w:rsid w:val="00654D22"/>
    <w:rsid w:val="00655644"/>
    <w:rsid w:val="00655BD8"/>
    <w:rsid w:val="00655DC2"/>
    <w:rsid w:val="00661090"/>
    <w:rsid w:val="00662EA2"/>
    <w:rsid w:val="00663015"/>
    <w:rsid w:val="00663479"/>
    <w:rsid w:val="00664686"/>
    <w:rsid w:val="00666A2C"/>
    <w:rsid w:val="006705EC"/>
    <w:rsid w:val="00671609"/>
    <w:rsid w:val="00671B69"/>
    <w:rsid w:val="0068041F"/>
    <w:rsid w:val="00683635"/>
    <w:rsid w:val="0068602C"/>
    <w:rsid w:val="006860BC"/>
    <w:rsid w:val="0068769A"/>
    <w:rsid w:val="00690546"/>
    <w:rsid w:val="00690A75"/>
    <w:rsid w:val="0069138C"/>
    <w:rsid w:val="00692592"/>
    <w:rsid w:val="00692D87"/>
    <w:rsid w:val="00692E01"/>
    <w:rsid w:val="00693014"/>
    <w:rsid w:val="00695A08"/>
    <w:rsid w:val="006A0E0B"/>
    <w:rsid w:val="006A1CC5"/>
    <w:rsid w:val="006A247E"/>
    <w:rsid w:val="006A39F1"/>
    <w:rsid w:val="006A3B02"/>
    <w:rsid w:val="006A493D"/>
    <w:rsid w:val="006A4A5B"/>
    <w:rsid w:val="006A5571"/>
    <w:rsid w:val="006A58FF"/>
    <w:rsid w:val="006B0DFB"/>
    <w:rsid w:val="006B1D3E"/>
    <w:rsid w:val="006B26A8"/>
    <w:rsid w:val="006B3FEA"/>
    <w:rsid w:val="006B4819"/>
    <w:rsid w:val="006C2A8A"/>
    <w:rsid w:val="006C358F"/>
    <w:rsid w:val="006C3EE4"/>
    <w:rsid w:val="006C5D57"/>
    <w:rsid w:val="006C6A00"/>
    <w:rsid w:val="006D01B2"/>
    <w:rsid w:val="006D0833"/>
    <w:rsid w:val="006D3042"/>
    <w:rsid w:val="006D3C5E"/>
    <w:rsid w:val="006D49C0"/>
    <w:rsid w:val="006D4AD8"/>
    <w:rsid w:val="006D5DCE"/>
    <w:rsid w:val="006D6373"/>
    <w:rsid w:val="006D648E"/>
    <w:rsid w:val="006D6B04"/>
    <w:rsid w:val="006D7902"/>
    <w:rsid w:val="006D7966"/>
    <w:rsid w:val="006E03B7"/>
    <w:rsid w:val="006E1592"/>
    <w:rsid w:val="006E274F"/>
    <w:rsid w:val="006E2BC9"/>
    <w:rsid w:val="006E3AB7"/>
    <w:rsid w:val="006E5077"/>
    <w:rsid w:val="006E78D1"/>
    <w:rsid w:val="006E7A48"/>
    <w:rsid w:val="006F0EEB"/>
    <w:rsid w:val="006F1ACC"/>
    <w:rsid w:val="006F4631"/>
    <w:rsid w:val="006F62B6"/>
    <w:rsid w:val="006F62DC"/>
    <w:rsid w:val="006F6E7F"/>
    <w:rsid w:val="006F76F7"/>
    <w:rsid w:val="0070008C"/>
    <w:rsid w:val="00701698"/>
    <w:rsid w:val="00701D28"/>
    <w:rsid w:val="007031D8"/>
    <w:rsid w:val="00703EDF"/>
    <w:rsid w:val="007040C7"/>
    <w:rsid w:val="00706080"/>
    <w:rsid w:val="00706758"/>
    <w:rsid w:val="007069A7"/>
    <w:rsid w:val="00706F4B"/>
    <w:rsid w:val="007076E1"/>
    <w:rsid w:val="0071081C"/>
    <w:rsid w:val="00711B9F"/>
    <w:rsid w:val="0071412B"/>
    <w:rsid w:val="007206F8"/>
    <w:rsid w:val="0072100E"/>
    <w:rsid w:val="00722E2D"/>
    <w:rsid w:val="00723C54"/>
    <w:rsid w:val="007265CD"/>
    <w:rsid w:val="00726E4C"/>
    <w:rsid w:val="007278DE"/>
    <w:rsid w:val="00731F9D"/>
    <w:rsid w:val="007323DE"/>
    <w:rsid w:val="007328CE"/>
    <w:rsid w:val="00732D6F"/>
    <w:rsid w:val="007335E9"/>
    <w:rsid w:val="00733EBA"/>
    <w:rsid w:val="00734D70"/>
    <w:rsid w:val="00735258"/>
    <w:rsid w:val="00735FAF"/>
    <w:rsid w:val="0073788D"/>
    <w:rsid w:val="00737A88"/>
    <w:rsid w:val="00740A0C"/>
    <w:rsid w:val="0074138F"/>
    <w:rsid w:val="007424BD"/>
    <w:rsid w:val="0074281A"/>
    <w:rsid w:val="007441D4"/>
    <w:rsid w:val="00744A08"/>
    <w:rsid w:val="00744C93"/>
    <w:rsid w:val="00745874"/>
    <w:rsid w:val="007469BD"/>
    <w:rsid w:val="00747370"/>
    <w:rsid w:val="00750552"/>
    <w:rsid w:val="00750AA0"/>
    <w:rsid w:val="007545E9"/>
    <w:rsid w:val="007577B9"/>
    <w:rsid w:val="007619FE"/>
    <w:rsid w:val="00761F52"/>
    <w:rsid w:val="007646AE"/>
    <w:rsid w:val="00765DBA"/>
    <w:rsid w:val="007667EC"/>
    <w:rsid w:val="007710D3"/>
    <w:rsid w:val="00774162"/>
    <w:rsid w:val="00775076"/>
    <w:rsid w:val="00775E18"/>
    <w:rsid w:val="007770AE"/>
    <w:rsid w:val="0077751F"/>
    <w:rsid w:val="0077752C"/>
    <w:rsid w:val="00780A5E"/>
    <w:rsid w:val="00782800"/>
    <w:rsid w:val="00783B27"/>
    <w:rsid w:val="00785273"/>
    <w:rsid w:val="00787F69"/>
    <w:rsid w:val="00790A4B"/>
    <w:rsid w:val="00790F05"/>
    <w:rsid w:val="00791155"/>
    <w:rsid w:val="00791BB1"/>
    <w:rsid w:val="00791BB5"/>
    <w:rsid w:val="007920D2"/>
    <w:rsid w:val="00792F8E"/>
    <w:rsid w:val="007979A1"/>
    <w:rsid w:val="007A042D"/>
    <w:rsid w:val="007A0D24"/>
    <w:rsid w:val="007A2B3D"/>
    <w:rsid w:val="007A2ED4"/>
    <w:rsid w:val="007A49A1"/>
    <w:rsid w:val="007A6CE4"/>
    <w:rsid w:val="007A75A3"/>
    <w:rsid w:val="007B02E3"/>
    <w:rsid w:val="007B1471"/>
    <w:rsid w:val="007B1599"/>
    <w:rsid w:val="007B287F"/>
    <w:rsid w:val="007B4758"/>
    <w:rsid w:val="007B56BF"/>
    <w:rsid w:val="007C0539"/>
    <w:rsid w:val="007C098F"/>
    <w:rsid w:val="007C1FA7"/>
    <w:rsid w:val="007C287C"/>
    <w:rsid w:val="007C2A96"/>
    <w:rsid w:val="007C3265"/>
    <w:rsid w:val="007C3FCF"/>
    <w:rsid w:val="007C71F3"/>
    <w:rsid w:val="007D010F"/>
    <w:rsid w:val="007D2FF2"/>
    <w:rsid w:val="007D3E61"/>
    <w:rsid w:val="007D6F6A"/>
    <w:rsid w:val="007D6FC9"/>
    <w:rsid w:val="007D7903"/>
    <w:rsid w:val="007E2982"/>
    <w:rsid w:val="007E2AD4"/>
    <w:rsid w:val="007E3027"/>
    <w:rsid w:val="007E32EE"/>
    <w:rsid w:val="007E6713"/>
    <w:rsid w:val="007E7530"/>
    <w:rsid w:val="007F3142"/>
    <w:rsid w:val="007F5BCE"/>
    <w:rsid w:val="007F6CCE"/>
    <w:rsid w:val="00800539"/>
    <w:rsid w:val="008029D7"/>
    <w:rsid w:val="00802C62"/>
    <w:rsid w:val="00804E65"/>
    <w:rsid w:val="00805156"/>
    <w:rsid w:val="00807183"/>
    <w:rsid w:val="0081000D"/>
    <w:rsid w:val="00812F6B"/>
    <w:rsid w:val="00815DB1"/>
    <w:rsid w:val="0081662F"/>
    <w:rsid w:val="00820054"/>
    <w:rsid w:val="00820B70"/>
    <w:rsid w:val="008214B7"/>
    <w:rsid w:val="008216FE"/>
    <w:rsid w:val="008229E6"/>
    <w:rsid w:val="00823441"/>
    <w:rsid w:val="00824A27"/>
    <w:rsid w:val="00824DF4"/>
    <w:rsid w:val="0082615E"/>
    <w:rsid w:val="00826163"/>
    <w:rsid w:val="0082679E"/>
    <w:rsid w:val="00827437"/>
    <w:rsid w:val="008274DD"/>
    <w:rsid w:val="00830B38"/>
    <w:rsid w:val="00831787"/>
    <w:rsid w:val="00833C60"/>
    <w:rsid w:val="008346C5"/>
    <w:rsid w:val="008357B8"/>
    <w:rsid w:val="008368E3"/>
    <w:rsid w:val="00836F3E"/>
    <w:rsid w:val="00837257"/>
    <w:rsid w:val="00840E56"/>
    <w:rsid w:val="00842E4D"/>
    <w:rsid w:val="00842F19"/>
    <w:rsid w:val="00844A83"/>
    <w:rsid w:val="00844F4F"/>
    <w:rsid w:val="008454CC"/>
    <w:rsid w:val="00845500"/>
    <w:rsid w:val="008455A2"/>
    <w:rsid w:val="008467F3"/>
    <w:rsid w:val="008468D6"/>
    <w:rsid w:val="008469A0"/>
    <w:rsid w:val="00847649"/>
    <w:rsid w:val="00850C04"/>
    <w:rsid w:val="00850C5D"/>
    <w:rsid w:val="008518D8"/>
    <w:rsid w:val="00851BE3"/>
    <w:rsid w:val="00853081"/>
    <w:rsid w:val="0085333F"/>
    <w:rsid w:val="00853848"/>
    <w:rsid w:val="00856F7E"/>
    <w:rsid w:val="00857B68"/>
    <w:rsid w:val="00857C7B"/>
    <w:rsid w:val="00857EEE"/>
    <w:rsid w:val="00860685"/>
    <w:rsid w:val="00860C73"/>
    <w:rsid w:val="00860C8F"/>
    <w:rsid w:val="0086225E"/>
    <w:rsid w:val="00864153"/>
    <w:rsid w:val="00865729"/>
    <w:rsid w:val="008658F7"/>
    <w:rsid w:val="008717EF"/>
    <w:rsid w:val="008741B2"/>
    <w:rsid w:val="008767D1"/>
    <w:rsid w:val="00877717"/>
    <w:rsid w:val="00877910"/>
    <w:rsid w:val="00881B7C"/>
    <w:rsid w:val="008836E6"/>
    <w:rsid w:val="00883E44"/>
    <w:rsid w:val="00886006"/>
    <w:rsid w:val="00887375"/>
    <w:rsid w:val="008873CC"/>
    <w:rsid w:val="00887DB0"/>
    <w:rsid w:val="00890F77"/>
    <w:rsid w:val="00896C7D"/>
    <w:rsid w:val="008A091F"/>
    <w:rsid w:val="008A1ADE"/>
    <w:rsid w:val="008A3626"/>
    <w:rsid w:val="008A696E"/>
    <w:rsid w:val="008A6E44"/>
    <w:rsid w:val="008A75F2"/>
    <w:rsid w:val="008B0291"/>
    <w:rsid w:val="008B1906"/>
    <w:rsid w:val="008B2CC6"/>
    <w:rsid w:val="008B370B"/>
    <w:rsid w:val="008B46E7"/>
    <w:rsid w:val="008B6221"/>
    <w:rsid w:val="008C0E37"/>
    <w:rsid w:val="008C12E4"/>
    <w:rsid w:val="008C2460"/>
    <w:rsid w:val="008C3913"/>
    <w:rsid w:val="008C5500"/>
    <w:rsid w:val="008C67CB"/>
    <w:rsid w:val="008C701F"/>
    <w:rsid w:val="008D1DDC"/>
    <w:rsid w:val="008D22C2"/>
    <w:rsid w:val="008D3453"/>
    <w:rsid w:val="008D7DB2"/>
    <w:rsid w:val="008E1BC1"/>
    <w:rsid w:val="008E2936"/>
    <w:rsid w:val="008E2E6F"/>
    <w:rsid w:val="008E390D"/>
    <w:rsid w:val="008E3B8E"/>
    <w:rsid w:val="008E4131"/>
    <w:rsid w:val="008E5D03"/>
    <w:rsid w:val="008E5D8B"/>
    <w:rsid w:val="008E5F1A"/>
    <w:rsid w:val="008E6B1E"/>
    <w:rsid w:val="008E7479"/>
    <w:rsid w:val="008F388D"/>
    <w:rsid w:val="008F5ACE"/>
    <w:rsid w:val="008F5CD2"/>
    <w:rsid w:val="008F6956"/>
    <w:rsid w:val="008F6C6A"/>
    <w:rsid w:val="008F77B5"/>
    <w:rsid w:val="0090240D"/>
    <w:rsid w:val="009026C9"/>
    <w:rsid w:val="0090311E"/>
    <w:rsid w:val="00904575"/>
    <w:rsid w:val="00904F3B"/>
    <w:rsid w:val="00906999"/>
    <w:rsid w:val="00910040"/>
    <w:rsid w:val="00910125"/>
    <w:rsid w:val="00911816"/>
    <w:rsid w:val="00912908"/>
    <w:rsid w:val="009132A3"/>
    <w:rsid w:val="00914557"/>
    <w:rsid w:val="00915116"/>
    <w:rsid w:val="0091752E"/>
    <w:rsid w:val="00920B92"/>
    <w:rsid w:val="0092146A"/>
    <w:rsid w:val="00922512"/>
    <w:rsid w:val="0092313D"/>
    <w:rsid w:val="00923891"/>
    <w:rsid w:val="00923D96"/>
    <w:rsid w:val="009260E5"/>
    <w:rsid w:val="009267C2"/>
    <w:rsid w:val="009276FC"/>
    <w:rsid w:val="0092795D"/>
    <w:rsid w:val="00931414"/>
    <w:rsid w:val="0093191F"/>
    <w:rsid w:val="00932D21"/>
    <w:rsid w:val="00932D67"/>
    <w:rsid w:val="00934F5B"/>
    <w:rsid w:val="00935F43"/>
    <w:rsid w:val="00937296"/>
    <w:rsid w:val="009374DE"/>
    <w:rsid w:val="00940C66"/>
    <w:rsid w:val="009417C5"/>
    <w:rsid w:val="00942033"/>
    <w:rsid w:val="00945832"/>
    <w:rsid w:val="00954F87"/>
    <w:rsid w:val="00955D05"/>
    <w:rsid w:val="009571A7"/>
    <w:rsid w:val="00957BB6"/>
    <w:rsid w:val="009600AD"/>
    <w:rsid w:val="00960319"/>
    <w:rsid w:val="00961CC8"/>
    <w:rsid w:val="009644A5"/>
    <w:rsid w:val="00964EC8"/>
    <w:rsid w:val="00964F5B"/>
    <w:rsid w:val="0096599D"/>
    <w:rsid w:val="00966268"/>
    <w:rsid w:val="00966ED8"/>
    <w:rsid w:val="00970F45"/>
    <w:rsid w:val="00971AC1"/>
    <w:rsid w:val="00972D5E"/>
    <w:rsid w:val="00973654"/>
    <w:rsid w:val="00974F2C"/>
    <w:rsid w:val="009763A1"/>
    <w:rsid w:val="00977060"/>
    <w:rsid w:val="009776EC"/>
    <w:rsid w:val="009805B7"/>
    <w:rsid w:val="00980E5A"/>
    <w:rsid w:val="009815A2"/>
    <w:rsid w:val="00983F52"/>
    <w:rsid w:val="0098401A"/>
    <w:rsid w:val="00986839"/>
    <w:rsid w:val="00991040"/>
    <w:rsid w:val="00993200"/>
    <w:rsid w:val="00993869"/>
    <w:rsid w:val="00993A6E"/>
    <w:rsid w:val="0099488B"/>
    <w:rsid w:val="00994D7F"/>
    <w:rsid w:val="00995621"/>
    <w:rsid w:val="0099748C"/>
    <w:rsid w:val="009A004B"/>
    <w:rsid w:val="009A0794"/>
    <w:rsid w:val="009A194F"/>
    <w:rsid w:val="009B1AE5"/>
    <w:rsid w:val="009B261B"/>
    <w:rsid w:val="009B2CEE"/>
    <w:rsid w:val="009B2D04"/>
    <w:rsid w:val="009B2D5F"/>
    <w:rsid w:val="009B4324"/>
    <w:rsid w:val="009B6495"/>
    <w:rsid w:val="009B7FD5"/>
    <w:rsid w:val="009C14C6"/>
    <w:rsid w:val="009C34D1"/>
    <w:rsid w:val="009C56BF"/>
    <w:rsid w:val="009C5948"/>
    <w:rsid w:val="009C5D27"/>
    <w:rsid w:val="009C630B"/>
    <w:rsid w:val="009C78DC"/>
    <w:rsid w:val="009D1EB8"/>
    <w:rsid w:val="009D1FB3"/>
    <w:rsid w:val="009D2CF6"/>
    <w:rsid w:val="009D2D63"/>
    <w:rsid w:val="009D300C"/>
    <w:rsid w:val="009D4789"/>
    <w:rsid w:val="009D4A2B"/>
    <w:rsid w:val="009D4DCA"/>
    <w:rsid w:val="009D4EB6"/>
    <w:rsid w:val="009D6A6E"/>
    <w:rsid w:val="009E10C6"/>
    <w:rsid w:val="009E1AE0"/>
    <w:rsid w:val="009E3EBA"/>
    <w:rsid w:val="009E6112"/>
    <w:rsid w:val="009E7505"/>
    <w:rsid w:val="009E7FED"/>
    <w:rsid w:val="009F0808"/>
    <w:rsid w:val="009F0A28"/>
    <w:rsid w:val="009F0D3B"/>
    <w:rsid w:val="009F2A41"/>
    <w:rsid w:val="009F4613"/>
    <w:rsid w:val="009F5366"/>
    <w:rsid w:val="009F5746"/>
    <w:rsid w:val="009F5DFB"/>
    <w:rsid w:val="009F6FD7"/>
    <w:rsid w:val="00A016FB"/>
    <w:rsid w:val="00A02865"/>
    <w:rsid w:val="00A02E73"/>
    <w:rsid w:val="00A03B62"/>
    <w:rsid w:val="00A05B00"/>
    <w:rsid w:val="00A06035"/>
    <w:rsid w:val="00A0772E"/>
    <w:rsid w:val="00A1306D"/>
    <w:rsid w:val="00A13247"/>
    <w:rsid w:val="00A135D6"/>
    <w:rsid w:val="00A1501C"/>
    <w:rsid w:val="00A173A6"/>
    <w:rsid w:val="00A17DD7"/>
    <w:rsid w:val="00A21507"/>
    <w:rsid w:val="00A22490"/>
    <w:rsid w:val="00A22F08"/>
    <w:rsid w:val="00A234F0"/>
    <w:rsid w:val="00A235F2"/>
    <w:rsid w:val="00A241AD"/>
    <w:rsid w:val="00A246B1"/>
    <w:rsid w:val="00A26567"/>
    <w:rsid w:val="00A26605"/>
    <w:rsid w:val="00A27BE1"/>
    <w:rsid w:val="00A307BA"/>
    <w:rsid w:val="00A31984"/>
    <w:rsid w:val="00A336F8"/>
    <w:rsid w:val="00A337A8"/>
    <w:rsid w:val="00A337AB"/>
    <w:rsid w:val="00A376F3"/>
    <w:rsid w:val="00A37CD0"/>
    <w:rsid w:val="00A37EE9"/>
    <w:rsid w:val="00A40022"/>
    <w:rsid w:val="00A409EF"/>
    <w:rsid w:val="00A40A8B"/>
    <w:rsid w:val="00A4183F"/>
    <w:rsid w:val="00A41D34"/>
    <w:rsid w:val="00A43334"/>
    <w:rsid w:val="00A43D6E"/>
    <w:rsid w:val="00A4439C"/>
    <w:rsid w:val="00A44CAF"/>
    <w:rsid w:val="00A45842"/>
    <w:rsid w:val="00A46111"/>
    <w:rsid w:val="00A46190"/>
    <w:rsid w:val="00A517C9"/>
    <w:rsid w:val="00A5282B"/>
    <w:rsid w:val="00A52D59"/>
    <w:rsid w:val="00A535C2"/>
    <w:rsid w:val="00A538A4"/>
    <w:rsid w:val="00A544C7"/>
    <w:rsid w:val="00A5476D"/>
    <w:rsid w:val="00A54927"/>
    <w:rsid w:val="00A55A49"/>
    <w:rsid w:val="00A567A8"/>
    <w:rsid w:val="00A56C7E"/>
    <w:rsid w:val="00A5739B"/>
    <w:rsid w:val="00A617E2"/>
    <w:rsid w:val="00A63779"/>
    <w:rsid w:val="00A7245B"/>
    <w:rsid w:val="00A7635B"/>
    <w:rsid w:val="00A76ECE"/>
    <w:rsid w:val="00A77049"/>
    <w:rsid w:val="00A77140"/>
    <w:rsid w:val="00A80178"/>
    <w:rsid w:val="00A81183"/>
    <w:rsid w:val="00A81954"/>
    <w:rsid w:val="00A85BC1"/>
    <w:rsid w:val="00A85F62"/>
    <w:rsid w:val="00A87B1E"/>
    <w:rsid w:val="00A90592"/>
    <w:rsid w:val="00A90CD0"/>
    <w:rsid w:val="00A90F43"/>
    <w:rsid w:val="00A9181A"/>
    <w:rsid w:val="00A94982"/>
    <w:rsid w:val="00A9513E"/>
    <w:rsid w:val="00AA0104"/>
    <w:rsid w:val="00AA1F96"/>
    <w:rsid w:val="00AA2518"/>
    <w:rsid w:val="00AA412B"/>
    <w:rsid w:val="00AA5419"/>
    <w:rsid w:val="00AA54C1"/>
    <w:rsid w:val="00AA6CFE"/>
    <w:rsid w:val="00AA7FC1"/>
    <w:rsid w:val="00AB13C1"/>
    <w:rsid w:val="00AB1FEC"/>
    <w:rsid w:val="00AB3084"/>
    <w:rsid w:val="00AB4E02"/>
    <w:rsid w:val="00AB7289"/>
    <w:rsid w:val="00AC03FF"/>
    <w:rsid w:val="00AC11AC"/>
    <w:rsid w:val="00AC340A"/>
    <w:rsid w:val="00AC4E08"/>
    <w:rsid w:val="00AC6834"/>
    <w:rsid w:val="00AD37FB"/>
    <w:rsid w:val="00AD7D83"/>
    <w:rsid w:val="00AE03F5"/>
    <w:rsid w:val="00AE043E"/>
    <w:rsid w:val="00AE082B"/>
    <w:rsid w:val="00AE17F6"/>
    <w:rsid w:val="00AE195B"/>
    <w:rsid w:val="00AE256B"/>
    <w:rsid w:val="00AE3099"/>
    <w:rsid w:val="00AE55D6"/>
    <w:rsid w:val="00AE56A6"/>
    <w:rsid w:val="00AE584F"/>
    <w:rsid w:val="00AE6FDE"/>
    <w:rsid w:val="00AF04E9"/>
    <w:rsid w:val="00AF4DC4"/>
    <w:rsid w:val="00AF5000"/>
    <w:rsid w:val="00AF5360"/>
    <w:rsid w:val="00AF57E0"/>
    <w:rsid w:val="00AF5AEB"/>
    <w:rsid w:val="00B005BE"/>
    <w:rsid w:val="00B010ED"/>
    <w:rsid w:val="00B02580"/>
    <w:rsid w:val="00B029C2"/>
    <w:rsid w:val="00B04F79"/>
    <w:rsid w:val="00B058D3"/>
    <w:rsid w:val="00B0656A"/>
    <w:rsid w:val="00B0670B"/>
    <w:rsid w:val="00B06E63"/>
    <w:rsid w:val="00B0749F"/>
    <w:rsid w:val="00B10B8A"/>
    <w:rsid w:val="00B11518"/>
    <w:rsid w:val="00B1175B"/>
    <w:rsid w:val="00B11B0B"/>
    <w:rsid w:val="00B11B69"/>
    <w:rsid w:val="00B121C3"/>
    <w:rsid w:val="00B12A11"/>
    <w:rsid w:val="00B1595E"/>
    <w:rsid w:val="00B17543"/>
    <w:rsid w:val="00B2178E"/>
    <w:rsid w:val="00B218D0"/>
    <w:rsid w:val="00B24113"/>
    <w:rsid w:val="00B256ED"/>
    <w:rsid w:val="00B2577B"/>
    <w:rsid w:val="00B30448"/>
    <w:rsid w:val="00B322E2"/>
    <w:rsid w:val="00B329CD"/>
    <w:rsid w:val="00B330E6"/>
    <w:rsid w:val="00B33A39"/>
    <w:rsid w:val="00B349FC"/>
    <w:rsid w:val="00B34D6B"/>
    <w:rsid w:val="00B36228"/>
    <w:rsid w:val="00B3667F"/>
    <w:rsid w:val="00B36E56"/>
    <w:rsid w:val="00B36FF2"/>
    <w:rsid w:val="00B405CE"/>
    <w:rsid w:val="00B415BB"/>
    <w:rsid w:val="00B42367"/>
    <w:rsid w:val="00B42DC1"/>
    <w:rsid w:val="00B4343A"/>
    <w:rsid w:val="00B4399B"/>
    <w:rsid w:val="00B44606"/>
    <w:rsid w:val="00B44891"/>
    <w:rsid w:val="00B45648"/>
    <w:rsid w:val="00B4601C"/>
    <w:rsid w:val="00B465CD"/>
    <w:rsid w:val="00B52329"/>
    <w:rsid w:val="00B55908"/>
    <w:rsid w:val="00B55946"/>
    <w:rsid w:val="00B563DB"/>
    <w:rsid w:val="00B5708E"/>
    <w:rsid w:val="00B62BA0"/>
    <w:rsid w:val="00B62D84"/>
    <w:rsid w:val="00B62DE7"/>
    <w:rsid w:val="00B645AE"/>
    <w:rsid w:val="00B6487F"/>
    <w:rsid w:val="00B648F6"/>
    <w:rsid w:val="00B708E2"/>
    <w:rsid w:val="00B709E5"/>
    <w:rsid w:val="00B70E8D"/>
    <w:rsid w:val="00B70FCB"/>
    <w:rsid w:val="00B71A77"/>
    <w:rsid w:val="00B72F2D"/>
    <w:rsid w:val="00B75A0E"/>
    <w:rsid w:val="00B761F1"/>
    <w:rsid w:val="00B80857"/>
    <w:rsid w:val="00B809C8"/>
    <w:rsid w:val="00B819C6"/>
    <w:rsid w:val="00B827D0"/>
    <w:rsid w:val="00B8292C"/>
    <w:rsid w:val="00B8327F"/>
    <w:rsid w:val="00B8397F"/>
    <w:rsid w:val="00B83BDD"/>
    <w:rsid w:val="00B83DFF"/>
    <w:rsid w:val="00B84F2D"/>
    <w:rsid w:val="00B85C6B"/>
    <w:rsid w:val="00B86629"/>
    <w:rsid w:val="00B90FCA"/>
    <w:rsid w:val="00B94299"/>
    <w:rsid w:val="00B953CC"/>
    <w:rsid w:val="00BA0770"/>
    <w:rsid w:val="00BA2DE6"/>
    <w:rsid w:val="00BA365E"/>
    <w:rsid w:val="00BA387F"/>
    <w:rsid w:val="00BA39AB"/>
    <w:rsid w:val="00BA43E6"/>
    <w:rsid w:val="00BA4B38"/>
    <w:rsid w:val="00BA55C0"/>
    <w:rsid w:val="00BA784A"/>
    <w:rsid w:val="00BA7951"/>
    <w:rsid w:val="00BA7B31"/>
    <w:rsid w:val="00BB0075"/>
    <w:rsid w:val="00BB0DDC"/>
    <w:rsid w:val="00BB3ACE"/>
    <w:rsid w:val="00BB7814"/>
    <w:rsid w:val="00BC1174"/>
    <w:rsid w:val="00BC2507"/>
    <w:rsid w:val="00BC3FD7"/>
    <w:rsid w:val="00BC4EC5"/>
    <w:rsid w:val="00BC4FBB"/>
    <w:rsid w:val="00BC5733"/>
    <w:rsid w:val="00BC6561"/>
    <w:rsid w:val="00BC71DD"/>
    <w:rsid w:val="00BC76F1"/>
    <w:rsid w:val="00BC7DF5"/>
    <w:rsid w:val="00BD22FA"/>
    <w:rsid w:val="00BD4668"/>
    <w:rsid w:val="00BD5B0D"/>
    <w:rsid w:val="00BD6040"/>
    <w:rsid w:val="00BD6C65"/>
    <w:rsid w:val="00BE3335"/>
    <w:rsid w:val="00BE38FF"/>
    <w:rsid w:val="00BE6BC9"/>
    <w:rsid w:val="00BF1979"/>
    <w:rsid w:val="00BF2BEF"/>
    <w:rsid w:val="00BF4820"/>
    <w:rsid w:val="00BF57DB"/>
    <w:rsid w:val="00BF5F49"/>
    <w:rsid w:val="00BF60F4"/>
    <w:rsid w:val="00BF6918"/>
    <w:rsid w:val="00BF72E3"/>
    <w:rsid w:val="00C002FA"/>
    <w:rsid w:val="00C01B67"/>
    <w:rsid w:val="00C02828"/>
    <w:rsid w:val="00C03AAF"/>
    <w:rsid w:val="00C04351"/>
    <w:rsid w:val="00C10EDE"/>
    <w:rsid w:val="00C1554F"/>
    <w:rsid w:val="00C1613B"/>
    <w:rsid w:val="00C16885"/>
    <w:rsid w:val="00C16DE4"/>
    <w:rsid w:val="00C16E8B"/>
    <w:rsid w:val="00C20C96"/>
    <w:rsid w:val="00C23957"/>
    <w:rsid w:val="00C25943"/>
    <w:rsid w:val="00C2710E"/>
    <w:rsid w:val="00C30239"/>
    <w:rsid w:val="00C3150B"/>
    <w:rsid w:val="00C31DCB"/>
    <w:rsid w:val="00C33813"/>
    <w:rsid w:val="00C3413A"/>
    <w:rsid w:val="00C40371"/>
    <w:rsid w:val="00C41B30"/>
    <w:rsid w:val="00C42923"/>
    <w:rsid w:val="00C42E28"/>
    <w:rsid w:val="00C4430B"/>
    <w:rsid w:val="00C45A63"/>
    <w:rsid w:val="00C5035E"/>
    <w:rsid w:val="00C511A2"/>
    <w:rsid w:val="00C52114"/>
    <w:rsid w:val="00C52D14"/>
    <w:rsid w:val="00C544D5"/>
    <w:rsid w:val="00C550F4"/>
    <w:rsid w:val="00C577FD"/>
    <w:rsid w:val="00C6090D"/>
    <w:rsid w:val="00C61B01"/>
    <w:rsid w:val="00C622F7"/>
    <w:rsid w:val="00C63B45"/>
    <w:rsid w:val="00C63D4C"/>
    <w:rsid w:val="00C64FBF"/>
    <w:rsid w:val="00C651B2"/>
    <w:rsid w:val="00C66910"/>
    <w:rsid w:val="00C66D7F"/>
    <w:rsid w:val="00C70204"/>
    <w:rsid w:val="00C7090E"/>
    <w:rsid w:val="00C70ED8"/>
    <w:rsid w:val="00C70F4F"/>
    <w:rsid w:val="00C7296C"/>
    <w:rsid w:val="00C72A0D"/>
    <w:rsid w:val="00C7452F"/>
    <w:rsid w:val="00C751AC"/>
    <w:rsid w:val="00C756F5"/>
    <w:rsid w:val="00C759B3"/>
    <w:rsid w:val="00C75F7E"/>
    <w:rsid w:val="00C769D3"/>
    <w:rsid w:val="00C771FF"/>
    <w:rsid w:val="00C8029A"/>
    <w:rsid w:val="00C80423"/>
    <w:rsid w:val="00C81BAC"/>
    <w:rsid w:val="00C82D70"/>
    <w:rsid w:val="00C8651B"/>
    <w:rsid w:val="00C86801"/>
    <w:rsid w:val="00C91077"/>
    <w:rsid w:val="00C91258"/>
    <w:rsid w:val="00C92605"/>
    <w:rsid w:val="00C928E4"/>
    <w:rsid w:val="00C92FAE"/>
    <w:rsid w:val="00C9772F"/>
    <w:rsid w:val="00CA27B9"/>
    <w:rsid w:val="00CA369D"/>
    <w:rsid w:val="00CA4923"/>
    <w:rsid w:val="00CA49A4"/>
    <w:rsid w:val="00CA4DDC"/>
    <w:rsid w:val="00CA537F"/>
    <w:rsid w:val="00CA5A23"/>
    <w:rsid w:val="00CA63C8"/>
    <w:rsid w:val="00CB0719"/>
    <w:rsid w:val="00CB1A30"/>
    <w:rsid w:val="00CB29A0"/>
    <w:rsid w:val="00CB2ACB"/>
    <w:rsid w:val="00CB3962"/>
    <w:rsid w:val="00CB4038"/>
    <w:rsid w:val="00CB44A6"/>
    <w:rsid w:val="00CB5AA4"/>
    <w:rsid w:val="00CB655A"/>
    <w:rsid w:val="00CB691A"/>
    <w:rsid w:val="00CB6A79"/>
    <w:rsid w:val="00CB7971"/>
    <w:rsid w:val="00CC03B8"/>
    <w:rsid w:val="00CC063F"/>
    <w:rsid w:val="00CC37AE"/>
    <w:rsid w:val="00CD1B73"/>
    <w:rsid w:val="00CD2959"/>
    <w:rsid w:val="00CD3EFA"/>
    <w:rsid w:val="00CD4B13"/>
    <w:rsid w:val="00CD6852"/>
    <w:rsid w:val="00CD748D"/>
    <w:rsid w:val="00CE0DBA"/>
    <w:rsid w:val="00CE3696"/>
    <w:rsid w:val="00CE3C73"/>
    <w:rsid w:val="00CE3E9A"/>
    <w:rsid w:val="00CE5471"/>
    <w:rsid w:val="00CE5B56"/>
    <w:rsid w:val="00CE5D01"/>
    <w:rsid w:val="00CE6BFF"/>
    <w:rsid w:val="00CE743F"/>
    <w:rsid w:val="00CF2087"/>
    <w:rsid w:val="00CF223A"/>
    <w:rsid w:val="00CF2C02"/>
    <w:rsid w:val="00CF31EE"/>
    <w:rsid w:val="00CF373D"/>
    <w:rsid w:val="00CF5E9D"/>
    <w:rsid w:val="00CF5EAA"/>
    <w:rsid w:val="00CF7B2D"/>
    <w:rsid w:val="00D012D1"/>
    <w:rsid w:val="00D0132A"/>
    <w:rsid w:val="00D01F5F"/>
    <w:rsid w:val="00D05378"/>
    <w:rsid w:val="00D05C5C"/>
    <w:rsid w:val="00D06E95"/>
    <w:rsid w:val="00D10EEB"/>
    <w:rsid w:val="00D11373"/>
    <w:rsid w:val="00D157E2"/>
    <w:rsid w:val="00D226D4"/>
    <w:rsid w:val="00D24B17"/>
    <w:rsid w:val="00D24BCE"/>
    <w:rsid w:val="00D24D8F"/>
    <w:rsid w:val="00D30F3D"/>
    <w:rsid w:val="00D315E2"/>
    <w:rsid w:val="00D3186E"/>
    <w:rsid w:val="00D322F4"/>
    <w:rsid w:val="00D32969"/>
    <w:rsid w:val="00D3317C"/>
    <w:rsid w:val="00D34324"/>
    <w:rsid w:val="00D34D0A"/>
    <w:rsid w:val="00D352A6"/>
    <w:rsid w:val="00D356EB"/>
    <w:rsid w:val="00D36288"/>
    <w:rsid w:val="00D3782D"/>
    <w:rsid w:val="00D406DC"/>
    <w:rsid w:val="00D40838"/>
    <w:rsid w:val="00D41DDA"/>
    <w:rsid w:val="00D421EC"/>
    <w:rsid w:val="00D423A9"/>
    <w:rsid w:val="00D431F0"/>
    <w:rsid w:val="00D457FC"/>
    <w:rsid w:val="00D464AD"/>
    <w:rsid w:val="00D47140"/>
    <w:rsid w:val="00D4725C"/>
    <w:rsid w:val="00D47757"/>
    <w:rsid w:val="00D52768"/>
    <w:rsid w:val="00D52804"/>
    <w:rsid w:val="00D5326A"/>
    <w:rsid w:val="00D547D5"/>
    <w:rsid w:val="00D54D93"/>
    <w:rsid w:val="00D56652"/>
    <w:rsid w:val="00D56EE9"/>
    <w:rsid w:val="00D61830"/>
    <w:rsid w:val="00D64652"/>
    <w:rsid w:val="00D64DC1"/>
    <w:rsid w:val="00D66F04"/>
    <w:rsid w:val="00D71F78"/>
    <w:rsid w:val="00D72F78"/>
    <w:rsid w:val="00D74FAB"/>
    <w:rsid w:val="00D75F3E"/>
    <w:rsid w:val="00D76A6D"/>
    <w:rsid w:val="00D777F7"/>
    <w:rsid w:val="00D8106D"/>
    <w:rsid w:val="00D82F5C"/>
    <w:rsid w:val="00D84F3A"/>
    <w:rsid w:val="00D8576A"/>
    <w:rsid w:val="00D85E62"/>
    <w:rsid w:val="00D86493"/>
    <w:rsid w:val="00D87F58"/>
    <w:rsid w:val="00D91C6B"/>
    <w:rsid w:val="00D92AFE"/>
    <w:rsid w:val="00D92D9F"/>
    <w:rsid w:val="00D946EE"/>
    <w:rsid w:val="00D94EB8"/>
    <w:rsid w:val="00D954AE"/>
    <w:rsid w:val="00D974E4"/>
    <w:rsid w:val="00DA0828"/>
    <w:rsid w:val="00DA126E"/>
    <w:rsid w:val="00DA2DB6"/>
    <w:rsid w:val="00DA493B"/>
    <w:rsid w:val="00DA51EF"/>
    <w:rsid w:val="00DA53D9"/>
    <w:rsid w:val="00DA5712"/>
    <w:rsid w:val="00DB0EDC"/>
    <w:rsid w:val="00DB3C58"/>
    <w:rsid w:val="00DB5244"/>
    <w:rsid w:val="00DB55B1"/>
    <w:rsid w:val="00DB5ABF"/>
    <w:rsid w:val="00DB65D8"/>
    <w:rsid w:val="00DB750C"/>
    <w:rsid w:val="00DC25C4"/>
    <w:rsid w:val="00DC3D7F"/>
    <w:rsid w:val="00DC447B"/>
    <w:rsid w:val="00DC509B"/>
    <w:rsid w:val="00DC54ED"/>
    <w:rsid w:val="00DC5741"/>
    <w:rsid w:val="00DC5759"/>
    <w:rsid w:val="00DD10EE"/>
    <w:rsid w:val="00DD11DC"/>
    <w:rsid w:val="00DD122A"/>
    <w:rsid w:val="00DD257C"/>
    <w:rsid w:val="00DD2C0B"/>
    <w:rsid w:val="00DD3E7C"/>
    <w:rsid w:val="00DD5AEE"/>
    <w:rsid w:val="00DE1842"/>
    <w:rsid w:val="00DE4A92"/>
    <w:rsid w:val="00DE4B88"/>
    <w:rsid w:val="00DE5248"/>
    <w:rsid w:val="00DE5F07"/>
    <w:rsid w:val="00DE65D4"/>
    <w:rsid w:val="00DF00E1"/>
    <w:rsid w:val="00DF06EB"/>
    <w:rsid w:val="00DF2602"/>
    <w:rsid w:val="00DF3B8F"/>
    <w:rsid w:val="00DF3C2D"/>
    <w:rsid w:val="00DF4B95"/>
    <w:rsid w:val="00DF60D9"/>
    <w:rsid w:val="00E01D47"/>
    <w:rsid w:val="00E023D0"/>
    <w:rsid w:val="00E0264A"/>
    <w:rsid w:val="00E029D3"/>
    <w:rsid w:val="00E0316C"/>
    <w:rsid w:val="00E055B9"/>
    <w:rsid w:val="00E059BC"/>
    <w:rsid w:val="00E107C8"/>
    <w:rsid w:val="00E10AF2"/>
    <w:rsid w:val="00E10EC0"/>
    <w:rsid w:val="00E1106C"/>
    <w:rsid w:val="00E1443E"/>
    <w:rsid w:val="00E15FD4"/>
    <w:rsid w:val="00E17320"/>
    <w:rsid w:val="00E20361"/>
    <w:rsid w:val="00E215D6"/>
    <w:rsid w:val="00E225F7"/>
    <w:rsid w:val="00E24321"/>
    <w:rsid w:val="00E268A8"/>
    <w:rsid w:val="00E26CDC"/>
    <w:rsid w:val="00E32004"/>
    <w:rsid w:val="00E32037"/>
    <w:rsid w:val="00E32E0D"/>
    <w:rsid w:val="00E330E5"/>
    <w:rsid w:val="00E339A7"/>
    <w:rsid w:val="00E3442F"/>
    <w:rsid w:val="00E35CA1"/>
    <w:rsid w:val="00E37214"/>
    <w:rsid w:val="00E3761E"/>
    <w:rsid w:val="00E416D5"/>
    <w:rsid w:val="00E41982"/>
    <w:rsid w:val="00E42740"/>
    <w:rsid w:val="00E432FC"/>
    <w:rsid w:val="00E4543C"/>
    <w:rsid w:val="00E46684"/>
    <w:rsid w:val="00E50D2C"/>
    <w:rsid w:val="00E5503C"/>
    <w:rsid w:val="00E55520"/>
    <w:rsid w:val="00E56C39"/>
    <w:rsid w:val="00E57A4C"/>
    <w:rsid w:val="00E6060C"/>
    <w:rsid w:val="00E6133C"/>
    <w:rsid w:val="00E61D32"/>
    <w:rsid w:val="00E62161"/>
    <w:rsid w:val="00E63C01"/>
    <w:rsid w:val="00E648F3"/>
    <w:rsid w:val="00E64F50"/>
    <w:rsid w:val="00E6575B"/>
    <w:rsid w:val="00E664AC"/>
    <w:rsid w:val="00E66B96"/>
    <w:rsid w:val="00E67537"/>
    <w:rsid w:val="00E70450"/>
    <w:rsid w:val="00E70CFA"/>
    <w:rsid w:val="00E72624"/>
    <w:rsid w:val="00E736E8"/>
    <w:rsid w:val="00E73865"/>
    <w:rsid w:val="00E738DF"/>
    <w:rsid w:val="00E75FE1"/>
    <w:rsid w:val="00E764B1"/>
    <w:rsid w:val="00E81325"/>
    <w:rsid w:val="00E81582"/>
    <w:rsid w:val="00E81CA9"/>
    <w:rsid w:val="00E826FB"/>
    <w:rsid w:val="00E84B6D"/>
    <w:rsid w:val="00E84DD3"/>
    <w:rsid w:val="00E87928"/>
    <w:rsid w:val="00E907C4"/>
    <w:rsid w:val="00E90946"/>
    <w:rsid w:val="00E91BA0"/>
    <w:rsid w:val="00E93CF4"/>
    <w:rsid w:val="00E93F13"/>
    <w:rsid w:val="00E96F97"/>
    <w:rsid w:val="00E973ED"/>
    <w:rsid w:val="00EA121A"/>
    <w:rsid w:val="00EA186E"/>
    <w:rsid w:val="00EA3D1B"/>
    <w:rsid w:val="00EA71FA"/>
    <w:rsid w:val="00EB3266"/>
    <w:rsid w:val="00EB376F"/>
    <w:rsid w:val="00EB3992"/>
    <w:rsid w:val="00EB6559"/>
    <w:rsid w:val="00EB6907"/>
    <w:rsid w:val="00EB782A"/>
    <w:rsid w:val="00EC03CC"/>
    <w:rsid w:val="00EC2793"/>
    <w:rsid w:val="00EC2D9C"/>
    <w:rsid w:val="00EC40FD"/>
    <w:rsid w:val="00EC55AD"/>
    <w:rsid w:val="00EC5C55"/>
    <w:rsid w:val="00EC6ECC"/>
    <w:rsid w:val="00ED11FA"/>
    <w:rsid w:val="00ED187B"/>
    <w:rsid w:val="00ED192D"/>
    <w:rsid w:val="00ED240D"/>
    <w:rsid w:val="00ED5A4E"/>
    <w:rsid w:val="00ED669C"/>
    <w:rsid w:val="00ED6FC7"/>
    <w:rsid w:val="00ED7A5D"/>
    <w:rsid w:val="00EE077B"/>
    <w:rsid w:val="00EE24EF"/>
    <w:rsid w:val="00EE3FAF"/>
    <w:rsid w:val="00EE73ED"/>
    <w:rsid w:val="00EF0AA8"/>
    <w:rsid w:val="00EF1D7D"/>
    <w:rsid w:val="00EF1F1D"/>
    <w:rsid w:val="00EF3354"/>
    <w:rsid w:val="00EF39F0"/>
    <w:rsid w:val="00EF56DF"/>
    <w:rsid w:val="00EF5F5F"/>
    <w:rsid w:val="00EF650B"/>
    <w:rsid w:val="00F00A11"/>
    <w:rsid w:val="00F00F9F"/>
    <w:rsid w:val="00F02821"/>
    <w:rsid w:val="00F03D42"/>
    <w:rsid w:val="00F062A0"/>
    <w:rsid w:val="00F109F6"/>
    <w:rsid w:val="00F117B4"/>
    <w:rsid w:val="00F1299A"/>
    <w:rsid w:val="00F1556A"/>
    <w:rsid w:val="00F177E0"/>
    <w:rsid w:val="00F20F8D"/>
    <w:rsid w:val="00F21662"/>
    <w:rsid w:val="00F22405"/>
    <w:rsid w:val="00F234D5"/>
    <w:rsid w:val="00F240C5"/>
    <w:rsid w:val="00F2439E"/>
    <w:rsid w:val="00F24407"/>
    <w:rsid w:val="00F25DB0"/>
    <w:rsid w:val="00F25F41"/>
    <w:rsid w:val="00F26E9A"/>
    <w:rsid w:val="00F338C6"/>
    <w:rsid w:val="00F34657"/>
    <w:rsid w:val="00F355A8"/>
    <w:rsid w:val="00F355FC"/>
    <w:rsid w:val="00F36A4D"/>
    <w:rsid w:val="00F40244"/>
    <w:rsid w:val="00F42AC3"/>
    <w:rsid w:val="00F45FE8"/>
    <w:rsid w:val="00F460A7"/>
    <w:rsid w:val="00F47806"/>
    <w:rsid w:val="00F47C53"/>
    <w:rsid w:val="00F516E3"/>
    <w:rsid w:val="00F529E3"/>
    <w:rsid w:val="00F54959"/>
    <w:rsid w:val="00F556FA"/>
    <w:rsid w:val="00F55D88"/>
    <w:rsid w:val="00F56049"/>
    <w:rsid w:val="00F5638D"/>
    <w:rsid w:val="00F61704"/>
    <w:rsid w:val="00F619D2"/>
    <w:rsid w:val="00F65B1D"/>
    <w:rsid w:val="00F66364"/>
    <w:rsid w:val="00F675FB"/>
    <w:rsid w:val="00F70215"/>
    <w:rsid w:val="00F71911"/>
    <w:rsid w:val="00F72CBE"/>
    <w:rsid w:val="00F7471B"/>
    <w:rsid w:val="00F75526"/>
    <w:rsid w:val="00F75689"/>
    <w:rsid w:val="00F775D3"/>
    <w:rsid w:val="00F804AE"/>
    <w:rsid w:val="00F80A04"/>
    <w:rsid w:val="00F80AE5"/>
    <w:rsid w:val="00F80B0F"/>
    <w:rsid w:val="00F80E9B"/>
    <w:rsid w:val="00F83D83"/>
    <w:rsid w:val="00F84C03"/>
    <w:rsid w:val="00F87CAD"/>
    <w:rsid w:val="00F87F89"/>
    <w:rsid w:val="00F93A49"/>
    <w:rsid w:val="00F94EBD"/>
    <w:rsid w:val="00F95439"/>
    <w:rsid w:val="00F96BF0"/>
    <w:rsid w:val="00FA0174"/>
    <w:rsid w:val="00FA0831"/>
    <w:rsid w:val="00FA087D"/>
    <w:rsid w:val="00FA0B67"/>
    <w:rsid w:val="00FA1C66"/>
    <w:rsid w:val="00FA2F03"/>
    <w:rsid w:val="00FA436D"/>
    <w:rsid w:val="00FA5BC6"/>
    <w:rsid w:val="00FB0DA4"/>
    <w:rsid w:val="00FB2FBA"/>
    <w:rsid w:val="00FB430F"/>
    <w:rsid w:val="00FB48E1"/>
    <w:rsid w:val="00FB5D66"/>
    <w:rsid w:val="00FB65CB"/>
    <w:rsid w:val="00FB6F7B"/>
    <w:rsid w:val="00FC0497"/>
    <w:rsid w:val="00FC2293"/>
    <w:rsid w:val="00FC2AC4"/>
    <w:rsid w:val="00FC456D"/>
    <w:rsid w:val="00FC4F09"/>
    <w:rsid w:val="00FC63E5"/>
    <w:rsid w:val="00FC699F"/>
    <w:rsid w:val="00FC6D27"/>
    <w:rsid w:val="00FD2DE3"/>
    <w:rsid w:val="00FD3178"/>
    <w:rsid w:val="00FD3964"/>
    <w:rsid w:val="00FD3CC6"/>
    <w:rsid w:val="00FD7AD1"/>
    <w:rsid w:val="00FD7E1B"/>
    <w:rsid w:val="00FE1169"/>
    <w:rsid w:val="00FE1657"/>
    <w:rsid w:val="00FE1F75"/>
    <w:rsid w:val="00FE2017"/>
    <w:rsid w:val="00FE4C9D"/>
    <w:rsid w:val="00FE5E36"/>
    <w:rsid w:val="00FE608F"/>
    <w:rsid w:val="00FE621A"/>
    <w:rsid w:val="00FF3391"/>
    <w:rsid w:val="00FF6036"/>
    <w:rsid w:val="00FF698D"/>
    <w:rsid w:val="00FF7131"/>
    <w:rsid w:val="00FF7241"/>
    <w:rsid w:val="00FF7B3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543C134"/>
  <w15:docId w15:val="{26FDC371-9954-4A0E-863E-1DC0E4EE2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uiPriority="9" w:qFormat="1"/>
    <w:lsdException w:name="heading 4" w:uiPriority="9" w:qFormat="1"/>
    <w:lsdException w:name="heading 5" w:uiPriority="9"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iPriority="99"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2" w:semiHidden="1" w:uiPriority="99"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iPriority="99" w:unhideWhenUsed="1"/>
    <w:lsdException w:name="Signature" w:semiHidden="1" w:unhideWhenUsed="1"/>
    <w:lsdException w:name="Default Paragraph Font" w:semiHidden="1" w:unhideWhenUsed="1"/>
    <w:lsdException w:name="Body Text" w:semiHidden="1" w:uiPriority="99"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629E"/>
    <w:pPr>
      <w:spacing w:before="120" w:after="120" w:line="360" w:lineRule="auto"/>
    </w:pPr>
    <w:rPr>
      <w:sz w:val="26"/>
      <w:szCs w:val="24"/>
      <w:lang w:eastAsia="ja-JP"/>
    </w:rPr>
  </w:style>
  <w:style w:type="paragraph" w:styleId="Heading1">
    <w:name w:val="heading 1"/>
    <w:aliases w:val="l1,level 1 heading,Heading 1(Report Only),Chapter,Heading 1(Report Only)1,Chapter1,H1,DO NOT USE_h1,Level 1 Topic Heading,h1,Section,Kop 1-cust,Main heading,Heading 10,Head 1,Section Heading,Headline1,Headline11,Headline12,2.0..,contents,proj"/>
    <w:basedOn w:val="Normal"/>
    <w:next w:val="BodyText"/>
    <w:link w:val="Heading1Char"/>
    <w:qFormat/>
    <w:rsid w:val="00856F7E"/>
    <w:pPr>
      <w:keepNext/>
      <w:numPr>
        <w:numId w:val="9"/>
      </w:numPr>
      <w:spacing w:before="240" w:after="60"/>
      <w:jc w:val="center"/>
      <w:outlineLvl w:val="0"/>
    </w:pPr>
    <w:rPr>
      <w:rFonts w:eastAsia="SimSun" w:cs="Arial"/>
      <w:b/>
      <w:bCs/>
      <w:kern w:val="32"/>
      <w:sz w:val="32"/>
      <w:szCs w:val="32"/>
      <w:lang w:eastAsia="zh-CN"/>
    </w:rPr>
  </w:style>
  <w:style w:type="paragraph" w:styleId="Heading2">
    <w:name w:val="heading 2"/>
    <w:aliases w:val="tieude 2,l2,h21,h2,l2 Char,H2 Char,h21 Char Char,Heading 2 Char1,Heading 2 Char Char,l2 Char Char,H2 Char Char,h2 Char Char,l2 Char1,H2 Char1,h21 Char1,h2 Char1,h21 Char Char Char Char Char,h21 Char Char Char Char,h21 Char,H2,ch,2,chn,HD2,h"/>
    <w:basedOn w:val="Normal"/>
    <w:next w:val="BodyText"/>
    <w:link w:val="Heading2Char"/>
    <w:qFormat/>
    <w:rsid w:val="00856F7E"/>
    <w:pPr>
      <w:keepNext/>
      <w:numPr>
        <w:ilvl w:val="1"/>
        <w:numId w:val="9"/>
      </w:numPr>
      <w:spacing w:before="240" w:after="60"/>
      <w:outlineLvl w:val="1"/>
    </w:pPr>
    <w:rPr>
      <w:rFonts w:eastAsia="SimSun" w:cs="Arial"/>
      <w:b/>
      <w:bCs/>
      <w:iCs/>
      <w:sz w:val="28"/>
      <w:szCs w:val="28"/>
      <w:lang w:eastAsia="zh-CN"/>
    </w:rPr>
  </w:style>
  <w:style w:type="paragraph" w:styleId="Heading3">
    <w:name w:val="heading 3"/>
    <w:aliases w:val="tieude 3,h3,h31,Heading 3 Char Char,h31 Char,H3,d,Level 1 - 1,Section title,I.1.,Heading 3 tv,underlined Heading,proj3,proj31,proj32,proj33,proj34,proj35,proj36,proj37,proj38,proj39,proj310,proj311,proj312,proj321,proj331,proj341,proj351,b,2h"/>
    <w:basedOn w:val="Normal"/>
    <w:next w:val="BodyText"/>
    <w:link w:val="Heading3Char"/>
    <w:uiPriority w:val="9"/>
    <w:qFormat/>
    <w:rsid w:val="00856F7E"/>
    <w:pPr>
      <w:keepNext/>
      <w:numPr>
        <w:ilvl w:val="2"/>
        <w:numId w:val="9"/>
      </w:numPr>
      <w:spacing w:before="240" w:after="60"/>
      <w:outlineLvl w:val="2"/>
    </w:pPr>
    <w:rPr>
      <w:rFonts w:eastAsia="SimSun" w:cs="Arial"/>
      <w:b/>
      <w:bCs/>
      <w:sz w:val="28"/>
      <w:szCs w:val="26"/>
      <w:lang w:eastAsia="zh-CN"/>
    </w:rPr>
  </w:style>
  <w:style w:type="paragraph" w:styleId="Heading4">
    <w:name w:val="heading 4"/>
    <w:aliases w:val="hEADING 2,h4,h41,h41 Char Char Char Char,Heading 4 Char Char,Heading4,Heading41,Heading42,Heading411,Heading43,Heading412,Heading No. L4,4,H4-Heading 4,l4,heading4,44,Heading44,Heading413,Heading421,Heading4111,Heading431,Heading4121,41,4 dash"/>
    <w:basedOn w:val="Normal"/>
    <w:next w:val="BodyText"/>
    <w:link w:val="Heading4Char"/>
    <w:uiPriority w:val="9"/>
    <w:qFormat/>
    <w:rsid w:val="004D6747"/>
    <w:pPr>
      <w:keepNext/>
      <w:numPr>
        <w:ilvl w:val="3"/>
        <w:numId w:val="9"/>
      </w:numPr>
      <w:spacing w:before="240" w:after="60"/>
      <w:outlineLvl w:val="3"/>
    </w:pPr>
    <w:rPr>
      <w:rFonts w:eastAsia="SimSun"/>
      <w:b/>
      <w:bCs/>
      <w:sz w:val="28"/>
      <w:szCs w:val="28"/>
      <w:lang w:eastAsia="zh-CN"/>
    </w:rPr>
  </w:style>
  <w:style w:type="paragraph" w:styleId="Heading5">
    <w:name w:val="heading 5"/>
    <w:aliases w:val="Heading 5(unused),Heading 5(unused)1,Head 5,Level 3 - i,H5,Heading5,Heading51,Heading52,Heading511,Heading53,Heading512,5,H5-Heading 5,h5,l5,heading5,Heading54,Heading513,Heading521,Heading5111,Heading531,Heading5121,51,H5-Heading 51,h51,l51,N"/>
    <w:basedOn w:val="Normal"/>
    <w:next w:val="BodyText"/>
    <w:link w:val="Heading5Char"/>
    <w:uiPriority w:val="9"/>
    <w:qFormat/>
    <w:rsid w:val="000B5789"/>
    <w:pPr>
      <w:numPr>
        <w:ilvl w:val="4"/>
        <w:numId w:val="9"/>
      </w:numPr>
      <w:spacing w:before="240" w:after="60"/>
      <w:outlineLvl w:val="4"/>
    </w:pPr>
    <w:rPr>
      <w:rFonts w:eastAsia="SimSun"/>
      <w:b/>
      <w:bCs/>
      <w:i/>
      <w:iCs/>
      <w:sz w:val="28"/>
      <w:szCs w:val="26"/>
      <w:lang w:eastAsia="zh-CN"/>
    </w:rPr>
  </w:style>
  <w:style w:type="paragraph" w:styleId="Heading6">
    <w:name w:val="heading 6"/>
    <w:aliases w:val="Heading 6 Char Char,Heading 6 Char Char Char,Heading 6(unused),Legal Level 1.,L6,Legal Level 1,H6,Heading6,Heading61,Heading62,Heading611,Heading63,Heading612,6,h6,Requirement,Heading64,Heading613,Heading621,Heading6111,Heading631,Heading6121"/>
    <w:basedOn w:val="Normal"/>
    <w:next w:val="Normal"/>
    <w:link w:val="Heading6Char"/>
    <w:qFormat/>
    <w:rsid w:val="00CE5B56"/>
    <w:pPr>
      <w:numPr>
        <w:ilvl w:val="5"/>
        <w:numId w:val="9"/>
      </w:numPr>
      <w:spacing w:before="240" w:after="60"/>
      <w:outlineLvl w:val="5"/>
    </w:pPr>
    <w:rPr>
      <w:rFonts w:eastAsia="SimSun"/>
      <w:b/>
      <w:bCs/>
      <w:sz w:val="28"/>
      <w:szCs w:val="22"/>
      <w:lang w:eastAsia="zh-CN"/>
    </w:rPr>
  </w:style>
  <w:style w:type="paragraph" w:styleId="Heading7">
    <w:name w:val="heading 7"/>
    <w:aliases w:val="Heading 7(unused),L7,Legal Level 1.1.,Legal Level 13,cnc,Caption number (column-wide),st,7,ExhibitTitle,Objective,heading7,req3,71,ExhibitTitle1,st1,Objective1,heading71,req31,72,ExhibitTitle2,st2,Objective2,heading72,req32,711,ExhibitTitle11"/>
    <w:basedOn w:val="Normal"/>
    <w:next w:val="Normal"/>
    <w:link w:val="Heading7Char"/>
    <w:qFormat/>
    <w:rsid w:val="004D6747"/>
    <w:pPr>
      <w:numPr>
        <w:ilvl w:val="6"/>
        <w:numId w:val="9"/>
      </w:numPr>
      <w:spacing w:before="240" w:after="60"/>
      <w:outlineLvl w:val="6"/>
    </w:pPr>
    <w:rPr>
      <w:rFonts w:eastAsia="SimSun"/>
      <w:b/>
      <w:i/>
      <w:lang w:eastAsia="zh-CN"/>
    </w:rPr>
  </w:style>
  <w:style w:type="paragraph" w:styleId="Heading8">
    <w:name w:val="heading 8"/>
    <w:aliases w:val="Heading 8(unused),8,Legal Level 1.1.1.,Legal Level 12,12,Condition,ctp,Caption text (page-wide),tt,Center Bold,table text,heading 8,FigureTitle,requirement,req2,req,81,FigureTitle1,Condition1,requirement1,req21,req4,82,FigureTitle2,Condition2"/>
    <w:basedOn w:val="Normal"/>
    <w:next w:val="Normal"/>
    <w:link w:val="Heading8Char"/>
    <w:qFormat/>
    <w:rsid w:val="004D6747"/>
    <w:pPr>
      <w:numPr>
        <w:ilvl w:val="7"/>
        <w:numId w:val="9"/>
      </w:numPr>
      <w:spacing w:before="240" w:after="60"/>
      <w:outlineLvl w:val="7"/>
    </w:pPr>
    <w:rPr>
      <w:rFonts w:eastAsia="SimSun"/>
      <w:i/>
      <w:iCs/>
      <w:lang w:eastAsia="zh-CN"/>
    </w:rPr>
  </w:style>
  <w:style w:type="paragraph" w:styleId="Heading9">
    <w:name w:val="heading 9"/>
    <w:aliases w:val="Heading 9(unused),Legal Level 1.1.1.1.,Legal Level 11,11,9,Cond'l Reqt.,Appendix,ctc,Caption text (column-wide),ft,Level (a),TableTitle,rb,req bullet,req1,91,TableTitle1,Cond'l Reqt.1,rb1,req bullet1,req11,92,TableTitle2,Cond'l Reqt.2,rb2"/>
    <w:basedOn w:val="Normal"/>
    <w:next w:val="Normal"/>
    <w:link w:val="Heading9Char"/>
    <w:qFormat/>
    <w:rsid w:val="004D6747"/>
    <w:pPr>
      <w:numPr>
        <w:ilvl w:val="8"/>
        <w:numId w:val="9"/>
      </w:numPr>
      <w:spacing w:before="240" w:after="60"/>
      <w:outlineLvl w:val="8"/>
    </w:pPr>
    <w:rPr>
      <w:rFonts w:eastAsia="SimSun" w:cs="Arial"/>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sbv"/>
    <w:basedOn w:val="Normal"/>
    <w:link w:val="HeaderChar"/>
    <w:uiPriority w:val="99"/>
    <w:rsid w:val="00B36E56"/>
    <w:pPr>
      <w:pBdr>
        <w:bottom w:val="single" w:sz="4" w:space="1" w:color="auto"/>
      </w:pBdr>
      <w:tabs>
        <w:tab w:val="center" w:pos="4320"/>
        <w:tab w:val="right" w:pos="8640"/>
      </w:tabs>
    </w:pPr>
    <w:rPr>
      <w:sz w:val="22"/>
    </w:rPr>
  </w:style>
  <w:style w:type="paragraph" w:styleId="Footer">
    <w:name w:val="footer"/>
    <w:basedOn w:val="Normal"/>
    <w:link w:val="FooterChar"/>
    <w:uiPriority w:val="99"/>
    <w:rsid w:val="00B36E56"/>
    <w:pPr>
      <w:pBdr>
        <w:top w:val="single" w:sz="4" w:space="1" w:color="auto"/>
      </w:pBdr>
      <w:tabs>
        <w:tab w:val="center" w:pos="4320"/>
        <w:tab w:val="right" w:pos="8640"/>
      </w:tabs>
    </w:pPr>
    <w:rPr>
      <w:sz w:val="22"/>
    </w:rPr>
  </w:style>
  <w:style w:type="character" w:styleId="PageNumber">
    <w:name w:val="page number"/>
    <w:basedOn w:val="DefaultParagraphFont"/>
    <w:uiPriority w:val="99"/>
    <w:rsid w:val="00B0749F"/>
  </w:style>
  <w:style w:type="paragraph" w:styleId="List4">
    <w:name w:val="List 4"/>
    <w:basedOn w:val="List"/>
    <w:rsid w:val="00E42740"/>
    <w:pPr>
      <w:keepNext/>
      <w:numPr>
        <w:ilvl w:val="4"/>
      </w:numPr>
    </w:pPr>
    <w:rPr>
      <w:snapToGrid w:val="0"/>
      <w:lang w:eastAsia="en-US"/>
    </w:rPr>
  </w:style>
  <w:style w:type="paragraph" w:customStyle="1" w:styleId="Reference">
    <w:name w:val="Reference"/>
    <w:basedOn w:val="Normal"/>
    <w:rsid w:val="00A173A6"/>
    <w:pPr>
      <w:numPr>
        <w:numId w:val="3"/>
      </w:numPr>
      <w:spacing w:line="320" w:lineRule="exact"/>
    </w:pPr>
    <w:rPr>
      <w:rFonts w:eastAsia="Times New Roman"/>
      <w:snapToGrid w:val="0"/>
      <w:szCs w:val="20"/>
      <w:lang w:eastAsia="en-US"/>
    </w:rPr>
  </w:style>
  <w:style w:type="paragraph" w:customStyle="1" w:styleId="Note">
    <w:name w:val="Note"/>
    <w:basedOn w:val="Normal"/>
    <w:next w:val="Normal"/>
    <w:rsid w:val="00B029C2"/>
    <w:pPr>
      <w:numPr>
        <w:numId w:val="2"/>
      </w:numPr>
      <w:shd w:val="clear" w:color="auto" w:fill="C0C0C0"/>
      <w:spacing w:line="320" w:lineRule="exact"/>
    </w:pPr>
    <w:rPr>
      <w:rFonts w:ascii="Times" w:eastAsia="Times New Roman" w:hAnsi="Times"/>
      <w:snapToGrid w:val="0"/>
      <w:szCs w:val="20"/>
      <w:lang w:eastAsia="en-US"/>
    </w:rPr>
  </w:style>
  <w:style w:type="paragraph" w:styleId="List2">
    <w:name w:val="List 2"/>
    <w:basedOn w:val="List"/>
    <w:autoRedefine/>
    <w:uiPriority w:val="99"/>
    <w:rsid w:val="00E42740"/>
    <w:pPr>
      <w:keepNext/>
      <w:numPr>
        <w:ilvl w:val="2"/>
      </w:numPr>
    </w:pPr>
    <w:rPr>
      <w:snapToGrid w:val="0"/>
      <w:lang w:eastAsia="en-US"/>
    </w:rPr>
  </w:style>
  <w:style w:type="paragraph" w:customStyle="1" w:styleId="ListDash">
    <w:name w:val="List Dash"/>
    <w:basedOn w:val="Normal"/>
    <w:uiPriority w:val="99"/>
    <w:rsid w:val="000263D5"/>
    <w:pPr>
      <w:numPr>
        <w:numId w:val="5"/>
      </w:numPr>
      <w:spacing w:line="320" w:lineRule="exact"/>
    </w:pPr>
    <w:rPr>
      <w:rFonts w:eastAsia="SimSun"/>
      <w:lang w:eastAsia="zh-CN"/>
    </w:rPr>
  </w:style>
  <w:style w:type="paragraph" w:styleId="List">
    <w:name w:val="List"/>
    <w:basedOn w:val="Normal"/>
    <w:uiPriority w:val="99"/>
    <w:rsid w:val="00E42740"/>
    <w:pPr>
      <w:numPr>
        <w:ilvl w:val="1"/>
        <w:numId w:val="4"/>
      </w:numPr>
      <w:spacing w:line="320" w:lineRule="exact"/>
    </w:pPr>
  </w:style>
  <w:style w:type="character" w:customStyle="1" w:styleId="HeaderChar">
    <w:name w:val="Header Char"/>
    <w:aliases w:val="sbv Char"/>
    <w:link w:val="Header"/>
    <w:uiPriority w:val="99"/>
    <w:rsid w:val="0099488B"/>
    <w:rPr>
      <w:sz w:val="22"/>
      <w:szCs w:val="24"/>
      <w:lang w:eastAsia="ja-JP"/>
    </w:rPr>
  </w:style>
  <w:style w:type="paragraph" w:customStyle="1" w:styleId="TableNumber">
    <w:name w:val="Table Number"/>
    <w:basedOn w:val="Normal"/>
    <w:uiPriority w:val="99"/>
    <w:rsid w:val="00D64DC1"/>
    <w:pPr>
      <w:numPr>
        <w:numId w:val="8"/>
      </w:numPr>
      <w:spacing w:before="60" w:after="60" w:line="240" w:lineRule="exact"/>
    </w:pPr>
  </w:style>
  <w:style w:type="character" w:styleId="Hyperlink">
    <w:name w:val="Hyperlink"/>
    <w:uiPriority w:val="99"/>
    <w:rsid w:val="00320630"/>
    <w:rPr>
      <w:color w:val="0000FF"/>
      <w:u w:val="single"/>
    </w:rPr>
  </w:style>
  <w:style w:type="paragraph" w:customStyle="1" w:styleId="TableBullet">
    <w:name w:val="Table Bullet"/>
    <w:basedOn w:val="Normal"/>
    <w:rsid w:val="00107724"/>
    <w:pPr>
      <w:numPr>
        <w:numId w:val="6"/>
      </w:numPr>
      <w:spacing w:before="60" w:after="60"/>
    </w:pPr>
  </w:style>
  <w:style w:type="paragraph" w:customStyle="1" w:styleId="Code">
    <w:name w:val="Code"/>
    <w:rsid w:val="00131E95"/>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after="20"/>
      <w:ind w:left="357"/>
    </w:pPr>
    <w:rPr>
      <w:rFonts w:ascii="Courier New" w:eastAsia="Times New Roman" w:hAnsi="Courier New"/>
      <w:noProof/>
      <w:color w:val="333399"/>
      <w:szCs w:val="18"/>
    </w:rPr>
  </w:style>
  <w:style w:type="paragraph" w:styleId="TOCHeading">
    <w:name w:val="TOC Heading"/>
    <w:basedOn w:val="Heading1"/>
    <w:next w:val="Normal"/>
    <w:uiPriority w:val="39"/>
    <w:unhideWhenUsed/>
    <w:qFormat/>
    <w:rsid w:val="00AB4E02"/>
    <w:pPr>
      <w:keepLines/>
      <w:numPr>
        <w:numId w:val="0"/>
      </w:numPr>
      <w:spacing w:before="480" w:after="0" w:line="276" w:lineRule="auto"/>
      <w:jc w:val="left"/>
      <w:outlineLvl w:val="9"/>
    </w:pPr>
    <w:rPr>
      <w:rFonts w:ascii="Cambria" w:eastAsia="MS Gothic" w:hAnsi="Cambria" w:cs="Times New Roman"/>
      <w:color w:val="365F91"/>
      <w:kern w:val="0"/>
      <w:sz w:val="28"/>
      <w:szCs w:val="28"/>
      <w:lang w:eastAsia="ja-JP"/>
    </w:rPr>
  </w:style>
  <w:style w:type="character" w:customStyle="1" w:styleId="TableTextChar">
    <w:name w:val="Table Text Char"/>
    <w:link w:val="TableText"/>
    <w:rsid w:val="003F7BA6"/>
    <w:rPr>
      <w:sz w:val="24"/>
      <w:lang w:val="en-US" w:eastAsia="en-US" w:bidi="ar-SA"/>
    </w:rPr>
  </w:style>
  <w:style w:type="paragraph" w:styleId="List3">
    <w:name w:val="List 3"/>
    <w:basedOn w:val="List"/>
    <w:rsid w:val="00E42740"/>
    <w:pPr>
      <w:keepNext/>
      <w:numPr>
        <w:ilvl w:val="3"/>
      </w:numPr>
      <w:tabs>
        <w:tab w:val="left" w:pos="1440"/>
      </w:tabs>
    </w:pPr>
    <w:rPr>
      <w:snapToGrid w:val="0"/>
      <w:lang w:eastAsia="en-US"/>
    </w:rPr>
  </w:style>
  <w:style w:type="paragraph" w:styleId="ListBullet">
    <w:name w:val="List Bullet"/>
    <w:basedOn w:val="Normal"/>
    <w:link w:val="ListBulletChar"/>
    <w:autoRedefine/>
    <w:uiPriority w:val="99"/>
    <w:rsid w:val="00F56049"/>
    <w:pPr>
      <w:ind w:left="1077"/>
      <w:jc w:val="both"/>
    </w:pPr>
    <w:rPr>
      <w:rFonts w:eastAsia="SimSun"/>
      <w:sz w:val="28"/>
      <w:szCs w:val="26"/>
      <w:lang w:eastAsia="zh-CN"/>
    </w:rPr>
  </w:style>
  <w:style w:type="paragraph" w:styleId="ListBullet2">
    <w:name w:val="List Bullet 2"/>
    <w:basedOn w:val="ListBullet"/>
    <w:autoRedefine/>
    <w:uiPriority w:val="99"/>
    <w:rsid w:val="00F26E9A"/>
    <w:pPr>
      <w:numPr>
        <w:numId w:val="10"/>
      </w:numPr>
    </w:pPr>
  </w:style>
  <w:style w:type="paragraph" w:styleId="ListBullet3">
    <w:name w:val="List Bullet 3"/>
    <w:basedOn w:val="ListBullet"/>
    <w:autoRedefine/>
    <w:uiPriority w:val="99"/>
    <w:rsid w:val="00CE6BFF"/>
    <w:pPr>
      <w:numPr>
        <w:ilvl w:val="3"/>
      </w:numPr>
      <w:ind w:left="720"/>
    </w:pPr>
  </w:style>
  <w:style w:type="table" w:styleId="TableGrid">
    <w:name w:val="Table Grid"/>
    <w:basedOn w:val="TableNormal"/>
    <w:rsid w:val="00C544D5"/>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val="0"/>
      </w:rPr>
      <w:tblPr/>
      <w:tcPr>
        <w:shd w:val="clear" w:color="auto" w:fill="C0C0C0"/>
      </w:tcPr>
    </w:tblStylePr>
  </w:style>
  <w:style w:type="paragraph" w:styleId="List5">
    <w:name w:val="List 5"/>
    <w:basedOn w:val="List"/>
    <w:rsid w:val="00E42740"/>
    <w:pPr>
      <w:keepNext/>
      <w:numPr>
        <w:ilvl w:val="5"/>
      </w:numPr>
    </w:pPr>
    <w:rPr>
      <w:snapToGrid w:val="0"/>
      <w:lang w:eastAsia="en-US"/>
    </w:rPr>
  </w:style>
  <w:style w:type="paragraph" w:styleId="Title">
    <w:name w:val="Title"/>
    <w:basedOn w:val="Normal"/>
    <w:next w:val="BodyText"/>
    <w:link w:val="TitleChar"/>
    <w:uiPriority w:val="99"/>
    <w:qFormat/>
    <w:rsid w:val="0035100C"/>
    <w:pPr>
      <w:spacing w:before="240" w:after="60"/>
      <w:jc w:val="center"/>
      <w:outlineLvl w:val="0"/>
    </w:pPr>
    <w:rPr>
      <w:rFonts w:eastAsia="SimSun" w:cs="Arial"/>
      <w:b/>
      <w:bCs/>
      <w:kern w:val="28"/>
      <w:sz w:val="28"/>
      <w:szCs w:val="32"/>
      <w:lang w:eastAsia="zh-CN"/>
    </w:rPr>
  </w:style>
  <w:style w:type="paragraph" w:styleId="BalloonText">
    <w:name w:val="Balloon Text"/>
    <w:basedOn w:val="Normal"/>
    <w:link w:val="BalloonTextChar"/>
    <w:uiPriority w:val="99"/>
    <w:rsid w:val="004D6362"/>
    <w:rPr>
      <w:rFonts w:ascii="Tahoma" w:hAnsi="Tahoma" w:cs="Tahoma"/>
      <w:sz w:val="16"/>
      <w:szCs w:val="16"/>
    </w:rPr>
  </w:style>
  <w:style w:type="paragraph" w:customStyle="1" w:styleId="TableHeading">
    <w:name w:val="TableHeading"/>
    <w:basedOn w:val="Normal"/>
    <w:autoRedefine/>
    <w:rsid w:val="00886006"/>
    <w:pPr>
      <w:keepNext/>
      <w:jc w:val="center"/>
    </w:pPr>
    <w:rPr>
      <w:rFonts w:eastAsia="Times New Roman"/>
      <w:b/>
      <w:snapToGrid w:val="0"/>
      <w:sz w:val="28"/>
      <w:szCs w:val="20"/>
      <w:lang w:eastAsia="en-US"/>
    </w:rPr>
  </w:style>
  <w:style w:type="paragraph" w:styleId="ListBullet4">
    <w:name w:val="List Bullet 4"/>
    <w:basedOn w:val="ListBullet"/>
    <w:autoRedefine/>
    <w:uiPriority w:val="99"/>
    <w:rsid w:val="00CE6BFF"/>
    <w:pPr>
      <w:numPr>
        <w:ilvl w:val="4"/>
      </w:numPr>
      <w:ind w:left="720"/>
    </w:pPr>
  </w:style>
  <w:style w:type="paragraph" w:styleId="ListBullet5">
    <w:name w:val="List Bullet 5"/>
    <w:basedOn w:val="ListBullet"/>
    <w:autoRedefine/>
    <w:uiPriority w:val="99"/>
    <w:rsid w:val="00CE6BFF"/>
    <w:pPr>
      <w:numPr>
        <w:ilvl w:val="5"/>
      </w:numPr>
      <w:ind w:left="720"/>
    </w:pPr>
  </w:style>
  <w:style w:type="table" w:styleId="TableTheme">
    <w:name w:val="Table Theme"/>
    <w:basedOn w:val="TableNormal"/>
    <w:rsid w:val="009776EC"/>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ineterm">
    <w:name w:val="Define term"/>
    <w:basedOn w:val="BodyText"/>
    <w:rsid w:val="009F2A41"/>
    <w:pPr>
      <w:tabs>
        <w:tab w:val="left" w:pos="720"/>
        <w:tab w:val="left" w:pos="2342"/>
      </w:tabs>
      <w:ind w:left="2342" w:hanging="1985"/>
    </w:pPr>
    <w:rPr>
      <w:rFonts w:ascii="Times" w:eastAsia="Times New Roman" w:hAnsi="Times"/>
      <w:snapToGrid w:val="0"/>
      <w:szCs w:val="20"/>
      <w:lang w:eastAsia="en-US"/>
    </w:rPr>
  </w:style>
  <w:style w:type="paragraph" w:customStyle="1" w:styleId="TableCode">
    <w:name w:val="Table Code"/>
    <w:basedOn w:val="Code"/>
    <w:rsid w:val="00A173A6"/>
    <w:pPr>
      <w:ind w:left="0"/>
    </w:pPr>
  </w:style>
  <w:style w:type="paragraph" w:styleId="BodyText">
    <w:name w:val="Body Text"/>
    <w:aliases w:val="Body Text Char Char,Body Text Char Char Char,body text"/>
    <w:basedOn w:val="Normal"/>
    <w:link w:val="BodyTextChar"/>
    <w:uiPriority w:val="99"/>
    <w:qFormat/>
    <w:rsid w:val="00D777F7"/>
    <w:pPr>
      <w:ind w:firstLine="357"/>
      <w:jc w:val="both"/>
    </w:pPr>
    <w:rPr>
      <w:sz w:val="28"/>
    </w:rPr>
  </w:style>
  <w:style w:type="paragraph" w:customStyle="1" w:styleId="Annex1">
    <w:name w:val="Annex 1"/>
    <w:basedOn w:val="Normal"/>
    <w:next w:val="BodyText"/>
    <w:semiHidden/>
    <w:rsid w:val="00084C51"/>
    <w:pPr>
      <w:numPr>
        <w:numId w:val="7"/>
      </w:numPr>
      <w:shd w:val="clear" w:color="auto" w:fill="C0C0C0"/>
      <w:spacing w:before="240" w:after="60"/>
      <w:outlineLvl w:val="0"/>
    </w:pPr>
    <w:rPr>
      <w:rFonts w:eastAsia="SimSun"/>
      <w:b/>
      <w:sz w:val="32"/>
      <w:szCs w:val="32"/>
      <w:lang w:eastAsia="zh-CN"/>
    </w:rPr>
  </w:style>
  <w:style w:type="paragraph" w:customStyle="1" w:styleId="Annex2">
    <w:name w:val="Annex 2"/>
    <w:basedOn w:val="Normal"/>
    <w:next w:val="BodyText"/>
    <w:semiHidden/>
    <w:rsid w:val="00084C51"/>
    <w:pPr>
      <w:numPr>
        <w:ilvl w:val="1"/>
        <w:numId w:val="7"/>
      </w:numPr>
      <w:spacing w:before="240" w:after="60"/>
      <w:outlineLvl w:val="1"/>
    </w:pPr>
    <w:rPr>
      <w:rFonts w:eastAsia="SimSun"/>
      <w:b/>
      <w:sz w:val="30"/>
      <w:lang w:eastAsia="zh-CN"/>
    </w:rPr>
  </w:style>
  <w:style w:type="paragraph" w:customStyle="1" w:styleId="Annex3">
    <w:name w:val="Annex 3"/>
    <w:basedOn w:val="Normal"/>
    <w:next w:val="BodyText"/>
    <w:semiHidden/>
    <w:rsid w:val="00084C51"/>
    <w:pPr>
      <w:numPr>
        <w:ilvl w:val="2"/>
        <w:numId w:val="7"/>
      </w:numPr>
      <w:spacing w:before="240"/>
      <w:outlineLvl w:val="2"/>
    </w:pPr>
    <w:rPr>
      <w:rFonts w:eastAsia="SimSun"/>
      <w:b/>
      <w:i/>
      <w:sz w:val="28"/>
      <w:lang w:eastAsia="zh-CN"/>
    </w:rPr>
  </w:style>
  <w:style w:type="paragraph" w:customStyle="1" w:styleId="TableText">
    <w:name w:val="Table Text"/>
    <w:basedOn w:val="Normal"/>
    <w:link w:val="TableTextChar"/>
    <w:rsid w:val="00143551"/>
    <w:pPr>
      <w:keepLines/>
      <w:spacing w:before="60" w:after="60"/>
    </w:pPr>
    <w:rPr>
      <w:rFonts w:eastAsia="Times New Roman"/>
      <w:szCs w:val="20"/>
      <w:lang w:eastAsia="en-US"/>
    </w:rPr>
  </w:style>
  <w:style w:type="paragraph" w:styleId="Caption">
    <w:name w:val="caption"/>
    <w:aliases w:val="Picture"/>
    <w:basedOn w:val="Normal"/>
    <w:next w:val="Normal"/>
    <w:uiPriority w:val="99"/>
    <w:qFormat/>
    <w:rsid w:val="0015454D"/>
    <w:pPr>
      <w:spacing w:after="240"/>
      <w:jc w:val="center"/>
    </w:pPr>
    <w:rPr>
      <w:b/>
      <w:bCs/>
      <w:szCs w:val="20"/>
    </w:rPr>
  </w:style>
  <w:style w:type="paragraph" w:styleId="TOC1">
    <w:name w:val="toc 1"/>
    <w:basedOn w:val="Normal"/>
    <w:next w:val="Normal"/>
    <w:autoRedefine/>
    <w:uiPriority w:val="39"/>
    <w:rsid w:val="007469BD"/>
    <w:rPr>
      <w:b/>
    </w:rPr>
  </w:style>
  <w:style w:type="paragraph" w:styleId="TOC2">
    <w:name w:val="toc 2"/>
    <w:basedOn w:val="Normal"/>
    <w:next w:val="Normal"/>
    <w:autoRedefine/>
    <w:uiPriority w:val="39"/>
    <w:rsid w:val="00961CC8"/>
    <w:pPr>
      <w:ind w:left="240"/>
    </w:pPr>
    <w:rPr>
      <w:b/>
    </w:rPr>
  </w:style>
  <w:style w:type="paragraph" w:styleId="TOC3">
    <w:name w:val="toc 3"/>
    <w:basedOn w:val="Normal"/>
    <w:next w:val="Normal"/>
    <w:autoRedefine/>
    <w:uiPriority w:val="39"/>
    <w:rsid w:val="00407834"/>
    <w:pPr>
      <w:ind w:left="480"/>
    </w:pPr>
  </w:style>
  <w:style w:type="character" w:customStyle="1" w:styleId="Heading4Char">
    <w:name w:val="Heading 4 Char"/>
    <w:aliases w:val="hEADING 2 Char,h4 Char,h41 Char,h41 Char Char Char Char Char,Heading 4 Char Char Char,Heading4 Char,Heading41 Char,Heading42 Char,Heading411 Char,Heading43 Char,Heading412 Char,Heading No. L4 Char,4 Char,H4-Heading 4 Char,l4 Char,44 Char"/>
    <w:link w:val="Heading4"/>
    <w:uiPriority w:val="9"/>
    <w:locked/>
    <w:rsid w:val="00E826FB"/>
    <w:rPr>
      <w:rFonts w:eastAsia="SimSun"/>
      <w:b/>
      <w:bCs/>
      <w:sz w:val="28"/>
      <w:szCs w:val="28"/>
      <w:lang w:eastAsia="zh-CN"/>
    </w:rPr>
  </w:style>
  <w:style w:type="character" w:customStyle="1" w:styleId="BodyTextChar">
    <w:name w:val="Body Text Char"/>
    <w:aliases w:val="Body Text Char Char Char1,Body Text Char Char Char Char,body text Char"/>
    <w:basedOn w:val="DefaultParagraphFont"/>
    <w:link w:val="BodyText"/>
    <w:uiPriority w:val="99"/>
    <w:qFormat/>
    <w:rsid w:val="00043260"/>
    <w:rPr>
      <w:sz w:val="28"/>
      <w:szCs w:val="24"/>
      <w:lang w:eastAsia="ja-JP"/>
    </w:rPr>
  </w:style>
  <w:style w:type="character" w:customStyle="1" w:styleId="Heading2Char">
    <w:name w:val="Heading 2 Char"/>
    <w:aliases w:val="tieude 2 Char,l2 Char2,h21 Char2,h2 Char,l2 Char Char1,H2 Char Char1,h21 Char Char Char,Heading 2 Char1 Char,Heading 2 Char Char Char,l2 Char Char Char,H2 Char Char Char,h2 Char Char Char,l2 Char1 Char,H2 Char1 Char,h21 Char1 Char,ch Char"/>
    <w:link w:val="Heading2"/>
    <w:rsid w:val="00150090"/>
    <w:rPr>
      <w:rFonts w:eastAsia="SimSun" w:cs="Arial"/>
      <w:b/>
      <w:bCs/>
      <w:iCs/>
      <w:sz w:val="28"/>
      <w:szCs w:val="28"/>
      <w:lang w:eastAsia="zh-CN"/>
    </w:rPr>
  </w:style>
  <w:style w:type="paragraph" w:customStyle="1" w:styleId="NormalBullet">
    <w:name w:val="Normal_Bullet"/>
    <w:basedOn w:val="Normal"/>
    <w:next w:val="Normal"/>
    <w:link w:val="NormalBulletChar"/>
    <w:qFormat/>
    <w:rsid w:val="00F03D42"/>
    <w:pPr>
      <w:numPr>
        <w:numId w:val="11"/>
      </w:numPr>
      <w:spacing w:before="240" w:after="0"/>
    </w:pPr>
    <w:rPr>
      <w:rFonts w:ascii="Arial" w:eastAsia="Times New Roman" w:hAnsi="Arial"/>
      <w:sz w:val="24"/>
      <w:szCs w:val="22"/>
      <w:lang w:eastAsia="en-US"/>
    </w:rPr>
  </w:style>
  <w:style w:type="character" w:customStyle="1" w:styleId="NormalBulletChar">
    <w:name w:val="Normal_Bullet Char"/>
    <w:link w:val="NormalBullet"/>
    <w:rsid w:val="00F03D42"/>
    <w:rPr>
      <w:rFonts w:ascii="Arial" w:eastAsia="Times New Roman" w:hAnsi="Arial"/>
      <w:sz w:val="24"/>
      <w:szCs w:val="22"/>
    </w:rPr>
  </w:style>
  <w:style w:type="character" w:customStyle="1" w:styleId="Heading3Char">
    <w:name w:val="Heading 3 Char"/>
    <w:aliases w:val="tieude 3 Char,h3 Char,h31 Char1,Heading 3 Char Char Char,h31 Char Char,H3 Char,d Char,Level 1 - 1 Char,Section title Char,I.1. Char,Heading 3 tv Char,underlined Heading Char,proj3 Char,proj31 Char,proj32 Char,proj33 Char,proj34 Char"/>
    <w:link w:val="Heading3"/>
    <w:uiPriority w:val="9"/>
    <w:rsid w:val="00853848"/>
    <w:rPr>
      <w:rFonts w:eastAsia="SimSun" w:cs="Arial"/>
      <w:b/>
      <w:bCs/>
      <w:sz w:val="28"/>
      <w:szCs w:val="26"/>
      <w:lang w:eastAsia="zh-CN"/>
    </w:rPr>
  </w:style>
  <w:style w:type="paragraph" w:styleId="CommentText">
    <w:name w:val="annotation text"/>
    <w:basedOn w:val="Normal"/>
    <w:link w:val="CommentTextChar"/>
    <w:autoRedefine/>
    <w:uiPriority w:val="99"/>
    <w:qFormat/>
    <w:rsid w:val="00A85BC1"/>
    <w:pPr>
      <w:numPr>
        <w:numId w:val="12"/>
      </w:numPr>
      <w:spacing w:before="0" w:after="0" w:line="288" w:lineRule="auto"/>
      <w:jc w:val="both"/>
    </w:pPr>
    <w:rPr>
      <w:rFonts w:eastAsia="Times New Roman"/>
      <w:sz w:val="28"/>
      <w:szCs w:val="28"/>
      <w:lang w:eastAsia="en-US"/>
    </w:rPr>
  </w:style>
  <w:style w:type="character" w:customStyle="1" w:styleId="CommentTextChar">
    <w:name w:val="Comment Text Char"/>
    <w:basedOn w:val="DefaultParagraphFont"/>
    <w:link w:val="CommentText"/>
    <w:uiPriority w:val="99"/>
    <w:rsid w:val="00A85BC1"/>
    <w:rPr>
      <w:rFonts w:eastAsia="Times New Roman"/>
      <w:sz w:val="28"/>
      <w:szCs w:val="28"/>
    </w:rPr>
  </w:style>
  <w:style w:type="character" w:customStyle="1" w:styleId="ListBulletChar">
    <w:name w:val="List Bullet Char"/>
    <w:link w:val="ListBullet"/>
    <w:uiPriority w:val="99"/>
    <w:locked/>
    <w:rsid w:val="00F56049"/>
    <w:rPr>
      <w:rFonts w:eastAsia="SimSun"/>
      <w:sz w:val="28"/>
      <w:szCs w:val="26"/>
      <w:lang w:eastAsia="zh-CN"/>
    </w:rPr>
  </w:style>
  <w:style w:type="character" w:customStyle="1" w:styleId="Heading5Char">
    <w:name w:val="Heading 5 Char"/>
    <w:aliases w:val="Heading 5(unused) Char,Heading 5(unused)1 Char,Head 5 Char,Level 3 - i Char,H5 Char,Heading5 Char,Heading51 Char,Heading52 Char,Heading511 Char,Heading53 Char,Heading512 Char,5 Char,H5-Heading 5 Char,h5 Char,l5 Char,heading5 Char,51 Char"/>
    <w:link w:val="Heading5"/>
    <w:uiPriority w:val="9"/>
    <w:locked/>
    <w:rsid w:val="000B5789"/>
    <w:rPr>
      <w:rFonts w:eastAsia="SimSun"/>
      <w:b/>
      <w:bCs/>
      <w:i/>
      <w:iCs/>
      <w:sz w:val="28"/>
      <w:szCs w:val="26"/>
      <w:lang w:eastAsia="zh-CN"/>
    </w:rPr>
  </w:style>
  <w:style w:type="character" w:customStyle="1" w:styleId="apple-converted-space">
    <w:name w:val="apple-converted-space"/>
    <w:basedOn w:val="DefaultParagraphFont"/>
    <w:rsid w:val="007B56BF"/>
  </w:style>
  <w:style w:type="character" w:styleId="CommentReference">
    <w:name w:val="annotation reference"/>
    <w:basedOn w:val="DefaultParagraphFont"/>
    <w:uiPriority w:val="99"/>
    <w:rsid w:val="00E64F50"/>
    <w:rPr>
      <w:sz w:val="16"/>
      <w:szCs w:val="16"/>
    </w:rPr>
  </w:style>
  <w:style w:type="paragraph" w:styleId="CommentSubject">
    <w:name w:val="annotation subject"/>
    <w:basedOn w:val="CommentText"/>
    <w:next w:val="CommentText"/>
    <w:link w:val="CommentSubjectChar"/>
    <w:uiPriority w:val="99"/>
    <w:rsid w:val="00E64F50"/>
    <w:pPr>
      <w:numPr>
        <w:numId w:val="0"/>
      </w:numPr>
      <w:spacing w:before="120" w:after="120" w:line="240" w:lineRule="auto"/>
      <w:jc w:val="left"/>
    </w:pPr>
    <w:rPr>
      <w:rFonts w:eastAsia="MS Mincho"/>
      <w:b/>
      <w:bCs/>
      <w:szCs w:val="20"/>
      <w:lang w:eastAsia="ja-JP"/>
    </w:rPr>
  </w:style>
  <w:style w:type="character" w:customStyle="1" w:styleId="CommentSubjectChar">
    <w:name w:val="Comment Subject Char"/>
    <w:basedOn w:val="CommentTextChar"/>
    <w:link w:val="CommentSubject"/>
    <w:uiPriority w:val="99"/>
    <w:rsid w:val="00E64F50"/>
    <w:rPr>
      <w:rFonts w:eastAsia="Times New Roman"/>
      <w:b/>
      <w:bCs/>
      <w:sz w:val="28"/>
      <w:szCs w:val="26"/>
      <w:lang w:eastAsia="ja-JP"/>
    </w:rPr>
  </w:style>
  <w:style w:type="paragraph" w:styleId="Revision">
    <w:name w:val="Revision"/>
    <w:hidden/>
    <w:uiPriority w:val="99"/>
    <w:semiHidden/>
    <w:rsid w:val="00A1306D"/>
    <w:rPr>
      <w:sz w:val="26"/>
      <w:szCs w:val="24"/>
      <w:lang w:eastAsia="ja-JP"/>
    </w:rPr>
  </w:style>
  <w:style w:type="paragraph" w:customStyle="1" w:styleId="FISNormal">
    <w:name w:val="FIS_Normal"/>
    <w:basedOn w:val="Normal"/>
    <w:rsid w:val="00E75FE1"/>
    <w:pPr>
      <w:tabs>
        <w:tab w:val="left" w:pos="720"/>
      </w:tabs>
      <w:spacing w:after="0" w:line="240" w:lineRule="auto"/>
      <w:ind w:left="1152"/>
    </w:pPr>
    <w:rPr>
      <w:rFonts w:eastAsia="Times New Roman"/>
      <w:sz w:val="24"/>
      <w:lang w:eastAsia="en-US"/>
    </w:rPr>
  </w:style>
  <w:style w:type="paragraph" w:styleId="ListParagraph">
    <w:name w:val="List Paragraph"/>
    <w:aliases w:val="Bullet List,FooterText,numbered,Paragraphe de liste,Bullet L1,Use Case List Paragraph,Body Bullet,Colorful List - Accent 11,Ref,Bulleted Text,List bullet,List Paragraph 1,List Bullet1,Figure_name,List Paragraph Char Char,d_bodyb,B1"/>
    <w:basedOn w:val="Normal"/>
    <w:link w:val="ListParagraphChar"/>
    <w:uiPriority w:val="34"/>
    <w:qFormat/>
    <w:rsid w:val="00354147"/>
    <w:pPr>
      <w:numPr>
        <w:numId w:val="14"/>
      </w:numPr>
      <w:spacing w:after="0"/>
      <w:contextualSpacing/>
      <w:jc w:val="both"/>
    </w:pPr>
    <w:rPr>
      <w:rFonts w:eastAsia="SimSun"/>
      <w:sz w:val="24"/>
      <w:lang w:val="pt-BR" w:eastAsia="en-US"/>
    </w:rPr>
  </w:style>
  <w:style w:type="character" w:customStyle="1" w:styleId="ListParagraphChar">
    <w:name w:val="List Paragraph Char"/>
    <w:aliases w:val="Bullet List Char,FooterText Char,numbered Char,Paragraphe de liste Char,Bullet L1 Char,Use Case List Paragraph Char,Body Bullet Char,Colorful List - Accent 11 Char,Ref Char,Bulleted Text Char,List bullet Char,List Paragraph 1 Char"/>
    <w:basedOn w:val="DefaultParagraphFont"/>
    <w:link w:val="ListParagraph"/>
    <w:uiPriority w:val="34"/>
    <w:rsid w:val="00354147"/>
    <w:rPr>
      <w:rFonts w:eastAsia="SimSun"/>
      <w:sz w:val="24"/>
      <w:szCs w:val="24"/>
      <w:lang w:val="pt-BR"/>
    </w:rPr>
  </w:style>
  <w:style w:type="character" w:customStyle="1" w:styleId="TitleChar">
    <w:name w:val="Title Char"/>
    <w:basedOn w:val="DefaultParagraphFont"/>
    <w:link w:val="Title"/>
    <w:uiPriority w:val="99"/>
    <w:rsid w:val="00E41982"/>
    <w:rPr>
      <w:rFonts w:eastAsia="SimSun" w:cs="Arial"/>
      <w:b/>
      <w:bCs/>
      <w:kern w:val="28"/>
      <w:sz w:val="28"/>
      <w:szCs w:val="32"/>
      <w:lang w:eastAsia="zh-CN"/>
    </w:rPr>
  </w:style>
  <w:style w:type="paragraph" w:styleId="EndnoteText">
    <w:name w:val="endnote text"/>
    <w:basedOn w:val="Normal"/>
    <w:link w:val="EndnoteTextChar"/>
    <w:uiPriority w:val="99"/>
    <w:semiHidden/>
    <w:unhideWhenUsed/>
    <w:rsid w:val="00B415BB"/>
    <w:pPr>
      <w:spacing w:before="0" w:after="0"/>
      <w:ind w:left="720"/>
      <w:jc w:val="both"/>
    </w:pPr>
    <w:rPr>
      <w:rFonts w:eastAsia="SimSun"/>
      <w:sz w:val="20"/>
      <w:szCs w:val="20"/>
      <w:lang w:val="pt-BR" w:eastAsia="en-US"/>
    </w:rPr>
  </w:style>
  <w:style w:type="character" w:customStyle="1" w:styleId="EndnoteTextChar">
    <w:name w:val="Endnote Text Char"/>
    <w:basedOn w:val="DefaultParagraphFont"/>
    <w:link w:val="EndnoteText"/>
    <w:uiPriority w:val="99"/>
    <w:semiHidden/>
    <w:rsid w:val="00B415BB"/>
    <w:rPr>
      <w:rFonts w:eastAsia="SimSun"/>
      <w:lang w:val="pt-BR"/>
    </w:rPr>
  </w:style>
  <w:style w:type="paragraph" w:styleId="TOC4">
    <w:name w:val="toc 4"/>
    <w:basedOn w:val="Normal"/>
    <w:next w:val="Normal"/>
    <w:autoRedefine/>
    <w:uiPriority w:val="39"/>
    <w:unhideWhenUsed/>
    <w:rsid w:val="00B415BB"/>
    <w:pPr>
      <w:spacing w:before="0" w:after="0"/>
      <w:ind w:left="780"/>
    </w:pPr>
    <w:rPr>
      <w:rFonts w:asciiTheme="minorHAnsi" w:hAnsiTheme="minorHAnsi" w:cstheme="minorHAnsi"/>
      <w:sz w:val="18"/>
      <w:szCs w:val="18"/>
    </w:rPr>
  </w:style>
  <w:style w:type="paragraph" w:styleId="TOC5">
    <w:name w:val="toc 5"/>
    <w:basedOn w:val="Normal"/>
    <w:next w:val="Normal"/>
    <w:autoRedefine/>
    <w:uiPriority w:val="39"/>
    <w:unhideWhenUsed/>
    <w:rsid w:val="00B415BB"/>
    <w:pPr>
      <w:spacing w:before="0" w:after="0"/>
      <w:ind w:left="1040"/>
    </w:pPr>
    <w:rPr>
      <w:rFonts w:asciiTheme="minorHAnsi" w:hAnsiTheme="minorHAnsi" w:cstheme="minorHAnsi"/>
      <w:sz w:val="18"/>
      <w:szCs w:val="18"/>
    </w:rPr>
  </w:style>
  <w:style w:type="paragraph" w:styleId="TOC6">
    <w:name w:val="toc 6"/>
    <w:basedOn w:val="Normal"/>
    <w:next w:val="Normal"/>
    <w:autoRedefine/>
    <w:uiPriority w:val="39"/>
    <w:unhideWhenUsed/>
    <w:rsid w:val="00B415BB"/>
    <w:pPr>
      <w:spacing w:before="0" w:after="0"/>
      <w:ind w:left="1300"/>
    </w:pPr>
    <w:rPr>
      <w:rFonts w:asciiTheme="minorHAnsi" w:hAnsiTheme="minorHAnsi" w:cstheme="minorHAnsi"/>
      <w:sz w:val="18"/>
      <w:szCs w:val="18"/>
    </w:rPr>
  </w:style>
  <w:style w:type="paragraph" w:styleId="TOC7">
    <w:name w:val="toc 7"/>
    <w:basedOn w:val="Normal"/>
    <w:next w:val="Normal"/>
    <w:autoRedefine/>
    <w:uiPriority w:val="39"/>
    <w:unhideWhenUsed/>
    <w:rsid w:val="00B415BB"/>
    <w:pPr>
      <w:spacing w:before="0" w:after="0"/>
      <w:ind w:left="1560"/>
    </w:pPr>
    <w:rPr>
      <w:rFonts w:asciiTheme="minorHAnsi" w:hAnsiTheme="minorHAnsi" w:cstheme="minorHAnsi"/>
      <w:sz w:val="18"/>
      <w:szCs w:val="18"/>
    </w:rPr>
  </w:style>
  <w:style w:type="paragraph" w:styleId="TOC8">
    <w:name w:val="toc 8"/>
    <w:basedOn w:val="Normal"/>
    <w:next w:val="Normal"/>
    <w:autoRedefine/>
    <w:uiPriority w:val="39"/>
    <w:unhideWhenUsed/>
    <w:rsid w:val="00B415BB"/>
    <w:pPr>
      <w:spacing w:before="0" w:after="0"/>
      <w:ind w:left="1820"/>
    </w:pPr>
    <w:rPr>
      <w:rFonts w:asciiTheme="minorHAnsi" w:hAnsiTheme="minorHAnsi" w:cstheme="minorHAnsi"/>
      <w:sz w:val="18"/>
      <w:szCs w:val="18"/>
    </w:rPr>
  </w:style>
  <w:style w:type="paragraph" w:styleId="TOC9">
    <w:name w:val="toc 9"/>
    <w:basedOn w:val="Normal"/>
    <w:next w:val="Normal"/>
    <w:autoRedefine/>
    <w:uiPriority w:val="39"/>
    <w:unhideWhenUsed/>
    <w:rsid w:val="00B415BB"/>
    <w:pPr>
      <w:spacing w:before="0" w:after="0"/>
      <w:ind w:left="2080"/>
    </w:pPr>
    <w:rPr>
      <w:rFonts w:asciiTheme="minorHAnsi" w:hAnsiTheme="minorHAnsi" w:cstheme="minorHAnsi"/>
      <w:sz w:val="18"/>
      <w:szCs w:val="18"/>
    </w:rPr>
  </w:style>
  <w:style w:type="character" w:customStyle="1" w:styleId="UnresolvedMention1">
    <w:name w:val="Unresolved Mention1"/>
    <w:basedOn w:val="DefaultParagraphFont"/>
    <w:uiPriority w:val="99"/>
    <w:semiHidden/>
    <w:unhideWhenUsed/>
    <w:rsid w:val="00B415BB"/>
    <w:rPr>
      <w:color w:val="808080"/>
      <w:shd w:val="clear" w:color="auto" w:fill="E6E6E6"/>
    </w:rPr>
  </w:style>
  <w:style w:type="paragraph" w:styleId="NormalIndent">
    <w:name w:val="Normal Indent"/>
    <w:aliases w:val="Normal Indent Char1 Char,Normal Indent Char1 Char Char Char Char Char Char Char Char Char Char Char1 Char Char Char Char,Normal Indent Char Char, Char Char Char, Char Char Char  Char, Char Char Char  Char Char Char"/>
    <w:basedOn w:val="Normal"/>
    <w:link w:val="NormalIndentChar"/>
    <w:autoRedefine/>
    <w:uiPriority w:val="99"/>
    <w:rsid w:val="00B415BB"/>
    <w:pPr>
      <w:spacing w:before="0" w:after="40"/>
      <w:ind w:firstLine="567"/>
      <w:jc w:val="both"/>
    </w:pPr>
    <w:rPr>
      <w:rFonts w:ascii="Arial" w:eastAsia="Times New Roman" w:hAnsi="Arial" w:cs="Arial"/>
      <w:sz w:val="24"/>
      <w:szCs w:val="22"/>
      <w:lang w:eastAsia="en-US"/>
    </w:rPr>
  </w:style>
  <w:style w:type="character" w:customStyle="1" w:styleId="MediumGrid1-Accent2Char">
    <w:name w:val="Medium Grid 1 - Accent 2 Char"/>
    <w:aliases w:val="VNA - List Paragraph Char,1. Char,Table Sequence Char,List Paragraph1 Char,level 1 Char"/>
    <w:link w:val="MediumGrid1-Accent21"/>
    <w:uiPriority w:val="99"/>
    <w:locked/>
    <w:rsid w:val="00B415BB"/>
    <w:rPr>
      <w:sz w:val="26"/>
      <w:lang w:val="lv-LV" w:eastAsia="ar-SA"/>
    </w:rPr>
  </w:style>
  <w:style w:type="paragraph" w:customStyle="1" w:styleId="MediumGrid1-Accent21">
    <w:name w:val="Medium Grid 1 - Accent 21"/>
    <w:aliases w:val="VNA - List Paragraph,1.,Table Sequence,List Paragraph1,level 1"/>
    <w:basedOn w:val="Normal"/>
    <w:link w:val="MediumGrid1-Accent2Char"/>
    <w:uiPriority w:val="99"/>
    <w:qFormat/>
    <w:rsid w:val="00B415BB"/>
    <w:pPr>
      <w:keepNext/>
      <w:suppressAutoHyphens/>
      <w:spacing w:before="0" w:line="276" w:lineRule="auto"/>
      <w:ind w:left="720" w:firstLine="720"/>
      <w:contextualSpacing/>
      <w:jc w:val="both"/>
    </w:pPr>
    <w:rPr>
      <w:szCs w:val="20"/>
      <w:lang w:val="lv-LV" w:eastAsia="ar-SA"/>
    </w:rPr>
  </w:style>
  <w:style w:type="character" w:styleId="FollowedHyperlink">
    <w:name w:val="FollowedHyperlink"/>
    <w:basedOn w:val="DefaultParagraphFont"/>
    <w:uiPriority w:val="99"/>
    <w:unhideWhenUsed/>
    <w:rsid w:val="00B415BB"/>
    <w:rPr>
      <w:color w:val="800080"/>
      <w:u w:val="single"/>
    </w:rPr>
  </w:style>
  <w:style w:type="paragraph" w:customStyle="1" w:styleId="msonormal0">
    <w:name w:val="msonormal"/>
    <w:basedOn w:val="Normal"/>
    <w:rsid w:val="00B415BB"/>
    <w:pPr>
      <w:spacing w:before="100" w:beforeAutospacing="1" w:after="100" w:afterAutospacing="1" w:line="240" w:lineRule="auto"/>
    </w:pPr>
    <w:rPr>
      <w:rFonts w:eastAsia="Times New Roman"/>
      <w:sz w:val="24"/>
      <w:lang w:eastAsia="en-US"/>
    </w:rPr>
  </w:style>
  <w:style w:type="paragraph" w:customStyle="1" w:styleId="xl84">
    <w:name w:val="xl84"/>
    <w:basedOn w:val="Normal"/>
    <w:rsid w:val="00B415BB"/>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eastAsia="Times New Roman"/>
      <w:b/>
      <w:bCs/>
      <w:szCs w:val="26"/>
      <w:lang w:eastAsia="en-US"/>
    </w:rPr>
  </w:style>
  <w:style w:type="paragraph" w:customStyle="1" w:styleId="xl85">
    <w:name w:val="xl85"/>
    <w:basedOn w:val="Normal"/>
    <w:rsid w:val="00B415BB"/>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top"/>
    </w:pPr>
    <w:rPr>
      <w:rFonts w:eastAsia="Times New Roman"/>
      <w:b/>
      <w:bCs/>
      <w:szCs w:val="26"/>
      <w:lang w:eastAsia="en-US"/>
    </w:rPr>
  </w:style>
  <w:style w:type="paragraph" w:customStyle="1" w:styleId="xl86">
    <w:name w:val="xl86"/>
    <w:basedOn w:val="Normal"/>
    <w:rsid w:val="00B415BB"/>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textAlignment w:val="top"/>
    </w:pPr>
    <w:rPr>
      <w:rFonts w:eastAsia="Times New Roman"/>
      <w:b/>
      <w:bCs/>
      <w:szCs w:val="26"/>
      <w:lang w:eastAsia="en-US"/>
    </w:rPr>
  </w:style>
  <w:style w:type="paragraph" w:customStyle="1" w:styleId="xl87">
    <w:name w:val="xl87"/>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Cs w:val="26"/>
      <w:lang w:eastAsia="en-US"/>
    </w:rPr>
  </w:style>
  <w:style w:type="paragraph" w:customStyle="1" w:styleId="xl88">
    <w:name w:val="xl88"/>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szCs w:val="26"/>
      <w:lang w:eastAsia="en-US"/>
    </w:rPr>
  </w:style>
  <w:style w:type="paragraph" w:customStyle="1" w:styleId="font5">
    <w:name w:val="font5"/>
    <w:basedOn w:val="Normal"/>
    <w:rsid w:val="00B415BB"/>
    <w:pPr>
      <w:spacing w:before="100" w:beforeAutospacing="1" w:after="100" w:afterAutospacing="1" w:line="240" w:lineRule="auto"/>
    </w:pPr>
    <w:rPr>
      <w:rFonts w:ascii="Arial" w:eastAsia="Times New Roman" w:hAnsi="Arial" w:cs="Arial"/>
      <w:sz w:val="20"/>
      <w:szCs w:val="20"/>
      <w:lang w:eastAsia="en-US"/>
    </w:rPr>
  </w:style>
  <w:style w:type="paragraph" w:customStyle="1" w:styleId="font6">
    <w:name w:val="font6"/>
    <w:basedOn w:val="Normal"/>
    <w:rsid w:val="00B415BB"/>
    <w:pPr>
      <w:spacing w:before="100" w:beforeAutospacing="1" w:after="100" w:afterAutospacing="1" w:line="240" w:lineRule="auto"/>
    </w:pPr>
    <w:rPr>
      <w:rFonts w:ascii="Arial" w:eastAsia="Times New Roman" w:hAnsi="Arial" w:cs="Arial"/>
      <w:sz w:val="20"/>
      <w:szCs w:val="20"/>
      <w:lang w:eastAsia="en-US"/>
    </w:rPr>
  </w:style>
  <w:style w:type="paragraph" w:customStyle="1" w:styleId="xl89">
    <w:name w:val="xl89"/>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b/>
      <w:bCs/>
      <w:sz w:val="24"/>
      <w:lang w:eastAsia="en-US"/>
    </w:rPr>
  </w:style>
  <w:style w:type="paragraph" w:customStyle="1" w:styleId="xl90">
    <w:name w:val="xl90"/>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b/>
      <w:bCs/>
      <w:sz w:val="24"/>
      <w:lang w:eastAsia="en-US"/>
    </w:rPr>
  </w:style>
  <w:style w:type="paragraph" w:customStyle="1" w:styleId="xl91">
    <w:name w:val="xl91"/>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b/>
      <w:bCs/>
      <w:sz w:val="24"/>
      <w:lang w:eastAsia="en-US"/>
    </w:rPr>
  </w:style>
  <w:style w:type="paragraph" w:customStyle="1" w:styleId="xl92">
    <w:name w:val="xl92"/>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4"/>
      <w:lang w:eastAsia="en-US"/>
    </w:rPr>
  </w:style>
  <w:style w:type="paragraph" w:customStyle="1" w:styleId="xl93">
    <w:name w:val="xl93"/>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4"/>
      <w:lang w:eastAsia="en-US"/>
    </w:rPr>
  </w:style>
  <w:style w:type="paragraph" w:customStyle="1" w:styleId="xl94">
    <w:name w:val="xl94"/>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4"/>
      <w:lang w:eastAsia="en-US"/>
    </w:rPr>
  </w:style>
  <w:style w:type="paragraph" w:customStyle="1" w:styleId="xl95">
    <w:name w:val="xl95"/>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4"/>
      <w:lang w:eastAsia="en-US"/>
    </w:rPr>
  </w:style>
  <w:style w:type="paragraph" w:customStyle="1" w:styleId="xl96">
    <w:name w:val="xl96"/>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lang w:eastAsia="en-US"/>
    </w:rPr>
  </w:style>
  <w:style w:type="paragraph" w:customStyle="1" w:styleId="xl97">
    <w:name w:val="xl97"/>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4"/>
      <w:lang w:eastAsia="en-US"/>
    </w:rPr>
  </w:style>
  <w:style w:type="paragraph" w:customStyle="1" w:styleId="xl98">
    <w:name w:val="xl98"/>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b/>
      <w:bCs/>
      <w:sz w:val="24"/>
      <w:lang w:eastAsia="en-US"/>
    </w:rPr>
  </w:style>
  <w:style w:type="paragraph" w:customStyle="1" w:styleId="xl99">
    <w:name w:val="xl99"/>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4"/>
      <w:lang w:eastAsia="en-US"/>
    </w:rPr>
  </w:style>
  <w:style w:type="paragraph" w:customStyle="1" w:styleId="xl100">
    <w:name w:val="xl100"/>
    <w:basedOn w:val="Normal"/>
    <w:rsid w:val="00B415BB"/>
    <w:pPr>
      <w:spacing w:before="100" w:beforeAutospacing="1" w:after="100" w:afterAutospacing="1" w:line="240" w:lineRule="auto"/>
      <w:textAlignment w:val="top"/>
    </w:pPr>
    <w:rPr>
      <w:rFonts w:ascii="Arial" w:eastAsia="Times New Roman" w:hAnsi="Arial" w:cs="Arial"/>
      <w:sz w:val="24"/>
      <w:lang w:eastAsia="en-US"/>
    </w:rPr>
  </w:style>
  <w:style w:type="paragraph" w:customStyle="1" w:styleId="xl101">
    <w:name w:val="xl101"/>
    <w:basedOn w:val="Normal"/>
    <w:rsid w:val="00B415BB"/>
    <w:pPr>
      <w:shd w:val="clear" w:color="000000" w:fill="FFFFFF"/>
      <w:spacing w:before="100" w:beforeAutospacing="1" w:after="100" w:afterAutospacing="1" w:line="240" w:lineRule="auto"/>
      <w:textAlignment w:val="top"/>
    </w:pPr>
    <w:rPr>
      <w:rFonts w:ascii="Arial" w:eastAsia="Times New Roman" w:hAnsi="Arial" w:cs="Arial"/>
      <w:color w:val="000000"/>
      <w:sz w:val="24"/>
      <w:lang w:eastAsia="en-US"/>
    </w:rPr>
  </w:style>
  <w:style w:type="paragraph" w:customStyle="1" w:styleId="xl102">
    <w:name w:val="xl102"/>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color w:val="000000"/>
      <w:sz w:val="24"/>
      <w:lang w:eastAsia="en-US"/>
    </w:rPr>
  </w:style>
  <w:style w:type="paragraph" w:customStyle="1" w:styleId="xl103">
    <w:name w:val="xl103"/>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color w:val="000000"/>
      <w:sz w:val="24"/>
      <w:lang w:eastAsia="en-US"/>
    </w:rPr>
  </w:style>
  <w:style w:type="paragraph" w:customStyle="1" w:styleId="xl104">
    <w:name w:val="xl104"/>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sz w:val="24"/>
      <w:lang w:eastAsia="en-US"/>
    </w:rPr>
  </w:style>
  <w:style w:type="paragraph" w:styleId="NormalWeb">
    <w:name w:val="Normal (Web)"/>
    <w:basedOn w:val="Normal"/>
    <w:uiPriority w:val="99"/>
    <w:unhideWhenUsed/>
    <w:rsid w:val="00B415BB"/>
    <w:pPr>
      <w:spacing w:before="100" w:beforeAutospacing="1" w:after="100" w:afterAutospacing="1" w:line="240" w:lineRule="auto"/>
    </w:pPr>
    <w:rPr>
      <w:rFonts w:eastAsia="Times New Roman"/>
      <w:sz w:val="24"/>
      <w:lang w:val="vi-VN" w:eastAsia="vi-VN"/>
    </w:rPr>
  </w:style>
  <w:style w:type="character" w:customStyle="1" w:styleId="Heading1Char">
    <w:name w:val="Heading 1 Char"/>
    <w:aliases w:val="l1 Char,level 1 heading Char,Heading 1(Report Only) Char,Chapter Char,Heading 1(Report Only)1 Char,Chapter1 Char,H1 Char,DO NOT USE_h1 Char,Level 1 Topic Heading Char,h1 Char,Section Char,Kop 1-cust Char,Main heading Char,Heading 10 Char"/>
    <w:basedOn w:val="DefaultParagraphFont"/>
    <w:link w:val="Heading1"/>
    <w:rsid w:val="00B415BB"/>
    <w:rPr>
      <w:rFonts w:eastAsia="SimSun" w:cs="Arial"/>
      <w:b/>
      <w:bCs/>
      <w:kern w:val="32"/>
      <w:sz w:val="32"/>
      <w:szCs w:val="32"/>
      <w:lang w:eastAsia="zh-CN"/>
    </w:rPr>
  </w:style>
  <w:style w:type="character" w:customStyle="1" w:styleId="Heading6Char">
    <w:name w:val="Heading 6 Char"/>
    <w:aliases w:val="Heading 6 Char Char Char1,Heading 6 Char Char Char Char,Heading 6(unused) Char,Legal Level 1. Char,L6 Char,Legal Level 1 Char,H6 Char,Heading6 Char,Heading61 Char,Heading62 Char,Heading611 Char,Heading63 Char,Heading612 Char,6 Char"/>
    <w:basedOn w:val="DefaultParagraphFont"/>
    <w:link w:val="Heading6"/>
    <w:rsid w:val="00CE5B56"/>
    <w:rPr>
      <w:rFonts w:eastAsia="SimSun"/>
      <w:b/>
      <w:bCs/>
      <w:sz w:val="28"/>
      <w:szCs w:val="22"/>
      <w:lang w:eastAsia="zh-CN"/>
    </w:rPr>
  </w:style>
  <w:style w:type="character" w:customStyle="1" w:styleId="Heading7Char">
    <w:name w:val="Heading 7 Char"/>
    <w:aliases w:val="Heading 7(unused) Char,L7 Char,Legal Level 1.1. Char,Legal Level 13 Char,cnc Char,Caption number (column-wide) Char,st Char,7 Char,ExhibitTitle Char,Objective Char,heading7 Char,req3 Char,71 Char,ExhibitTitle1 Char,st1 Char,heading71 Char"/>
    <w:basedOn w:val="DefaultParagraphFont"/>
    <w:link w:val="Heading7"/>
    <w:rsid w:val="00B415BB"/>
    <w:rPr>
      <w:rFonts w:eastAsia="SimSun"/>
      <w:b/>
      <w:i/>
      <w:sz w:val="26"/>
      <w:szCs w:val="24"/>
      <w:lang w:eastAsia="zh-CN"/>
    </w:rPr>
  </w:style>
  <w:style w:type="character" w:customStyle="1" w:styleId="Heading8Char">
    <w:name w:val="Heading 8 Char"/>
    <w:aliases w:val="Heading 8(unused) Char,8 Char,Legal Level 1.1.1. Char,Legal Level 12 Char,12 Char,Condition Char,ctp Char,Caption text (page-wide) Char,tt Char,Center Bold Char,table text Char,heading 8 Char,FigureTitle Char,requirement Char,req2 Char"/>
    <w:basedOn w:val="DefaultParagraphFont"/>
    <w:link w:val="Heading8"/>
    <w:rsid w:val="00B415BB"/>
    <w:rPr>
      <w:rFonts w:eastAsia="SimSun"/>
      <w:i/>
      <w:iCs/>
      <w:sz w:val="26"/>
      <w:szCs w:val="24"/>
      <w:lang w:eastAsia="zh-CN"/>
    </w:rPr>
  </w:style>
  <w:style w:type="character" w:customStyle="1" w:styleId="Heading9Char">
    <w:name w:val="Heading 9 Char"/>
    <w:aliases w:val="Heading 9(unused) Char,Legal Level 1.1.1.1. Char,Legal Level 11 Char,11 Char,9 Char,Cond'l Reqt. Char,Appendix Char,ctc Char,Caption text (column-wide) Char,ft Char,Level (a) Char,TableTitle Char,rb Char,req bullet Char,req1 Char,91 Char"/>
    <w:basedOn w:val="DefaultParagraphFont"/>
    <w:link w:val="Heading9"/>
    <w:rsid w:val="00B415BB"/>
    <w:rPr>
      <w:rFonts w:eastAsia="SimSun" w:cs="Arial"/>
      <w:sz w:val="22"/>
      <w:szCs w:val="22"/>
      <w:lang w:eastAsia="zh-CN"/>
    </w:rPr>
  </w:style>
  <w:style w:type="paragraph" w:styleId="Subtitle">
    <w:name w:val="Subtitle"/>
    <w:basedOn w:val="Normal"/>
    <w:next w:val="Normal"/>
    <w:link w:val="SubtitleChar"/>
    <w:uiPriority w:val="99"/>
    <w:qFormat/>
    <w:rsid w:val="00B415BB"/>
    <w:pPr>
      <w:numPr>
        <w:ilvl w:val="1"/>
      </w:numPr>
      <w:spacing w:before="0" w:after="240" w:line="240" w:lineRule="auto"/>
    </w:pPr>
    <w:rPr>
      <w:rFonts w:asciiTheme="majorHAnsi" w:eastAsiaTheme="majorEastAsia" w:hAnsiTheme="majorHAnsi" w:cstheme="majorBidi"/>
      <w:color w:val="5B9BD5" w:themeColor="accent1"/>
      <w:sz w:val="28"/>
      <w:szCs w:val="28"/>
      <w:lang w:val="vi-VN" w:eastAsia="en-US"/>
    </w:rPr>
  </w:style>
  <w:style w:type="character" w:customStyle="1" w:styleId="SubtitleChar">
    <w:name w:val="Subtitle Char"/>
    <w:basedOn w:val="DefaultParagraphFont"/>
    <w:link w:val="Subtitle"/>
    <w:uiPriority w:val="99"/>
    <w:rsid w:val="00B415BB"/>
    <w:rPr>
      <w:rFonts w:asciiTheme="majorHAnsi" w:eastAsiaTheme="majorEastAsia" w:hAnsiTheme="majorHAnsi" w:cstheme="majorBidi"/>
      <w:color w:val="5B9BD5" w:themeColor="accent1"/>
      <w:sz w:val="28"/>
      <w:szCs w:val="28"/>
      <w:lang w:val="vi-VN"/>
    </w:rPr>
  </w:style>
  <w:style w:type="character" w:styleId="Strong">
    <w:name w:val="Strong"/>
    <w:basedOn w:val="DefaultParagraphFont"/>
    <w:uiPriority w:val="22"/>
    <w:qFormat/>
    <w:rsid w:val="00B415BB"/>
    <w:rPr>
      <w:b/>
      <w:bCs/>
    </w:rPr>
  </w:style>
  <w:style w:type="character" w:styleId="Emphasis">
    <w:name w:val="Emphasis"/>
    <w:basedOn w:val="DefaultParagraphFont"/>
    <w:uiPriority w:val="20"/>
    <w:qFormat/>
    <w:rsid w:val="00B415BB"/>
    <w:rPr>
      <w:i/>
      <w:iCs/>
    </w:rPr>
  </w:style>
  <w:style w:type="paragraph" w:styleId="NoSpacing">
    <w:name w:val="No Spacing"/>
    <w:uiPriority w:val="1"/>
    <w:qFormat/>
    <w:rsid w:val="00B415BB"/>
    <w:rPr>
      <w:rFonts w:asciiTheme="minorHAnsi" w:eastAsiaTheme="minorEastAsia" w:hAnsiTheme="minorHAnsi" w:cstheme="minorBidi"/>
      <w:sz w:val="22"/>
      <w:szCs w:val="22"/>
      <w:lang w:val="vi-VN"/>
    </w:rPr>
  </w:style>
  <w:style w:type="paragraph" w:styleId="Quote">
    <w:name w:val="Quote"/>
    <w:basedOn w:val="Normal"/>
    <w:next w:val="Normal"/>
    <w:link w:val="QuoteChar"/>
    <w:uiPriority w:val="29"/>
    <w:qFormat/>
    <w:rsid w:val="00B415BB"/>
    <w:pPr>
      <w:spacing w:line="259" w:lineRule="auto"/>
      <w:ind w:left="720"/>
    </w:pPr>
    <w:rPr>
      <w:rFonts w:asciiTheme="minorHAnsi" w:eastAsiaTheme="minorEastAsia" w:hAnsiTheme="minorHAnsi" w:cstheme="minorBidi"/>
      <w:color w:val="44546A" w:themeColor="text2"/>
      <w:sz w:val="24"/>
      <w:lang w:val="vi-VN" w:eastAsia="en-US"/>
    </w:rPr>
  </w:style>
  <w:style w:type="character" w:customStyle="1" w:styleId="QuoteChar">
    <w:name w:val="Quote Char"/>
    <w:basedOn w:val="DefaultParagraphFont"/>
    <w:link w:val="Quote"/>
    <w:uiPriority w:val="29"/>
    <w:rsid w:val="00B415BB"/>
    <w:rPr>
      <w:rFonts w:asciiTheme="minorHAnsi" w:eastAsiaTheme="minorEastAsia" w:hAnsiTheme="minorHAnsi" w:cstheme="minorBidi"/>
      <w:color w:val="44546A" w:themeColor="text2"/>
      <w:sz w:val="24"/>
      <w:szCs w:val="24"/>
      <w:lang w:val="vi-VN"/>
    </w:rPr>
  </w:style>
  <w:style w:type="paragraph" w:styleId="IntenseQuote">
    <w:name w:val="Intense Quote"/>
    <w:basedOn w:val="Normal"/>
    <w:next w:val="Normal"/>
    <w:link w:val="IntenseQuoteChar"/>
    <w:uiPriority w:val="30"/>
    <w:qFormat/>
    <w:rsid w:val="00B415BB"/>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lang w:val="vi-VN" w:eastAsia="en-US"/>
    </w:rPr>
  </w:style>
  <w:style w:type="character" w:customStyle="1" w:styleId="IntenseQuoteChar">
    <w:name w:val="Intense Quote Char"/>
    <w:basedOn w:val="DefaultParagraphFont"/>
    <w:link w:val="IntenseQuote"/>
    <w:uiPriority w:val="30"/>
    <w:rsid w:val="00B415BB"/>
    <w:rPr>
      <w:rFonts w:asciiTheme="majorHAnsi" w:eastAsiaTheme="majorEastAsia" w:hAnsiTheme="majorHAnsi" w:cstheme="majorBidi"/>
      <w:color w:val="44546A" w:themeColor="text2"/>
      <w:spacing w:val="-6"/>
      <w:sz w:val="32"/>
      <w:szCs w:val="32"/>
      <w:lang w:val="vi-VN"/>
    </w:rPr>
  </w:style>
  <w:style w:type="character" w:styleId="SubtleEmphasis">
    <w:name w:val="Subtle Emphasis"/>
    <w:basedOn w:val="DefaultParagraphFont"/>
    <w:uiPriority w:val="19"/>
    <w:qFormat/>
    <w:rsid w:val="00B415BB"/>
    <w:rPr>
      <w:i/>
      <w:iCs/>
      <w:color w:val="595959" w:themeColor="text1" w:themeTint="A6"/>
    </w:rPr>
  </w:style>
  <w:style w:type="character" w:styleId="IntenseEmphasis">
    <w:name w:val="Intense Emphasis"/>
    <w:basedOn w:val="DefaultParagraphFont"/>
    <w:uiPriority w:val="21"/>
    <w:qFormat/>
    <w:rsid w:val="00B415BB"/>
    <w:rPr>
      <w:b/>
      <w:bCs/>
      <w:i/>
      <w:iCs/>
    </w:rPr>
  </w:style>
  <w:style w:type="character" w:styleId="SubtleReference">
    <w:name w:val="Subtle Reference"/>
    <w:basedOn w:val="DefaultParagraphFont"/>
    <w:uiPriority w:val="31"/>
    <w:qFormat/>
    <w:rsid w:val="00B415B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B415BB"/>
    <w:rPr>
      <w:b/>
      <w:bCs/>
      <w:smallCaps/>
      <w:color w:val="44546A" w:themeColor="text2"/>
      <w:u w:val="single"/>
    </w:rPr>
  </w:style>
  <w:style w:type="character" w:styleId="BookTitle">
    <w:name w:val="Book Title"/>
    <w:basedOn w:val="DefaultParagraphFont"/>
    <w:uiPriority w:val="33"/>
    <w:qFormat/>
    <w:rsid w:val="00B415BB"/>
    <w:rPr>
      <w:b/>
      <w:bCs/>
      <w:smallCaps/>
      <w:spacing w:val="10"/>
    </w:rPr>
  </w:style>
  <w:style w:type="paragraph" w:customStyle="1" w:styleId="NormalB2">
    <w:name w:val="Normal_B2"/>
    <w:basedOn w:val="NormalBullet"/>
    <w:link w:val="NormalB2Char"/>
    <w:qFormat/>
    <w:rsid w:val="00B415BB"/>
    <w:pPr>
      <w:numPr>
        <w:numId w:val="0"/>
      </w:numPr>
      <w:tabs>
        <w:tab w:val="num" w:pos="360"/>
      </w:tabs>
      <w:ind w:left="851" w:hanging="284"/>
      <w:contextualSpacing/>
    </w:pPr>
    <w:rPr>
      <w:rFonts w:ascii="Times New Roman" w:hAnsi="Times New Roman"/>
      <w:sz w:val="26"/>
    </w:rPr>
  </w:style>
  <w:style w:type="character" w:customStyle="1" w:styleId="BalloonTextChar">
    <w:name w:val="Balloon Text Char"/>
    <w:basedOn w:val="DefaultParagraphFont"/>
    <w:link w:val="BalloonText"/>
    <w:uiPriority w:val="99"/>
    <w:rsid w:val="00B415BB"/>
    <w:rPr>
      <w:rFonts w:ascii="Tahoma" w:hAnsi="Tahoma" w:cs="Tahoma"/>
      <w:sz w:val="16"/>
      <w:szCs w:val="16"/>
      <w:lang w:eastAsia="ja-JP"/>
    </w:rPr>
  </w:style>
  <w:style w:type="character" w:customStyle="1" w:styleId="CommentSubjectChar1">
    <w:name w:val="Comment Subject Char1"/>
    <w:basedOn w:val="CommentTextChar"/>
    <w:uiPriority w:val="99"/>
    <w:semiHidden/>
    <w:rsid w:val="00B415BB"/>
    <w:rPr>
      <w:rFonts w:eastAsiaTheme="minorEastAsia"/>
      <w:b/>
      <w:bCs/>
      <w:sz w:val="20"/>
      <w:szCs w:val="20"/>
    </w:rPr>
  </w:style>
  <w:style w:type="character" w:customStyle="1" w:styleId="FooterChar">
    <w:name w:val="Footer Char"/>
    <w:basedOn w:val="DefaultParagraphFont"/>
    <w:link w:val="Footer"/>
    <w:uiPriority w:val="99"/>
    <w:rsid w:val="00B415BB"/>
    <w:rPr>
      <w:sz w:val="22"/>
      <w:szCs w:val="24"/>
      <w:lang w:eastAsia="ja-JP"/>
    </w:rPr>
  </w:style>
  <w:style w:type="paragraph" w:customStyle="1" w:styleId="NormalTB">
    <w:name w:val="NormalTB"/>
    <w:rsid w:val="00B415BB"/>
    <w:pPr>
      <w:spacing w:before="60"/>
    </w:pPr>
    <w:rPr>
      <w:rFonts w:ascii=".VnTime" w:eastAsia="Times New Roman" w:hAnsi=".VnTime"/>
    </w:rPr>
  </w:style>
  <w:style w:type="paragraph" w:customStyle="1" w:styleId="NormalH">
    <w:name w:val="NormalH"/>
    <w:basedOn w:val="Normal"/>
    <w:uiPriority w:val="99"/>
    <w:rsid w:val="00B415BB"/>
    <w:pPr>
      <w:pageBreakBefore/>
      <w:tabs>
        <w:tab w:val="left" w:pos="2160"/>
        <w:tab w:val="right" w:pos="5040"/>
        <w:tab w:val="left" w:pos="5760"/>
        <w:tab w:val="right" w:pos="8640"/>
      </w:tabs>
      <w:spacing w:before="0" w:after="0" w:line="240" w:lineRule="auto"/>
      <w:ind w:left="547"/>
      <w:jc w:val="both"/>
    </w:pPr>
    <w:rPr>
      <w:rFonts w:ascii=".VnHelvetIns" w:eastAsia="Times New Roman" w:hAnsi=".VnHelvetIns"/>
      <w:sz w:val="32"/>
      <w:szCs w:val="20"/>
      <w:lang w:eastAsia="en-US"/>
    </w:rPr>
  </w:style>
  <w:style w:type="numbering" w:customStyle="1" w:styleId="Style1">
    <w:name w:val="Style1"/>
    <w:uiPriority w:val="99"/>
    <w:rsid w:val="00B415BB"/>
    <w:pPr>
      <w:numPr>
        <w:numId w:val="18"/>
      </w:numPr>
    </w:pPr>
  </w:style>
  <w:style w:type="numbering" w:customStyle="1" w:styleId="Style2">
    <w:name w:val="Style2"/>
    <w:uiPriority w:val="99"/>
    <w:rsid w:val="00B415BB"/>
    <w:pPr>
      <w:numPr>
        <w:numId w:val="19"/>
      </w:numPr>
    </w:pPr>
  </w:style>
  <w:style w:type="paragraph" w:styleId="DocumentMap">
    <w:name w:val="Document Map"/>
    <w:basedOn w:val="Normal"/>
    <w:link w:val="DocumentMapChar"/>
    <w:uiPriority w:val="99"/>
    <w:semiHidden/>
    <w:unhideWhenUsed/>
    <w:rsid w:val="00B415BB"/>
    <w:pPr>
      <w:spacing w:before="0" w:after="0" w:line="240" w:lineRule="auto"/>
      <w:jc w:val="both"/>
    </w:pPr>
    <w:rPr>
      <w:rFonts w:ascii="Tahoma" w:eastAsiaTheme="minorHAnsi" w:hAnsi="Tahoma" w:cs="Tahoma"/>
      <w:sz w:val="16"/>
      <w:szCs w:val="16"/>
      <w:lang w:eastAsia="en-US"/>
    </w:rPr>
  </w:style>
  <w:style w:type="character" w:customStyle="1" w:styleId="DocumentMapChar">
    <w:name w:val="Document Map Char"/>
    <w:basedOn w:val="DefaultParagraphFont"/>
    <w:link w:val="DocumentMap"/>
    <w:uiPriority w:val="99"/>
    <w:semiHidden/>
    <w:rsid w:val="00B415BB"/>
    <w:rPr>
      <w:rFonts w:ascii="Tahoma" w:eastAsiaTheme="minorHAnsi" w:hAnsi="Tahoma" w:cs="Tahoma"/>
      <w:sz w:val="16"/>
      <w:szCs w:val="16"/>
    </w:rPr>
  </w:style>
  <w:style w:type="paragraph" w:styleId="BodyTextIndent3">
    <w:name w:val="Body Text Indent 3"/>
    <w:basedOn w:val="Normal"/>
    <w:link w:val="BodyTextIndent3Char"/>
    <w:uiPriority w:val="99"/>
    <w:rsid w:val="00B415BB"/>
    <w:pPr>
      <w:widowControl w:val="0"/>
      <w:spacing w:after="0" w:line="240" w:lineRule="auto"/>
      <w:ind w:left="360"/>
      <w:jc w:val="both"/>
    </w:pPr>
    <w:rPr>
      <w:rFonts w:eastAsia="Times New Roman"/>
      <w:sz w:val="24"/>
      <w:szCs w:val="20"/>
      <w:lang w:eastAsia="en-US"/>
    </w:rPr>
  </w:style>
  <w:style w:type="character" w:customStyle="1" w:styleId="BodyTextIndent3Char">
    <w:name w:val="Body Text Indent 3 Char"/>
    <w:basedOn w:val="DefaultParagraphFont"/>
    <w:link w:val="BodyTextIndent3"/>
    <w:uiPriority w:val="99"/>
    <w:rsid w:val="00B415BB"/>
    <w:rPr>
      <w:rFonts w:eastAsia="Times New Roman"/>
      <w:sz w:val="24"/>
    </w:rPr>
  </w:style>
  <w:style w:type="character" w:customStyle="1" w:styleId="NormalIndentChar">
    <w:name w:val="Normal Indent Char"/>
    <w:aliases w:val="Normal Indent Char1 Char Char,Normal Indent Char1 Char Char Char Char Char Char Char Char Char Char Char1 Char Char Char Char Char,Normal Indent Char Char Char, Char Char Char Char, Char Char Char  Char Char"/>
    <w:link w:val="NormalIndent"/>
    <w:uiPriority w:val="99"/>
    <w:locked/>
    <w:rsid w:val="00B415BB"/>
    <w:rPr>
      <w:rFonts w:ascii="Arial" w:eastAsia="Times New Roman" w:hAnsi="Arial" w:cs="Arial"/>
      <w:sz w:val="24"/>
      <w:szCs w:val="22"/>
    </w:rPr>
  </w:style>
  <w:style w:type="paragraph" w:customStyle="1" w:styleId="BoldItalic">
    <w:name w:val="Bold Italic"/>
    <w:basedOn w:val="Normal"/>
    <w:autoRedefine/>
    <w:uiPriority w:val="99"/>
    <w:rsid w:val="00B415BB"/>
    <w:pPr>
      <w:numPr>
        <w:numId w:val="20"/>
      </w:numPr>
      <w:spacing w:before="0" w:after="0" w:line="240" w:lineRule="auto"/>
    </w:pPr>
    <w:rPr>
      <w:rFonts w:eastAsia="Times New Roman"/>
      <w:b/>
      <w:i/>
      <w:sz w:val="28"/>
      <w:szCs w:val="20"/>
      <w:lang w:eastAsia="en-US"/>
    </w:rPr>
  </w:style>
  <w:style w:type="paragraph" w:customStyle="1" w:styleId="Indent">
    <w:name w:val="Indent"/>
    <w:basedOn w:val="Normal"/>
    <w:autoRedefine/>
    <w:rsid w:val="00B415BB"/>
    <w:pPr>
      <w:numPr>
        <w:numId w:val="21"/>
      </w:numPr>
      <w:jc w:val="both"/>
    </w:pPr>
    <w:rPr>
      <w:rFonts w:eastAsiaTheme="minorHAnsi"/>
      <w:bCs/>
      <w:color w:val="000000"/>
      <w:sz w:val="24"/>
      <w:szCs w:val="20"/>
      <w:lang w:val="fr-FR" w:eastAsia="en-US"/>
    </w:rPr>
  </w:style>
  <w:style w:type="paragraph" w:customStyle="1" w:styleId="TableHeading0">
    <w:name w:val="Table Heading"/>
    <w:basedOn w:val="TableText"/>
    <w:uiPriority w:val="99"/>
    <w:rsid w:val="00B415BB"/>
    <w:pPr>
      <w:spacing w:before="120" w:after="120" w:line="240" w:lineRule="auto"/>
    </w:pPr>
    <w:rPr>
      <w:b/>
      <w:sz w:val="16"/>
      <w:szCs w:val="24"/>
    </w:rPr>
  </w:style>
  <w:style w:type="paragraph" w:customStyle="1" w:styleId="Table">
    <w:name w:val="Table"/>
    <w:uiPriority w:val="99"/>
    <w:rsid w:val="00B415BB"/>
    <w:pPr>
      <w:numPr>
        <w:numId w:val="22"/>
      </w:numPr>
      <w:tabs>
        <w:tab w:val="left" w:pos="1080"/>
      </w:tabs>
      <w:spacing w:before="60" w:after="60"/>
      <w:jc w:val="center"/>
    </w:pPr>
    <w:rPr>
      <w:rFonts w:ascii=".VnTime" w:eastAsia="Times New Roman" w:hAnsi=".VnTime"/>
      <w:noProof/>
      <w:sz w:val="24"/>
    </w:rPr>
  </w:style>
  <w:style w:type="character" w:customStyle="1" w:styleId="Heading6Char3">
    <w:name w:val="Heading 6 Char3"/>
    <w:aliases w:val="Heading 6(unused) Char3,H6 Char3,h6 Char3,Third Subheading Char3,PIM 6 Char3,Bullet list Char3,Legal Level 1. Char3,BOD 4 Char3,正文六级标题 Char3,L6 Char3,Bullet list1 Char3,Bullet list2 Char3,Bullet list11 Char3,Bullet list3 Char3,6 Cha"/>
    <w:basedOn w:val="DefaultParagraphFont"/>
    <w:uiPriority w:val="99"/>
    <w:semiHidden/>
    <w:locked/>
    <w:rsid w:val="00B415BB"/>
    <w:rPr>
      <w:rFonts w:ascii="Calibri" w:hAnsi="Calibri" w:cs="Times New Roman"/>
      <w:b/>
      <w:bCs/>
    </w:rPr>
  </w:style>
  <w:style w:type="character" w:customStyle="1" w:styleId="Heading6Char2">
    <w:name w:val="Heading 6 Char2"/>
    <w:aliases w:val="Heading 6(unused) Char2,H6 Char2,h6 Char2,Third Subheading Char2,PIM 6 Char2,Bullet list Char2,Legal Level 1. Char2,BOD 4 Char2,正文六级标题 Char2,L6 Char2,Bullet list1 Char2,Bullet list2 Char2,Bullet list11 Char2,Bullet list3 Char2,6 Cha1"/>
    <w:basedOn w:val="DefaultParagraphFont"/>
    <w:uiPriority w:val="99"/>
    <w:semiHidden/>
    <w:locked/>
    <w:rsid w:val="00B415BB"/>
    <w:rPr>
      <w:rFonts w:ascii="Calibri" w:hAnsi="Calibri" w:cs="Times New Roman"/>
      <w:b/>
      <w:bCs/>
    </w:rPr>
  </w:style>
  <w:style w:type="character" w:customStyle="1" w:styleId="Heading6Char1">
    <w:name w:val="Heading 6 Char1"/>
    <w:aliases w:val="Heading 6(unused) Char1,H6 Char1,h6 Char1,Third Subheading Char1,PIM 6 Char1,Bullet list Char1,Legal Level 1. Char1,BOD 4 Char1,正文六级标题 Char1,L6 Char1,Bullet list1 Char1,Bullet list2 Char1,Bullet list11 Char1,Bullet list3 Char1,第五层条 Char"/>
    <w:basedOn w:val="DefaultParagraphFont"/>
    <w:uiPriority w:val="99"/>
    <w:locked/>
    <w:rsid w:val="00B415BB"/>
    <w:rPr>
      <w:rFonts w:ascii=".VnArial" w:hAnsi=".VnArial" w:cs="Times New Roman"/>
      <w:noProof/>
      <w:sz w:val="20"/>
      <w:szCs w:val="20"/>
    </w:rPr>
  </w:style>
  <w:style w:type="character" w:customStyle="1" w:styleId="Heading3Char2">
    <w:name w:val="Heading 3 Char2"/>
    <w:aliases w:val="h3 Char1,h31 Char2,h31 Char Char1,H3 Char1,Heading 3 hidden Char1,2h Char1,h32 Char1,Section Char1,Heading 2.3 Char1,(Alt+3) Char1,1.2.3. Char1,alltoc Char1,Titles Char1,(Alt+3)1 Char1,(Alt+3)2 Char1,(Alt+3)3 Char1,(Alt+3)4 Char1"/>
    <w:uiPriority w:val="99"/>
    <w:locked/>
    <w:rsid w:val="00B415BB"/>
    <w:rPr>
      <w:b/>
      <w:noProof/>
      <w:sz w:val="26"/>
      <w:szCs w:val="26"/>
    </w:rPr>
  </w:style>
  <w:style w:type="character" w:customStyle="1" w:styleId="Heading8Char1">
    <w:name w:val="Heading 8 Char1"/>
    <w:aliases w:val="Heading 8(unused) Char1,8 Char1,注意框体 Char1,Legal Level 1.1.1. Char1,Level 1.1.1 Char1,不用8 Char1,正文八级标题 Char1,标题6 Char1,t Char1,resume Char1,H8 Char1,L1 Heading 8 Char1,Annex Char1,ft Char1,figure title Char1,Center Bold Char1,h8 Char1"/>
    <w:uiPriority w:val="99"/>
    <w:locked/>
    <w:rsid w:val="00B415BB"/>
    <w:rPr>
      <w:rFonts w:ascii=".VnArial" w:hAnsi=".VnArial"/>
      <w:i/>
      <w:sz w:val="20"/>
    </w:rPr>
  </w:style>
  <w:style w:type="paragraph" w:styleId="BodyTextIndent">
    <w:name w:val="Body Text Indent"/>
    <w:basedOn w:val="Normal"/>
    <w:link w:val="BodyTextIndentChar"/>
    <w:uiPriority w:val="99"/>
    <w:rsid w:val="00B415BB"/>
    <w:pPr>
      <w:widowControl w:val="0"/>
      <w:spacing w:after="0" w:line="240" w:lineRule="auto"/>
      <w:ind w:left="425"/>
      <w:jc w:val="both"/>
    </w:pPr>
    <w:rPr>
      <w:rFonts w:eastAsia="Times New Roman"/>
      <w:sz w:val="24"/>
      <w:szCs w:val="20"/>
      <w:lang w:eastAsia="en-US"/>
    </w:rPr>
  </w:style>
  <w:style w:type="character" w:customStyle="1" w:styleId="BodyTextIndentChar">
    <w:name w:val="Body Text Indent Char"/>
    <w:basedOn w:val="DefaultParagraphFont"/>
    <w:link w:val="BodyTextIndent"/>
    <w:uiPriority w:val="99"/>
    <w:rsid w:val="00B415BB"/>
    <w:rPr>
      <w:rFonts w:eastAsia="Times New Roman"/>
      <w:sz w:val="24"/>
    </w:rPr>
  </w:style>
  <w:style w:type="paragraph" w:styleId="Closing">
    <w:name w:val="Closing"/>
    <w:basedOn w:val="Normal"/>
    <w:link w:val="ClosingChar"/>
    <w:uiPriority w:val="99"/>
    <w:rsid w:val="00B415BB"/>
    <w:pPr>
      <w:widowControl w:val="0"/>
      <w:spacing w:after="0" w:line="240" w:lineRule="auto"/>
      <w:ind w:left="4536"/>
      <w:jc w:val="both"/>
    </w:pPr>
    <w:rPr>
      <w:rFonts w:eastAsia="Times New Roman"/>
      <w:sz w:val="24"/>
      <w:szCs w:val="20"/>
      <w:lang w:eastAsia="en-US"/>
    </w:rPr>
  </w:style>
  <w:style w:type="character" w:customStyle="1" w:styleId="ClosingChar">
    <w:name w:val="Closing Char"/>
    <w:basedOn w:val="DefaultParagraphFont"/>
    <w:link w:val="Closing"/>
    <w:uiPriority w:val="99"/>
    <w:rsid w:val="00B415BB"/>
    <w:rPr>
      <w:rFonts w:eastAsia="Times New Roman"/>
      <w:sz w:val="24"/>
    </w:rPr>
  </w:style>
  <w:style w:type="paragraph" w:styleId="EnvelopeReturn">
    <w:name w:val="envelope return"/>
    <w:basedOn w:val="Normal"/>
    <w:uiPriority w:val="99"/>
    <w:rsid w:val="00B415BB"/>
    <w:pPr>
      <w:widowControl w:val="0"/>
      <w:spacing w:after="0" w:line="240" w:lineRule="auto"/>
      <w:jc w:val="both"/>
    </w:pPr>
    <w:rPr>
      <w:rFonts w:eastAsia="Times New Roman"/>
      <w:sz w:val="22"/>
      <w:szCs w:val="20"/>
      <w:lang w:eastAsia="en-US"/>
    </w:rPr>
  </w:style>
  <w:style w:type="paragraph" w:customStyle="1" w:styleId="Figure">
    <w:name w:val="Figure"/>
    <w:autoRedefine/>
    <w:uiPriority w:val="99"/>
    <w:rsid w:val="00B415BB"/>
    <w:pPr>
      <w:spacing w:before="60" w:after="60"/>
      <w:ind w:left="360"/>
      <w:jc w:val="both"/>
    </w:pPr>
    <w:rPr>
      <w:rFonts w:eastAsia="Times New Roman"/>
      <w:i/>
      <w:noProof/>
      <w:sz w:val="24"/>
    </w:rPr>
  </w:style>
  <w:style w:type="paragraph" w:customStyle="1" w:styleId="Bullet1">
    <w:name w:val="Bullet1"/>
    <w:uiPriority w:val="99"/>
    <w:rsid w:val="00B415BB"/>
    <w:pPr>
      <w:numPr>
        <w:numId w:val="25"/>
      </w:numPr>
      <w:spacing w:after="60"/>
      <w:ind w:left="1080"/>
      <w:jc w:val="both"/>
    </w:pPr>
    <w:rPr>
      <w:rFonts w:ascii=".VnTime" w:eastAsia="Times New Roman" w:hAnsi=".VnTime"/>
      <w:noProof/>
      <w:sz w:val="24"/>
    </w:rPr>
  </w:style>
  <w:style w:type="paragraph" w:customStyle="1" w:styleId="Title2">
    <w:name w:val="Title 2"/>
    <w:basedOn w:val="Normal"/>
    <w:uiPriority w:val="99"/>
    <w:rsid w:val="00B415BB"/>
    <w:pPr>
      <w:widowControl w:val="0"/>
      <w:spacing w:after="0" w:line="240" w:lineRule="auto"/>
      <w:jc w:val="both"/>
    </w:pPr>
    <w:rPr>
      <w:rFonts w:eastAsia="Times New Roman"/>
      <w:b/>
      <w:i/>
      <w:sz w:val="40"/>
      <w:szCs w:val="20"/>
      <w:lang w:eastAsia="en-US"/>
    </w:rPr>
  </w:style>
  <w:style w:type="paragraph" w:customStyle="1" w:styleId="BodyTextPicture">
    <w:name w:val="Body Text Picture"/>
    <w:basedOn w:val="BodyText"/>
    <w:uiPriority w:val="99"/>
    <w:rsid w:val="00B415BB"/>
    <w:pPr>
      <w:keepNext/>
      <w:spacing w:before="240" w:after="80" w:line="240" w:lineRule="auto"/>
      <w:ind w:left="425" w:firstLine="0"/>
      <w:jc w:val="center"/>
    </w:pPr>
    <w:rPr>
      <w:rFonts w:eastAsia="Times New Roman"/>
      <w:sz w:val="20"/>
      <w:szCs w:val="20"/>
      <w:lang w:eastAsia="en-US"/>
    </w:rPr>
  </w:style>
  <w:style w:type="paragraph" w:customStyle="1" w:styleId="Normal-Indent">
    <w:name w:val="Normal-Indent"/>
    <w:basedOn w:val="Normal"/>
    <w:uiPriority w:val="99"/>
    <w:rsid w:val="00B415BB"/>
    <w:pPr>
      <w:keepNext/>
      <w:spacing w:before="40" w:after="40" w:line="240" w:lineRule="auto"/>
      <w:ind w:left="454"/>
      <w:jc w:val="both"/>
    </w:pPr>
    <w:rPr>
      <w:rFonts w:eastAsia="Times New Roman"/>
      <w:sz w:val="24"/>
      <w:szCs w:val="20"/>
      <w:lang w:val="en-GB" w:eastAsia="en-US"/>
    </w:rPr>
  </w:style>
  <w:style w:type="paragraph" w:customStyle="1" w:styleId="NormalTitle">
    <w:name w:val="Normal Title"/>
    <w:basedOn w:val="Normal"/>
    <w:uiPriority w:val="99"/>
    <w:rsid w:val="00B415BB"/>
    <w:pPr>
      <w:widowControl w:val="0"/>
      <w:spacing w:after="0" w:line="240" w:lineRule="auto"/>
      <w:jc w:val="both"/>
    </w:pPr>
    <w:rPr>
      <w:rFonts w:eastAsia="Times New Roman"/>
      <w:b/>
      <w:i/>
      <w:sz w:val="24"/>
      <w:szCs w:val="20"/>
      <w:lang w:eastAsia="en-US"/>
    </w:rPr>
  </w:style>
  <w:style w:type="paragraph" w:customStyle="1" w:styleId="DocumentTitle">
    <w:name w:val="Document Title"/>
    <w:next w:val="Normal"/>
    <w:uiPriority w:val="99"/>
    <w:rsid w:val="00B415BB"/>
    <w:pPr>
      <w:spacing w:before="240" w:after="240"/>
      <w:jc w:val="center"/>
    </w:pPr>
    <w:rPr>
      <w:rFonts w:ascii=".VnHelvetInsH" w:eastAsia="Times New Roman" w:hAnsi=".VnHelvetInsH"/>
      <w:b/>
      <w:noProof/>
      <w:sz w:val="40"/>
    </w:rPr>
  </w:style>
  <w:style w:type="paragraph" w:customStyle="1" w:styleId="TableTitle">
    <w:name w:val="Table Title"/>
    <w:basedOn w:val="TableText"/>
    <w:next w:val="TableText"/>
    <w:uiPriority w:val="99"/>
    <w:rsid w:val="00B415BB"/>
    <w:pPr>
      <w:keepLines w:val="0"/>
      <w:spacing w:before="0" w:after="0" w:line="240" w:lineRule="auto"/>
    </w:pPr>
    <w:rPr>
      <w:rFonts w:ascii=".VnTime" w:hAnsi=".VnTime"/>
      <w:b/>
      <w:i/>
      <w:noProof/>
      <w:sz w:val="20"/>
    </w:rPr>
  </w:style>
  <w:style w:type="paragraph" w:customStyle="1" w:styleId="TableName">
    <w:name w:val="Table Name"/>
    <w:basedOn w:val="TableText"/>
    <w:next w:val="TableText"/>
    <w:uiPriority w:val="99"/>
    <w:rsid w:val="00B415BB"/>
    <w:pPr>
      <w:keepLines w:val="0"/>
      <w:spacing w:before="0" w:after="0" w:line="240" w:lineRule="auto"/>
    </w:pPr>
    <w:rPr>
      <w:rFonts w:ascii=".VnTime" w:hAnsi=".VnTime"/>
      <w:b/>
      <w:noProof/>
      <w:sz w:val="24"/>
    </w:rPr>
  </w:style>
  <w:style w:type="character" w:customStyle="1" w:styleId="Number">
    <w:name w:val="Number"/>
    <w:uiPriority w:val="99"/>
    <w:rsid w:val="00B415BB"/>
    <w:rPr>
      <w:rFonts w:ascii=".VnArial" w:hAnsi=".VnArial"/>
      <w:sz w:val="20"/>
    </w:rPr>
  </w:style>
  <w:style w:type="paragraph" w:customStyle="1" w:styleId="NormalText">
    <w:name w:val="NormalText"/>
    <w:basedOn w:val="Normal"/>
    <w:uiPriority w:val="99"/>
    <w:rsid w:val="00B415BB"/>
    <w:pPr>
      <w:widowControl w:val="0"/>
      <w:spacing w:after="0"/>
      <w:ind w:left="720"/>
      <w:jc w:val="both"/>
    </w:pPr>
    <w:rPr>
      <w:rFonts w:eastAsia="Times New Roman"/>
      <w:sz w:val="24"/>
      <w:szCs w:val="20"/>
      <w:lang w:eastAsia="en-US"/>
    </w:rPr>
  </w:style>
  <w:style w:type="paragraph" w:styleId="BodyText2">
    <w:name w:val="Body Text 2"/>
    <w:basedOn w:val="Normal"/>
    <w:link w:val="BodyText2Char"/>
    <w:uiPriority w:val="99"/>
    <w:rsid w:val="00B415BB"/>
    <w:pPr>
      <w:widowControl w:val="0"/>
      <w:spacing w:after="0" w:line="240" w:lineRule="auto"/>
      <w:jc w:val="center"/>
    </w:pPr>
    <w:rPr>
      <w:rFonts w:eastAsia="Times New Roman"/>
      <w:sz w:val="20"/>
      <w:szCs w:val="20"/>
      <w:lang w:eastAsia="en-US"/>
    </w:rPr>
  </w:style>
  <w:style w:type="character" w:customStyle="1" w:styleId="BodyText2Char">
    <w:name w:val="Body Text 2 Char"/>
    <w:basedOn w:val="DefaultParagraphFont"/>
    <w:link w:val="BodyText2"/>
    <w:uiPriority w:val="99"/>
    <w:rsid w:val="00B415BB"/>
    <w:rPr>
      <w:rFonts w:eastAsia="Times New Roman"/>
    </w:rPr>
  </w:style>
  <w:style w:type="paragraph" w:styleId="BodyTextIndent2">
    <w:name w:val="Body Text Indent 2"/>
    <w:basedOn w:val="Normal"/>
    <w:link w:val="BodyTextIndent2Char"/>
    <w:uiPriority w:val="99"/>
    <w:rsid w:val="00B415BB"/>
    <w:pPr>
      <w:widowControl w:val="0"/>
      <w:spacing w:after="0" w:line="240" w:lineRule="auto"/>
      <w:ind w:left="720"/>
      <w:jc w:val="both"/>
    </w:pPr>
    <w:rPr>
      <w:rFonts w:eastAsia="Times New Roman"/>
      <w:sz w:val="24"/>
      <w:szCs w:val="20"/>
      <w:lang w:eastAsia="en-US"/>
    </w:rPr>
  </w:style>
  <w:style w:type="character" w:customStyle="1" w:styleId="BodyTextIndent2Char">
    <w:name w:val="Body Text Indent 2 Char"/>
    <w:basedOn w:val="DefaultParagraphFont"/>
    <w:link w:val="BodyTextIndent2"/>
    <w:uiPriority w:val="99"/>
    <w:rsid w:val="00B415BB"/>
    <w:rPr>
      <w:rFonts w:eastAsia="Times New Roman"/>
      <w:sz w:val="24"/>
    </w:rPr>
  </w:style>
  <w:style w:type="paragraph" w:styleId="BodyText3">
    <w:name w:val="Body Text 3"/>
    <w:basedOn w:val="Normal"/>
    <w:link w:val="BodyText3Char"/>
    <w:uiPriority w:val="99"/>
    <w:rsid w:val="00B415BB"/>
    <w:pPr>
      <w:widowControl w:val="0"/>
      <w:spacing w:after="0" w:line="240" w:lineRule="auto"/>
      <w:jc w:val="both"/>
    </w:pPr>
    <w:rPr>
      <w:rFonts w:eastAsia="Times New Roman"/>
      <w:sz w:val="20"/>
      <w:szCs w:val="20"/>
      <w:lang w:eastAsia="en-US"/>
    </w:rPr>
  </w:style>
  <w:style w:type="character" w:customStyle="1" w:styleId="BodyText3Char">
    <w:name w:val="Body Text 3 Char"/>
    <w:basedOn w:val="DefaultParagraphFont"/>
    <w:link w:val="BodyText3"/>
    <w:uiPriority w:val="99"/>
    <w:rsid w:val="00B415BB"/>
    <w:rPr>
      <w:rFonts w:eastAsia="Times New Roman"/>
    </w:rPr>
  </w:style>
  <w:style w:type="paragraph" w:customStyle="1" w:styleId="Bullet3">
    <w:name w:val="Bullet3"/>
    <w:basedOn w:val="Normal"/>
    <w:uiPriority w:val="99"/>
    <w:rsid w:val="00B415BB"/>
    <w:pPr>
      <w:numPr>
        <w:numId w:val="23"/>
      </w:numPr>
      <w:spacing w:before="0" w:after="60" w:line="240" w:lineRule="auto"/>
      <w:ind w:left="1800"/>
      <w:jc w:val="both"/>
    </w:pPr>
    <w:rPr>
      <w:rFonts w:ascii=".VnArial" w:eastAsia="Times New Roman" w:hAnsi=".VnArial"/>
      <w:sz w:val="20"/>
      <w:szCs w:val="20"/>
      <w:lang w:eastAsia="en-US"/>
    </w:rPr>
  </w:style>
  <w:style w:type="paragraph" w:customStyle="1" w:styleId="Bullet2">
    <w:name w:val="Bullet2"/>
    <w:uiPriority w:val="99"/>
    <w:rsid w:val="00B415BB"/>
    <w:pPr>
      <w:numPr>
        <w:numId w:val="24"/>
      </w:numPr>
      <w:tabs>
        <w:tab w:val="clear" w:pos="360"/>
        <w:tab w:val="num" w:pos="1440"/>
      </w:tabs>
      <w:spacing w:after="60"/>
      <w:ind w:left="1440"/>
      <w:jc w:val="both"/>
    </w:pPr>
    <w:rPr>
      <w:rFonts w:ascii=".VnTime" w:eastAsia="Times New Roman" w:hAnsi=".VnTime"/>
      <w:noProof/>
      <w:sz w:val="24"/>
    </w:rPr>
  </w:style>
  <w:style w:type="paragraph" w:customStyle="1" w:styleId="FigureText">
    <w:name w:val="FigureText"/>
    <w:uiPriority w:val="99"/>
    <w:rsid w:val="00B415BB"/>
    <w:pPr>
      <w:jc w:val="center"/>
    </w:pPr>
    <w:rPr>
      <w:rFonts w:ascii=".VnTime" w:eastAsia="Times New Roman" w:hAnsi=".VnTime"/>
      <w:noProof/>
    </w:rPr>
  </w:style>
  <w:style w:type="paragraph" w:customStyle="1" w:styleId="table0">
    <w:name w:val="table"/>
    <w:basedOn w:val="Normal"/>
    <w:uiPriority w:val="99"/>
    <w:rsid w:val="00B415BB"/>
    <w:pPr>
      <w:widowControl w:val="0"/>
      <w:tabs>
        <w:tab w:val="left" w:pos="720"/>
        <w:tab w:val="left" w:pos="2520"/>
        <w:tab w:val="left" w:pos="3960"/>
        <w:tab w:val="left" w:pos="5040"/>
      </w:tabs>
      <w:spacing w:before="0" w:after="0" w:line="240" w:lineRule="auto"/>
    </w:pPr>
    <w:rPr>
      <w:rFonts w:eastAsia="Times New Roman"/>
      <w:sz w:val="24"/>
      <w:szCs w:val="20"/>
      <w:lang w:val="en-GB" w:eastAsia="en-US"/>
    </w:rPr>
  </w:style>
  <w:style w:type="paragraph" w:customStyle="1" w:styleId="Normal2">
    <w:name w:val="Normal 2"/>
    <w:basedOn w:val="Normal"/>
    <w:uiPriority w:val="99"/>
    <w:rsid w:val="00B415BB"/>
    <w:pPr>
      <w:spacing w:after="0" w:line="240" w:lineRule="auto"/>
      <w:ind w:left="567"/>
      <w:jc w:val="both"/>
    </w:pPr>
    <w:rPr>
      <w:rFonts w:eastAsia="Times New Roman"/>
      <w:sz w:val="24"/>
      <w:szCs w:val="20"/>
      <w:lang w:eastAsia="en-US"/>
    </w:rPr>
  </w:style>
  <w:style w:type="paragraph" w:customStyle="1" w:styleId="scrn">
    <w:name w:val="scrn"/>
    <w:basedOn w:val="Normal"/>
    <w:uiPriority w:val="99"/>
    <w:rsid w:val="00B415BB"/>
    <w:pPr>
      <w:keepNext/>
      <w:pBdr>
        <w:top w:val="single" w:sz="6" w:space="1" w:color="auto" w:shadow="1"/>
        <w:left w:val="single" w:sz="6" w:space="1" w:color="auto" w:shadow="1"/>
        <w:bottom w:val="single" w:sz="6" w:space="1" w:color="auto" w:shadow="1"/>
        <w:right w:val="single" w:sz="6" w:space="1" w:color="auto" w:shadow="1"/>
      </w:pBdr>
      <w:shd w:val="pct10" w:color="auto" w:fill="auto"/>
      <w:spacing w:before="0" w:after="0" w:line="240" w:lineRule="auto"/>
    </w:pPr>
    <w:rPr>
      <w:rFonts w:ascii=".VnCourier New" w:eastAsia="Times New Roman" w:hAnsi=".VnCourier New"/>
      <w:sz w:val="20"/>
      <w:szCs w:val="20"/>
      <w:lang w:val="en-GB" w:eastAsia="en-US"/>
    </w:rPr>
  </w:style>
  <w:style w:type="paragraph" w:styleId="BlockText">
    <w:name w:val="Block Text"/>
    <w:basedOn w:val="Normal"/>
    <w:uiPriority w:val="99"/>
    <w:rsid w:val="00B415BB"/>
    <w:pPr>
      <w:spacing w:before="0" w:after="0" w:line="240" w:lineRule="auto"/>
    </w:pPr>
    <w:rPr>
      <w:rFonts w:ascii=".VnTime" w:eastAsia="Times New Roman" w:hAnsi=".VnTime"/>
      <w:noProof/>
      <w:sz w:val="20"/>
      <w:szCs w:val="20"/>
      <w:lang w:eastAsia="en-US"/>
    </w:rPr>
  </w:style>
  <w:style w:type="paragraph" w:customStyle="1" w:styleId="Bullet">
    <w:name w:val="Bullet"/>
    <w:basedOn w:val="Normal"/>
    <w:uiPriority w:val="99"/>
    <w:rsid w:val="00B415BB"/>
    <w:pPr>
      <w:tabs>
        <w:tab w:val="num" w:pos="360"/>
      </w:tabs>
      <w:spacing w:before="60" w:after="60" w:line="240" w:lineRule="auto"/>
      <w:ind w:left="1440" w:hanging="360"/>
      <w:jc w:val="both"/>
    </w:pPr>
    <w:rPr>
      <w:rFonts w:ascii=".VnArial" w:eastAsia="Times New Roman" w:hAnsi=".VnArial"/>
      <w:sz w:val="22"/>
      <w:szCs w:val="20"/>
      <w:lang w:eastAsia="en-US"/>
    </w:rPr>
  </w:style>
  <w:style w:type="paragraph" w:customStyle="1" w:styleId="RQ">
    <w:name w:val="RQ"/>
    <w:basedOn w:val="Normal"/>
    <w:uiPriority w:val="99"/>
    <w:rsid w:val="00B415BB"/>
    <w:pPr>
      <w:widowControl w:val="0"/>
      <w:spacing w:after="0" w:line="240" w:lineRule="auto"/>
      <w:ind w:left="720" w:hanging="720"/>
      <w:jc w:val="both"/>
    </w:pPr>
    <w:rPr>
      <w:rFonts w:eastAsia="Times New Roman"/>
      <w:sz w:val="24"/>
      <w:szCs w:val="20"/>
      <w:lang w:eastAsia="en-US"/>
    </w:rPr>
  </w:style>
  <w:style w:type="paragraph" w:customStyle="1" w:styleId="Bang">
    <w:name w:val="Bang"/>
    <w:basedOn w:val="Normal"/>
    <w:link w:val="BangChar"/>
    <w:rsid w:val="00B415BB"/>
    <w:pPr>
      <w:spacing w:before="60" w:after="60" w:line="240" w:lineRule="auto"/>
    </w:pPr>
    <w:rPr>
      <w:rFonts w:eastAsia="Times New Roman"/>
      <w:sz w:val="20"/>
      <w:szCs w:val="20"/>
      <w:lang w:eastAsia="en-US"/>
    </w:rPr>
  </w:style>
  <w:style w:type="paragraph" w:customStyle="1" w:styleId="DefaultText">
    <w:name w:val="Default Text"/>
    <w:basedOn w:val="Normal"/>
    <w:uiPriority w:val="99"/>
    <w:rsid w:val="00B415BB"/>
    <w:pPr>
      <w:spacing w:before="0" w:after="60" w:line="240" w:lineRule="auto"/>
    </w:pPr>
    <w:rPr>
      <w:rFonts w:eastAsia="Times New Roman"/>
      <w:noProof/>
      <w:sz w:val="24"/>
      <w:szCs w:val="20"/>
      <w:lang w:eastAsia="en-US"/>
    </w:rPr>
  </w:style>
  <w:style w:type="paragraph" w:customStyle="1" w:styleId="Norrmaltext">
    <w:name w:val="Norrmaltext"/>
    <w:basedOn w:val="Heading4"/>
    <w:link w:val="NorrmaltextChar"/>
    <w:uiPriority w:val="99"/>
    <w:rsid w:val="00B415BB"/>
    <w:pPr>
      <w:numPr>
        <w:ilvl w:val="0"/>
        <w:numId w:val="0"/>
      </w:numPr>
      <w:tabs>
        <w:tab w:val="left" w:pos="1008"/>
      </w:tabs>
      <w:spacing w:before="120" w:line="240" w:lineRule="auto"/>
    </w:pPr>
    <w:rPr>
      <w:rFonts w:eastAsia="Times New Roman"/>
      <w:bCs w:val="0"/>
      <w:i/>
      <w:noProof/>
      <w:sz w:val="24"/>
      <w:szCs w:val="20"/>
      <w:lang w:eastAsia="en-US"/>
    </w:rPr>
  </w:style>
  <w:style w:type="character" w:customStyle="1" w:styleId="NorrmaltextChar">
    <w:name w:val="Norrmaltext Char"/>
    <w:basedOn w:val="DefaultParagraphFont"/>
    <w:link w:val="Norrmaltext"/>
    <w:uiPriority w:val="99"/>
    <w:locked/>
    <w:rsid w:val="00B415BB"/>
    <w:rPr>
      <w:rFonts w:eastAsia="Times New Roman"/>
      <w:b/>
      <w:i/>
      <w:noProof/>
      <w:sz w:val="24"/>
    </w:rPr>
  </w:style>
  <w:style w:type="paragraph" w:customStyle="1" w:styleId="normalhv">
    <w:name w:val="normalhv"/>
    <w:basedOn w:val="Normal"/>
    <w:uiPriority w:val="99"/>
    <w:rsid w:val="00B415BB"/>
    <w:pPr>
      <w:spacing w:before="0" w:after="0" w:line="240" w:lineRule="auto"/>
      <w:jc w:val="center"/>
    </w:pPr>
    <w:rPr>
      <w:rFonts w:eastAsia="Times New Roman"/>
      <w:sz w:val="20"/>
      <w:szCs w:val="20"/>
      <w:lang w:eastAsia="en-US"/>
    </w:rPr>
  </w:style>
  <w:style w:type="paragraph" w:customStyle="1" w:styleId="Normaltb0">
    <w:name w:val="Normaltb"/>
    <w:basedOn w:val="Normal"/>
    <w:uiPriority w:val="99"/>
    <w:rsid w:val="00B415BB"/>
    <w:pPr>
      <w:spacing w:before="0" w:after="0" w:line="240" w:lineRule="auto"/>
    </w:pPr>
    <w:rPr>
      <w:rFonts w:eastAsia="Times New Roman"/>
      <w:sz w:val="20"/>
      <w:szCs w:val="20"/>
      <w:lang w:eastAsia="en-US"/>
    </w:rPr>
  </w:style>
  <w:style w:type="paragraph" w:customStyle="1" w:styleId="Descript">
    <w:name w:val="Descript"/>
    <w:basedOn w:val="Normal"/>
    <w:uiPriority w:val="99"/>
    <w:rsid w:val="00B415BB"/>
    <w:pPr>
      <w:spacing w:before="60" w:after="0" w:line="240" w:lineRule="auto"/>
      <w:ind w:left="1080" w:hanging="360"/>
      <w:jc w:val="both"/>
    </w:pPr>
    <w:rPr>
      <w:rFonts w:eastAsia="Times New Roman"/>
      <w:sz w:val="24"/>
      <w:szCs w:val="20"/>
      <w:lang w:eastAsia="en-US"/>
    </w:rPr>
  </w:style>
  <w:style w:type="paragraph" w:customStyle="1" w:styleId="UserBullet1">
    <w:name w:val="User Bullet 1"/>
    <w:basedOn w:val="Normal"/>
    <w:autoRedefine/>
    <w:rsid w:val="00B415BB"/>
    <w:pPr>
      <w:numPr>
        <w:numId w:val="26"/>
      </w:numPr>
      <w:spacing w:before="60" w:after="60" w:line="240" w:lineRule="auto"/>
      <w:ind w:left="568" w:hanging="284"/>
      <w:jc w:val="both"/>
    </w:pPr>
    <w:rPr>
      <w:rFonts w:ascii=".VnSouthern" w:eastAsia="Times New Roman" w:hAnsi=".VnSouthern"/>
      <w:sz w:val="24"/>
      <w:szCs w:val="20"/>
      <w:lang w:eastAsia="en-US"/>
    </w:rPr>
  </w:style>
  <w:style w:type="paragraph" w:customStyle="1" w:styleId="StyleHeading3h3h31h31CharVnTime">
    <w:name w:val="Style Heading 3h3h31h31 Char + .VnTime"/>
    <w:basedOn w:val="Heading3"/>
    <w:uiPriority w:val="99"/>
    <w:rsid w:val="00B415BB"/>
    <w:pPr>
      <w:keepNext w:val="0"/>
      <w:widowControl w:val="0"/>
      <w:numPr>
        <w:ilvl w:val="1"/>
        <w:numId w:val="0"/>
      </w:numPr>
      <w:spacing w:before="120" w:after="120" w:line="240" w:lineRule="auto"/>
      <w:ind w:left="630" w:hanging="432"/>
    </w:pPr>
    <w:rPr>
      <w:rFonts w:ascii=".VnTime" w:eastAsia="Times New Roman" w:hAnsi=".VnTime" w:cs="Times New Roman"/>
      <w:bCs w:val="0"/>
      <w:sz w:val="24"/>
      <w:lang w:eastAsia="en-US"/>
    </w:rPr>
  </w:style>
  <w:style w:type="paragraph" w:customStyle="1" w:styleId="list1">
    <w:name w:val="list1"/>
    <w:basedOn w:val="Normal"/>
    <w:uiPriority w:val="99"/>
    <w:rsid w:val="00B415BB"/>
    <w:pPr>
      <w:spacing w:after="0" w:line="240" w:lineRule="auto"/>
      <w:jc w:val="both"/>
    </w:pPr>
    <w:rPr>
      <w:rFonts w:eastAsia="Times New Roman"/>
      <w:sz w:val="24"/>
      <w:szCs w:val="20"/>
      <w:lang w:val="en-AU" w:eastAsia="en-US"/>
    </w:rPr>
  </w:style>
  <w:style w:type="paragraph" w:customStyle="1" w:styleId="Sodo">
    <w:name w:val="Sodo"/>
    <w:basedOn w:val="NormalText"/>
    <w:uiPriority w:val="99"/>
    <w:rsid w:val="00B415BB"/>
    <w:pPr>
      <w:numPr>
        <w:numId w:val="28"/>
      </w:numPr>
      <w:spacing w:line="240" w:lineRule="auto"/>
      <w:ind w:left="1077" w:hanging="1077"/>
      <w:jc w:val="center"/>
    </w:pPr>
    <w:rPr>
      <w:b/>
      <w:i/>
    </w:rPr>
  </w:style>
  <w:style w:type="paragraph" w:customStyle="1" w:styleId="InfoBlue">
    <w:name w:val="InfoBlue"/>
    <w:basedOn w:val="Normal"/>
    <w:next w:val="BodyText"/>
    <w:autoRedefine/>
    <w:uiPriority w:val="99"/>
    <w:rsid w:val="00B415BB"/>
    <w:pPr>
      <w:widowControl w:val="0"/>
      <w:tabs>
        <w:tab w:val="left" w:pos="540"/>
        <w:tab w:val="left" w:pos="1260"/>
      </w:tabs>
      <w:spacing w:before="0" w:line="240" w:lineRule="atLeast"/>
      <w:jc w:val="both"/>
    </w:pPr>
    <w:rPr>
      <w:rFonts w:eastAsia="Times New Roman"/>
      <w:i/>
      <w:iCs/>
      <w:color w:val="0000FF"/>
      <w:sz w:val="24"/>
      <w:lang w:eastAsia="en-US"/>
    </w:rPr>
  </w:style>
  <w:style w:type="paragraph" w:customStyle="1" w:styleId="Muc1">
    <w:name w:val="Muc 1"/>
    <w:basedOn w:val="Normal"/>
    <w:uiPriority w:val="99"/>
    <w:rsid w:val="00B415BB"/>
    <w:pPr>
      <w:spacing w:line="240" w:lineRule="auto"/>
      <w:jc w:val="both"/>
    </w:pPr>
    <w:rPr>
      <w:rFonts w:ascii=".VnTimeH" w:eastAsia="Times New Roman" w:hAnsi=".VnTimeH"/>
      <w:sz w:val="28"/>
      <w:szCs w:val="20"/>
      <w:lang w:eastAsia="en-US"/>
    </w:rPr>
  </w:style>
  <w:style w:type="character" w:customStyle="1" w:styleId="FigureChar">
    <w:name w:val="Figure Char"/>
    <w:uiPriority w:val="99"/>
    <w:rsid w:val="00B415BB"/>
    <w:rPr>
      <w:rFonts w:ascii=".VnTime" w:hAnsi=".VnTime"/>
      <w:noProof/>
      <w:sz w:val="24"/>
      <w:lang w:val="en-US" w:eastAsia="en-US"/>
    </w:rPr>
  </w:style>
  <w:style w:type="paragraph" w:customStyle="1" w:styleId="ListBullet11">
    <w:name w:val="List Bullet 11"/>
    <w:basedOn w:val="ListBullet"/>
    <w:uiPriority w:val="99"/>
    <w:rsid w:val="00722E2D"/>
    <w:pPr>
      <w:widowControl w:val="0"/>
      <w:numPr>
        <w:numId w:val="43"/>
      </w:numPr>
      <w:tabs>
        <w:tab w:val="num" w:pos="1080"/>
      </w:tabs>
      <w:spacing w:line="240" w:lineRule="auto"/>
    </w:pPr>
    <w:rPr>
      <w:rFonts w:eastAsia="Times New Roman"/>
      <w:kern w:val="28"/>
      <w:sz w:val="24"/>
      <w:szCs w:val="24"/>
      <w:lang w:eastAsia="en-US"/>
    </w:rPr>
  </w:style>
  <w:style w:type="paragraph" w:customStyle="1" w:styleId="N2">
    <w:name w:val="N2"/>
    <w:basedOn w:val="Normal"/>
    <w:autoRedefine/>
    <w:uiPriority w:val="99"/>
    <w:rsid w:val="00B415BB"/>
    <w:pPr>
      <w:tabs>
        <w:tab w:val="num" w:pos="1080"/>
      </w:tabs>
      <w:spacing w:before="60" w:after="60" w:line="240" w:lineRule="auto"/>
      <w:ind w:left="1080" w:hanging="360"/>
      <w:jc w:val="both"/>
    </w:pPr>
    <w:rPr>
      <w:rFonts w:eastAsia="Times New Roman"/>
      <w:sz w:val="24"/>
      <w:lang w:eastAsia="en-US"/>
    </w:rPr>
  </w:style>
  <w:style w:type="paragraph" w:customStyle="1" w:styleId="bulled-topic">
    <w:name w:val="bulled-topic"/>
    <w:basedOn w:val="Normal"/>
    <w:uiPriority w:val="99"/>
    <w:rsid w:val="00B415BB"/>
    <w:pPr>
      <w:tabs>
        <w:tab w:val="num" w:pos="864"/>
      </w:tabs>
      <w:spacing w:line="240" w:lineRule="auto"/>
      <w:ind w:left="864" w:hanging="403"/>
      <w:jc w:val="both"/>
    </w:pPr>
    <w:rPr>
      <w:rFonts w:eastAsia="Times New Roman"/>
      <w:sz w:val="24"/>
      <w:szCs w:val="22"/>
      <w:lang w:val="en-GB" w:eastAsia="en-US"/>
    </w:rPr>
  </w:style>
  <w:style w:type="paragraph" w:customStyle="1" w:styleId="N3">
    <w:name w:val="N3"/>
    <w:basedOn w:val="NormalIndent"/>
    <w:autoRedefine/>
    <w:uiPriority w:val="99"/>
    <w:rsid w:val="00B415BB"/>
    <w:pPr>
      <w:tabs>
        <w:tab w:val="num" w:pos="1440"/>
      </w:tabs>
      <w:spacing w:before="120" w:after="60" w:line="240" w:lineRule="auto"/>
      <w:ind w:left="1440" w:hanging="360"/>
    </w:pPr>
    <w:rPr>
      <w:rFonts w:ascii=".VnSouthern" w:hAnsi=".VnSouthern" w:cs="Times New Roman"/>
      <w:sz w:val="26"/>
      <w:szCs w:val="26"/>
    </w:rPr>
  </w:style>
  <w:style w:type="paragraph" w:customStyle="1" w:styleId="p2-TTLKB">
    <w:name w:val="p2-TTLKB"/>
    <w:basedOn w:val="BodyTextIndent"/>
    <w:autoRedefine/>
    <w:uiPriority w:val="99"/>
    <w:rsid w:val="00B415BB"/>
    <w:pPr>
      <w:tabs>
        <w:tab w:val="num" w:pos="0"/>
      </w:tabs>
      <w:spacing w:before="60" w:after="60"/>
      <w:ind w:left="0" w:hanging="360"/>
    </w:pPr>
    <w:rPr>
      <w:rFonts w:ascii=".VnTime" w:hAnsi=".VnTime"/>
      <w:sz w:val="28"/>
    </w:rPr>
  </w:style>
  <w:style w:type="paragraph" w:customStyle="1" w:styleId="N0">
    <w:name w:val="N0"/>
    <w:basedOn w:val="NormalIndent"/>
    <w:uiPriority w:val="99"/>
    <w:rsid w:val="00B415BB"/>
    <w:pPr>
      <w:tabs>
        <w:tab w:val="num" w:pos="360"/>
      </w:tabs>
      <w:spacing w:before="120" w:after="0" w:line="240" w:lineRule="auto"/>
      <w:ind w:left="360" w:hanging="360"/>
    </w:pPr>
    <w:rPr>
      <w:rFonts w:ascii=".VnSouthern" w:hAnsi=".VnSouthern" w:cs="Times New Roman"/>
      <w:sz w:val="26"/>
      <w:szCs w:val="26"/>
    </w:rPr>
  </w:style>
  <w:style w:type="paragraph" w:customStyle="1" w:styleId="BodyText1">
    <w:name w:val="Body Text1"/>
    <w:basedOn w:val="NormalIndent"/>
    <w:link w:val="BodytextChar0"/>
    <w:uiPriority w:val="99"/>
    <w:rsid w:val="00B415BB"/>
    <w:pPr>
      <w:widowControl w:val="0"/>
      <w:tabs>
        <w:tab w:val="left" w:pos="1224"/>
      </w:tabs>
      <w:spacing w:before="40" w:after="0" w:line="300" w:lineRule="atLeast"/>
      <w:ind w:left="432" w:right="14" w:firstLine="0"/>
    </w:pPr>
    <w:rPr>
      <w:rFonts w:ascii="Times New Roman" w:hAnsi="Times New Roman" w:cs="Times New Roman"/>
      <w:sz w:val="20"/>
      <w:szCs w:val="20"/>
    </w:rPr>
  </w:style>
  <w:style w:type="character" w:customStyle="1" w:styleId="BodytextChar0">
    <w:name w:val="Body text Char"/>
    <w:link w:val="BodyText1"/>
    <w:uiPriority w:val="99"/>
    <w:locked/>
    <w:rsid w:val="00B415BB"/>
    <w:rPr>
      <w:rFonts w:eastAsia="Times New Roman"/>
    </w:rPr>
  </w:style>
  <w:style w:type="paragraph" w:customStyle="1" w:styleId="List0">
    <w:name w:val="List0"/>
    <w:basedOn w:val="NormalIndent"/>
    <w:autoRedefine/>
    <w:uiPriority w:val="99"/>
    <w:rsid w:val="00B415BB"/>
    <w:pPr>
      <w:widowControl w:val="0"/>
      <w:spacing w:before="120" w:after="0" w:line="240" w:lineRule="auto"/>
      <w:ind w:firstLine="0"/>
    </w:pPr>
    <w:rPr>
      <w:rFonts w:ascii="Times New Roman" w:hAnsi="Times New Roman" w:cs="Times New Roman"/>
      <w:bCs/>
      <w:sz w:val="26"/>
      <w:szCs w:val="20"/>
      <w:lang w:val="vi-VN"/>
    </w:rPr>
  </w:style>
  <w:style w:type="paragraph" w:customStyle="1" w:styleId="Point">
    <w:name w:val="Point"/>
    <w:basedOn w:val="Header"/>
    <w:uiPriority w:val="99"/>
    <w:rsid w:val="00B415BB"/>
    <w:pPr>
      <w:numPr>
        <w:numId w:val="27"/>
      </w:numPr>
      <w:pBdr>
        <w:bottom w:val="none" w:sz="0" w:space="0" w:color="auto"/>
      </w:pBdr>
      <w:tabs>
        <w:tab w:val="clear" w:pos="4320"/>
        <w:tab w:val="clear" w:pos="8640"/>
      </w:tabs>
      <w:spacing w:before="0" w:after="0" w:line="240" w:lineRule="auto"/>
      <w:jc w:val="both"/>
    </w:pPr>
    <w:rPr>
      <w:rFonts w:ascii=".VnTime" w:eastAsia="Times New Roman" w:hAnsi=".VnTime"/>
      <w:sz w:val="24"/>
      <w:szCs w:val="20"/>
      <w:lang w:eastAsia="en-US"/>
    </w:rPr>
  </w:style>
  <w:style w:type="paragraph" w:customStyle="1" w:styleId="Vidu">
    <w:name w:val="Vidu"/>
    <w:basedOn w:val="Normal"/>
    <w:uiPriority w:val="99"/>
    <w:rsid w:val="00B415BB"/>
    <w:pPr>
      <w:spacing w:before="0" w:after="0" w:line="240" w:lineRule="auto"/>
      <w:ind w:left="360" w:hanging="360"/>
      <w:jc w:val="both"/>
    </w:pPr>
    <w:rPr>
      <w:rFonts w:eastAsia="Times New Roman"/>
      <w:kern w:val="28"/>
      <w:sz w:val="20"/>
      <w:lang w:eastAsia="en-US"/>
    </w:rPr>
  </w:style>
  <w:style w:type="paragraph" w:customStyle="1" w:styleId="h2b">
    <w:name w:val="h2b"/>
    <w:basedOn w:val="Heading2"/>
    <w:uiPriority w:val="99"/>
    <w:rsid w:val="00B415BB"/>
    <w:pPr>
      <w:keepNext w:val="0"/>
      <w:widowControl w:val="0"/>
      <w:numPr>
        <w:ilvl w:val="0"/>
        <w:numId w:val="0"/>
      </w:numPr>
      <w:tabs>
        <w:tab w:val="left" w:pos="540"/>
      </w:tabs>
      <w:spacing w:before="120" w:after="0" w:line="276" w:lineRule="auto"/>
      <w:ind w:left="850" w:hanging="425"/>
      <w:outlineLvl w:val="9"/>
    </w:pPr>
    <w:rPr>
      <w:rFonts w:ascii=".VnTime" w:eastAsia="Times New Roman" w:hAnsi=".VnTime" w:cs="Times New Roman"/>
      <w:b w:val="0"/>
      <w:bCs w:val="0"/>
      <w:i/>
      <w:iCs w:val="0"/>
      <w:sz w:val="24"/>
      <w:szCs w:val="20"/>
      <w:lang w:val="en-GB" w:eastAsia="en-US"/>
    </w:rPr>
  </w:style>
  <w:style w:type="paragraph" w:customStyle="1" w:styleId="Normal20">
    <w:name w:val="Normal2"/>
    <w:basedOn w:val="Normal"/>
    <w:uiPriority w:val="99"/>
    <w:rsid w:val="00B415BB"/>
    <w:pPr>
      <w:spacing w:before="0" w:after="0" w:line="240" w:lineRule="auto"/>
      <w:ind w:left="-57" w:right="-57"/>
      <w:jc w:val="center"/>
    </w:pPr>
    <w:rPr>
      <w:rFonts w:ascii="VNTime" w:eastAsia="Times New Roman" w:hAnsi="VNTime"/>
      <w:b/>
      <w:kern w:val="28"/>
      <w:sz w:val="24"/>
      <w:lang w:eastAsia="en-US"/>
    </w:rPr>
  </w:style>
  <w:style w:type="paragraph" w:customStyle="1" w:styleId="Nblank">
    <w:name w:val="Nblank"/>
    <w:basedOn w:val="Normal"/>
    <w:uiPriority w:val="99"/>
    <w:rsid w:val="00B415BB"/>
    <w:pPr>
      <w:spacing w:before="0" w:after="0" w:line="240" w:lineRule="auto"/>
    </w:pPr>
    <w:rPr>
      <w:rFonts w:ascii="VNTime" w:eastAsia="Times New Roman" w:hAnsi="VNTime"/>
      <w:kern w:val="28"/>
      <w:sz w:val="8"/>
      <w:lang w:eastAsia="en-US"/>
    </w:rPr>
  </w:style>
  <w:style w:type="paragraph" w:customStyle="1" w:styleId="Text">
    <w:name w:val="Text"/>
    <w:uiPriority w:val="99"/>
    <w:rsid w:val="00B415BB"/>
    <w:rPr>
      <w:rFonts w:ascii="Arial" w:eastAsia="Times New Roman" w:hAnsi="Arial"/>
      <w:sz w:val="22"/>
      <w:lang w:val="en-GB"/>
    </w:rPr>
  </w:style>
  <w:style w:type="paragraph" w:customStyle="1" w:styleId="note0">
    <w:name w:val="note"/>
    <w:basedOn w:val="Normal"/>
    <w:autoRedefine/>
    <w:uiPriority w:val="99"/>
    <w:rsid w:val="00B415BB"/>
    <w:pPr>
      <w:spacing w:after="0" w:line="240" w:lineRule="auto"/>
      <w:ind w:left="432"/>
      <w:jc w:val="both"/>
    </w:pPr>
    <w:rPr>
      <w:rFonts w:ascii=".VnArial" w:eastAsia="Times New Roman" w:hAnsi=".VnArial"/>
      <w:kern w:val="28"/>
      <w:sz w:val="20"/>
      <w:lang w:eastAsia="en-US"/>
    </w:rPr>
  </w:style>
  <w:style w:type="paragraph" w:customStyle="1" w:styleId="HNormal">
    <w:name w:val="HNormal"/>
    <w:autoRedefine/>
    <w:uiPriority w:val="99"/>
    <w:rsid w:val="00B415BB"/>
    <w:pPr>
      <w:tabs>
        <w:tab w:val="left" w:pos="540"/>
      </w:tabs>
      <w:spacing w:line="200" w:lineRule="exact"/>
    </w:pPr>
    <w:rPr>
      <w:rFonts w:ascii=".VnTime" w:eastAsia="Times New Roman" w:hAnsi=".VnTime"/>
      <w:lang w:val="en-GB"/>
    </w:rPr>
  </w:style>
  <w:style w:type="paragraph" w:customStyle="1" w:styleId="NormalL3">
    <w:name w:val="NormalL3"/>
    <w:basedOn w:val="Normal"/>
    <w:next w:val="Normal"/>
    <w:autoRedefine/>
    <w:uiPriority w:val="99"/>
    <w:rsid w:val="00B415BB"/>
    <w:pPr>
      <w:tabs>
        <w:tab w:val="left" w:pos="720"/>
        <w:tab w:val="left" w:leader="dot" w:pos="4860"/>
        <w:tab w:val="left" w:leader="dot" w:pos="6120"/>
        <w:tab w:val="left" w:leader="dot" w:pos="7200"/>
        <w:tab w:val="right" w:leader="dot" w:pos="8640"/>
      </w:tabs>
      <w:spacing w:before="0" w:after="0" w:line="240" w:lineRule="auto"/>
      <w:ind w:left="360" w:hanging="360"/>
    </w:pPr>
    <w:rPr>
      <w:rFonts w:ascii=".VnTime" w:eastAsia="Times New Roman" w:hAnsi=".VnTime"/>
      <w:sz w:val="20"/>
      <w:lang w:eastAsia="en-US"/>
    </w:rPr>
  </w:style>
  <w:style w:type="paragraph" w:customStyle="1" w:styleId="xl25">
    <w:name w:val="xl25"/>
    <w:basedOn w:val="Normal"/>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Arial Unicode MS"/>
      <w:b/>
      <w:sz w:val="24"/>
      <w:lang w:eastAsia="en-US"/>
    </w:rPr>
  </w:style>
  <w:style w:type="paragraph" w:customStyle="1" w:styleId="xl26">
    <w:name w:val="xl26"/>
    <w:basedOn w:val="Normal"/>
    <w:uiPriority w:val="99"/>
    <w:rsid w:val="00B415BB"/>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line="240" w:lineRule="auto"/>
      <w:textAlignment w:val="top"/>
    </w:pPr>
    <w:rPr>
      <w:rFonts w:eastAsia="Arial Unicode MS"/>
      <w:b/>
      <w:sz w:val="24"/>
      <w:lang w:eastAsia="en-US"/>
    </w:rPr>
  </w:style>
  <w:style w:type="paragraph" w:customStyle="1" w:styleId="xl27">
    <w:name w:val="xl27"/>
    <w:basedOn w:val="Normal"/>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Arial Unicode MS"/>
      <w:b/>
      <w:sz w:val="24"/>
      <w:lang w:eastAsia="en-US"/>
    </w:rPr>
  </w:style>
  <w:style w:type="paragraph" w:customStyle="1" w:styleId="xl28">
    <w:name w:val="xl28"/>
    <w:basedOn w:val="Normal"/>
    <w:uiPriority w:val="99"/>
    <w:rsid w:val="00B415BB"/>
    <w:pPr>
      <w:pBdr>
        <w:top w:val="single" w:sz="4" w:space="0" w:color="auto"/>
        <w:left w:val="single" w:sz="4" w:space="0" w:color="auto"/>
        <w:bottom w:val="single" w:sz="4" w:space="0" w:color="auto"/>
      </w:pBdr>
      <w:spacing w:before="100" w:beforeAutospacing="1" w:after="100" w:afterAutospacing="1" w:line="240" w:lineRule="auto"/>
      <w:jc w:val="center"/>
      <w:textAlignment w:val="top"/>
    </w:pPr>
    <w:rPr>
      <w:rFonts w:eastAsia="Arial Unicode MS"/>
      <w:bCs/>
      <w:sz w:val="24"/>
      <w:lang w:eastAsia="en-US"/>
    </w:rPr>
  </w:style>
  <w:style w:type="paragraph" w:customStyle="1" w:styleId="xl29">
    <w:name w:val="xl29"/>
    <w:basedOn w:val="Normal"/>
    <w:uiPriority w:val="99"/>
    <w:rsid w:val="00B415BB"/>
    <w:pPr>
      <w:pBdr>
        <w:top w:val="single" w:sz="4" w:space="0" w:color="auto"/>
        <w:bottom w:val="single" w:sz="4" w:space="0" w:color="auto"/>
      </w:pBdr>
      <w:spacing w:before="100" w:beforeAutospacing="1" w:after="100" w:afterAutospacing="1" w:line="240" w:lineRule="auto"/>
      <w:jc w:val="center"/>
      <w:textAlignment w:val="top"/>
    </w:pPr>
    <w:rPr>
      <w:rFonts w:eastAsia="Arial Unicode MS"/>
      <w:bCs/>
      <w:sz w:val="24"/>
      <w:lang w:eastAsia="en-US"/>
    </w:rPr>
  </w:style>
  <w:style w:type="paragraph" w:customStyle="1" w:styleId="xl30">
    <w:name w:val="xl30"/>
    <w:basedOn w:val="Normal"/>
    <w:uiPriority w:val="99"/>
    <w:rsid w:val="00B415BB"/>
    <w:pPr>
      <w:pBdr>
        <w:top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Arial Unicode MS"/>
      <w:bCs/>
      <w:sz w:val="24"/>
      <w:lang w:eastAsia="en-US"/>
    </w:rPr>
  </w:style>
  <w:style w:type="paragraph" w:customStyle="1" w:styleId="xl31">
    <w:name w:val="xl31"/>
    <w:basedOn w:val="Normal"/>
    <w:uiPriority w:val="99"/>
    <w:rsid w:val="00B415BB"/>
    <w:pPr>
      <w:pBdr>
        <w:top w:val="single" w:sz="4" w:space="0" w:color="auto"/>
        <w:left w:val="single" w:sz="4" w:space="0" w:color="auto"/>
        <w:right w:val="single" w:sz="4" w:space="0" w:color="auto"/>
      </w:pBdr>
      <w:spacing w:before="100" w:beforeAutospacing="1" w:after="100" w:afterAutospacing="1" w:line="240" w:lineRule="auto"/>
      <w:jc w:val="center"/>
      <w:textAlignment w:val="top"/>
    </w:pPr>
    <w:rPr>
      <w:rFonts w:eastAsia="Arial Unicode MS"/>
      <w:bCs/>
      <w:sz w:val="24"/>
      <w:lang w:eastAsia="en-US"/>
    </w:rPr>
  </w:style>
  <w:style w:type="paragraph" w:customStyle="1" w:styleId="xl32">
    <w:name w:val="xl32"/>
    <w:basedOn w:val="Normal"/>
    <w:uiPriority w:val="99"/>
    <w:rsid w:val="00B415BB"/>
    <w:pPr>
      <w:pBdr>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Arial Unicode MS"/>
      <w:bCs/>
      <w:sz w:val="24"/>
      <w:lang w:eastAsia="en-US"/>
    </w:rPr>
  </w:style>
  <w:style w:type="paragraph" w:customStyle="1" w:styleId="xl33">
    <w:name w:val="xl33"/>
    <w:basedOn w:val="Normal"/>
    <w:uiPriority w:val="99"/>
    <w:rsid w:val="00B415BB"/>
    <w:pPr>
      <w:pBdr>
        <w:bottom w:val="single" w:sz="4" w:space="0" w:color="auto"/>
        <w:right w:val="single" w:sz="4" w:space="0" w:color="auto"/>
      </w:pBdr>
      <w:shd w:val="clear" w:color="auto" w:fill="FFFFFF"/>
      <w:spacing w:before="100" w:beforeAutospacing="1" w:after="100" w:afterAutospacing="1" w:line="240" w:lineRule="auto"/>
      <w:jc w:val="center"/>
      <w:textAlignment w:val="top"/>
    </w:pPr>
    <w:rPr>
      <w:rFonts w:eastAsia="Times New Roman"/>
      <w:bCs/>
      <w:sz w:val="18"/>
      <w:szCs w:val="18"/>
      <w:lang w:eastAsia="en-US"/>
    </w:rPr>
  </w:style>
  <w:style w:type="paragraph" w:customStyle="1" w:styleId="xl34">
    <w:name w:val="xl34"/>
    <w:basedOn w:val="Normal"/>
    <w:uiPriority w:val="99"/>
    <w:rsid w:val="00B415BB"/>
    <w:pPr>
      <w:pBdr>
        <w:bottom w:val="single" w:sz="4" w:space="0" w:color="auto"/>
        <w:right w:val="single" w:sz="4" w:space="0" w:color="auto"/>
      </w:pBdr>
      <w:spacing w:before="100" w:beforeAutospacing="1" w:after="100" w:afterAutospacing="1" w:line="240" w:lineRule="auto"/>
      <w:jc w:val="center"/>
      <w:textAlignment w:val="top"/>
    </w:pPr>
    <w:rPr>
      <w:rFonts w:eastAsia="Times New Roman"/>
      <w:bCs/>
      <w:sz w:val="18"/>
      <w:szCs w:val="18"/>
      <w:lang w:eastAsia="en-US"/>
    </w:rPr>
  </w:style>
  <w:style w:type="character" w:customStyle="1" w:styleId="Style2Char">
    <w:name w:val="Style2 Char"/>
    <w:uiPriority w:val="99"/>
    <w:locked/>
    <w:rsid w:val="00B415BB"/>
    <w:rPr>
      <w:rFonts w:eastAsia="MS Mincho"/>
      <w:b/>
      <w:noProof/>
      <w:kern w:val="32"/>
      <w:sz w:val="28"/>
      <w:szCs w:val="20"/>
      <w:shd w:val="clear" w:color="auto" w:fill="D9D9D9"/>
    </w:rPr>
  </w:style>
  <w:style w:type="paragraph" w:customStyle="1" w:styleId="NormalBold">
    <w:name w:val="Normal Bold"/>
    <w:basedOn w:val="Normal"/>
    <w:autoRedefine/>
    <w:uiPriority w:val="99"/>
    <w:rsid w:val="00B415BB"/>
    <w:pPr>
      <w:spacing w:line="240" w:lineRule="auto"/>
      <w:jc w:val="both"/>
    </w:pPr>
    <w:rPr>
      <w:rFonts w:eastAsia="Times New Roman"/>
      <w:i/>
      <w:color w:val="333399"/>
      <w:sz w:val="28"/>
      <w:szCs w:val="28"/>
      <w:lang w:val="en-AU"/>
    </w:rPr>
  </w:style>
  <w:style w:type="paragraph" w:customStyle="1" w:styleId="HyperlinkBold">
    <w:name w:val="Hyperlink Bold"/>
    <w:basedOn w:val="Normal"/>
    <w:uiPriority w:val="99"/>
    <w:rsid w:val="00B415BB"/>
    <w:pPr>
      <w:spacing w:line="240" w:lineRule="auto"/>
      <w:jc w:val="center"/>
    </w:pPr>
    <w:rPr>
      <w:rFonts w:ascii="Arial Narrow" w:eastAsia="Times New Roman" w:hAnsi="Arial Narrow"/>
      <w:bCs/>
      <w:color w:val="0000FF"/>
      <w:sz w:val="24"/>
      <w:u w:val="single"/>
      <w:lang w:eastAsia="en-US"/>
    </w:rPr>
  </w:style>
  <w:style w:type="character" w:customStyle="1" w:styleId="StyleBold">
    <w:name w:val="Style Bold"/>
    <w:uiPriority w:val="99"/>
    <w:rsid w:val="00B415BB"/>
    <w:rPr>
      <w:rFonts w:ascii="Arial" w:hAnsi="Arial"/>
      <w:b/>
    </w:rPr>
  </w:style>
  <w:style w:type="paragraph" w:customStyle="1" w:styleId="Style3">
    <w:name w:val="Style3"/>
    <w:basedOn w:val="Heading1"/>
    <w:uiPriority w:val="99"/>
    <w:rsid w:val="00B415BB"/>
    <w:pPr>
      <w:keepNext w:val="0"/>
      <w:numPr>
        <w:numId w:val="0"/>
      </w:numPr>
      <w:pBdr>
        <w:top w:val="double" w:sz="4" w:space="1" w:color="auto"/>
        <w:left w:val="double" w:sz="4" w:space="4" w:color="auto"/>
        <w:bottom w:val="double" w:sz="4" w:space="1" w:color="auto"/>
        <w:right w:val="double" w:sz="4" w:space="4" w:color="auto"/>
      </w:pBdr>
      <w:shd w:val="clear" w:color="auto" w:fill="D9D9D9"/>
      <w:tabs>
        <w:tab w:val="left" w:pos="540"/>
      </w:tabs>
      <w:spacing w:before="120" w:after="120"/>
      <w:ind w:left="360" w:hanging="90"/>
    </w:pPr>
    <w:rPr>
      <w:rFonts w:eastAsia="MS Mincho" w:cs="Times New Roman"/>
      <w:bCs w:val="0"/>
      <w:kern w:val="0"/>
      <w:sz w:val="28"/>
      <w:szCs w:val="20"/>
      <w:lang w:eastAsia="en-US"/>
    </w:rPr>
  </w:style>
  <w:style w:type="paragraph" w:customStyle="1" w:styleId="Step2">
    <w:name w:val="Step2"/>
    <w:basedOn w:val="Normal"/>
    <w:uiPriority w:val="99"/>
    <w:rsid w:val="00B415BB"/>
    <w:pPr>
      <w:tabs>
        <w:tab w:val="num" w:pos="567"/>
      </w:tabs>
      <w:spacing w:before="60" w:after="60" w:line="240" w:lineRule="auto"/>
      <w:ind w:left="2228" w:hanging="357"/>
      <w:jc w:val="both"/>
    </w:pPr>
    <w:rPr>
      <w:rFonts w:ascii=".VnTime" w:eastAsia="Times New Roman" w:hAnsi=".VnTime"/>
      <w:b/>
      <w:sz w:val="24"/>
      <w:lang w:eastAsia="en-US"/>
    </w:rPr>
  </w:style>
  <w:style w:type="paragraph" w:customStyle="1" w:styleId="text1">
    <w:name w:val="text1"/>
    <w:basedOn w:val="Normal"/>
    <w:uiPriority w:val="99"/>
    <w:rsid w:val="00B415BB"/>
    <w:pPr>
      <w:spacing w:after="0" w:line="240" w:lineRule="auto"/>
      <w:ind w:left="1134" w:firstLine="720"/>
      <w:jc w:val="both"/>
    </w:pPr>
    <w:rPr>
      <w:rFonts w:ascii=".VnTime" w:eastAsia="Times New Roman" w:hAnsi=".VnTime"/>
      <w:b/>
      <w:sz w:val="24"/>
      <w:lang w:eastAsia="en-US"/>
    </w:rPr>
  </w:style>
  <w:style w:type="paragraph" w:customStyle="1" w:styleId="xl51">
    <w:name w:val="xl51"/>
    <w:basedOn w:val="Normal"/>
    <w:uiPriority w:val="99"/>
    <w:rsid w:val="00B415BB"/>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b/>
      <w:sz w:val="24"/>
      <w:lang w:eastAsia="en-US"/>
    </w:rPr>
  </w:style>
  <w:style w:type="paragraph" w:customStyle="1" w:styleId="Style4">
    <w:name w:val="Style4"/>
    <w:basedOn w:val="Heading2"/>
    <w:autoRedefine/>
    <w:uiPriority w:val="99"/>
    <w:rsid w:val="00B415BB"/>
    <w:pPr>
      <w:numPr>
        <w:ilvl w:val="0"/>
        <w:numId w:val="0"/>
      </w:numPr>
      <w:tabs>
        <w:tab w:val="left" w:pos="540"/>
      </w:tabs>
      <w:spacing w:before="120" w:after="120" w:line="276" w:lineRule="auto"/>
      <w:ind w:left="360" w:hanging="360"/>
    </w:pPr>
    <w:rPr>
      <w:rFonts w:eastAsia="Times New Roman" w:cs="Times New Roman"/>
      <w:bCs w:val="0"/>
      <w:i/>
      <w:iCs w:val="0"/>
      <w:noProof/>
      <w:lang w:val="en-GB" w:eastAsia="en-US"/>
    </w:rPr>
  </w:style>
  <w:style w:type="paragraph" w:customStyle="1" w:styleId="Style5">
    <w:name w:val="Style5"/>
    <w:basedOn w:val="Heading2"/>
    <w:autoRedefine/>
    <w:uiPriority w:val="99"/>
    <w:rsid w:val="00B415BB"/>
    <w:pPr>
      <w:numPr>
        <w:ilvl w:val="0"/>
        <w:numId w:val="0"/>
      </w:numPr>
      <w:tabs>
        <w:tab w:val="left" w:pos="540"/>
      </w:tabs>
      <w:spacing w:before="120" w:after="120" w:line="276" w:lineRule="auto"/>
      <w:ind w:left="360" w:hanging="360"/>
    </w:pPr>
    <w:rPr>
      <w:rFonts w:eastAsia="Times New Roman" w:cs="Times New Roman"/>
      <w:i/>
      <w:iCs w:val="0"/>
      <w:noProof/>
      <w:sz w:val="24"/>
      <w:lang w:val="en-GB" w:eastAsia="en-US"/>
    </w:rPr>
  </w:style>
  <w:style w:type="paragraph" w:customStyle="1" w:styleId="Style6">
    <w:name w:val="Style6"/>
    <w:basedOn w:val="Heading1"/>
    <w:autoRedefine/>
    <w:uiPriority w:val="99"/>
    <w:rsid w:val="00B415BB"/>
    <w:pPr>
      <w:numPr>
        <w:numId w:val="0"/>
      </w:numPr>
      <w:pBdr>
        <w:top w:val="double" w:sz="4" w:space="1" w:color="auto"/>
        <w:left w:val="double" w:sz="4" w:space="4" w:color="auto"/>
        <w:bottom w:val="double" w:sz="4" w:space="1" w:color="auto"/>
        <w:right w:val="double" w:sz="4" w:space="4" w:color="auto"/>
      </w:pBdr>
      <w:shd w:val="clear" w:color="auto" w:fill="D9D9D9"/>
      <w:tabs>
        <w:tab w:val="left" w:pos="540"/>
      </w:tabs>
      <w:spacing w:before="120" w:after="120"/>
      <w:ind w:left="360" w:hanging="90"/>
    </w:pPr>
    <w:rPr>
      <w:rFonts w:eastAsia="MS Mincho" w:cs="Times New Roman"/>
      <w:bCs w:val="0"/>
      <w:kern w:val="0"/>
      <w:sz w:val="28"/>
      <w:szCs w:val="28"/>
      <w:lang w:eastAsia="en-US"/>
    </w:rPr>
  </w:style>
  <w:style w:type="paragraph" w:customStyle="1" w:styleId="Style7">
    <w:name w:val="Style7"/>
    <w:basedOn w:val="Heading3"/>
    <w:autoRedefine/>
    <w:uiPriority w:val="99"/>
    <w:rsid w:val="00B415BB"/>
    <w:pPr>
      <w:keepNext w:val="0"/>
      <w:numPr>
        <w:ilvl w:val="1"/>
        <w:numId w:val="0"/>
      </w:numPr>
      <w:spacing w:before="120" w:line="240" w:lineRule="auto"/>
      <w:ind w:left="375" w:hanging="375"/>
    </w:pPr>
    <w:rPr>
      <w:rFonts w:eastAsia="Times New Roman" w:cs="Times New Roman"/>
      <w:bCs w:val="0"/>
      <w:noProof/>
      <w:szCs w:val="28"/>
      <w:lang w:eastAsia="en-US"/>
    </w:rPr>
  </w:style>
  <w:style w:type="paragraph" w:customStyle="1" w:styleId="Style8">
    <w:name w:val="Style8"/>
    <w:basedOn w:val="Heading4"/>
    <w:autoRedefine/>
    <w:uiPriority w:val="99"/>
    <w:rsid w:val="00B415BB"/>
    <w:pPr>
      <w:numPr>
        <w:ilvl w:val="0"/>
        <w:numId w:val="0"/>
      </w:numPr>
      <w:tabs>
        <w:tab w:val="left" w:pos="1008"/>
      </w:tabs>
      <w:spacing w:before="120" w:line="240" w:lineRule="auto"/>
      <w:ind w:left="864" w:hanging="864"/>
    </w:pPr>
    <w:rPr>
      <w:rFonts w:eastAsia="Times New Roman"/>
      <w:bCs w:val="0"/>
      <w:noProof/>
      <w:lang w:eastAsia="en-US"/>
    </w:rPr>
  </w:style>
  <w:style w:type="paragraph" w:customStyle="1" w:styleId="N1">
    <w:name w:val="N1"/>
    <w:basedOn w:val="NormalIndent"/>
    <w:autoRedefine/>
    <w:uiPriority w:val="99"/>
    <w:rsid w:val="00B415BB"/>
    <w:pPr>
      <w:spacing w:before="120" w:after="0" w:line="240" w:lineRule="auto"/>
      <w:ind w:firstLine="0"/>
    </w:pPr>
    <w:rPr>
      <w:rFonts w:ascii=".VnSouthern" w:hAnsi=".VnSouthern" w:cs="Times New Roman"/>
      <w:sz w:val="26"/>
      <w:szCs w:val="26"/>
    </w:rPr>
  </w:style>
  <w:style w:type="paragraph" w:customStyle="1" w:styleId="H4">
    <w:name w:val="H4"/>
    <w:basedOn w:val="Heading1"/>
    <w:uiPriority w:val="99"/>
    <w:rsid w:val="00B415BB"/>
    <w:pPr>
      <w:keepNext w:val="0"/>
      <w:widowControl w:val="0"/>
      <w:numPr>
        <w:numId w:val="0"/>
      </w:numPr>
      <w:spacing w:before="180" w:after="180" w:line="240" w:lineRule="auto"/>
      <w:ind w:firstLine="425"/>
      <w:jc w:val="left"/>
      <w:outlineLvl w:val="9"/>
    </w:pPr>
    <w:rPr>
      <w:rFonts w:ascii=".VnTime" w:eastAsia="Times New Roman" w:hAnsi=".VnTime" w:cs="Times New Roman"/>
      <w:bCs w:val="0"/>
      <w:kern w:val="0"/>
      <w:sz w:val="24"/>
      <w:szCs w:val="20"/>
      <w:lang w:eastAsia="en-US"/>
    </w:rPr>
  </w:style>
  <w:style w:type="character" w:customStyle="1" w:styleId="Char">
    <w:name w:val="Char"/>
    <w:uiPriority w:val="99"/>
    <w:rsid w:val="00B415BB"/>
    <w:rPr>
      <w:rFonts w:ascii=".VnArial" w:hAnsi=".VnArial"/>
      <w:noProof/>
      <w:sz w:val="24"/>
      <w:lang w:val="en-US" w:eastAsia="en-US"/>
    </w:rPr>
  </w:style>
  <w:style w:type="paragraph" w:customStyle="1" w:styleId="Style9">
    <w:name w:val="Style9"/>
    <w:basedOn w:val="Heading4"/>
    <w:autoRedefine/>
    <w:uiPriority w:val="99"/>
    <w:rsid w:val="00B415BB"/>
    <w:pPr>
      <w:numPr>
        <w:ilvl w:val="0"/>
        <w:numId w:val="0"/>
      </w:numPr>
      <w:tabs>
        <w:tab w:val="left" w:pos="1008"/>
      </w:tabs>
      <w:spacing w:before="120" w:line="240" w:lineRule="auto"/>
      <w:ind w:left="864" w:hanging="864"/>
    </w:pPr>
    <w:rPr>
      <w:rFonts w:eastAsia="Times New Roman" w:cs=".VnArial"/>
      <w:i/>
      <w:iCs/>
      <w:noProof/>
      <w:sz w:val="24"/>
      <w:szCs w:val="24"/>
      <w:lang w:eastAsia="en-US"/>
    </w:rPr>
  </w:style>
  <w:style w:type="paragraph" w:customStyle="1" w:styleId="Style10">
    <w:name w:val="Style10"/>
    <w:basedOn w:val="Heading1"/>
    <w:autoRedefine/>
    <w:uiPriority w:val="99"/>
    <w:rsid w:val="00B415BB"/>
    <w:pPr>
      <w:numPr>
        <w:numId w:val="0"/>
      </w:numPr>
      <w:pBdr>
        <w:top w:val="double" w:sz="4" w:space="20" w:color="auto"/>
        <w:left w:val="double" w:sz="4" w:space="4" w:color="auto"/>
        <w:bottom w:val="double" w:sz="4" w:space="16" w:color="auto"/>
        <w:right w:val="double" w:sz="4" w:space="4" w:color="auto"/>
      </w:pBdr>
      <w:shd w:val="clear" w:color="auto" w:fill="D9D9D9"/>
      <w:tabs>
        <w:tab w:val="left" w:pos="540"/>
      </w:tabs>
      <w:spacing w:before="120" w:after="120"/>
      <w:ind w:left="360" w:hanging="90"/>
    </w:pPr>
    <w:rPr>
      <w:rFonts w:eastAsia="MS Mincho" w:cs="Times New Roman"/>
      <w:bCs w:val="0"/>
      <w:noProof/>
      <w:kern w:val="0"/>
      <w:sz w:val="28"/>
      <w:szCs w:val="28"/>
      <w:lang w:eastAsia="en-US"/>
    </w:rPr>
  </w:style>
  <w:style w:type="paragraph" w:customStyle="1" w:styleId="Style11">
    <w:name w:val="Style11"/>
    <w:basedOn w:val="Style5"/>
    <w:autoRedefine/>
    <w:uiPriority w:val="99"/>
    <w:rsid w:val="00B415BB"/>
  </w:style>
  <w:style w:type="paragraph" w:customStyle="1" w:styleId="Mucvidu">
    <w:name w:val="Mucvidu"/>
    <w:basedOn w:val="Normal"/>
    <w:uiPriority w:val="99"/>
    <w:rsid w:val="00B415BB"/>
    <w:pPr>
      <w:numPr>
        <w:numId w:val="29"/>
      </w:numPr>
      <w:spacing w:before="60" w:after="60" w:line="288" w:lineRule="auto"/>
      <w:jc w:val="both"/>
    </w:pPr>
    <w:rPr>
      <w:rFonts w:eastAsia="Times New Roman"/>
      <w:sz w:val="24"/>
      <w:szCs w:val="20"/>
      <w:lang w:eastAsia="en-US"/>
    </w:rPr>
  </w:style>
  <w:style w:type="paragraph" w:customStyle="1" w:styleId="Tailieu">
    <w:name w:val="Tailieu"/>
    <w:basedOn w:val="Refer"/>
    <w:uiPriority w:val="99"/>
    <w:rsid w:val="00B415BB"/>
    <w:pPr>
      <w:tabs>
        <w:tab w:val="num" w:pos="360"/>
      </w:tabs>
      <w:ind w:left="360" w:hanging="360"/>
    </w:pPr>
    <w:rPr>
      <w:sz w:val="28"/>
    </w:rPr>
  </w:style>
  <w:style w:type="paragraph" w:customStyle="1" w:styleId="Refer">
    <w:name w:val="Refer"/>
    <w:basedOn w:val="Normal"/>
    <w:uiPriority w:val="99"/>
    <w:rsid w:val="00B415BB"/>
    <w:pPr>
      <w:spacing w:before="0" w:line="240" w:lineRule="auto"/>
      <w:ind w:left="547" w:firstLine="720"/>
      <w:jc w:val="both"/>
    </w:pPr>
    <w:rPr>
      <w:rFonts w:ascii=".VnArial" w:eastAsia="Times New Roman" w:hAnsi=".VnArial"/>
      <w:sz w:val="20"/>
      <w:szCs w:val="20"/>
      <w:lang w:eastAsia="en-US"/>
    </w:rPr>
  </w:style>
  <w:style w:type="paragraph" w:customStyle="1" w:styleId="MainParanoChapter">
    <w:name w:val="Main Para no Chapter #"/>
    <w:basedOn w:val="Normal"/>
    <w:uiPriority w:val="99"/>
    <w:rsid w:val="00B415BB"/>
    <w:pPr>
      <w:tabs>
        <w:tab w:val="num" w:pos="1080"/>
      </w:tabs>
      <w:spacing w:line="240" w:lineRule="auto"/>
      <w:jc w:val="both"/>
      <w:outlineLvl w:val="1"/>
    </w:pPr>
    <w:rPr>
      <w:rFonts w:eastAsia="Times New Roman"/>
      <w:sz w:val="24"/>
      <w:lang w:val="pt-BR" w:eastAsia="en-US"/>
    </w:rPr>
  </w:style>
  <w:style w:type="paragraph" w:customStyle="1" w:styleId="Heading10">
    <w:name w:val="Heading1"/>
    <w:basedOn w:val="Normal"/>
    <w:uiPriority w:val="99"/>
    <w:rsid w:val="00B415BB"/>
    <w:pPr>
      <w:spacing w:before="0" w:after="0" w:line="240" w:lineRule="auto"/>
    </w:pPr>
    <w:rPr>
      <w:rFonts w:eastAsia="Times New Roman"/>
      <w:caps/>
      <w:sz w:val="24"/>
      <w:lang w:eastAsia="en-US"/>
    </w:rPr>
  </w:style>
  <w:style w:type="paragraph" w:customStyle="1" w:styleId="Bullet20">
    <w:name w:val="Bullet 2"/>
    <w:basedOn w:val="Normal"/>
    <w:uiPriority w:val="99"/>
    <w:rsid w:val="00B415BB"/>
    <w:pPr>
      <w:keepNext/>
      <w:tabs>
        <w:tab w:val="num" w:pos="1440"/>
      </w:tabs>
      <w:spacing w:after="0" w:line="240" w:lineRule="auto"/>
      <w:ind w:left="1440" w:hanging="360"/>
      <w:jc w:val="both"/>
    </w:pPr>
    <w:rPr>
      <w:rFonts w:eastAsia="Times New Roman"/>
      <w:sz w:val="24"/>
      <w:lang w:eastAsia="en-US"/>
    </w:rPr>
  </w:style>
  <w:style w:type="paragraph" w:customStyle="1" w:styleId="Bullet10">
    <w:name w:val="Bullet 1"/>
    <w:basedOn w:val="BodyTextIndent"/>
    <w:link w:val="Bullet1Char"/>
    <w:uiPriority w:val="99"/>
    <w:rsid w:val="00B415BB"/>
    <w:pPr>
      <w:keepNext/>
      <w:widowControl/>
      <w:tabs>
        <w:tab w:val="num" w:pos="1080"/>
      </w:tabs>
      <w:ind w:left="1080" w:hanging="360"/>
    </w:pPr>
  </w:style>
  <w:style w:type="character" w:customStyle="1" w:styleId="Bullet1Char">
    <w:name w:val="Bullet 1 Char"/>
    <w:link w:val="Bullet10"/>
    <w:uiPriority w:val="99"/>
    <w:locked/>
    <w:rsid w:val="00B415BB"/>
    <w:rPr>
      <w:rFonts w:eastAsia="Times New Roman"/>
      <w:sz w:val="24"/>
    </w:rPr>
  </w:style>
  <w:style w:type="paragraph" w:customStyle="1" w:styleId="Stylebullet">
    <w:name w:val="Style bullet"/>
    <w:basedOn w:val="Normal"/>
    <w:uiPriority w:val="99"/>
    <w:rsid w:val="00B415BB"/>
    <w:pPr>
      <w:numPr>
        <w:numId w:val="30"/>
      </w:numPr>
      <w:spacing w:after="0" w:line="240" w:lineRule="auto"/>
      <w:jc w:val="both"/>
    </w:pPr>
    <w:rPr>
      <w:rFonts w:eastAsia="Batang"/>
      <w:sz w:val="24"/>
      <w:szCs w:val="26"/>
      <w:lang w:eastAsia="ko-KR"/>
    </w:rPr>
  </w:style>
  <w:style w:type="paragraph" w:customStyle="1" w:styleId="MyNormal">
    <w:name w:val="MyNormal"/>
    <w:basedOn w:val="Normal"/>
    <w:uiPriority w:val="99"/>
    <w:rsid w:val="00B415BB"/>
    <w:pPr>
      <w:tabs>
        <w:tab w:val="num" w:pos="1060"/>
      </w:tabs>
      <w:spacing w:line="240" w:lineRule="auto"/>
      <w:ind w:left="1060" w:hanging="360"/>
      <w:jc w:val="both"/>
    </w:pPr>
    <w:rPr>
      <w:rFonts w:eastAsia="Times New Roman"/>
      <w:sz w:val="24"/>
      <w:lang w:eastAsia="en-US"/>
    </w:rPr>
  </w:style>
  <w:style w:type="paragraph" w:customStyle="1" w:styleId="Indent2">
    <w:name w:val="Indent2"/>
    <w:basedOn w:val="Normal"/>
    <w:autoRedefine/>
    <w:uiPriority w:val="99"/>
    <w:rsid w:val="00B415BB"/>
    <w:pPr>
      <w:numPr>
        <w:numId w:val="32"/>
      </w:numPr>
      <w:spacing w:before="60" w:after="0" w:line="240" w:lineRule="auto"/>
      <w:jc w:val="both"/>
    </w:pPr>
    <w:rPr>
      <w:rFonts w:ascii=".VnTime" w:eastAsia="Times New Roman" w:hAnsi=".VnTime"/>
      <w:sz w:val="24"/>
      <w:szCs w:val="20"/>
      <w:lang w:eastAsia="en-US"/>
    </w:rPr>
  </w:style>
  <w:style w:type="paragraph" w:customStyle="1" w:styleId="NormalCentered">
    <w:name w:val="Normal + Centered"/>
    <w:basedOn w:val="Heading3"/>
    <w:uiPriority w:val="99"/>
    <w:rsid w:val="00B415BB"/>
    <w:pPr>
      <w:keepNext w:val="0"/>
      <w:numPr>
        <w:ilvl w:val="1"/>
        <w:numId w:val="0"/>
      </w:numPr>
      <w:spacing w:before="120" w:after="120" w:line="240" w:lineRule="auto"/>
      <w:ind w:left="630" w:hanging="432"/>
    </w:pPr>
    <w:rPr>
      <w:rFonts w:eastAsia="Times New Roman" w:cs="Times New Roman"/>
      <w:b w:val="0"/>
      <w:bCs w:val="0"/>
      <w:noProof/>
      <w:sz w:val="24"/>
      <w:lang w:eastAsia="en-US"/>
    </w:rPr>
  </w:style>
  <w:style w:type="paragraph" w:customStyle="1" w:styleId="NormalBold0">
    <w:name w:val="Normal + Bold"/>
    <w:aliases w:val="Centered"/>
    <w:basedOn w:val="Normal"/>
    <w:uiPriority w:val="99"/>
    <w:rsid w:val="00B415BB"/>
    <w:pPr>
      <w:widowControl w:val="0"/>
      <w:spacing w:after="0" w:line="240" w:lineRule="auto"/>
      <w:jc w:val="center"/>
    </w:pPr>
    <w:rPr>
      <w:rFonts w:eastAsia="Times New Roman"/>
      <w:color w:val="000080"/>
      <w:sz w:val="24"/>
      <w:lang w:eastAsia="en-US"/>
    </w:rPr>
  </w:style>
  <w:style w:type="paragraph" w:customStyle="1" w:styleId="Normalleft">
    <w:name w:val="Normal_left"/>
    <w:basedOn w:val="Normal"/>
    <w:uiPriority w:val="99"/>
    <w:rsid w:val="00B415BB"/>
    <w:pPr>
      <w:spacing w:before="0" w:after="0" w:line="240" w:lineRule="auto"/>
    </w:pPr>
    <w:rPr>
      <w:rFonts w:eastAsia="Times New Roman"/>
      <w:sz w:val="24"/>
      <w:lang w:val="vi-VN" w:eastAsia="vi-VN"/>
    </w:rPr>
  </w:style>
  <w:style w:type="paragraph" w:customStyle="1" w:styleId="StyleHeading3VnArial10ptItalicLeftBefore12ptAf">
    <w:name w:val="Style Heading 3 + .VnArial 10 pt Italic Left Before:  12 pt Af..."/>
    <w:basedOn w:val="Heading3"/>
    <w:autoRedefine/>
    <w:uiPriority w:val="99"/>
    <w:rsid w:val="00B415BB"/>
    <w:pPr>
      <w:keepNext w:val="0"/>
      <w:numPr>
        <w:ilvl w:val="1"/>
        <w:numId w:val="0"/>
      </w:numPr>
      <w:tabs>
        <w:tab w:val="num" w:pos="1440"/>
      </w:tabs>
      <w:spacing w:before="120" w:after="120" w:line="240" w:lineRule="auto"/>
      <w:ind w:left="1440" w:hanging="1440"/>
    </w:pPr>
    <w:rPr>
      <w:rFonts w:ascii=".VnTime" w:eastAsia="Times New Roman" w:hAnsi=".VnTime" w:cs="Times New Roman"/>
      <w:iCs/>
      <w:sz w:val="24"/>
      <w:szCs w:val="24"/>
      <w:lang w:eastAsia="en-US"/>
    </w:rPr>
  </w:style>
  <w:style w:type="paragraph" w:customStyle="1" w:styleId="Nomal">
    <w:name w:val="Nomal"/>
    <w:basedOn w:val="Normal"/>
    <w:uiPriority w:val="99"/>
    <w:rsid w:val="00B415BB"/>
    <w:pPr>
      <w:widowControl w:val="0"/>
      <w:numPr>
        <w:ilvl w:val="1"/>
        <w:numId w:val="31"/>
      </w:numPr>
      <w:spacing w:after="0" w:line="240" w:lineRule="auto"/>
      <w:jc w:val="both"/>
    </w:pPr>
    <w:rPr>
      <w:rFonts w:eastAsia="Times New Roman"/>
      <w:sz w:val="24"/>
      <w:szCs w:val="20"/>
      <w:lang w:val="pt-BR" w:eastAsia="en-US"/>
    </w:rPr>
  </w:style>
  <w:style w:type="paragraph" w:customStyle="1" w:styleId="StyleNormalIndentLeft05Firstline0">
    <w:name w:val="Style Normal Indent + Left:  0.5&quot; First line:  0&quot;"/>
    <w:basedOn w:val="NormalIndent"/>
    <w:uiPriority w:val="99"/>
    <w:rsid w:val="00B415BB"/>
    <w:pPr>
      <w:spacing w:before="120" w:after="60" w:line="240" w:lineRule="auto"/>
      <w:ind w:left="720" w:firstLine="0"/>
    </w:pPr>
    <w:rPr>
      <w:rFonts w:ascii="Times New Roman" w:hAnsi="Times New Roman" w:cs="Times New Roman"/>
      <w:sz w:val="26"/>
      <w:szCs w:val="20"/>
    </w:rPr>
  </w:style>
  <w:style w:type="character" w:customStyle="1" w:styleId="Style2CharCharCharCharCharCharCharCharCharCharChar">
    <w:name w:val="Style2 Char Char Char Char Char Char Char Char Char Char Char"/>
    <w:uiPriority w:val="99"/>
    <w:rsid w:val="00B415BB"/>
    <w:rPr>
      <w:rFonts w:ascii=".VnTime" w:hAnsi=".VnTime"/>
      <w:lang w:val="en-US" w:eastAsia="en-US"/>
    </w:rPr>
  </w:style>
  <w:style w:type="paragraph" w:customStyle="1" w:styleId="Style2CharCharCharCharCharCharCharCharCharChar">
    <w:name w:val="Style2 Char Char Char Char Char Char Char Char Char Char"/>
    <w:basedOn w:val="Normal"/>
    <w:autoRedefine/>
    <w:uiPriority w:val="99"/>
    <w:rsid w:val="00B415BB"/>
    <w:pPr>
      <w:spacing w:before="0" w:after="0" w:line="240" w:lineRule="auto"/>
      <w:jc w:val="both"/>
    </w:pPr>
    <w:rPr>
      <w:rFonts w:ascii=".VnTime" w:eastAsia="Times New Roman" w:hAnsi=".VnTime"/>
      <w:sz w:val="20"/>
      <w:szCs w:val="20"/>
      <w:lang w:eastAsia="en-US"/>
    </w:rPr>
  </w:style>
  <w:style w:type="paragraph" w:customStyle="1" w:styleId="StyleHeading2TimesNewRomanNotItalic">
    <w:name w:val="Style Heading 2 + Times New Roman Not Italic"/>
    <w:basedOn w:val="Heading2"/>
    <w:autoRedefine/>
    <w:uiPriority w:val="99"/>
    <w:rsid w:val="00B415BB"/>
    <w:pPr>
      <w:numPr>
        <w:ilvl w:val="0"/>
        <w:numId w:val="33"/>
      </w:numPr>
      <w:tabs>
        <w:tab w:val="clear" w:pos="360"/>
        <w:tab w:val="left" w:pos="540"/>
        <w:tab w:val="num" w:pos="720"/>
      </w:tabs>
      <w:spacing w:before="120" w:line="276" w:lineRule="auto"/>
      <w:ind w:left="0" w:firstLine="0"/>
    </w:pPr>
    <w:rPr>
      <w:rFonts w:eastAsia="MS Mincho"/>
      <w:i/>
      <w:iCs w:val="0"/>
      <w:sz w:val="24"/>
      <w:lang w:val="en-GB" w:eastAsia="ja-JP"/>
    </w:rPr>
  </w:style>
  <w:style w:type="paragraph" w:customStyle="1" w:styleId="StyleHeading1TimesNewRoman">
    <w:name w:val="Style Heading 1 + Times New Roman"/>
    <w:basedOn w:val="Heading1"/>
    <w:autoRedefine/>
    <w:uiPriority w:val="99"/>
    <w:rsid w:val="00B415BB"/>
    <w:pPr>
      <w:numPr>
        <w:numId w:val="34"/>
      </w:numPr>
      <w:tabs>
        <w:tab w:val="clear" w:pos="720"/>
        <w:tab w:val="left" w:pos="540"/>
        <w:tab w:val="num" w:pos="872"/>
      </w:tabs>
      <w:spacing w:before="120"/>
      <w:jc w:val="both"/>
    </w:pPr>
    <w:rPr>
      <w:rFonts w:eastAsia="MS Mincho" w:cs="Times New Roman"/>
      <w:sz w:val="24"/>
      <w:szCs w:val="26"/>
      <w:lang w:eastAsia="ja-JP"/>
    </w:rPr>
  </w:style>
  <w:style w:type="character" w:customStyle="1" w:styleId="m1">
    <w:name w:val="m1"/>
    <w:uiPriority w:val="99"/>
    <w:rsid w:val="00B415BB"/>
    <w:rPr>
      <w:color w:val="0000FF"/>
    </w:rPr>
  </w:style>
  <w:style w:type="character" w:customStyle="1" w:styleId="pi1">
    <w:name w:val="pi1"/>
    <w:uiPriority w:val="99"/>
    <w:rsid w:val="00B415BB"/>
    <w:rPr>
      <w:color w:val="0000FF"/>
    </w:rPr>
  </w:style>
  <w:style w:type="character" w:customStyle="1" w:styleId="t1">
    <w:name w:val="t1"/>
    <w:uiPriority w:val="99"/>
    <w:rsid w:val="00B415BB"/>
    <w:rPr>
      <w:color w:val="990000"/>
    </w:rPr>
  </w:style>
  <w:style w:type="character" w:customStyle="1" w:styleId="Heading3Char1">
    <w:name w:val="Heading 3 Char1"/>
    <w:uiPriority w:val="99"/>
    <w:rsid w:val="00B415BB"/>
    <w:rPr>
      <w:b/>
      <w:i/>
      <w:sz w:val="24"/>
      <w:lang w:val="en-US" w:eastAsia="en-US"/>
    </w:rPr>
  </w:style>
  <w:style w:type="paragraph" w:customStyle="1" w:styleId="NormalPB">
    <w:name w:val="NormalPB"/>
    <w:basedOn w:val="Normal"/>
    <w:uiPriority w:val="99"/>
    <w:rsid w:val="00B415BB"/>
    <w:pPr>
      <w:keepNext/>
      <w:pageBreakBefore/>
      <w:widowControl w:val="0"/>
      <w:spacing w:after="0" w:line="240" w:lineRule="auto"/>
      <w:jc w:val="right"/>
    </w:pPr>
    <w:rPr>
      <w:rFonts w:ascii=".VnArialH" w:eastAsia="Times New Roman" w:hAnsi=".VnArialH" w:cs=".VnArialH"/>
      <w:b/>
      <w:bCs/>
      <w:sz w:val="20"/>
      <w:szCs w:val="20"/>
      <w:lang w:eastAsia="en-US"/>
    </w:rPr>
  </w:style>
  <w:style w:type="paragraph" w:customStyle="1" w:styleId="Ghichu">
    <w:name w:val="Ghichu"/>
    <w:uiPriority w:val="99"/>
    <w:rsid w:val="00B415BB"/>
    <w:pPr>
      <w:numPr>
        <w:numId w:val="35"/>
      </w:numPr>
      <w:tabs>
        <w:tab w:val="clear" w:pos="0"/>
      </w:tabs>
      <w:ind w:left="357" w:firstLine="0"/>
    </w:pPr>
    <w:rPr>
      <w:rFonts w:eastAsia="Times New Roman"/>
      <w:i/>
      <w:iCs/>
      <w:noProof/>
      <w:sz w:val="24"/>
      <w:szCs w:val="24"/>
    </w:rPr>
  </w:style>
  <w:style w:type="character" w:customStyle="1" w:styleId="b1">
    <w:name w:val="b1"/>
    <w:uiPriority w:val="99"/>
    <w:rsid w:val="00B415BB"/>
    <w:rPr>
      <w:rFonts w:ascii="Courier New" w:hAnsi="Courier New"/>
      <w:b/>
      <w:color w:val="FF0000"/>
      <w:u w:val="none"/>
      <w:effect w:val="none"/>
    </w:rPr>
  </w:style>
  <w:style w:type="character" w:customStyle="1" w:styleId="tx1">
    <w:name w:val="tx1"/>
    <w:uiPriority w:val="99"/>
    <w:rsid w:val="00B415BB"/>
    <w:rPr>
      <w:b/>
    </w:rPr>
  </w:style>
  <w:style w:type="paragraph" w:customStyle="1" w:styleId="Tabletext0">
    <w:name w:val="Tabletext"/>
    <w:basedOn w:val="Normal"/>
    <w:uiPriority w:val="99"/>
    <w:rsid w:val="00B415BB"/>
    <w:pPr>
      <w:keepLines/>
      <w:widowControl w:val="0"/>
      <w:spacing w:before="0" w:line="240" w:lineRule="atLeast"/>
    </w:pPr>
    <w:rPr>
      <w:rFonts w:eastAsia="Times New Roman"/>
      <w:sz w:val="24"/>
      <w:lang w:eastAsia="en-US"/>
    </w:rPr>
  </w:style>
  <w:style w:type="paragraph" w:customStyle="1" w:styleId="TableText1">
    <w:name w:val="TableText"/>
    <w:basedOn w:val="Normal"/>
    <w:uiPriority w:val="99"/>
    <w:rsid w:val="00B415BB"/>
    <w:pPr>
      <w:spacing w:before="40" w:after="40" w:line="240" w:lineRule="atLeast"/>
      <w:ind w:hanging="18"/>
      <w:jc w:val="both"/>
    </w:pPr>
    <w:rPr>
      <w:rFonts w:ascii=".VnArial" w:eastAsia="Times New Roman" w:hAnsi=".VnArial" w:cs=".VnArial"/>
      <w:sz w:val="18"/>
      <w:szCs w:val="18"/>
      <w:lang w:eastAsia="en-US"/>
    </w:rPr>
  </w:style>
  <w:style w:type="paragraph" w:customStyle="1" w:styleId="NormalCN">
    <w:name w:val="NormalCN"/>
    <w:basedOn w:val="Normal"/>
    <w:uiPriority w:val="99"/>
    <w:rsid w:val="00B415BB"/>
    <w:pPr>
      <w:keepNext/>
      <w:tabs>
        <w:tab w:val="left" w:pos="2160"/>
        <w:tab w:val="left" w:leader="dot" w:pos="2880"/>
        <w:tab w:val="left" w:leader="dot" w:pos="4320"/>
        <w:tab w:val="left" w:leader="dot" w:pos="6480"/>
        <w:tab w:val="right" w:leader="dot" w:pos="9000"/>
      </w:tabs>
      <w:spacing w:after="0" w:line="240" w:lineRule="auto"/>
      <w:jc w:val="right"/>
    </w:pPr>
    <w:rPr>
      <w:rFonts w:ascii=".VnTime" w:eastAsia="Times New Roman" w:hAnsi=".VnTime" w:cs=".VnTime"/>
      <w:sz w:val="20"/>
      <w:szCs w:val="20"/>
      <w:lang w:eastAsia="en-US"/>
    </w:rPr>
  </w:style>
  <w:style w:type="paragraph" w:customStyle="1" w:styleId="Hinh">
    <w:name w:val="Hinh"/>
    <w:basedOn w:val="NormalIndent"/>
    <w:next w:val="NormalIndent"/>
    <w:uiPriority w:val="99"/>
    <w:rsid w:val="00B415BB"/>
    <w:pPr>
      <w:tabs>
        <w:tab w:val="num" w:pos="0"/>
        <w:tab w:val="num" w:pos="432"/>
        <w:tab w:val="num" w:pos="1080"/>
        <w:tab w:val="num" w:pos="1368"/>
      </w:tabs>
      <w:spacing w:before="120" w:after="0" w:line="240" w:lineRule="auto"/>
      <w:ind w:left="360" w:hanging="72"/>
      <w:jc w:val="center"/>
    </w:pPr>
    <w:rPr>
      <w:rFonts w:ascii=".VnArial" w:hAnsi=".VnArial" w:cs=".VnArial"/>
      <w:sz w:val="20"/>
      <w:szCs w:val="20"/>
    </w:rPr>
  </w:style>
  <w:style w:type="paragraph" w:customStyle="1" w:styleId="NormalSRS">
    <w:name w:val="NormalSRS"/>
    <w:basedOn w:val="Normal"/>
    <w:uiPriority w:val="99"/>
    <w:rsid w:val="00B415BB"/>
    <w:pPr>
      <w:tabs>
        <w:tab w:val="num" w:pos="360"/>
        <w:tab w:val="num" w:pos="1440"/>
      </w:tabs>
      <w:spacing w:before="0" w:after="0" w:line="240" w:lineRule="auto"/>
      <w:ind w:left="360" w:hanging="360"/>
    </w:pPr>
    <w:rPr>
      <w:rFonts w:ascii=".VnTime" w:eastAsia="Times New Roman" w:hAnsi=".VnTime" w:cs=".VnTime"/>
      <w:sz w:val="24"/>
      <w:lang w:eastAsia="en-US"/>
    </w:rPr>
  </w:style>
  <w:style w:type="paragraph" w:customStyle="1" w:styleId="StyleHeading3h3h31h31CharBoldJustified">
    <w:name w:val="Style Heading 3h3h31h31 Char + Bold Justified"/>
    <w:basedOn w:val="Heading3"/>
    <w:autoRedefine/>
    <w:uiPriority w:val="99"/>
    <w:rsid w:val="00B415BB"/>
    <w:pPr>
      <w:keepNext w:val="0"/>
      <w:widowControl w:val="0"/>
      <w:numPr>
        <w:ilvl w:val="1"/>
        <w:numId w:val="0"/>
      </w:numPr>
      <w:spacing w:before="120" w:after="120" w:line="240" w:lineRule="atLeast"/>
      <w:ind w:left="375" w:hanging="375"/>
    </w:pPr>
    <w:rPr>
      <w:rFonts w:ascii="Arial" w:eastAsia="Times New Roman" w:hAnsi="Arial"/>
      <w:b w:val="0"/>
      <w:bCs w:val="0"/>
      <w:iCs/>
      <w:sz w:val="24"/>
      <w:szCs w:val="24"/>
      <w:lang w:eastAsia="en-US"/>
    </w:rPr>
  </w:style>
  <w:style w:type="paragraph" w:customStyle="1" w:styleId="StyleHeading2l2H2h21Justified">
    <w:name w:val="Style Heading 2l2H2h21 + Justified"/>
    <w:basedOn w:val="Heading2"/>
    <w:autoRedefine/>
    <w:uiPriority w:val="99"/>
    <w:rsid w:val="00B415BB"/>
    <w:pPr>
      <w:widowControl w:val="0"/>
      <w:numPr>
        <w:ilvl w:val="0"/>
        <w:numId w:val="0"/>
      </w:numPr>
      <w:tabs>
        <w:tab w:val="left" w:pos="540"/>
        <w:tab w:val="num" w:pos="1080"/>
      </w:tabs>
      <w:spacing w:before="120" w:line="240" w:lineRule="atLeast"/>
      <w:ind w:left="360" w:hanging="360"/>
    </w:pPr>
    <w:rPr>
      <w:rFonts w:ascii="Arial" w:eastAsia="Times New Roman" w:hAnsi="Arial"/>
      <w:i/>
      <w:iCs w:val="0"/>
      <w:sz w:val="24"/>
      <w:szCs w:val="24"/>
      <w:lang w:val="en-GB" w:eastAsia="en-US"/>
    </w:rPr>
  </w:style>
  <w:style w:type="paragraph" w:customStyle="1" w:styleId="StyleHeading3h3h31h31CharBold">
    <w:name w:val="Style Heading 3h3h31h31 Char + Bold"/>
    <w:basedOn w:val="Heading3"/>
    <w:autoRedefine/>
    <w:uiPriority w:val="99"/>
    <w:rsid w:val="00B415BB"/>
    <w:pPr>
      <w:keepNext w:val="0"/>
      <w:widowControl w:val="0"/>
      <w:numPr>
        <w:ilvl w:val="1"/>
        <w:numId w:val="0"/>
      </w:numPr>
      <w:spacing w:before="120" w:after="120" w:line="240" w:lineRule="atLeast"/>
      <w:ind w:left="375" w:hanging="375"/>
    </w:pPr>
    <w:rPr>
      <w:rFonts w:ascii="Arial" w:eastAsia="Times New Roman" w:hAnsi="Arial"/>
      <w:b w:val="0"/>
      <w:bCs w:val="0"/>
      <w:iCs/>
      <w:sz w:val="24"/>
      <w:szCs w:val="24"/>
      <w:lang w:eastAsia="en-US"/>
    </w:rPr>
  </w:style>
  <w:style w:type="character" w:customStyle="1" w:styleId="StyleHeading3h3h31h31CharBoldChar">
    <w:name w:val="Style Heading 3h3h31h31 Char + Bold Char"/>
    <w:basedOn w:val="DefaultParagraphFont"/>
    <w:uiPriority w:val="99"/>
    <w:rsid w:val="00B415BB"/>
    <w:rPr>
      <w:rFonts w:cs="Times New Roman"/>
    </w:rPr>
  </w:style>
  <w:style w:type="paragraph" w:customStyle="1" w:styleId="NormalNV">
    <w:name w:val="NormalNV"/>
    <w:basedOn w:val="Normal"/>
    <w:uiPriority w:val="99"/>
    <w:rsid w:val="00B415BB"/>
    <w:pPr>
      <w:tabs>
        <w:tab w:val="num" w:pos="1080"/>
        <w:tab w:val="left" w:pos="2160"/>
        <w:tab w:val="right" w:leader="dot" w:pos="8640"/>
      </w:tabs>
      <w:spacing w:after="0" w:line="240" w:lineRule="auto"/>
      <w:ind w:left="360" w:hanging="360"/>
    </w:pPr>
    <w:rPr>
      <w:rFonts w:ascii=".VnTime" w:eastAsia="Times New Roman" w:hAnsi=".VnTime" w:cs=".VnTime"/>
      <w:sz w:val="24"/>
      <w:lang w:val="en-GB" w:eastAsia="en-US"/>
    </w:rPr>
  </w:style>
  <w:style w:type="paragraph" w:customStyle="1" w:styleId="normalnv0">
    <w:name w:val="normalnv"/>
    <w:basedOn w:val="Normal"/>
    <w:uiPriority w:val="99"/>
    <w:rsid w:val="00B415BB"/>
    <w:pPr>
      <w:spacing w:before="100" w:beforeAutospacing="1" w:after="100" w:afterAutospacing="1" w:line="240" w:lineRule="auto"/>
    </w:pPr>
    <w:rPr>
      <w:rFonts w:eastAsia="Times New Roman"/>
      <w:sz w:val="24"/>
      <w:lang w:eastAsia="en-US"/>
    </w:rPr>
  </w:style>
  <w:style w:type="paragraph" w:customStyle="1" w:styleId="normalcn0">
    <w:name w:val="normalcn"/>
    <w:basedOn w:val="Normal"/>
    <w:uiPriority w:val="99"/>
    <w:rsid w:val="00B415BB"/>
    <w:pPr>
      <w:spacing w:before="100" w:beforeAutospacing="1" w:after="100" w:afterAutospacing="1" w:line="240" w:lineRule="auto"/>
    </w:pPr>
    <w:rPr>
      <w:rFonts w:eastAsia="Times New Roman"/>
      <w:sz w:val="24"/>
      <w:lang w:eastAsia="en-US"/>
    </w:rPr>
  </w:style>
  <w:style w:type="paragraph" w:customStyle="1" w:styleId="StyleHeading2l2H2h21Centered">
    <w:name w:val="Style Heading 2l2H2h21 + Centered"/>
    <w:basedOn w:val="Heading2"/>
    <w:uiPriority w:val="99"/>
    <w:rsid w:val="00B415BB"/>
    <w:pPr>
      <w:numPr>
        <w:ilvl w:val="0"/>
        <w:numId w:val="0"/>
      </w:numPr>
      <w:tabs>
        <w:tab w:val="left" w:pos="540"/>
        <w:tab w:val="num" w:pos="1008"/>
      </w:tabs>
      <w:spacing w:before="120" w:after="120" w:line="276" w:lineRule="auto"/>
      <w:ind w:left="360" w:hanging="360"/>
    </w:pPr>
    <w:rPr>
      <w:rFonts w:eastAsia="Times New Roman" w:cs="Times New Roman"/>
      <w:i/>
      <w:iCs w:val="0"/>
      <w:kern w:val="28"/>
      <w:szCs w:val="20"/>
      <w:lang w:val="en-GB" w:eastAsia="en-US"/>
    </w:rPr>
  </w:style>
  <w:style w:type="paragraph" w:customStyle="1" w:styleId="CharChar2CharCharCharChar">
    <w:name w:val="Char Char2 Char Char Char Char"/>
    <w:basedOn w:val="Normal"/>
    <w:autoRedefine/>
    <w:uiPriority w:val="99"/>
    <w:rsid w:val="00B415BB"/>
    <w:pPr>
      <w:spacing w:before="0" w:after="160" w:line="240" w:lineRule="exact"/>
    </w:pPr>
    <w:rPr>
      <w:rFonts w:ascii="Verdana" w:eastAsia="Times New Roman" w:hAnsi="Verdana" w:cs="Verdana"/>
      <w:sz w:val="20"/>
      <w:szCs w:val="20"/>
      <w:lang w:eastAsia="en-US"/>
    </w:rPr>
  </w:style>
  <w:style w:type="paragraph" w:customStyle="1" w:styleId="NormalTable">
    <w:name w:val="NormalTable"/>
    <w:uiPriority w:val="99"/>
    <w:rsid w:val="00B415BB"/>
    <w:pPr>
      <w:spacing w:before="60"/>
    </w:pPr>
    <w:rPr>
      <w:rFonts w:eastAsia="Times New Roman"/>
      <w:sz w:val="16"/>
    </w:rPr>
  </w:style>
  <w:style w:type="paragraph" w:customStyle="1" w:styleId="Normal1">
    <w:name w:val="Normal1"/>
    <w:basedOn w:val="Normal"/>
    <w:autoRedefine/>
    <w:uiPriority w:val="99"/>
    <w:rsid w:val="00B415BB"/>
    <w:pPr>
      <w:autoSpaceDE w:val="0"/>
      <w:autoSpaceDN w:val="0"/>
      <w:adjustRightInd w:val="0"/>
      <w:spacing w:line="288" w:lineRule="auto"/>
      <w:ind w:firstLine="403"/>
      <w:jc w:val="both"/>
    </w:pPr>
    <w:rPr>
      <w:bCs/>
      <w:sz w:val="28"/>
      <w:szCs w:val="20"/>
      <w:lang w:eastAsia="en-US"/>
    </w:rPr>
  </w:style>
  <w:style w:type="paragraph" w:customStyle="1" w:styleId="Chunghieng">
    <w:name w:val="Chu nghieng"/>
    <w:basedOn w:val="Normal"/>
    <w:uiPriority w:val="99"/>
    <w:rsid w:val="00B415BB"/>
    <w:pPr>
      <w:autoSpaceDE w:val="0"/>
      <w:autoSpaceDN w:val="0"/>
      <w:adjustRightInd w:val="0"/>
      <w:spacing w:line="288" w:lineRule="auto"/>
      <w:ind w:left="67"/>
      <w:jc w:val="both"/>
    </w:pPr>
    <w:rPr>
      <w:bCs/>
      <w:i/>
      <w:sz w:val="28"/>
      <w:szCs w:val="28"/>
      <w:lang w:eastAsia="en-US"/>
    </w:rPr>
  </w:style>
  <w:style w:type="character" w:customStyle="1" w:styleId="StyleBoldItalic">
    <w:name w:val="Style Bold Italic"/>
    <w:uiPriority w:val="99"/>
    <w:rsid w:val="00B415BB"/>
    <w:rPr>
      <w:b/>
      <w:i/>
      <w:sz w:val="28"/>
      <w:lang w:val="en-US" w:eastAsia="en-US"/>
    </w:rPr>
  </w:style>
  <w:style w:type="paragraph" w:customStyle="1" w:styleId="Styl1">
    <w:name w:val="Styl1"/>
    <w:basedOn w:val="Bullet1"/>
    <w:autoRedefine/>
    <w:uiPriority w:val="99"/>
    <w:rsid w:val="00B415BB"/>
    <w:pPr>
      <w:numPr>
        <w:numId w:val="0"/>
      </w:numPr>
      <w:autoSpaceDE w:val="0"/>
      <w:autoSpaceDN w:val="0"/>
      <w:adjustRightInd w:val="0"/>
      <w:spacing w:before="120" w:after="120" w:line="288" w:lineRule="auto"/>
    </w:pPr>
    <w:rPr>
      <w:rFonts w:ascii="Times New Roman" w:eastAsia="MS Mincho" w:hAnsi="Times New Roman"/>
      <w:bCs/>
      <w:noProof w:val="0"/>
      <w:sz w:val="28"/>
      <w:szCs w:val="28"/>
    </w:rPr>
  </w:style>
  <w:style w:type="paragraph" w:customStyle="1" w:styleId="NormalIndent0">
    <w:name w:val="NormalIndent"/>
    <w:basedOn w:val="Normal"/>
    <w:uiPriority w:val="99"/>
    <w:rsid w:val="00B415BB"/>
    <w:pPr>
      <w:spacing w:before="60" w:after="0" w:line="240" w:lineRule="auto"/>
      <w:ind w:left="720"/>
      <w:jc w:val="both"/>
    </w:pPr>
    <w:rPr>
      <w:rFonts w:eastAsia="Times New Roman"/>
      <w:sz w:val="24"/>
      <w:lang w:eastAsia="en-US"/>
    </w:rPr>
  </w:style>
  <w:style w:type="character" w:customStyle="1" w:styleId="NorrmaltextCharChar">
    <w:name w:val="Norrmaltext Char Char"/>
    <w:basedOn w:val="DefaultParagraphFont"/>
    <w:uiPriority w:val="99"/>
    <w:rsid w:val="00B415BB"/>
    <w:rPr>
      <w:rFonts w:cs="Times New Roman"/>
      <w:b/>
      <w:i/>
      <w:noProof/>
      <w:sz w:val="20"/>
      <w:szCs w:val="20"/>
    </w:rPr>
  </w:style>
  <w:style w:type="character" w:customStyle="1" w:styleId="BodytextCharChar">
    <w:name w:val="Body text Char Char"/>
    <w:uiPriority w:val="99"/>
    <w:rsid w:val="00B415BB"/>
    <w:rPr>
      <w:snapToGrid w:val="0"/>
    </w:rPr>
  </w:style>
  <w:style w:type="character" w:customStyle="1" w:styleId="Bullet1CharChar">
    <w:name w:val="Bullet 1 Char Char"/>
    <w:uiPriority w:val="99"/>
    <w:rsid w:val="00B415BB"/>
    <w:rPr>
      <w:sz w:val="24"/>
    </w:rPr>
  </w:style>
  <w:style w:type="paragraph" w:customStyle="1" w:styleId="FigureCharChar">
    <w:name w:val="Figure Char Char"/>
    <w:uiPriority w:val="99"/>
    <w:rsid w:val="00B415BB"/>
    <w:pPr>
      <w:tabs>
        <w:tab w:val="num" w:pos="1080"/>
      </w:tabs>
      <w:spacing w:before="60" w:after="60"/>
      <w:ind w:left="360" w:hanging="360"/>
      <w:jc w:val="center"/>
    </w:pPr>
    <w:rPr>
      <w:rFonts w:ascii=".VnTime" w:eastAsia="Times New Roman" w:hAnsi=".VnTime"/>
      <w:noProof/>
      <w:sz w:val="24"/>
    </w:rPr>
  </w:style>
  <w:style w:type="paragraph" w:customStyle="1" w:styleId="Heading1NotBold">
    <w:name w:val="Heading 1 + Not Bold"/>
    <w:aliases w:val="Expanded by  1.2 pt + 10 pt,Expanded by  1.3 pt Char,Heading 1 + Not Bold Char,Expanded by  1.2 pt + 10 pt Char Char Char,Expanded by  1.2 pt + 10 pt Char Char"/>
    <w:basedOn w:val="Heading2"/>
    <w:uiPriority w:val="99"/>
    <w:rsid w:val="00B415BB"/>
    <w:pPr>
      <w:numPr>
        <w:ilvl w:val="0"/>
        <w:numId w:val="0"/>
      </w:numPr>
      <w:tabs>
        <w:tab w:val="left" w:pos="540"/>
      </w:tabs>
      <w:spacing w:before="0" w:after="40" w:line="276" w:lineRule="auto"/>
      <w:ind w:left="360" w:hanging="360"/>
      <w:jc w:val="center"/>
    </w:pPr>
    <w:rPr>
      <w:rFonts w:eastAsia="Times New Roman" w:cs="Times New Roman"/>
      <w:i/>
      <w:iCs w:val="0"/>
      <w:noProof/>
      <w:spacing w:val="24"/>
      <w:lang w:val="vi-VN" w:eastAsia="en-US"/>
    </w:rPr>
  </w:style>
  <w:style w:type="paragraph" w:customStyle="1" w:styleId="Bullet4-QLT">
    <w:name w:val="Bullet 4-QLT"/>
    <w:basedOn w:val="ListBullet2"/>
    <w:autoRedefine/>
    <w:uiPriority w:val="99"/>
    <w:rsid w:val="00B415BB"/>
    <w:pPr>
      <w:widowControl w:val="0"/>
      <w:numPr>
        <w:numId w:val="36"/>
      </w:numPr>
      <w:suppressLineNumbers/>
      <w:tabs>
        <w:tab w:val="left" w:pos="0"/>
      </w:tabs>
      <w:spacing w:after="0" w:line="240" w:lineRule="auto"/>
    </w:pPr>
    <w:rPr>
      <w:rFonts w:ascii="Arial" w:eastAsia="Times New Roman" w:hAnsi="Arial" w:cs="Arial"/>
      <w:sz w:val="22"/>
      <w:szCs w:val="24"/>
      <w:lang w:val="nl-NL" w:eastAsia="en-US"/>
    </w:rPr>
  </w:style>
  <w:style w:type="paragraph" w:customStyle="1" w:styleId="nomal0">
    <w:name w:val="nomal"/>
    <w:basedOn w:val="Normal"/>
    <w:uiPriority w:val="99"/>
    <w:rsid w:val="00B415BB"/>
    <w:pPr>
      <w:spacing w:before="100" w:beforeAutospacing="1" w:after="100" w:afterAutospacing="1" w:line="240" w:lineRule="auto"/>
    </w:pPr>
    <w:rPr>
      <w:rFonts w:eastAsia="SimSun"/>
      <w:sz w:val="24"/>
      <w:lang w:eastAsia="zh-CN"/>
    </w:rPr>
  </w:style>
  <w:style w:type="character" w:customStyle="1" w:styleId="Alt38Char">
    <w:name w:val="(Alt+3)8 Char"/>
    <w:uiPriority w:val="99"/>
    <w:rsid w:val="00B415BB"/>
    <w:rPr>
      <w:b/>
      <w:noProof/>
      <w:sz w:val="26"/>
      <w:lang w:val="en-US" w:eastAsia="en-US"/>
    </w:rPr>
  </w:style>
  <w:style w:type="paragraph" w:customStyle="1" w:styleId="Bullet2CT">
    <w:name w:val="Bullet2_CT"/>
    <w:basedOn w:val="List2"/>
    <w:autoRedefine/>
    <w:uiPriority w:val="99"/>
    <w:rsid w:val="00B415BB"/>
    <w:pPr>
      <w:keepNext w:val="0"/>
      <w:numPr>
        <w:ilvl w:val="0"/>
        <w:numId w:val="0"/>
      </w:numPr>
      <w:tabs>
        <w:tab w:val="num" w:pos="0"/>
      </w:tabs>
      <w:spacing w:after="0" w:line="240" w:lineRule="auto"/>
      <w:ind w:left="785" w:hanging="360"/>
    </w:pPr>
    <w:rPr>
      <w:rFonts w:eastAsia="Times New Roman"/>
      <w:snapToGrid/>
      <w:sz w:val="24"/>
      <w:szCs w:val="20"/>
      <w:lang w:val="de-DE"/>
    </w:rPr>
  </w:style>
  <w:style w:type="paragraph" w:customStyle="1" w:styleId="Bullet1CTChar">
    <w:name w:val="Bullet1_CT Char"/>
    <w:basedOn w:val="Normal"/>
    <w:link w:val="Bullet1CTCharChar"/>
    <w:uiPriority w:val="99"/>
    <w:rsid w:val="00B415BB"/>
    <w:pPr>
      <w:widowControl w:val="0"/>
      <w:tabs>
        <w:tab w:val="num" w:pos="360"/>
      </w:tabs>
      <w:spacing w:after="0" w:line="240" w:lineRule="auto"/>
      <w:ind w:left="360" w:hanging="360"/>
      <w:jc w:val="both"/>
    </w:pPr>
    <w:rPr>
      <w:rFonts w:eastAsia="Times New Roman"/>
      <w:sz w:val="24"/>
      <w:szCs w:val="20"/>
      <w:lang w:val="vi-VN" w:eastAsia="en-US"/>
    </w:rPr>
  </w:style>
  <w:style w:type="character" w:customStyle="1" w:styleId="Bullet1CTCharChar">
    <w:name w:val="Bullet1_CT Char Char"/>
    <w:link w:val="Bullet1CTChar"/>
    <w:uiPriority w:val="99"/>
    <w:locked/>
    <w:rsid w:val="00B415BB"/>
    <w:rPr>
      <w:rFonts w:eastAsia="Times New Roman"/>
      <w:sz w:val="24"/>
      <w:lang w:val="vi-VN"/>
    </w:rPr>
  </w:style>
  <w:style w:type="paragraph" w:customStyle="1" w:styleId="Bullet2CT1">
    <w:name w:val="Bullet2_CT1"/>
    <w:basedOn w:val="Nomal"/>
    <w:autoRedefine/>
    <w:uiPriority w:val="99"/>
    <w:rsid w:val="00B415BB"/>
    <w:pPr>
      <w:numPr>
        <w:ilvl w:val="0"/>
        <w:numId w:val="37"/>
      </w:numPr>
    </w:pPr>
    <w:rPr>
      <w:szCs w:val="24"/>
      <w:lang w:val="vi-VN"/>
    </w:rPr>
  </w:style>
  <w:style w:type="paragraph" w:customStyle="1" w:styleId="Bullet1CT">
    <w:name w:val="Bullet1_CT"/>
    <w:basedOn w:val="Normal"/>
    <w:uiPriority w:val="99"/>
    <w:rsid w:val="00B415BB"/>
    <w:pPr>
      <w:widowControl w:val="0"/>
      <w:tabs>
        <w:tab w:val="num" w:pos="360"/>
      </w:tabs>
      <w:spacing w:after="0" w:line="240" w:lineRule="auto"/>
      <w:ind w:left="360" w:hanging="360"/>
      <w:jc w:val="both"/>
    </w:pPr>
    <w:rPr>
      <w:rFonts w:eastAsia="Times New Roman"/>
      <w:sz w:val="24"/>
      <w:lang w:val="vi-VN" w:eastAsia="en-US"/>
    </w:rPr>
  </w:style>
  <w:style w:type="paragraph" w:customStyle="1" w:styleId="NormalT1">
    <w:name w:val="NormalT1"/>
    <w:basedOn w:val="NormalText"/>
    <w:uiPriority w:val="99"/>
    <w:rsid w:val="00B415BB"/>
    <w:pPr>
      <w:widowControl/>
      <w:spacing w:line="240" w:lineRule="auto"/>
      <w:ind w:left="0"/>
    </w:pPr>
    <w:rPr>
      <w:rFonts w:ascii=".VnArial" w:hAnsi=".VnArial"/>
      <w:noProof/>
      <w:sz w:val="20"/>
    </w:rPr>
  </w:style>
  <w:style w:type="paragraph" w:customStyle="1" w:styleId="Expandedby13pt">
    <w:name w:val="Expanded by  1.3 pt"/>
    <w:basedOn w:val="Heading2"/>
    <w:uiPriority w:val="99"/>
    <w:rsid w:val="00B415BB"/>
    <w:pPr>
      <w:numPr>
        <w:ilvl w:val="0"/>
        <w:numId w:val="0"/>
      </w:numPr>
      <w:tabs>
        <w:tab w:val="left" w:pos="540"/>
      </w:tabs>
      <w:spacing w:before="0" w:after="40" w:line="276" w:lineRule="auto"/>
      <w:ind w:left="360" w:hanging="360"/>
      <w:jc w:val="center"/>
    </w:pPr>
    <w:rPr>
      <w:rFonts w:eastAsia="Times New Roman" w:cs="Times New Roman"/>
      <w:i/>
      <w:iCs w:val="0"/>
      <w:noProof/>
      <w:spacing w:val="24"/>
      <w:lang w:val="vi-VN" w:eastAsia="en-US"/>
    </w:rPr>
  </w:style>
  <w:style w:type="character" w:customStyle="1" w:styleId="Expandedby12pt10ptChar">
    <w:name w:val="Expanded by  1.2 pt + 10 pt Char"/>
    <w:uiPriority w:val="99"/>
    <w:rsid w:val="00B415BB"/>
    <w:rPr>
      <w:b/>
      <w:noProof/>
      <w:spacing w:val="24"/>
      <w:sz w:val="28"/>
      <w:lang w:val="vi-VN" w:eastAsia="en-US"/>
    </w:rPr>
  </w:style>
  <w:style w:type="paragraph" w:customStyle="1" w:styleId="CharCharCharChar">
    <w:name w:val="Char Char Char Char"/>
    <w:basedOn w:val="Normal"/>
    <w:uiPriority w:val="99"/>
    <w:rsid w:val="00B415BB"/>
    <w:pPr>
      <w:spacing w:before="0" w:after="160" w:line="240" w:lineRule="exact"/>
    </w:pPr>
    <w:rPr>
      <w:rFonts w:ascii="Verdana" w:eastAsia="Times New Roman" w:hAnsi="Verdana" w:cs="Verdana"/>
      <w:sz w:val="20"/>
      <w:szCs w:val="20"/>
      <w:lang w:eastAsia="en-US"/>
    </w:rPr>
  </w:style>
  <w:style w:type="paragraph" w:customStyle="1" w:styleId="Paragraph1">
    <w:name w:val="Paragraph 1"/>
    <w:basedOn w:val="Normal"/>
    <w:next w:val="Normal"/>
    <w:autoRedefine/>
    <w:uiPriority w:val="99"/>
    <w:rsid w:val="00B415BB"/>
    <w:pPr>
      <w:spacing w:before="0" w:after="160" w:line="240" w:lineRule="exact"/>
    </w:pPr>
    <w:rPr>
      <w:rFonts w:eastAsia="Times New Roman"/>
      <w:sz w:val="24"/>
      <w:szCs w:val="20"/>
      <w:lang w:val="en-GB" w:eastAsia="en-US"/>
    </w:rPr>
  </w:style>
  <w:style w:type="paragraph" w:customStyle="1" w:styleId="Bd-1BodyText1Char">
    <w:name w:val="Bd-1 (BodyText 1) Char"/>
    <w:link w:val="Bd-1BodyText1CharChar"/>
    <w:uiPriority w:val="99"/>
    <w:rsid w:val="00B415BB"/>
    <w:pPr>
      <w:adjustRightInd w:val="0"/>
      <w:snapToGrid w:val="0"/>
      <w:spacing w:line="264" w:lineRule="auto"/>
      <w:ind w:left="720"/>
      <w:jc w:val="both"/>
    </w:pPr>
    <w:rPr>
      <w:rFonts w:ascii="Verdana" w:eastAsia="Times New Roman" w:hAnsi="Verdana"/>
      <w:sz w:val="22"/>
      <w:szCs w:val="22"/>
      <w:lang w:val="en-GB"/>
    </w:rPr>
  </w:style>
  <w:style w:type="character" w:customStyle="1" w:styleId="Bd-1BodyText1CharChar">
    <w:name w:val="Bd-1 (BodyText 1) Char Char"/>
    <w:link w:val="Bd-1BodyText1Char"/>
    <w:uiPriority w:val="99"/>
    <w:locked/>
    <w:rsid w:val="00B415BB"/>
    <w:rPr>
      <w:rFonts w:ascii="Verdana" w:eastAsia="Times New Roman" w:hAnsi="Verdana"/>
      <w:sz w:val="22"/>
      <w:szCs w:val="22"/>
      <w:lang w:val="en-GB"/>
    </w:rPr>
  </w:style>
  <w:style w:type="paragraph" w:customStyle="1" w:styleId="Stylebang">
    <w:name w:val="Style_bang"/>
    <w:basedOn w:val="Normal"/>
    <w:uiPriority w:val="99"/>
    <w:rsid w:val="00B415BB"/>
    <w:pPr>
      <w:autoSpaceDE w:val="0"/>
      <w:autoSpaceDN w:val="0"/>
      <w:adjustRightInd w:val="0"/>
      <w:spacing w:before="0" w:after="0" w:line="240" w:lineRule="auto"/>
      <w:ind w:left="72"/>
      <w:jc w:val="both"/>
    </w:pPr>
    <w:rPr>
      <w:bCs/>
      <w:sz w:val="24"/>
      <w:lang w:eastAsia="en-US"/>
    </w:rPr>
  </w:style>
  <w:style w:type="paragraph" w:customStyle="1" w:styleId="Stylebanghearder">
    <w:name w:val="Style_bang_hearder"/>
    <w:basedOn w:val="Stylebang"/>
    <w:uiPriority w:val="99"/>
    <w:rsid w:val="00B415BB"/>
    <w:rPr>
      <w:rFonts w:ascii="Times New Roman Bold" w:hAnsi="Times New Roman Bold"/>
      <w:b/>
    </w:rPr>
  </w:style>
  <w:style w:type="paragraph" w:customStyle="1" w:styleId="xl245">
    <w:name w:val="xl245"/>
    <w:basedOn w:val="Normal"/>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24"/>
      <w:lang w:eastAsia="en-US"/>
    </w:rPr>
  </w:style>
  <w:style w:type="paragraph" w:customStyle="1" w:styleId="xl246">
    <w:name w:val="xl246"/>
    <w:basedOn w:val="Normal"/>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24"/>
      <w:lang w:eastAsia="en-US"/>
    </w:rPr>
  </w:style>
  <w:style w:type="paragraph" w:customStyle="1" w:styleId="xl247">
    <w:name w:val="xl247"/>
    <w:basedOn w:val="Normal"/>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eastAsia="Times New Roman"/>
      <w:b/>
      <w:bCs/>
      <w:sz w:val="24"/>
      <w:lang w:eastAsia="en-US"/>
    </w:rPr>
  </w:style>
  <w:style w:type="paragraph" w:customStyle="1" w:styleId="xl248">
    <w:name w:val="xl248"/>
    <w:basedOn w:val="Normal"/>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eastAsia="Times New Roman"/>
      <w:b/>
      <w:bCs/>
      <w:sz w:val="24"/>
      <w:lang w:eastAsia="en-US"/>
    </w:rPr>
  </w:style>
  <w:style w:type="paragraph" w:customStyle="1" w:styleId="xl249">
    <w:name w:val="xl249"/>
    <w:basedOn w:val="Normal"/>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sz w:val="24"/>
      <w:lang w:eastAsia="en-US"/>
    </w:rPr>
  </w:style>
  <w:style w:type="paragraph" w:customStyle="1" w:styleId="xl250">
    <w:name w:val="xl250"/>
    <w:basedOn w:val="Normal"/>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sz w:val="24"/>
      <w:lang w:eastAsia="en-US"/>
    </w:rPr>
  </w:style>
  <w:style w:type="paragraph" w:customStyle="1" w:styleId="xl251">
    <w:name w:val="xl251"/>
    <w:basedOn w:val="Normal"/>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sz w:val="24"/>
      <w:lang w:eastAsia="en-US"/>
    </w:rPr>
  </w:style>
  <w:style w:type="paragraph" w:customStyle="1" w:styleId="xl252">
    <w:name w:val="xl252"/>
    <w:basedOn w:val="Normal"/>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sz w:val="24"/>
      <w:lang w:eastAsia="en-US"/>
    </w:rPr>
  </w:style>
  <w:style w:type="paragraph" w:customStyle="1" w:styleId="xl253">
    <w:name w:val="xl253"/>
    <w:basedOn w:val="Normal"/>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b/>
      <w:bCs/>
      <w:sz w:val="24"/>
      <w:lang w:eastAsia="en-US"/>
    </w:rPr>
  </w:style>
  <w:style w:type="paragraph" w:customStyle="1" w:styleId="xl254">
    <w:name w:val="xl254"/>
    <w:basedOn w:val="Normal"/>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eastAsia="Times New Roman"/>
      <w:sz w:val="24"/>
      <w:lang w:eastAsia="en-US"/>
    </w:rPr>
  </w:style>
  <w:style w:type="paragraph" w:customStyle="1" w:styleId="xl255">
    <w:name w:val="xl255"/>
    <w:basedOn w:val="Normal"/>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eastAsia="Times New Roman"/>
      <w:sz w:val="24"/>
      <w:lang w:eastAsia="en-US"/>
    </w:rPr>
  </w:style>
  <w:style w:type="paragraph" w:customStyle="1" w:styleId="xl256">
    <w:name w:val="xl256"/>
    <w:basedOn w:val="Normal"/>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b/>
      <w:bCs/>
      <w:sz w:val="24"/>
      <w:lang w:eastAsia="en-US"/>
    </w:rPr>
  </w:style>
  <w:style w:type="paragraph" w:customStyle="1" w:styleId="xl257">
    <w:name w:val="xl257"/>
    <w:basedOn w:val="Normal"/>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eastAsia="Times New Roman"/>
      <w:b/>
      <w:bCs/>
      <w:sz w:val="24"/>
      <w:lang w:eastAsia="en-US"/>
    </w:rPr>
  </w:style>
  <w:style w:type="paragraph" w:customStyle="1" w:styleId="xl258">
    <w:name w:val="xl258"/>
    <w:basedOn w:val="Normal"/>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b/>
      <w:bCs/>
      <w:sz w:val="24"/>
      <w:lang w:eastAsia="en-US"/>
    </w:rPr>
  </w:style>
  <w:style w:type="paragraph" w:customStyle="1" w:styleId="xl259">
    <w:name w:val="xl259"/>
    <w:basedOn w:val="Normal"/>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sz w:val="24"/>
      <w:lang w:eastAsia="en-US"/>
    </w:rPr>
  </w:style>
  <w:style w:type="paragraph" w:customStyle="1" w:styleId="xl260">
    <w:name w:val="xl260"/>
    <w:basedOn w:val="Normal"/>
    <w:uiPriority w:val="99"/>
    <w:rsid w:val="00B415BB"/>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pPr>
    <w:rPr>
      <w:rFonts w:eastAsia="Times New Roman"/>
      <w:b/>
      <w:bCs/>
      <w:sz w:val="24"/>
      <w:lang w:eastAsia="en-US"/>
    </w:rPr>
  </w:style>
  <w:style w:type="paragraph" w:customStyle="1" w:styleId="xl261">
    <w:name w:val="xl261"/>
    <w:basedOn w:val="Normal"/>
    <w:uiPriority w:val="99"/>
    <w:rsid w:val="00B415BB"/>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pPr>
    <w:rPr>
      <w:rFonts w:eastAsia="Times New Roman"/>
      <w:sz w:val="24"/>
      <w:lang w:eastAsia="en-US"/>
    </w:rPr>
  </w:style>
  <w:style w:type="paragraph" w:customStyle="1" w:styleId="xl262">
    <w:name w:val="xl262"/>
    <w:basedOn w:val="Normal"/>
    <w:uiPriority w:val="99"/>
    <w:rsid w:val="00B415BB"/>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pPr>
    <w:rPr>
      <w:rFonts w:eastAsia="Times New Roman"/>
      <w:sz w:val="24"/>
      <w:lang w:eastAsia="en-US"/>
    </w:rPr>
  </w:style>
  <w:style w:type="paragraph" w:customStyle="1" w:styleId="xl263">
    <w:name w:val="xl263"/>
    <w:basedOn w:val="Normal"/>
    <w:uiPriority w:val="99"/>
    <w:rsid w:val="00B415BB"/>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pPr>
    <w:rPr>
      <w:rFonts w:eastAsia="Times New Roman"/>
      <w:sz w:val="24"/>
      <w:lang w:eastAsia="en-US"/>
    </w:rPr>
  </w:style>
  <w:style w:type="paragraph" w:customStyle="1" w:styleId="xl264">
    <w:name w:val="xl264"/>
    <w:basedOn w:val="Normal"/>
    <w:uiPriority w:val="99"/>
    <w:rsid w:val="00B415BB"/>
    <w:pPr>
      <w:spacing w:before="100" w:beforeAutospacing="1" w:after="100" w:afterAutospacing="1" w:line="240" w:lineRule="auto"/>
    </w:pPr>
    <w:rPr>
      <w:rFonts w:eastAsia="Times New Roman"/>
      <w:sz w:val="24"/>
      <w:lang w:eastAsia="en-US"/>
    </w:rPr>
  </w:style>
  <w:style w:type="paragraph" w:customStyle="1" w:styleId="xl265">
    <w:name w:val="xl265"/>
    <w:basedOn w:val="Normal"/>
    <w:uiPriority w:val="99"/>
    <w:rsid w:val="00B415BB"/>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right"/>
    </w:pPr>
    <w:rPr>
      <w:rFonts w:eastAsia="Times New Roman"/>
      <w:sz w:val="24"/>
      <w:lang w:eastAsia="en-US"/>
    </w:rPr>
  </w:style>
  <w:style w:type="paragraph" w:customStyle="1" w:styleId="xl266">
    <w:name w:val="xl266"/>
    <w:basedOn w:val="Normal"/>
    <w:uiPriority w:val="99"/>
    <w:rsid w:val="00B415BB"/>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pPr>
    <w:rPr>
      <w:rFonts w:eastAsia="Times New Roman"/>
      <w:sz w:val="24"/>
      <w:lang w:eastAsia="en-US"/>
    </w:rPr>
  </w:style>
  <w:style w:type="paragraph" w:customStyle="1" w:styleId="xl267">
    <w:name w:val="xl267"/>
    <w:basedOn w:val="Normal"/>
    <w:uiPriority w:val="99"/>
    <w:rsid w:val="00B415BB"/>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pPr>
    <w:rPr>
      <w:rFonts w:eastAsia="Times New Roman"/>
      <w:sz w:val="24"/>
      <w:lang w:eastAsia="en-US"/>
    </w:rPr>
  </w:style>
  <w:style w:type="paragraph" w:customStyle="1" w:styleId="xl268">
    <w:name w:val="xl268"/>
    <w:basedOn w:val="Normal"/>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b/>
      <w:bCs/>
      <w:sz w:val="24"/>
      <w:lang w:eastAsia="en-US"/>
    </w:rPr>
  </w:style>
  <w:style w:type="paragraph" w:customStyle="1" w:styleId="xl269">
    <w:name w:val="xl269"/>
    <w:basedOn w:val="Normal"/>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b/>
      <w:bCs/>
      <w:sz w:val="24"/>
      <w:lang w:eastAsia="en-US"/>
    </w:rPr>
  </w:style>
  <w:style w:type="paragraph" w:customStyle="1" w:styleId="xl270">
    <w:name w:val="xl270"/>
    <w:basedOn w:val="Normal"/>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b/>
      <w:bCs/>
      <w:sz w:val="24"/>
      <w:lang w:eastAsia="en-US"/>
    </w:rPr>
  </w:style>
  <w:style w:type="paragraph" w:customStyle="1" w:styleId="xl271">
    <w:name w:val="xl271"/>
    <w:basedOn w:val="Normal"/>
    <w:uiPriority w:val="99"/>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b/>
      <w:bCs/>
      <w:sz w:val="24"/>
      <w:lang w:eastAsia="en-US"/>
    </w:rPr>
  </w:style>
  <w:style w:type="paragraph" w:customStyle="1" w:styleId="StyleUnderlineItalic">
    <w:name w:val="Style Under line + Italic"/>
    <w:basedOn w:val="Normal"/>
    <w:link w:val="StyleUnderlineItalicCharChar"/>
    <w:autoRedefine/>
    <w:uiPriority w:val="99"/>
    <w:rsid w:val="00B415BB"/>
    <w:pPr>
      <w:autoSpaceDE w:val="0"/>
      <w:autoSpaceDN w:val="0"/>
      <w:adjustRightInd w:val="0"/>
      <w:spacing w:line="288" w:lineRule="auto"/>
      <w:jc w:val="both"/>
    </w:pPr>
    <w:rPr>
      <w:b/>
      <w:i/>
      <w:sz w:val="28"/>
      <w:szCs w:val="20"/>
      <w:u w:val="single"/>
      <w:lang w:eastAsia="en-US"/>
    </w:rPr>
  </w:style>
  <w:style w:type="character" w:customStyle="1" w:styleId="StyleUnderlineItalicCharChar">
    <w:name w:val="Style Under line + Italic Char Char"/>
    <w:link w:val="StyleUnderlineItalic"/>
    <w:uiPriority w:val="99"/>
    <w:locked/>
    <w:rsid w:val="00B415BB"/>
    <w:rPr>
      <w:b/>
      <w:i/>
      <w:sz w:val="28"/>
      <w:u w:val="single"/>
    </w:rPr>
  </w:style>
  <w:style w:type="character" w:customStyle="1" w:styleId="apple-style-span">
    <w:name w:val="apple-style-span"/>
    <w:basedOn w:val="DefaultParagraphFont"/>
    <w:uiPriority w:val="99"/>
    <w:rsid w:val="00B415BB"/>
    <w:rPr>
      <w:rFonts w:cs="Times New Roman"/>
    </w:rPr>
  </w:style>
  <w:style w:type="paragraph" w:customStyle="1" w:styleId="Style12">
    <w:name w:val="Style12"/>
    <w:basedOn w:val="Heading2"/>
    <w:link w:val="Style12Char"/>
    <w:qFormat/>
    <w:rsid w:val="00B415BB"/>
    <w:pPr>
      <w:numPr>
        <w:ilvl w:val="0"/>
        <w:numId w:val="0"/>
      </w:numPr>
      <w:tabs>
        <w:tab w:val="left" w:pos="540"/>
      </w:tabs>
      <w:spacing w:before="120" w:after="120" w:line="276" w:lineRule="auto"/>
      <w:ind w:left="360" w:hanging="360"/>
    </w:pPr>
    <w:rPr>
      <w:rFonts w:eastAsia="Times New Roman" w:cs="Times New Roman"/>
      <w:bCs w:val="0"/>
      <w:iCs w:val="0"/>
      <w:noProof/>
      <w:color w:val="2E74B5" w:themeColor="accent1" w:themeShade="BF"/>
      <w:szCs w:val="20"/>
      <w:lang w:val="en-GB" w:eastAsia="en-US"/>
    </w:rPr>
  </w:style>
  <w:style w:type="character" w:customStyle="1" w:styleId="Style12Char">
    <w:name w:val="Style12 Char"/>
    <w:basedOn w:val="DefaultParagraphFont"/>
    <w:link w:val="Style12"/>
    <w:rsid w:val="00B415BB"/>
    <w:rPr>
      <w:rFonts w:eastAsia="Times New Roman"/>
      <w:b/>
      <w:noProof/>
      <w:color w:val="2E74B5" w:themeColor="accent1" w:themeShade="BF"/>
      <w:sz w:val="28"/>
      <w:lang w:val="en-GB"/>
    </w:rPr>
  </w:style>
  <w:style w:type="paragraph" w:customStyle="1" w:styleId="Style13">
    <w:name w:val="Style13"/>
    <w:basedOn w:val="ListParagraph"/>
    <w:link w:val="Style13Char"/>
    <w:qFormat/>
    <w:rsid w:val="00B415BB"/>
    <w:pPr>
      <w:numPr>
        <w:numId w:val="38"/>
      </w:numPr>
      <w:spacing w:after="120" w:line="288" w:lineRule="auto"/>
      <w:ind w:left="900"/>
      <w:jc w:val="left"/>
    </w:pPr>
    <w:rPr>
      <w:rFonts w:eastAsia="Times New Roman"/>
      <w:color w:val="000000"/>
      <w:szCs w:val="26"/>
    </w:rPr>
  </w:style>
  <w:style w:type="character" w:customStyle="1" w:styleId="Style13Char">
    <w:name w:val="Style13 Char"/>
    <w:basedOn w:val="ListParagraphChar"/>
    <w:link w:val="Style13"/>
    <w:rsid w:val="00B415BB"/>
    <w:rPr>
      <w:rFonts w:eastAsia="Times New Roman"/>
      <w:color w:val="000000"/>
      <w:sz w:val="24"/>
      <w:szCs w:val="26"/>
      <w:lang w:val="pt-BR"/>
    </w:rPr>
  </w:style>
  <w:style w:type="paragraph" w:customStyle="1" w:styleId="IndentNumber">
    <w:name w:val="IndentNumber"/>
    <w:basedOn w:val="Normal"/>
    <w:autoRedefine/>
    <w:rsid w:val="00B415BB"/>
    <w:pPr>
      <w:numPr>
        <w:numId w:val="39"/>
      </w:numPr>
      <w:jc w:val="both"/>
    </w:pPr>
    <w:rPr>
      <w:rFonts w:ascii="Arial" w:eastAsiaTheme="minorHAnsi" w:hAnsi="Arial"/>
      <w:sz w:val="22"/>
      <w:lang w:eastAsia="en-US"/>
    </w:rPr>
  </w:style>
  <w:style w:type="paragraph" w:customStyle="1" w:styleId="Minus1">
    <w:name w:val="Minus1"/>
    <w:basedOn w:val="Normal"/>
    <w:rsid w:val="00B415BB"/>
    <w:pPr>
      <w:numPr>
        <w:numId w:val="40"/>
      </w:numPr>
      <w:spacing w:before="240" w:after="0"/>
    </w:pPr>
    <w:rPr>
      <w:rFonts w:ascii="Arial" w:eastAsia="Times New Roman" w:hAnsi="Arial"/>
      <w:sz w:val="22"/>
      <w:szCs w:val="22"/>
      <w:lang w:eastAsia="en-US" w:bidi="en-US"/>
    </w:rPr>
  </w:style>
  <w:style w:type="character" w:customStyle="1" w:styleId="BangChar">
    <w:name w:val="Bang Char"/>
    <w:link w:val="Bang"/>
    <w:rsid w:val="00B415BB"/>
    <w:rPr>
      <w:rFonts w:eastAsia="Times New Roman"/>
    </w:rPr>
  </w:style>
  <w:style w:type="paragraph" w:styleId="FootnoteText">
    <w:name w:val="footnote text"/>
    <w:basedOn w:val="Normal"/>
    <w:link w:val="FootnoteTextChar"/>
    <w:uiPriority w:val="99"/>
    <w:semiHidden/>
    <w:unhideWhenUsed/>
    <w:rsid w:val="00B415BB"/>
    <w:pPr>
      <w:spacing w:before="0" w:after="0" w:line="240" w:lineRule="auto"/>
      <w:jc w:val="both"/>
    </w:pPr>
    <w:rPr>
      <w:rFonts w:eastAsiaTheme="minorHAnsi" w:cstheme="minorBidi"/>
      <w:sz w:val="20"/>
      <w:szCs w:val="20"/>
      <w:lang w:eastAsia="en-US"/>
    </w:rPr>
  </w:style>
  <w:style w:type="character" w:customStyle="1" w:styleId="FootnoteTextChar">
    <w:name w:val="Footnote Text Char"/>
    <w:basedOn w:val="DefaultParagraphFont"/>
    <w:link w:val="FootnoteText"/>
    <w:uiPriority w:val="99"/>
    <w:semiHidden/>
    <w:rsid w:val="00B415BB"/>
    <w:rPr>
      <w:rFonts w:eastAsiaTheme="minorHAnsi" w:cstheme="minorBidi"/>
    </w:rPr>
  </w:style>
  <w:style w:type="character" w:styleId="FootnoteReference">
    <w:name w:val="footnote reference"/>
    <w:basedOn w:val="DefaultParagraphFont"/>
    <w:uiPriority w:val="99"/>
    <w:semiHidden/>
    <w:unhideWhenUsed/>
    <w:rsid w:val="00B415BB"/>
    <w:rPr>
      <w:vertAlign w:val="superscript"/>
    </w:rPr>
  </w:style>
  <w:style w:type="paragraph" w:customStyle="1" w:styleId="xmsonormal">
    <w:name w:val="x_msonormal"/>
    <w:basedOn w:val="Normal"/>
    <w:rsid w:val="00B415BB"/>
    <w:pPr>
      <w:spacing w:before="100" w:beforeAutospacing="1" w:after="100" w:afterAutospacing="1" w:line="240" w:lineRule="auto"/>
    </w:pPr>
    <w:rPr>
      <w:rFonts w:eastAsia="Times New Roman"/>
      <w:sz w:val="24"/>
      <w:lang w:eastAsia="en-US"/>
    </w:rPr>
  </w:style>
  <w:style w:type="paragraph" w:customStyle="1" w:styleId="font7">
    <w:name w:val="font7"/>
    <w:basedOn w:val="Normal"/>
    <w:rsid w:val="00B415BB"/>
    <w:pPr>
      <w:spacing w:before="100" w:beforeAutospacing="1" w:after="100" w:afterAutospacing="1" w:line="240" w:lineRule="auto"/>
    </w:pPr>
    <w:rPr>
      <w:rFonts w:ascii="Tahoma" w:eastAsia="Times New Roman" w:hAnsi="Tahoma" w:cs="Tahoma"/>
      <w:b/>
      <w:bCs/>
      <w:color w:val="000000"/>
      <w:sz w:val="18"/>
      <w:szCs w:val="18"/>
      <w:lang w:eastAsia="en-US"/>
    </w:rPr>
  </w:style>
  <w:style w:type="paragraph" w:customStyle="1" w:styleId="font8">
    <w:name w:val="font8"/>
    <w:basedOn w:val="Normal"/>
    <w:rsid w:val="00B415BB"/>
    <w:pPr>
      <w:spacing w:before="100" w:beforeAutospacing="1" w:after="100" w:afterAutospacing="1" w:line="240" w:lineRule="auto"/>
    </w:pPr>
    <w:rPr>
      <w:rFonts w:eastAsia="Times New Roman"/>
      <w:color w:val="000000"/>
      <w:sz w:val="24"/>
      <w:lang w:eastAsia="en-US"/>
    </w:rPr>
  </w:style>
  <w:style w:type="paragraph" w:customStyle="1" w:styleId="xl78">
    <w:name w:val="xl78"/>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4"/>
      <w:lang w:eastAsia="en-US"/>
    </w:rPr>
  </w:style>
  <w:style w:type="paragraph" w:customStyle="1" w:styleId="xl79">
    <w:name w:val="xl79"/>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olor w:val="000000"/>
      <w:sz w:val="24"/>
      <w:lang w:eastAsia="en-US"/>
    </w:rPr>
  </w:style>
  <w:style w:type="paragraph" w:customStyle="1" w:styleId="xl80">
    <w:name w:val="xl80"/>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olor w:val="000000"/>
      <w:sz w:val="24"/>
      <w:lang w:eastAsia="en-US"/>
    </w:rPr>
  </w:style>
  <w:style w:type="paragraph" w:customStyle="1" w:styleId="xl81">
    <w:name w:val="xl81"/>
    <w:basedOn w:val="Normal"/>
    <w:rsid w:val="00B415BB"/>
    <w:pPr>
      <w:shd w:val="clear" w:color="000000" w:fill="FFFFFF"/>
      <w:spacing w:before="100" w:beforeAutospacing="1" w:after="100" w:afterAutospacing="1" w:line="240" w:lineRule="auto"/>
      <w:textAlignment w:val="top"/>
    </w:pPr>
    <w:rPr>
      <w:rFonts w:eastAsia="Times New Roman"/>
      <w:color w:val="000000"/>
      <w:sz w:val="24"/>
      <w:lang w:eastAsia="en-US"/>
    </w:rPr>
  </w:style>
  <w:style w:type="paragraph" w:customStyle="1" w:styleId="xl82">
    <w:name w:val="xl82"/>
    <w:basedOn w:val="Normal"/>
    <w:rsid w:val="00B415B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eastAsia="Times New Roman"/>
      <w:sz w:val="24"/>
      <w:lang w:eastAsia="en-US"/>
    </w:rPr>
  </w:style>
  <w:style w:type="paragraph" w:customStyle="1" w:styleId="xl83">
    <w:name w:val="xl83"/>
    <w:basedOn w:val="Normal"/>
    <w:rsid w:val="00B415B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eastAsia="Times New Roman"/>
      <w:sz w:val="24"/>
      <w:lang w:eastAsia="en-US"/>
    </w:rPr>
  </w:style>
  <w:style w:type="paragraph" w:customStyle="1" w:styleId="xl105">
    <w:name w:val="xl105"/>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b/>
      <w:bCs/>
      <w:sz w:val="24"/>
      <w:lang w:eastAsia="en-US"/>
    </w:rPr>
  </w:style>
  <w:style w:type="paragraph" w:customStyle="1" w:styleId="xl106">
    <w:name w:val="xl106"/>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24"/>
      <w:lang w:eastAsia="en-US"/>
    </w:rPr>
  </w:style>
  <w:style w:type="paragraph" w:customStyle="1" w:styleId="xl107">
    <w:name w:val="xl107"/>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b/>
      <w:bCs/>
      <w:color w:val="000000"/>
      <w:sz w:val="24"/>
      <w:lang w:eastAsia="en-US"/>
    </w:rPr>
  </w:style>
  <w:style w:type="paragraph" w:customStyle="1" w:styleId="xl108">
    <w:name w:val="xl108"/>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b/>
      <w:bCs/>
      <w:color w:val="000000"/>
      <w:sz w:val="24"/>
      <w:lang w:eastAsia="en-US"/>
    </w:rPr>
  </w:style>
  <w:style w:type="paragraph" w:customStyle="1" w:styleId="xl109">
    <w:name w:val="xl109"/>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olor w:val="000000"/>
      <w:sz w:val="24"/>
      <w:lang w:eastAsia="en-US"/>
    </w:rPr>
  </w:style>
  <w:style w:type="paragraph" w:customStyle="1" w:styleId="xl110">
    <w:name w:val="xl110"/>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olor w:val="000000"/>
      <w:sz w:val="24"/>
      <w:lang w:eastAsia="en-US"/>
    </w:rPr>
  </w:style>
  <w:style w:type="paragraph" w:customStyle="1" w:styleId="xl111">
    <w:name w:val="xl111"/>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olor w:val="000000"/>
      <w:sz w:val="24"/>
      <w:lang w:eastAsia="en-US"/>
    </w:rPr>
  </w:style>
  <w:style w:type="paragraph" w:customStyle="1" w:styleId="xl112">
    <w:name w:val="xl112"/>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olor w:val="FF0000"/>
      <w:sz w:val="24"/>
      <w:lang w:eastAsia="en-US"/>
    </w:rPr>
  </w:style>
  <w:style w:type="paragraph" w:customStyle="1" w:styleId="xl113">
    <w:name w:val="xl113"/>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sz w:val="24"/>
      <w:lang w:eastAsia="en-US"/>
    </w:rPr>
  </w:style>
  <w:style w:type="paragraph" w:customStyle="1" w:styleId="xl114">
    <w:name w:val="xl114"/>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4"/>
      <w:lang w:eastAsia="en-US"/>
    </w:rPr>
  </w:style>
  <w:style w:type="paragraph" w:customStyle="1" w:styleId="xl115">
    <w:name w:val="xl115"/>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4"/>
      <w:lang w:eastAsia="en-US"/>
    </w:rPr>
  </w:style>
  <w:style w:type="paragraph" w:customStyle="1" w:styleId="xl116">
    <w:name w:val="xl116"/>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4"/>
      <w:lang w:eastAsia="en-US"/>
    </w:rPr>
  </w:style>
  <w:style w:type="paragraph" w:customStyle="1" w:styleId="xl117">
    <w:name w:val="xl117"/>
    <w:basedOn w:val="Normal"/>
    <w:rsid w:val="00B415BB"/>
    <w:pPr>
      <w:spacing w:before="100" w:beforeAutospacing="1" w:after="100" w:afterAutospacing="1" w:line="240" w:lineRule="auto"/>
      <w:textAlignment w:val="top"/>
    </w:pPr>
    <w:rPr>
      <w:rFonts w:ascii="Arial" w:eastAsia="Times New Roman" w:hAnsi="Arial" w:cs="Arial"/>
      <w:color w:val="000000"/>
      <w:sz w:val="24"/>
      <w:lang w:eastAsia="en-US"/>
    </w:rPr>
  </w:style>
  <w:style w:type="paragraph" w:customStyle="1" w:styleId="xl118">
    <w:name w:val="xl118"/>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b/>
      <w:bCs/>
      <w:sz w:val="24"/>
      <w:lang w:eastAsia="en-US"/>
    </w:rPr>
  </w:style>
  <w:style w:type="paragraph" w:customStyle="1" w:styleId="xl119">
    <w:name w:val="xl119"/>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olor w:val="000000"/>
      <w:sz w:val="24"/>
      <w:lang w:eastAsia="en-US"/>
    </w:rPr>
  </w:style>
  <w:style w:type="paragraph" w:customStyle="1" w:styleId="xl120">
    <w:name w:val="xl120"/>
    <w:basedOn w:val="Normal"/>
    <w:rsid w:val="00B415B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eastAsia="Times New Roman"/>
      <w:sz w:val="24"/>
      <w:lang w:eastAsia="en-US"/>
    </w:rPr>
  </w:style>
  <w:style w:type="paragraph" w:customStyle="1" w:styleId="xl121">
    <w:name w:val="xl121"/>
    <w:basedOn w:val="Normal"/>
    <w:rsid w:val="00B415B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top"/>
    </w:pPr>
    <w:rPr>
      <w:rFonts w:eastAsia="Times New Roman"/>
      <w:sz w:val="24"/>
      <w:lang w:eastAsia="en-US"/>
    </w:rPr>
  </w:style>
  <w:style w:type="paragraph" w:customStyle="1" w:styleId="xl122">
    <w:name w:val="xl122"/>
    <w:basedOn w:val="Normal"/>
    <w:rsid w:val="00B415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olor w:val="FF0000"/>
      <w:sz w:val="24"/>
      <w:lang w:eastAsia="en-US"/>
    </w:rPr>
  </w:style>
  <w:style w:type="paragraph" w:customStyle="1" w:styleId="tvs-bullet0">
    <w:name w:val="tvs-bullet0"/>
    <w:basedOn w:val="Normal"/>
    <w:qFormat/>
    <w:rsid w:val="00A13247"/>
    <w:pPr>
      <w:widowControl w:val="0"/>
      <w:numPr>
        <w:numId w:val="44"/>
      </w:numPr>
      <w:spacing w:before="0" w:after="0" w:line="240" w:lineRule="auto"/>
    </w:pPr>
    <w:rPr>
      <w:sz w:val="24"/>
      <w:lang w:eastAsia="en-US"/>
    </w:rPr>
  </w:style>
  <w:style w:type="numbering" w:styleId="1ai">
    <w:name w:val="Outline List 1"/>
    <w:basedOn w:val="NoList"/>
    <w:semiHidden/>
    <w:rsid w:val="007A49A1"/>
    <w:pPr>
      <w:numPr>
        <w:numId w:val="45"/>
      </w:numPr>
    </w:pPr>
  </w:style>
  <w:style w:type="character" w:customStyle="1" w:styleId="NormalB2Char">
    <w:name w:val="Normal_B2 Char"/>
    <w:basedOn w:val="NormalBulletChar"/>
    <w:link w:val="NormalB2"/>
    <w:rsid w:val="007A49A1"/>
    <w:rPr>
      <w:rFonts w:ascii="Arial" w:eastAsia="Times New Roman" w:hAnsi="Arial"/>
      <w:sz w:val="26"/>
      <w:szCs w:val="22"/>
    </w:rPr>
  </w:style>
  <w:style w:type="numbering" w:customStyle="1" w:styleId="a">
    <w:name w:val="스타일 번호 매기기 (영어)"/>
    <w:basedOn w:val="NoList"/>
    <w:rsid w:val="00935F43"/>
    <w:pPr>
      <w:numPr>
        <w:numId w:val="46"/>
      </w:numPr>
    </w:pPr>
  </w:style>
  <w:style w:type="table" w:customStyle="1" w:styleId="TableGrid1">
    <w:name w:val="Table Grid1"/>
    <w:basedOn w:val="TableNormal"/>
    <w:next w:val="TableGrid"/>
    <w:rsid w:val="00113EC9"/>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1117A4"/>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
    <w:name w:val="comment"/>
    <w:basedOn w:val="Normal"/>
    <w:rsid w:val="001F1EF7"/>
    <w:pPr>
      <w:spacing w:after="0"/>
      <w:ind w:left="720"/>
    </w:pPr>
    <w:rPr>
      <w:rFonts w:ascii="Arial" w:hAnsi="Arial" w:cs="Arial"/>
      <w:bCs/>
      <w:i/>
      <w:snapToGrid w:val="0"/>
      <w:sz w:val="20"/>
      <w:szCs w:val="20"/>
    </w:rPr>
  </w:style>
  <w:style w:type="paragraph" w:customStyle="1" w:styleId="SymcParaListBullet2">
    <w:name w:val="+SymcParaListBullet2"/>
    <w:basedOn w:val="Normal"/>
    <w:rsid w:val="002B4159"/>
    <w:pPr>
      <w:numPr>
        <w:numId w:val="107"/>
      </w:numPr>
      <w:overflowPunct w:val="0"/>
      <w:autoSpaceDE w:val="0"/>
      <w:autoSpaceDN w:val="0"/>
      <w:adjustRightInd w:val="0"/>
      <w:spacing w:before="0" w:after="0" w:line="240" w:lineRule="auto"/>
      <w:textAlignment w:val="baseline"/>
    </w:pPr>
    <w:rPr>
      <w:rFonts w:ascii="Arial" w:eastAsia="Times New Roman" w:hAnsi="Arial" w:cs="Arial"/>
      <w:sz w:val="24"/>
      <w:lang w:eastAsia="en-US"/>
    </w:rPr>
  </w:style>
  <w:style w:type="numbering" w:styleId="111111">
    <w:name w:val="Outline List 2"/>
    <w:basedOn w:val="NoList"/>
    <w:semiHidden/>
    <w:rsid w:val="002B4159"/>
    <w:pPr>
      <w:numPr>
        <w:numId w:val="10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819394">
      <w:bodyDiv w:val="1"/>
      <w:marLeft w:val="0"/>
      <w:marRight w:val="0"/>
      <w:marTop w:val="0"/>
      <w:marBottom w:val="0"/>
      <w:divBdr>
        <w:top w:val="none" w:sz="0" w:space="0" w:color="auto"/>
        <w:left w:val="none" w:sz="0" w:space="0" w:color="auto"/>
        <w:bottom w:val="none" w:sz="0" w:space="0" w:color="auto"/>
        <w:right w:val="none" w:sz="0" w:space="0" w:color="auto"/>
      </w:divBdr>
    </w:div>
    <w:div w:id="73482065">
      <w:bodyDiv w:val="1"/>
      <w:marLeft w:val="0"/>
      <w:marRight w:val="0"/>
      <w:marTop w:val="0"/>
      <w:marBottom w:val="0"/>
      <w:divBdr>
        <w:top w:val="none" w:sz="0" w:space="0" w:color="auto"/>
        <w:left w:val="none" w:sz="0" w:space="0" w:color="auto"/>
        <w:bottom w:val="none" w:sz="0" w:space="0" w:color="auto"/>
        <w:right w:val="none" w:sz="0" w:space="0" w:color="auto"/>
      </w:divBdr>
    </w:div>
    <w:div w:id="105393951">
      <w:bodyDiv w:val="1"/>
      <w:marLeft w:val="0"/>
      <w:marRight w:val="0"/>
      <w:marTop w:val="0"/>
      <w:marBottom w:val="0"/>
      <w:divBdr>
        <w:top w:val="none" w:sz="0" w:space="0" w:color="auto"/>
        <w:left w:val="none" w:sz="0" w:space="0" w:color="auto"/>
        <w:bottom w:val="none" w:sz="0" w:space="0" w:color="auto"/>
        <w:right w:val="none" w:sz="0" w:space="0" w:color="auto"/>
      </w:divBdr>
    </w:div>
    <w:div w:id="121046594">
      <w:bodyDiv w:val="1"/>
      <w:marLeft w:val="0"/>
      <w:marRight w:val="0"/>
      <w:marTop w:val="0"/>
      <w:marBottom w:val="0"/>
      <w:divBdr>
        <w:top w:val="none" w:sz="0" w:space="0" w:color="auto"/>
        <w:left w:val="none" w:sz="0" w:space="0" w:color="auto"/>
        <w:bottom w:val="none" w:sz="0" w:space="0" w:color="auto"/>
        <w:right w:val="none" w:sz="0" w:space="0" w:color="auto"/>
      </w:divBdr>
    </w:div>
    <w:div w:id="164437758">
      <w:bodyDiv w:val="1"/>
      <w:marLeft w:val="0"/>
      <w:marRight w:val="0"/>
      <w:marTop w:val="0"/>
      <w:marBottom w:val="0"/>
      <w:divBdr>
        <w:top w:val="none" w:sz="0" w:space="0" w:color="auto"/>
        <w:left w:val="none" w:sz="0" w:space="0" w:color="auto"/>
        <w:bottom w:val="none" w:sz="0" w:space="0" w:color="auto"/>
        <w:right w:val="none" w:sz="0" w:space="0" w:color="auto"/>
      </w:divBdr>
    </w:div>
    <w:div w:id="170487972">
      <w:bodyDiv w:val="1"/>
      <w:marLeft w:val="0"/>
      <w:marRight w:val="0"/>
      <w:marTop w:val="0"/>
      <w:marBottom w:val="0"/>
      <w:divBdr>
        <w:top w:val="none" w:sz="0" w:space="0" w:color="auto"/>
        <w:left w:val="none" w:sz="0" w:space="0" w:color="auto"/>
        <w:bottom w:val="none" w:sz="0" w:space="0" w:color="auto"/>
        <w:right w:val="none" w:sz="0" w:space="0" w:color="auto"/>
      </w:divBdr>
    </w:div>
    <w:div w:id="171145963">
      <w:bodyDiv w:val="1"/>
      <w:marLeft w:val="0"/>
      <w:marRight w:val="0"/>
      <w:marTop w:val="0"/>
      <w:marBottom w:val="0"/>
      <w:divBdr>
        <w:top w:val="none" w:sz="0" w:space="0" w:color="auto"/>
        <w:left w:val="none" w:sz="0" w:space="0" w:color="auto"/>
        <w:bottom w:val="none" w:sz="0" w:space="0" w:color="auto"/>
        <w:right w:val="none" w:sz="0" w:space="0" w:color="auto"/>
      </w:divBdr>
    </w:div>
    <w:div w:id="216281212">
      <w:bodyDiv w:val="1"/>
      <w:marLeft w:val="0"/>
      <w:marRight w:val="0"/>
      <w:marTop w:val="0"/>
      <w:marBottom w:val="0"/>
      <w:divBdr>
        <w:top w:val="none" w:sz="0" w:space="0" w:color="auto"/>
        <w:left w:val="none" w:sz="0" w:space="0" w:color="auto"/>
        <w:bottom w:val="none" w:sz="0" w:space="0" w:color="auto"/>
        <w:right w:val="none" w:sz="0" w:space="0" w:color="auto"/>
      </w:divBdr>
    </w:div>
    <w:div w:id="218177930">
      <w:bodyDiv w:val="1"/>
      <w:marLeft w:val="0"/>
      <w:marRight w:val="0"/>
      <w:marTop w:val="0"/>
      <w:marBottom w:val="0"/>
      <w:divBdr>
        <w:top w:val="none" w:sz="0" w:space="0" w:color="auto"/>
        <w:left w:val="none" w:sz="0" w:space="0" w:color="auto"/>
        <w:bottom w:val="none" w:sz="0" w:space="0" w:color="auto"/>
        <w:right w:val="none" w:sz="0" w:space="0" w:color="auto"/>
      </w:divBdr>
    </w:div>
    <w:div w:id="264076671">
      <w:bodyDiv w:val="1"/>
      <w:marLeft w:val="0"/>
      <w:marRight w:val="0"/>
      <w:marTop w:val="0"/>
      <w:marBottom w:val="0"/>
      <w:divBdr>
        <w:top w:val="none" w:sz="0" w:space="0" w:color="auto"/>
        <w:left w:val="none" w:sz="0" w:space="0" w:color="auto"/>
        <w:bottom w:val="none" w:sz="0" w:space="0" w:color="auto"/>
        <w:right w:val="none" w:sz="0" w:space="0" w:color="auto"/>
      </w:divBdr>
    </w:div>
    <w:div w:id="470095967">
      <w:bodyDiv w:val="1"/>
      <w:marLeft w:val="0"/>
      <w:marRight w:val="0"/>
      <w:marTop w:val="0"/>
      <w:marBottom w:val="0"/>
      <w:divBdr>
        <w:top w:val="none" w:sz="0" w:space="0" w:color="auto"/>
        <w:left w:val="none" w:sz="0" w:space="0" w:color="auto"/>
        <w:bottom w:val="none" w:sz="0" w:space="0" w:color="auto"/>
        <w:right w:val="none" w:sz="0" w:space="0" w:color="auto"/>
      </w:divBdr>
    </w:div>
    <w:div w:id="484443695">
      <w:bodyDiv w:val="1"/>
      <w:marLeft w:val="0"/>
      <w:marRight w:val="0"/>
      <w:marTop w:val="0"/>
      <w:marBottom w:val="0"/>
      <w:divBdr>
        <w:top w:val="none" w:sz="0" w:space="0" w:color="auto"/>
        <w:left w:val="none" w:sz="0" w:space="0" w:color="auto"/>
        <w:bottom w:val="none" w:sz="0" w:space="0" w:color="auto"/>
        <w:right w:val="none" w:sz="0" w:space="0" w:color="auto"/>
      </w:divBdr>
    </w:div>
    <w:div w:id="552736596">
      <w:bodyDiv w:val="1"/>
      <w:marLeft w:val="0"/>
      <w:marRight w:val="0"/>
      <w:marTop w:val="0"/>
      <w:marBottom w:val="0"/>
      <w:divBdr>
        <w:top w:val="none" w:sz="0" w:space="0" w:color="auto"/>
        <w:left w:val="none" w:sz="0" w:space="0" w:color="auto"/>
        <w:bottom w:val="none" w:sz="0" w:space="0" w:color="auto"/>
        <w:right w:val="none" w:sz="0" w:space="0" w:color="auto"/>
      </w:divBdr>
    </w:div>
    <w:div w:id="557133871">
      <w:bodyDiv w:val="1"/>
      <w:marLeft w:val="0"/>
      <w:marRight w:val="0"/>
      <w:marTop w:val="0"/>
      <w:marBottom w:val="0"/>
      <w:divBdr>
        <w:top w:val="none" w:sz="0" w:space="0" w:color="auto"/>
        <w:left w:val="none" w:sz="0" w:space="0" w:color="auto"/>
        <w:bottom w:val="none" w:sz="0" w:space="0" w:color="auto"/>
        <w:right w:val="none" w:sz="0" w:space="0" w:color="auto"/>
      </w:divBdr>
    </w:div>
    <w:div w:id="571044553">
      <w:bodyDiv w:val="1"/>
      <w:marLeft w:val="0"/>
      <w:marRight w:val="0"/>
      <w:marTop w:val="0"/>
      <w:marBottom w:val="0"/>
      <w:divBdr>
        <w:top w:val="none" w:sz="0" w:space="0" w:color="auto"/>
        <w:left w:val="none" w:sz="0" w:space="0" w:color="auto"/>
        <w:bottom w:val="none" w:sz="0" w:space="0" w:color="auto"/>
        <w:right w:val="none" w:sz="0" w:space="0" w:color="auto"/>
      </w:divBdr>
    </w:div>
    <w:div w:id="653072024">
      <w:bodyDiv w:val="1"/>
      <w:marLeft w:val="0"/>
      <w:marRight w:val="0"/>
      <w:marTop w:val="0"/>
      <w:marBottom w:val="0"/>
      <w:divBdr>
        <w:top w:val="none" w:sz="0" w:space="0" w:color="auto"/>
        <w:left w:val="none" w:sz="0" w:space="0" w:color="auto"/>
        <w:bottom w:val="none" w:sz="0" w:space="0" w:color="auto"/>
        <w:right w:val="none" w:sz="0" w:space="0" w:color="auto"/>
      </w:divBdr>
    </w:div>
    <w:div w:id="655380241">
      <w:bodyDiv w:val="1"/>
      <w:marLeft w:val="0"/>
      <w:marRight w:val="0"/>
      <w:marTop w:val="0"/>
      <w:marBottom w:val="0"/>
      <w:divBdr>
        <w:top w:val="none" w:sz="0" w:space="0" w:color="auto"/>
        <w:left w:val="none" w:sz="0" w:space="0" w:color="auto"/>
        <w:bottom w:val="none" w:sz="0" w:space="0" w:color="auto"/>
        <w:right w:val="none" w:sz="0" w:space="0" w:color="auto"/>
      </w:divBdr>
    </w:div>
    <w:div w:id="659772981">
      <w:bodyDiv w:val="1"/>
      <w:marLeft w:val="0"/>
      <w:marRight w:val="0"/>
      <w:marTop w:val="0"/>
      <w:marBottom w:val="0"/>
      <w:divBdr>
        <w:top w:val="none" w:sz="0" w:space="0" w:color="auto"/>
        <w:left w:val="none" w:sz="0" w:space="0" w:color="auto"/>
        <w:bottom w:val="none" w:sz="0" w:space="0" w:color="auto"/>
        <w:right w:val="none" w:sz="0" w:space="0" w:color="auto"/>
      </w:divBdr>
    </w:div>
    <w:div w:id="681859288">
      <w:bodyDiv w:val="1"/>
      <w:marLeft w:val="0"/>
      <w:marRight w:val="0"/>
      <w:marTop w:val="0"/>
      <w:marBottom w:val="0"/>
      <w:divBdr>
        <w:top w:val="none" w:sz="0" w:space="0" w:color="auto"/>
        <w:left w:val="none" w:sz="0" w:space="0" w:color="auto"/>
        <w:bottom w:val="none" w:sz="0" w:space="0" w:color="auto"/>
        <w:right w:val="none" w:sz="0" w:space="0" w:color="auto"/>
      </w:divBdr>
    </w:div>
    <w:div w:id="720591459">
      <w:bodyDiv w:val="1"/>
      <w:marLeft w:val="0"/>
      <w:marRight w:val="0"/>
      <w:marTop w:val="0"/>
      <w:marBottom w:val="0"/>
      <w:divBdr>
        <w:top w:val="none" w:sz="0" w:space="0" w:color="auto"/>
        <w:left w:val="none" w:sz="0" w:space="0" w:color="auto"/>
        <w:bottom w:val="none" w:sz="0" w:space="0" w:color="auto"/>
        <w:right w:val="none" w:sz="0" w:space="0" w:color="auto"/>
      </w:divBdr>
    </w:div>
    <w:div w:id="738019268">
      <w:bodyDiv w:val="1"/>
      <w:marLeft w:val="0"/>
      <w:marRight w:val="0"/>
      <w:marTop w:val="0"/>
      <w:marBottom w:val="0"/>
      <w:divBdr>
        <w:top w:val="none" w:sz="0" w:space="0" w:color="auto"/>
        <w:left w:val="none" w:sz="0" w:space="0" w:color="auto"/>
        <w:bottom w:val="none" w:sz="0" w:space="0" w:color="auto"/>
        <w:right w:val="none" w:sz="0" w:space="0" w:color="auto"/>
      </w:divBdr>
    </w:div>
    <w:div w:id="741803427">
      <w:bodyDiv w:val="1"/>
      <w:marLeft w:val="0"/>
      <w:marRight w:val="0"/>
      <w:marTop w:val="0"/>
      <w:marBottom w:val="0"/>
      <w:divBdr>
        <w:top w:val="none" w:sz="0" w:space="0" w:color="auto"/>
        <w:left w:val="none" w:sz="0" w:space="0" w:color="auto"/>
        <w:bottom w:val="none" w:sz="0" w:space="0" w:color="auto"/>
        <w:right w:val="none" w:sz="0" w:space="0" w:color="auto"/>
      </w:divBdr>
    </w:div>
    <w:div w:id="748815252">
      <w:bodyDiv w:val="1"/>
      <w:marLeft w:val="0"/>
      <w:marRight w:val="0"/>
      <w:marTop w:val="0"/>
      <w:marBottom w:val="0"/>
      <w:divBdr>
        <w:top w:val="none" w:sz="0" w:space="0" w:color="auto"/>
        <w:left w:val="none" w:sz="0" w:space="0" w:color="auto"/>
        <w:bottom w:val="none" w:sz="0" w:space="0" w:color="auto"/>
        <w:right w:val="none" w:sz="0" w:space="0" w:color="auto"/>
      </w:divBdr>
    </w:div>
    <w:div w:id="756561855">
      <w:bodyDiv w:val="1"/>
      <w:marLeft w:val="0"/>
      <w:marRight w:val="0"/>
      <w:marTop w:val="0"/>
      <w:marBottom w:val="0"/>
      <w:divBdr>
        <w:top w:val="none" w:sz="0" w:space="0" w:color="auto"/>
        <w:left w:val="none" w:sz="0" w:space="0" w:color="auto"/>
        <w:bottom w:val="none" w:sz="0" w:space="0" w:color="auto"/>
        <w:right w:val="none" w:sz="0" w:space="0" w:color="auto"/>
      </w:divBdr>
    </w:div>
    <w:div w:id="862592003">
      <w:bodyDiv w:val="1"/>
      <w:marLeft w:val="0"/>
      <w:marRight w:val="0"/>
      <w:marTop w:val="0"/>
      <w:marBottom w:val="0"/>
      <w:divBdr>
        <w:top w:val="none" w:sz="0" w:space="0" w:color="auto"/>
        <w:left w:val="none" w:sz="0" w:space="0" w:color="auto"/>
        <w:bottom w:val="none" w:sz="0" w:space="0" w:color="auto"/>
        <w:right w:val="none" w:sz="0" w:space="0" w:color="auto"/>
      </w:divBdr>
    </w:div>
    <w:div w:id="874318054">
      <w:bodyDiv w:val="1"/>
      <w:marLeft w:val="0"/>
      <w:marRight w:val="0"/>
      <w:marTop w:val="0"/>
      <w:marBottom w:val="0"/>
      <w:divBdr>
        <w:top w:val="none" w:sz="0" w:space="0" w:color="auto"/>
        <w:left w:val="none" w:sz="0" w:space="0" w:color="auto"/>
        <w:bottom w:val="none" w:sz="0" w:space="0" w:color="auto"/>
        <w:right w:val="none" w:sz="0" w:space="0" w:color="auto"/>
      </w:divBdr>
    </w:div>
    <w:div w:id="934628475">
      <w:bodyDiv w:val="1"/>
      <w:marLeft w:val="0"/>
      <w:marRight w:val="0"/>
      <w:marTop w:val="0"/>
      <w:marBottom w:val="0"/>
      <w:divBdr>
        <w:top w:val="none" w:sz="0" w:space="0" w:color="auto"/>
        <w:left w:val="none" w:sz="0" w:space="0" w:color="auto"/>
        <w:bottom w:val="none" w:sz="0" w:space="0" w:color="auto"/>
        <w:right w:val="none" w:sz="0" w:space="0" w:color="auto"/>
      </w:divBdr>
    </w:div>
    <w:div w:id="946738333">
      <w:bodyDiv w:val="1"/>
      <w:marLeft w:val="0"/>
      <w:marRight w:val="0"/>
      <w:marTop w:val="0"/>
      <w:marBottom w:val="0"/>
      <w:divBdr>
        <w:top w:val="none" w:sz="0" w:space="0" w:color="auto"/>
        <w:left w:val="none" w:sz="0" w:space="0" w:color="auto"/>
        <w:bottom w:val="none" w:sz="0" w:space="0" w:color="auto"/>
        <w:right w:val="none" w:sz="0" w:space="0" w:color="auto"/>
      </w:divBdr>
    </w:div>
    <w:div w:id="954218280">
      <w:bodyDiv w:val="1"/>
      <w:marLeft w:val="0"/>
      <w:marRight w:val="0"/>
      <w:marTop w:val="0"/>
      <w:marBottom w:val="0"/>
      <w:divBdr>
        <w:top w:val="none" w:sz="0" w:space="0" w:color="auto"/>
        <w:left w:val="none" w:sz="0" w:space="0" w:color="auto"/>
        <w:bottom w:val="none" w:sz="0" w:space="0" w:color="auto"/>
        <w:right w:val="none" w:sz="0" w:space="0" w:color="auto"/>
      </w:divBdr>
    </w:div>
    <w:div w:id="978657337">
      <w:bodyDiv w:val="1"/>
      <w:marLeft w:val="0"/>
      <w:marRight w:val="0"/>
      <w:marTop w:val="0"/>
      <w:marBottom w:val="0"/>
      <w:divBdr>
        <w:top w:val="none" w:sz="0" w:space="0" w:color="auto"/>
        <w:left w:val="none" w:sz="0" w:space="0" w:color="auto"/>
        <w:bottom w:val="none" w:sz="0" w:space="0" w:color="auto"/>
        <w:right w:val="none" w:sz="0" w:space="0" w:color="auto"/>
      </w:divBdr>
    </w:div>
    <w:div w:id="980689897">
      <w:bodyDiv w:val="1"/>
      <w:marLeft w:val="0"/>
      <w:marRight w:val="0"/>
      <w:marTop w:val="0"/>
      <w:marBottom w:val="0"/>
      <w:divBdr>
        <w:top w:val="none" w:sz="0" w:space="0" w:color="auto"/>
        <w:left w:val="none" w:sz="0" w:space="0" w:color="auto"/>
        <w:bottom w:val="none" w:sz="0" w:space="0" w:color="auto"/>
        <w:right w:val="none" w:sz="0" w:space="0" w:color="auto"/>
      </w:divBdr>
    </w:div>
    <w:div w:id="997614454">
      <w:bodyDiv w:val="1"/>
      <w:marLeft w:val="0"/>
      <w:marRight w:val="0"/>
      <w:marTop w:val="0"/>
      <w:marBottom w:val="0"/>
      <w:divBdr>
        <w:top w:val="none" w:sz="0" w:space="0" w:color="auto"/>
        <w:left w:val="none" w:sz="0" w:space="0" w:color="auto"/>
        <w:bottom w:val="none" w:sz="0" w:space="0" w:color="auto"/>
        <w:right w:val="none" w:sz="0" w:space="0" w:color="auto"/>
      </w:divBdr>
    </w:div>
    <w:div w:id="1011643647">
      <w:bodyDiv w:val="1"/>
      <w:marLeft w:val="0"/>
      <w:marRight w:val="0"/>
      <w:marTop w:val="0"/>
      <w:marBottom w:val="0"/>
      <w:divBdr>
        <w:top w:val="none" w:sz="0" w:space="0" w:color="auto"/>
        <w:left w:val="none" w:sz="0" w:space="0" w:color="auto"/>
        <w:bottom w:val="none" w:sz="0" w:space="0" w:color="auto"/>
        <w:right w:val="none" w:sz="0" w:space="0" w:color="auto"/>
      </w:divBdr>
    </w:div>
    <w:div w:id="1025443273">
      <w:bodyDiv w:val="1"/>
      <w:marLeft w:val="0"/>
      <w:marRight w:val="0"/>
      <w:marTop w:val="0"/>
      <w:marBottom w:val="0"/>
      <w:divBdr>
        <w:top w:val="none" w:sz="0" w:space="0" w:color="auto"/>
        <w:left w:val="none" w:sz="0" w:space="0" w:color="auto"/>
        <w:bottom w:val="none" w:sz="0" w:space="0" w:color="auto"/>
        <w:right w:val="none" w:sz="0" w:space="0" w:color="auto"/>
      </w:divBdr>
    </w:div>
    <w:div w:id="1031031859">
      <w:bodyDiv w:val="1"/>
      <w:marLeft w:val="0"/>
      <w:marRight w:val="0"/>
      <w:marTop w:val="0"/>
      <w:marBottom w:val="0"/>
      <w:divBdr>
        <w:top w:val="none" w:sz="0" w:space="0" w:color="auto"/>
        <w:left w:val="none" w:sz="0" w:space="0" w:color="auto"/>
        <w:bottom w:val="none" w:sz="0" w:space="0" w:color="auto"/>
        <w:right w:val="none" w:sz="0" w:space="0" w:color="auto"/>
      </w:divBdr>
    </w:div>
    <w:div w:id="1051345614">
      <w:bodyDiv w:val="1"/>
      <w:marLeft w:val="0"/>
      <w:marRight w:val="0"/>
      <w:marTop w:val="0"/>
      <w:marBottom w:val="0"/>
      <w:divBdr>
        <w:top w:val="none" w:sz="0" w:space="0" w:color="auto"/>
        <w:left w:val="none" w:sz="0" w:space="0" w:color="auto"/>
        <w:bottom w:val="none" w:sz="0" w:space="0" w:color="auto"/>
        <w:right w:val="none" w:sz="0" w:space="0" w:color="auto"/>
      </w:divBdr>
    </w:div>
    <w:div w:id="1059668550">
      <w:bodyDiv w:val="1"/>
      <w:marLeft w:val="0"/>
      <w:marRight w:val="0"/>
      <w:marTop w:val="0"/>
      <w:marBottom w:val="0"/>
      <w:divBdr>
        <w:top w:val="none" w:sz="0" w:space="0" w:color="auto"/>
        <w:left w:val="none" w:sz="0" w:space="0" w:color="auto"/>
        <w:bottom w:val="none" w:sz="0" w:space="0" w:color="auto"/>
        <w:right w:val="none" w:sz="0" w:space="0" w:color="auto"/>
      </w:divBdr>
    </w:div>
    <w:div w:id="1084454345">
      <w:bodyDiv w:val="1"/>
      <w:marLeft w:val="0"/>
      <w:marRight w:val="0"/>
      <w:marTop w:val="0"/>
      <w:marBottom w:val="0"/>
      <w:divBdr>
        <w:top w:val="none" w:sz="0" w:space="0" w:color="auto"/>
        <w:left w:val="none" w:sz="0" w:space="0" w:color="auto"/>
        <w:bottom w:val="none" w:sz="0" w:space="0" w:color="auto"/>
        <w:right w:val="none" w:sz="0" w:space="0" w:color="auto"/>
      </w:divBdr>
    </w:div>
    <w:div w:id="1140659332">
      <w:bodyDiv w:val="1"/>
      <w:marLeft w:val="0"/>
      <w:marRight w:val="0"/>
      <w:marTop w:val="0"/>
      <w:marBottom w:val="0"/>
      <w:divBdr>
        <w:top w:val="none" w:sz="0" w:space="0" w:color="auto"/>
        <w:left w:val="none" w:sz="0" w:space="0" w:color="auto"/>
        <w:bottom w:val="none" w:sz="0" w:space="0" w:color="auto"/>
        <w:right w:val="none" w:sz="0" w:space="0" w:color="auto"/>
      </w:divBdr>
    </w:div>
    <w:div w:id="1228346158">
      <w:bodyDiv w:val="1"/>
      <w:marLeft w:val="0"/>
      <w:marRight w:val="0"/>
      <w:marTop w:val="0"/>
      <w:marBottom w:val="0"/>
      <w:divBdr>
        <w:top w:val="none" w:sz="0" w:space="0" w:color="auto"/>
        <w:left w:val="none" w:sz="0" w:space="0" w:color="auto"/>
        <w:bottom w:val="none" w:sz="0" w:space="0" w:color="auto"/>
        <w:right w:val="none" w:sz="0" w:space="0" w:color="auto"/>
      </w:divBdr>
    </w:div>
    <w:div w:id="1253587078">
      <w:bodyDiv w:val="1"/>
      <w:marLeft w:val="0"/>
      <w:marRight w:val="0"/>
      <w:marTop w:val="0"/>
      <w:marBottom w:val="0"/>
      <w:divBdr>
        <w:top w:val="none" w:sz="0" w:space="0" w:color="auto"/>
        <w:left w:val="none" w:sz="0" w:space="0" w:color="auto"/>
        <w:bottom w:val="none" w:sz="0" w:space="0" w:color="auto"/>
        <w:right w:val="none" w:sz="0" w:space="0" w:color="auto"/>
      </w:divBdr>
    </w:div>
    <w:div w:id="1310551835">
      <w:bodyDiv w:val="1"/>
      <w:marLeft w:val="0"/>
      <w:marRight w:val="0"/>
      <w:marTop w:val="0"/>
      <w:marBottom w:val="0"/>
      <w:divBdr>
        <w:top w:val="none" w:sz="0" w:space="0" w:color="auto"/>
        <w:left w:val="none" w:sz="0" w:space="0" w:color="auto"/>
        <w:bottom w:val="none" w:sz="0" w:space="0" w:color="auto"/>
        <w:right w:val="none" w:sz="0" w:space="0" w:color="auto"/>
      </w:divBdr>
    </w:div>
    <w:div w:id="1340504602">
      <w:bodyDiv w:val="1"/>
      <w:marLeft w:val="0"/>
      <w:marRight w:val="0"/>
      <w:marTop w:val="0"/>
      <w:marBottom w:val="0"/>
      <w:divBdr>
        <w:top w:val="none" w:sz="0" w:space="0" w:color="auto"/>
        <w:left w:val="none" w:sz="0" w:space="0" w:color="auto"/>
        <w:bottom w:val="none" w:sz="0" w:space="0" w:color="auto"/>
        <w:right w:val="none" w:sz="0" w:space="0" w:color="auto"/>
      </w:divBdr>
    </w:div>
    <w:div w:id="1389260382">
      <w:bodyDiv w:val="1"/>
      <w:marLeft w:val="0"/>
      <w:marRight w:val="0"/>
      <w:marTop w:val="0"/>
      <w:marBottom w:val="0"/>
      <w:divBdr>
        <w:top w:val="none" w:sz="0" w:space="0" w:color="auto"/>
        <w:left w:val="none" w:sz="0" w:space="0" w:color="auto"/>
        <w:bottom w:val="none" w:sz="0" w:space="0" w:color="auto"/>
        <w:right w:val="none" w:sz="0" w:space="0" w:color="auto"/>
      </w:divBdr>
    </w:div>
    <w:div w:id="1458454079">
      <w:bodyDiv w:val="1"/>
      <w:marLeft w:val="0"/>
      <w:marRight w:val="0"/>
      <w:marTop w:val="0"/>
      <w:marBottom w:val="0"/>
      <w:divBdr>
        <w:top w:val="none" w:sz="0" w:space="0" w:color="auto"/>
        <w:left w:val="none" w:sz="0" w:space="0" w:color="auto"/>
        <w:bottom w:val="none" w:sz="0" w:space="0" w:color="auto"/>
        <w:right w:val="none" w:sz="0" w:space="0" w:color="auto"/>
      </w:divBdr>
    </w:div>
    <w:div w:id="1538851543">
      <w:bodyDiv w:val="1"/>
      <w:marLeft w:val="0"/>
      <w:marRight w:val="0"/>
      <w:marTop w:val="0"/>
      <w:marBottom w:val="0"/>
      <w:divBdr>
        <w:top w:val="none" w:sz="0" w:space="0" w:color="auto"/>
        <w:left w:val="none" w:sz="0" w:space="0" w:color="auto"/>
        <w:bottom w:val="none" w:sz="0" w:space="0" w:color="auto"/>
        <w:right w:val="none" w:sz="0" w:space="0" w:color="auto"/>
      </w:divBdr>
    </w:div>
    <w:div w:id="1645811143">
      <w:bodyDiv w:val="1"/>
      <w:marLeft w:val="0"/>
      <w:marRight w:val="0"/>
      <w:marTop w:val="0"/>
      <w:marBottom w:val="0"/>
      <w:divBdr>
        <w:top w:val="none" w:sz="0" w:space="0" w:color="auto"/>
        <w:left w:val="none" w:sz="0" w:space="0" w:color="auto"/>
        <w:bottom w:val="none" w:sz="0" w:space="0" w:color="auto"/>
        <w:right w:val="none" w:sz="0" w:space="0" w:color="auto"/>
      </w:divBdr>
    </w:div>
    <w:div w:id="1657757821">
      <w:bodyDiv w:val="1"/>
      <w:marLeft w:val="0"/>
      <w:marRight w:val="0"/>
      <w:marTop w:val="0"/>
      <w:marBottom w:val="0"/>
      <w:divBdr>
        <w:top w:val="none" w:sz="0" w:space="0" w:color="auto"/>
        <w:left w:val="none" w:sz="0" w:space="0" w:color="auto"/>
        <w:bottom w:val="none" w:sz="0" w:space="0" w:color="auto"/>
        <w:right w:val="none" w:sz="0" w:space="0" w:color="auto"/>
      </w:divBdr>
    </w:div>
    <w:div w:id="1694113698">
      <w:bodyDiv w:val="1"/>
      <w:marLeft w:val="0"/>
      <w:marRight w:val="0"/>
      <w:marTop w:val="0"/>
      <w:marBottom w:val="0"/>
      <w:divBdr>
        <w:top w:val="none" w:sz="0" w:space="0" w:color="auto"/>
        <w:left w:val="none" w:sz="0" w:space="0" w:color="auto"/>
        <w:bottom w:val="none" w:sz="0" w:space="0" w:color="auto"/>
        <w:right w:val="none" w:sz="0" w:space="0" w:color="auto"/>
      </w:divBdr>
    </w:div>
    <w:div w:id="1703631164">
      <w:bodyDiv w:val="1"/>
      <w:marLeft w:val="0"/>
      <w:marRight w:val="0"/>
      <w:marTop w:val="0"/>
      <w:marBottom w:val="0"/>
      <w:divBdr>
        <w:top w:val="none" w:sz="0" w:space="0" w:color="auto"/>
        <w:left w:val="none" w:sz="0" w:space="0" w:color="auto"/>
        <w:bottom w:val="none" w:sz="0" w:space="0" w:color="auto"/>
        <w:right w:val="none" w:sz="0" w:space="0" w:color="auto"/>
      </w:divBdr>
    </w:div>
    <w:div w:id="1748847547">
      <w:bodyDiv w:val="1"/>
      <w:marLeft w:val="0"/>
      <w:marRight w:val="0"/>
      <w:marTop w:val="0"/>
      <w:marBottom w:val="0"/>
      <w:divBdr>
        <w:top w:val="none" w:sz="0" w:space="0" w:color="auto"/>
        <w:left w:val="none" w:sz="0" w:space="0" w:color="auto"/>
        <w:bottom w:val="none" w:sz="0" w:space="0" w:color="auto"/>
        <w:right w:val="none" w:sz="0" w:space="0" w:color="auto"/>
      </w:divBdr>
    </w:div>
    <w:div w:id="1749963343">
      <w:bodyDiv w:val="1"/>
      <w:marLeft w:val="0"/>
      <w:marRight w:val="0"/>
      <w:marTop w:val="0"/>
      <w:marBottom w:val="0"/>
      <w:divBdr>
        <w:top w:val="none" w:sz="0" w:space="0" w:color="auto"/>
        <w:left w:val="none" w:sz="0" w:space="0" w:color="auto"/>
        <w:bottom w:val="none" w:sz="0" w:space="0" w:color="auto"/>
        <w:right w:val="none" w:sz="0" w:space="0" w:color="auto"/>
      </w:divBdr>
    </w:div>
    <w:div w:id="1755664775">
      <w:bodyDiv w:val="1"/>
      <w:marLeft w:val="0"/>
      <w:marRight w:val="0"/>
      <w:marTop w:val="0"/>
      <w:marBottom w:val="0"/>
      <w:divBdr>
        <w:top w:val="none" w:sz="0" w:space="0" w:color="auto"/>
        <w:left w:val="none" w:sz="0" w:space="0" w:color="auto"/>
        <w:bottom w:val="none" w:sz="0" w:space="0" w:color="auto"/>
        <w:right w:val="none" w:sz="0" w:space="0" w:color="auto"/>
      </w:divBdr>
    </w:div>
    <w:div w:id="1815171783">
      <w:bodyDiv w:val="1"/>
      <w:marLeft w:val="0"/>
      <w:marRight w:val="0"/>
      <w:marTop w:val="0"/>
      <w:marBottom w:val="0"/>
      <w:divBdr>
        <w:top w:val="none" w:sz="0" w:space="0" w:color="auto"/>
        <w:left w:val="none" w:sz="0" w:space="0" w:color="auto"/>
        <w:bottom w:val="none" w:sz="0" w:space="0" w:color="auto"/>
        <w:right w:val="none" w:sz="0" w:space="0" w:color="auto"/>
      </w:divBdr>
    </w:div>
    <w:div w:id="1816331843">
      <w:bodyDiv w:val="1"/>
      <w:marLeft w:val="0"/>
      <w:marRight w:val="0"/>
      <w:marTop w:val="0"/>
      <w:marBottom w:val="0"/>
      <w:divBdr>
        <w:top w:val="none" w:sz="0" w:space="0" w:color="auto"/>
        <w:left w:val="none" w:sz="0" w:space="0" w:color="auto"/>
        <w:bottom w:val="none" w:sz="0" w:space="0" w:color="auto"/>
        <w:right w:val="none" w:sz="0" w:space="0" w:color="auto"/>
      </w:divBdr>
    </w:div>
    <w:div w:id="1818305201">
      <w:bodyDiv w:val="1"/>
      <w:marLeft w:val="0"/>
      <w:marRight w:val="0"/>
      <w:marTop w:val="0"/>
      <w:marBottom w:val="0"/>
      <w:divBdr>
        <w:top w:val="none" w:sz="0" w:space="0" w:color="auto"/>
        <w:left w:val="none" w:sz="0" w:space="0" w:color="auto"/>
        <w:bottom w:val="none" w:sz="0" w:space="0" w:color="auto"/>
        <w:right w:val="none" w:sz="0" w:space="0" w:color="auto"/>
      </w:divBdr>
      <w:divsChild>
        <w:div w:id="1360426546">
          <w:marLeft w:val="1282"/>
          <w:marRight w:val="0"/>
          <w:marTop w:val="0"/>
          <w:marBottom w:val="0"/>
          <w:divBdr>
            <w:top w:val="none" w:sz="0" w:space="0" w:color="auto"/>
            <w:left w:val="none" w:sz="0" w:space="0" w:color="auto"/>
            <w:bottom w:val="none" w:sz="0" w:space="0" w:color="auto"/>
            <w:right w:val="none" w:sz="0" w:space="0" w:color="auto"/>
          </w:divBdr>
        </w:div>
        <w:div w:id="275451854">
          <w:marLeft w:val="1282"/>
          <w:marRight w:val="0"/>
          <w:marTop w:val="0"/>
          <w:marBottom w:val="0"/>
          <w:divBdr>
            <w:top w:val="none" w:sz="0" w:space="0" w:color="auto"/>
            <w:left w:val="none" w:sz="0" w:space="0" w:color="auto"/>
            <w:bottom w:val="none" w:sz="0" w:space="0" w:color="auto"/>
            <w:right w:val="none" w:sz="0" w:space="0" w:color="auto"/>
          </w:divBdr>
        </w:div>
      </w:divsChild>
    </w:div>
    <w:div w:id="1837377508">
      <w:bodyDiv w:val="1"/>
      <w:marLeft w:val="0"/>
      <w:marRight w:val="0"/>
      <w:marTop w:val="0"/>
      <w:marBottom w:val="0"/>
      <w:divBdr>
        <w:top w:val="none" w:sz="0" w:space="0" w:color="auto"/>
        <w:left w:val="none" w:sz="0" w:space="0" w:color="auto"/>
        <w:bottom w:val="none" w:sz="0" w:space="0" w:color="auto"/>
        <w:right w:val="none" w:sz="0" w:space="0" w:color="auto"/>
      </w:divBdr>
    </w:div>
    <w:div w:id="1864322516">
      <w:bodyDiv w:val="1"/>
      <w:marLeft w:val="0"/>
      <w:marRight w:val="0"/>
      <w:marTop w:val="0"/>
      <w:marBottom w:val="0"/>
      <w:divBdr>
        <w:top w:val="none" w:sz="0" w:space="0" w:color="auto"/>
        <w:left w:val="none" w:sz="0" w:space="0" w:color="auto"/>
        <w:bottom w:val="none" w:sz="0" w:space="0" w:color="auto"/>
        <w:right w:val="none" w:sz="0" w:space="0" w:color="auto"/>
      </w:divBdr>
    </w:div>
    <w:div w:id="1925261552">
      <w:bodyDiv w:val="1"/>
      <w:marLeft w:val="0"/>
      <w:marRight w:val="0"/>
      <w:marTop w:val="0"/>
      <w:marBottom w:val="0"/>
      <w:divBdr>
        <w:top w:val="none" w:sz="0" w:space="0" w:color="auto"/>
        <w:left w:val="none" w:sz="0" w:space="0" w:color="auto"/>
        <w:bottom w:val="none" w:sz="0" w:space="0" w:color="auto"/>
        <w:right w:val="none" w:sz="0" w:space="0" w:color="auto"/>
      </w:divBdr>
    </w:div>
    <w:div w:id="2006281431">
      <w:bodyDiv w:val="1"/>
      <w:marLeft w:val="0"/>
      <w:marRight w:val="0"/>
      <w:marTop w:val="0"/>
      <w:marBottom w:val="0"/>
      <w:divBdr>
        <w:top w:val="none" w:sz="0" w:space="0" w:color="auto"/>
        <w:left w:val="none" w:sz="0" w:space="0" w:color="auto"/>
        <w:bottom w:val="none" w:sz="0" w:space="0" w:color="auto"/>
        <w:right w:val="none" w:sz="0" w:space="0" w:color="auto"/>
      </w:divBdr>
    </w:div>
    <w:div w:id="2030401402">
      <w:bodyDiv w:val="1"/>
      <w:marLeft w:val="0"/>
      <w:marRight w:val="0"/>
      <w:marTop w:val="0"/>
      <w:marBottom w:val="0"/>
      <w:divBdr>
        <w:top w:val="none" w:sz="0" w:space="0" w:color="auto"/>
        <w:left w:val="none" w:sz="0" w:space="0" w:color="auto"/>
        <w:bottom w:val="none" w:sz="0" w:space="0" w:color="auto"/>
        <w:right w:val="none" w:sz="0" w:space="0" w:color="auto"/>
      </w:divBdr>
    </w:div>
    <w:div w:id="2070879736">
      <w:bodyDiv w:val="1"/>
      <w:marLeft w:val="0"/>
      <w:marRight w:val="0"/>
      <w:marTop w:val="0"/>
      <w:marBottom w:val="0"/>
      <w:divBdr>
        <w:top w:val="none" w:sz="0" w:space="0" w:color="auto"/>
        <w:left w:val="none" w:sz="0" w:space="0" w:color="auto"/>
        <w:bottom w:val="none" w:sz="0" w:space="0" w:color="auto"/>
        <w:right w:val="none" w:sz="0" w:space="0" w:color="auto"/>
      </w:divBdr>
    </w:div>
    <w:div w:id="2118716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javascript:;" TargetMode="External"/><Relationship Id="rId26" Type="http://schemas.openxmlformats.org/officeDocument/2006/relationships/hyperlink" Target="javascript:;" TargetMode="External"/><Relationship Id="rId3" Type="http://schemas.openxmlformats.org/officeDocument/2006/relationships/styles" Target="styles.xml"/><Relationship Id="rId21" Type="http://schemas.openxmlformats.org/officeDocument/2006/relationships/header" Target="header1.xml"/><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javascript:;" TargetMode="External"/><Relationship Id="rId25" Type="http://schemas.openxmlformats.org/officeDocument/2006/relationships/hyperlink" Target="javascript:;"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package" Target="embeddings/Microsoft_Visio_Drawing11.vsdx"/><Relationship Id="rId20" Type="http://schemas.openxmlformats.org/officeDocument/2006/relationships/hyperlink" Target="javascript:;"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javascript:;" TargetMode="External"/><Relationship Id="rId32"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hyperlink" Target="javascript:;" TargetMode="External"/><Relationship Id="rId28" Type="http://schemas.openxmlformats.org/officeDocument/2006/relationships/image" Target="media/image8.png"/><Relationship Id="rId36" Type="http://schemas.microsoft.com/office/2016/09/relationships/commentsIds" Target="commentsIds.xml"/><Relationship Id="rId10" Type="http://schemas.openxmlformats.org/officeDocument/2006/relationships/image" Target="media/image1.png"/><Relationship Id="rId19" Type="http://schemas.openxmlformats.org/officeDocument/2006/relationships/hyperlink" Target="javascript:;" TargetMode="External"/><Relationship Id="rId31" Type="http://schemas.openxmlformats.org/officeDocument/2006/relationships/image" Target="media/image11.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footer" Target="footer1.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theme" Target="theme/theme1.xml"/><Relationship Id="rId8" Type="http://schemas.openxmlformats.org/officeDocument/2006/relationships/comments" Target="comments.xml"/></Relationships>
</file>

<file path=word/_rels/settings.xml.rels><?xml version="1.0" encoding="UTF-8" standalone="yes"?>
<Relationships xmlns="http://schemas.openxmlformats.org/package/2006/relationships"><Relationship Id="rId1" Type="http://schemas.openxmlformats.org/officeDocument/2006/relationships/attachedTemplate" Target="file:///F:\TTTV\Template\ThanhH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FCF651-EBFB-4515-87CC-90ADB13CF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ThanhHa</Template>
  <TotalTime>0</TotalTime>
  <Pages>231</Pages>
  <Words>28067</Words>
  <Characters>159985</Characters>
  <Application>Microsoft Office Word</Application>
  <DocSecurity>0</DocSecurity>
  <Lines>1333</Lines>
  <Paragraphs>375</Paragraphs>
  <ScaleCrop>false</ScaleCrop>
  <HeadingPairs>
    <vt:vector size="2" baseType="variant">
      <vt:variant>
        <vt:lpstr>Title</vt:lpstr>
      </vt:variant>
      <vt:variant>
        <vt:i4>1</vt:i4>
      </vt:variant>
    </vt:vector>
  </HeadingPairs>
  <TitlesOfParts>
    <vt:vector size="1" baseType="lpstr">
      <vt:lpstr/>
    </vt:vector>
  </TitlesOfParts>
  <Company>TAN DAN</Company>
  <LinksUpToDate>false</LinksUpToDate>
  <CharactersWithSpaces>187677</CharactersWithSpaces>
  <SharedDoc>false</SharedDoc>
  <HLinks>
    <vt:vector size="150" baseType="variant">
      <vt:variant>
        <vt:i4>1114170</vt:i4>
      </vt:variant>
      <vt:variant>
        <vt:i4>146</vt:i4>
      </vt:variant>
      <vt:variant>
        <vt:i4>0</vt:i4>
      </vt:variant>
      <vt:variant>
        <vt:i4>5</vt:i4>
      </vt:variant>
      <vt:variant>
        <vt:lpwstr/>
      </vt:variant>
      <vt:variant>
        <vt:lpwstr>_Toc343784213</vt:lpwstr>
      </vt:variant>
      <vt:variant>
        <vt:i4>1114170</vt:i4>
      </vt:variant>
      <vt:variant>
        <vt:i4>140</vt:i4>
      </vt:variant>
      <vt:variant>
        <vt:i4>0</vt:i4>
      </vt:variant>
      <vt:variant>
        <vt:i4>5</vt:i4>
      </vt:variant>
      <vt:variant>
        <vt:lpwstr/>
      </vt:variant>
      <vt:variant>
        <vt:lpwstr>_Toc343784212</vt:lpwstr>
      </vt:variant>
      <vt:variant>
        <vt:i4>1114170</vt:i4>
      </vt:variant>
      <vt:variant>
        <vt:i4>134</vt:i4>
      </vt:variant>
      <vt:variant>
        <vt:i4>0</vt:i4>
      </vt:variant>
      <vt:variant>
        <vt:i4>5</vt:i4>
      </vt:variant>
      <vt:variant>
        <vt:lpwstr/>
      </vt:variant>
      <vt:variant>
        <vt:lpwstr>_Toc343784211</vt:lpwstr>
      </vt:variant>
      <vt:variant>
        <vt:i4>1114170</vt:i4>
      </vt:variant>
      <vt:variant>
        <vt:i4>128</vt:i4>
      </vt:variant>
      <vt:variant>
        <vt:i4>0</vt:i4>
      </vt:variant>
      <vt:variant>
        <vt:i4>5</vt:i4>
      </vt:variant>
      <vt:variant>
        <vt:lpwstr/>
      </vt:variant>
      <vt:variant>
        <vt:lpwstr>_Toc343784210</vt:lpwstr>
      </vt:variant>
      <vt:variant>
        <vt:i4>1048634</vt:i4>
      </vt:variant>
      <vt:variant>
        <vt:i4>122</vt:i4>
      </vt:variant>
      <vt:variant>
        <vt:i4>0</vt:i4>
      </vt:variant>
      <vt:variant>
        <vt:i4>5</vt:i4>
      </vt:variant>
      <vt:variant>
        <vt:lpwstr/>
      </vt:variant>
      <vt:variant>
        <vt:lpwstr>_Toc343784209</vt:lpwstr>
      </vt:variant>
      <vt:variant>
        <vt:i4>1048634</vt:i4>
      </vt:variant>
      <vt:variant>
        <vt:i4>116</vt:i4>
      </vt:variant>
      <vt:variant>
        <vt:i4>0</vt:i4>
      </vt:variant>
      <vt:variant>
        <vt:i4>5</vt:i4>
      </vt:variant>
      <vt:variant>
        <vt:lpwstr/>
      </vt:variant>
      <vt:variant>
        <vt:lpwstr>_Toc343784208</vt:lpwstr>
      </vt:variant>
      <vt:variant>
        <vt:i4>1048634</vt:i4>
      </vt:variant>
      <vt:variant>
        <vt:i4>110</vt:i4>
      </vt:variant>
      <vt:variant>
        <vt:i4>0</vt:i4>
      </vt:variant>
      <vt:variant>
        <vt:i4>5</vt:i4>
      </vt:variant>
      <vt:variant>
        <vt:lpwstr/>
      </vt:variant>
      <vt:variant>
        <vt:lpwstr>_Toc343784207</vt:lpwstr>
      </vt:variant>
      <vt:variant>
        <vt:i4>1048634</vt:i4>
      </vt:variant>
      <vt:variant>
        <vt:i4>104</vt:i4>
      </vt:variant>
      <vt:variant>
        <vt:i4>0</vt:i4>
      </vt:variant>
      <vt:variant>
        <vt:i4>5</vt:i4>
      </vt:variant>
      <vt:variant>
        <vt:lpwstr/>
      </vt:variant>
      <vt:variant>
        <vt:lpwstr>_Toc343784206</vt:lpwstr>
      </vt:variant>
      <vt:variant>
        <vt:i4>1048634</vt:i4>
      </vt:variant>
      <vt:variant>
        <vt:i4>98</vt:i4>
      </vt:variant>
      <vt:variant>
        <vt:i4>0</vt:i4>
      </vt:variant>
      <vt:variant>
        <vt:i4>5</vt:i4>
      </vt:variant>
      <vt:variant>
        <vt:lpwstr/>
      </vt:variant>
      <vt:variant>
        <vt:lpwstr>_Toc343784205</vt:lpwstr>
      </vt:variant>
      <vt:variant>
        <vt:i4>1048634</vt:i4>
      </vt:variant>
      <vt:variant>
        <vt:i4>92</vt:i4>
      </vt:variant>
      <vt:variant>
        <vt:i4>0</vt:i4>
      </vt:variant>
      <vt:variant>
        <vt:i4>5</vt:i4>
      </vt:variant>
      <vt:variant>
        <vt:lpwstr/>
      </vt:variant>
      <vt:variant>
        <vt:lpwstr>_Toc343784204</vt:lpwstr>
      </vt:variant>
      <vt:variant>
        <vt:i4>1048634</vt:i4>
      </vt:variant>
      <vt:variant>
        <vt:i4>86</vt:i4>
      </vt:variant>
      <vt:variant>
        <vt:i4>0</vt:i4>
      </vt:variant>
      <vt:variant>
        <vt:i4>5</vt:i4>
      </vt:variant>
      <vt:variant>
        <vt:lpwstr/>
      </vt:variant>
      <vt:variant>
        <vt:lpwstr>_Toc343784203</vt:lpwstr>
      </vt:variant>
      <vt:variant>
        <vt:i4>1048634</vt:i4>
      </vt:variant>
      <vt:variant>
        <vt:i4>80</vt:i4>
      </vt:variant>
      <vt:variant>
        <vt:i4>0</vt:i4>
      </vt:variant>
      <vt:variant>
        <vt:i4>5</vt:i4>
      </vt:variant>
      <vt:variant>
        <vt:lpwstr/>
      </vt:variant>
      <vt:variant>
        <vt:lpwstr>_Toc343784202</vt:lpwstr>
      </vt:variant>
      <vt:variant>
        <vt:i4>1048634</vt:i4>
      </vt:variant>
      <vt:variant>
        <vt:i4>74</vt:i4>
      </vt:variant>
      <vt:variant>
        <vt:i4>0</vt:i4>
      </vt:variant>
      <vt:variant>
        <vt:i4>5</vt:i4>
      </vt:variant>
      <vt:variant>
        <vt:lpwstr/>
      </vt:variant>
      <vt:variant>
        <vt:lpwstr>_Toc343784201</vt:lpwstr>
      </vt:variant>
      <vt:variant>
        <vt:i4>1048634</vt:i4>
      </vt:variant>
      <vt:variant>
        <vt:i4>68</vt:i4>
      </vt:variant>
      <vt:variant>
        <vt:i4>0</vt:i4>
      </vt:variant>
      <vt:variant>
        <vt:i4>5</vt:i4>
      </vt:variant>
      <vt:variant>
        <vt:lpwstr/>
      </vt:variant>
      <vt:variant>
        <vt:lpwstr>_Toc343784200</vt:lpwstr>
      </vt:variant>
      <vt:variant>
        <vt:i4>1638457</vt:i4>
      </vt:variant>
      <vt:variant>
        <vt:i4>62</vt:i4>
      </vt:variant>
      <vt:variant>
        <vt:i4>0</vt:i4>
      </vt:variant>
      <vt:variant>
        <vt:i4>5</vt:i4>
      </vt:variant>
      <vt:variant>
        <vt:lpwstr/>
      </vt:variant>
      <vt:variant>
        <vt:lpwstr>_Toc343784199</vt:lpwstr>
      </vt:variant>
      <vt:variant>
        <vt:i4>1638457</vt:i4>
      </vt:variant>
      <vt:variant>
        <vt:i4>56</vt:i4>
      </vt:variant>
      <vt:variant>
        <vt:i4>0</vt:i4>
      </vt:variant>
      <vt:variant>
        <vt:i4>5</vt:i4>
      </vt:variant>
      <vt:variant>
        <vt:lpwstr/>
      </vt:variant>
      <vt:variant>
        <vt:lpwstr>_Toc343784198</vt:lpwstr>
      </vt:variant>
      <vt:variant>
        <vt:i4>1638457</vt:i4>
      </vt:variant>
      <vt:variant>
        <vt:i4>50</vt:i4>
      </vt:variant>
      <vt:variant>
        <vt:i4>0</vt:i4>
      </vt:variant>
      <vt:variant>
        <vt:i4>5</vt:i4>
      </vt:variant>
      <vt:variant>
        <vt:lpwstr/>
      </vt:variant>
      <vt:variant>
        <vt:lpwstr>_Toc343784197</vt:lpwstr>
      </vt:variant>
      <vt:variant>
        <vt:i4>1638457</vt:i4>
      </vt:variant>
      <vt:variant>
        <vt:i4>44</vt:i4>
      </vt:variant>
      <vt:variant>
        <vt:i4>0</vt:i4>
      </vt:variant>
      <vt:variant>
        <vt:i4>5</vt:i4>
      </vt:variant>
      <vt:variant>
        <vt:lpwstr/>
      </vt:variant>
      <vt:variant>
        <vt:lpwstr>_Toc343784196</vt:lpwstr>
      </vt:variant>
      <vt:variant>
        <vt:i4>1638457</vt:i4>
      </vt:variant>
      <vt:variant>
        <vt:i4>38</vt:i4>
      </vt:variant>
      <vt:variant>
        <vt:i4>0</vt:i4>
      </vt:variant>
      <vt:variant>
        <vt:i4>5</vt:i4>
      </vt:variant>
      <vt:variant>
        <vt:lpwstr/>
      </vt:variant>
      <vt:variant>
        <vt:lpwstr>_Toc343784195</vt:lpwstr>
      </vt:variant>
      <vt:variant>
        <vt:i4>1638457</vt:i4>
      </vt:variant>
      <vt:variant>
        <vt:i4>32</vt:i4>
      </vt:variant>
      <vt:variant>
        <vt:i4>0</vt:i4>
      </vt:variant>
      <vt:variant>
        <vt:i4>5</vt:i4>
      </vt:variant>
      <vt:variant>
        <vt:lpwstr/>
      </vt:variant>
      <vt:variant>
        <vt:lpwstr>_Toc343784194</vt:lpwstr>
      </vt:variant>
      <vt:variant>
        <vt:i4>1638457</vt:i4>
      </vt:variant>
      <vt:variant>
        <vt:i4>26</vt:i4>
      </vt:variant>
      <vt:variant>
        <vt:i4>0</vt:i4>
      </vt:variant>
      <vt:variant>
        <vt:i4>5</vt:i4>
      </vt:variant>
      <vt:variant>
        <vt:lpwstr/>
      </vt:variant>
      <vt:variant>
        <vt:lpwstr>_Toc343784193</vt:lpwstr>
      </vt:variant>
      <vt:variant>
        <vt:i4>1638457</vt:i4>
      </vt:variant>
      <vt:variant>
        <vt:i4>20</vt:i4>
      </vt:variant>
      <vt:variant>
        <vt:i4>0</vt:i4>
      </vt:variant>
      <vt:variant>
        <vt:i4>5</vt:i4>
      </vt:variant>
      <vt:variant>
        <vt:lpwstr/>
      </vt:variant>
      <vt:variant>
        <vt:lpwstr>_Toc343784192</vt:lpwstr>
      </vt:variant>
      <vt:variant>
        <vt:i4>1638457</vt:i4>
      </vt:variant>
      <vt:variant>
        <vt:i4>14</vt:i4>
      </vt:variant>
      <vt:variant>
        <vt:i4>0</vt:i4>
      </vt:variant>
      <vt:variant>
        <vt:i4>5</vt:i4>
      </vt:variant>
      <vt:variant>
        <vt:lpwstr/>
      </vt:variant>
      <vt:variant>
        <vt:lpwstr>_Toc343784191</vt:lpwstr>
      </vt:variant>
      <vt:variant>
        <vt:i4>1638457</vt:i4>
      </vt:variant>
      <vt:variant>
        <vt:i4>8</vt:i4>
      </vt:variant>
      <vt:variant>
        <vt:i4>0</vt:i4>
      </vt:variant>
      <vt:variant>
        <vt:i4>5</vt:i4>
      </vt:variant>
      <vt:variant>
        <vt:lpwstr/>
      </vt:variant>
      <vt:variant>
        <vt:lpwstr>_Toc343784190</vt:lpwstr>
      </vt:variant>
      <vt:variant>
        <vt:i4>1572921</vt:i4>
      </vt:variant>
      <vt:variant>
        <vt:i4>2</vt:i4>
      </vt:variant>
      <vt:variant>
        <vt:i4>0</vt:i4>
      </vt:variant>
      <vt:variant>
        <vt:i4>5</vt:i4>
      </vt:variant>
      <vt:variant>
        <vt:lpwstr/>
      </vt:variant>
      <vt:variant>
        <vt:lpwstr>_Toc343784189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Anh</dc:creator>
  <cp:keywords/>
  <dc:description/>
  <cp:lastModifiedBy>WIN10-1809</cp:lastModifiedBy>
  <cp:revision>2</cp:revision>
  <cp:lastPrinted>2016-09-30T07:50:00Z</cp:lastPrinted>
  <dcterms:created xsi:type="dcterms:W3CDTF">2019-08-09T10:18:00Z</dcterms:created>
  <dcterms:modified xsi:type="dcterms:W3CDTF">2019-08-09T10:18:00Z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Bui Tien Giang</vt:lpwstr>
  </property>
  <property fmtid="{D5CDD505-2E9C-101B-9397-08002B2CF9AE}" pid="3" name="Date completed">
    <vt:lpwstr>9/12/2005</vt:lpwstr>
  </property>
  <property fmtid="{D5CDD505-2E9C-101B-9397-08002B2CF9AE}" pid="4" name="Document number">
    <vt:lpwstr>1.0</vt:lpwstr>
  </property>
</Properties>
</file>